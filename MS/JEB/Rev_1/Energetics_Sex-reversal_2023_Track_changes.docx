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1DD8C922" w:rsidR="00592A61" w:rsidDel="00F95374" w:rsidRDefault="00F95374" w:rsidP="00A146D7">
      <w:pPr>
        <w:contextualSpacing/>
        <w:rPr>
          <w:del w:id="4" w:author="Kristoffer Wild" w:date="2023-04-30T16:33:00Z"/>
          <w:b/>
          <w:bCs/>
          <w:color w:val="000000" w:themeColor="text1"/>
        </w:rPr>
      </w:pPr>
      <w:moveToRangeStart w:id="5" w:author="Kristoffer Wild" w:date="2023-04-30T16:31:00Z" w:name="move133764686"/>
      <w:moveTo w:id="6" w:author="Kristoffer Wild" w:date="2023-04-30T16:31:00Z">
        <w:r w:rsidRPr="00D844B0">
          <w:rPr>
            <w:i/>
            <w:iCs/>
            <w:color w:val="000000" w:themeColor="text1"/>
          </w:rPr>
          <w:t>Keywords</w:t>
        </w:r>
        <w:r w:rsidRPr="00D844B0">
          <w:rPr>
            <w:b/>
            <w:bCs/>
            <w:i/>
            <w:iCs/>
            <w:color w:val="000000" w:themeColor="text1"/>
          </w:rPr>
          <w:t xml:space="preserve">: </w:t>
        </w:r>
        <w:r>
          <w:rPr>
            <w:i/>
            <w:iCs/>
            <w:color w:val="000000" w:themeColor="text1"/>
          </w:rPr>
          <w:t xml:space="preserve">energetics, </w:t>
        </w:r>
        <w:r w:rsidRPr="00D844B0">
          <w:rPr>
            <w:i/>
            <w:iCs/>
            <w:color w:val="000000" w:themeColor="text1"/>
          </w:rPr>
          <w:t>sex determination, sex-reversal</w:t>
        </w:r>
        <w:r>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moveTo>
      <w:moveToRangeEnd w:id="5"/>
    </w:p>
    <w:p w14:paraId="5A5161D1" w14:textId="77777777" w:rsidR="00592A61" w:rsidDel="00F95374" w:rsidRDefault="00592A61" w:rsidP="00A146D7">
      <w:pPr>
        <w:contextualSpacing/>
        <w:rPr>
          <w:del w:id="7" w:author="Kristoffer Wild" w:date="2023-04-30T16:33:00Z"/>
          <w:b/>
          <w:bCs/>
          <w:color w:val="000000" w:themeColor="text1"/>
        </w:rPr>
      </w:pPr>
    </w:p>
    <w:p w14:paraId="72F18BE3" w14:textId="4147DB5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3DF4B204" w14:textId="77777777" w:rsidR="004F32BF" w:rsidRPr="004F32BF" w:rsidRDefault="00F95374">
      <w:pPr>
        <w:rPr>
          <w:ins w:id="8" w:author="Kristoffer Wild" w:date="2023-04-30T16:35:00Z"/>
          <w:b/>
          <w:bCs/>
          <w:color w:val="000000" w:themeColor="text1"/>
          <w:rPrChange w:id="9" w:author="Kristoffer Wild" w:date="2023-04-30T16:36:00Z">
            <w:rPr>
              <w:ins w:id="10" w:author="Kristoffer Wild" w:date="2023-04-30T16:35:00Z"/>
              <w:b/>
              <w:bCs/>
              <w:i/>
              <w:iCs/>
              <w:color w:val="000000" w:themeColor="text1"/>
            </w:rPr>
          </w:rPrChange>
        </w:rPr>
      </w:pPr>
      <w:ins w:id="11" w:author="Kristoffer Wild" w:date="2023-04-30T16:32:00Z">
        <w:r w:rsidRPr="004F32BF">
          <w:rPr>
            <w:b/>
            <w:bCs/>
            <w:color w:val="000000" w:themeColor="text1"/>
            <w:rPrChange w:id="12" w:author="Kristoffer Wild" w:date="2023-04-30T16:36:00Z">
              <w:rPr>
                <w:b/>
                <w:bCs/>
                <w:i/>
                <w:iCs/>
                <w:color w:val="000000" w:themeColor="text1"/>
              </w:rPr>
            </w:rPrChange>
          </w:rPr>
          <w:lastRenderedPageBreak/>
          <w:t xml:space="preserve">Summary statement: </w:t>
        </w:r>
      </w:ins>
    </w:p>
    <w:p w14:paraId="7BB8ADB3" w14:textId="77777777" w:rsidR="004F32BF" w:rsidRDefault="00F95374">
      <w:pPr>
        <w:rPr>
          <w:ins w:id="13" w:author="Kristoffer Wild" w:date="2023-04-30T16:35:00Z"/>
          <w:i/>
          <w:iCs/>
          <w:color w:val="000000" w:themeColor="text1"/>
        </w:rPr>
      </w:pPr>
      <w:ins w:id="14" w:author="Kristoffer Wild" w:date="2023-04-30T16:33:00Z">
        <w:r w:rsidRPr="00F95374">
          <w:rPr>
            <w:i/>
            <w:iCs/>
            <w:color w:val="000000" w:themeColor="text1"/>
            <w:rPrChange w:id="15" w:author="Kristoffer Wild" w:date="2023-04-30T16:33:00Z">
              <w:rPr>
                <w:b/>
                <w:bCs/>
                <w:i/>
                <w:iCs/>
                <w:color w:val="000000" w:themeColor="text1"/>
              </w:rPr>
            </w:rPrChange>
          </w:rPr>
          <w:t>Phenotypic sex drives differences in metabolism in two specie</w:t>
        </w:r>
        <w:r>
          <w:rPr>
            <w:i/>
            <w:iCs/>
            <w:color w:val="000000" w:themeColor="text1"/>
          </w:rPr>
          <w:t xml:space="preserve">s that can reverse </w:t>
        </w:r>
        <w:proofErr w:type="gramStart"/>
        <w:r>
          <w:rPr>
            <w:i/>
            <w:iCs/>
            <w:color w:val="000000" w:themeColor="text1"/>
          </w:rPr>
          <w:t>sex</w:t>
        </w:r>
      </w:ins>
      <w:proofErr w:type="gramEnd"/>
    </w:p>
    <w:p w14:paraId="621B563E" w14:textId="3DFBF790" w:rsidR="00F95374" w:rsidRDefault="00F95374">
      <w:pPr>
        <w:rPr>
          <w:ins w:id="16" w:author="Kristoffer Wild" w:date="2023-04-30T16:32:00Z"/>
          <w:b/>
          <w:bCs/>
          <w:color w:val="000000" w:themeColor="text1"/>
        </w:rPr>
      </w:pPr>
      <w:ins w:id="17" w:author="Kristoffer Wild" w:date="2023-04-30T16:32:00Z">
        <w:r>
          <w:rPr>
            <w:b/>
            <w:bCs/>
            <w:color w:val="000000" w:themeColor="text1"/>
          </w:rPr>
          <w:br w:type="page"/>
        </w:r>
      </w:ins>
    </w:p>
    <w:p w14:paraId="271E1FA1" w14:textId="36A48F54"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18" w:author="Kris.Wild" w:date="2023-04-06T14:05:00Z">
        <w:r w:rsidDel="00CB58C4">
          <w:rPr>
            <w:color w:val="000000" w:themeColor="text1"/>
          </w:rPr>
          <w:delText>fitness</w:delText>
        </w:r>
      </w:del>
      <w:ins w:id="19" w:author="Kris.Wild" w:date="2023-04-06T14:05:00Z">
        <w:r w:rsidR="00CB58C4">
          <w:rPr>
            <w:color w:val="000000" w:themeColor="text1"/>
          </w:rPr>
          <w:t>phenotypes</w:t>
        </w:r>
      </w:ins>
      <w:r w:rsidRPr="00512CDA">
        <w:rPr>
          <w:color w:val="000000" w:themeColor="text1"/>
        </w:rPr>
        <w:t xml:space="preserve">, we measured two energy-driven traits </w:t>
      </w:r>
      <w:del w:id="20"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21"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22" w:author="Kris.Wild" w:date="2023-04-06T14:06:00Z">
        <w:r w:rsidR="00CB58C4" w:rsidRPr="001A01C8">
          <w:rPr>
            <w:color w:val="000000" w:themeColor="text1"/>
          </w:rPr>
          <w:t xml:space="preserve">n energetic </w:t>
        </w:r>
      </w:ins>
      <w:del w:id="23"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108AC742" w:rsidR="004F53DC" w:rsidDel="00F95374" w:rsidRDefault="004F53DC" w:rsidP="00A146D7">
      <w:pPr>
        <w:contextualSpacing/>
        <w:rPr>
          <w:del w:id="24" w:author="Kristoffer Wild" w:date="2023-04-30T16:31:00Z"/>
          <w:color w:val="000000" w:themeColor="text1"/>
        </w:rPr>
      </w:pPr>
    </w:p>
    <w:p w14:paraId="227531E4" w14:textId="245EE3DE" w:rsidR="005E3935" w:rsidDel="00F95374" w:rsidRDefault="005E3935" w:rsidP="00A146D7">
      <w:pPr>
        <w:contextualSpacing/>
        <w:rPr>
          <w:del w:id="25" w:author="Kristoffer Wild" w:date="2023-04-30T16:30:00Z"/>
          <w:i/>
          <w:iCs/>
          <w:color w:val="000000" w:themeColor="text1"/>
        </w:rPr>
      </w:pPr>
      <w:moveFromRangeStart w:id="26" w:author="Kristoffer Wild" w:date="2023-04-30T16:31:00Z" w:name="move133764686"/>
      <w:moveFrom w:id="27" w:author="Kristoffer Wild" w:date="2023-04-30T16:31:00Z">
        <w:r w:rsidRPr="00D844B0" w:rsidDel="00F95374">
          <w:rPr>
            <w:i/>
            <w:iCs/>
            <w:color w:val="000000" w:themeColor="text1"/>
          </w:rPr>
          <w:t>Keywords</w:t>
        </w:r>
        <w:r w:rsidRPr="00D844B0" w:rsidDel="00F95374">
          <w:rPr>
            <w:b/>
            <w:bCs/>
            <w:i/>
            <w:iCs/>
            <w:color w:val="000000" w:themeColor="text1"/>
          </w:rPr>
          <w:t xml:space="preserve">: </w:t>
        </w:r>
        <w:r w:rsidR="00E712AB" w:rsidDel="00F95374">
          <w:rPr>
            <w:i/>
            <w:iCs/>
            <w:color w:val="000000" w:themeColor="text1"/>
          </w:rPr>
          <w:t xml:space="preserve">energetics, </w:t>
        </w:r>
        <w:r w:rsidRPr="00D844B0" w:rsidDel="00F95374">
          <w:rPr>
            <w:i/>
            <w:iCs/>
            <w:color w:val="000000" w:themeColor="text1"/>
          </w:rPr>
          <w:t>sex determination, sex-reversal</w:t>
        </w:r>
        <w:r w:rsidR="002D1C8D" w:rsidDel="00F95374">
          <w:rPr>
            <w:i/>
            <w:iCs/>
            <w:color w:val="000000" w:themeColor="text1"/>
          </w:rPr>
          <w:t>,</w:t>
        </w:r>
        <w:r w:rsidRPr="00D844B0" w:rsidDel="00F95374">
          <w:rPr>
            <w:i/>
            <w:iCs/>
            <w:color w:val="000000" w:themeColor="text1"/>
          </w:rPr>
          <w:t xml:space="preserve"> </w:t>
        </w:r>
        <w:r w:rsidDel="00F95374">
          <w:rPr>
            <w:i/>
            <w:iCs/>
            <w:color w:val="000000" w:themeColor="text1"/>
          </w:rPr>
          <w:t>Pogona vitticeps</w:t>
        </w:r>
        <w:r w:rsidRPr="00D844B0" w:rsidDel="00F95374">
          <w:rPr>
            <w:i/>
            <w:iCs/>
            <w:color w:val="000000" w:themeColor="text1"/>
          </w:rPr>
          <w:t xml:space="preserve">, </w:t>
        </w:r>
        <w:r w:rsidDel="00F95374">
          <w:rPr>
            <w:i/>
            <w:iCs/>
            <w:color w:val="000000" w:themeColor="text1"/>
          </w:rPr>
          <w:t>Bassiana duperreyi</w:t>
        </w:r>
      </w:moveFrom>
      <w:moveFromRangeEnd w:id="26"/>
    </w:p>
    <w:p w14:paraId="694E4DDF" w14:textId="77777777" w:rsidR="005E3935" w:rsidDel="00F95374" w:rsidRDefault="005E3935" w:rsidP="00A146D7">
      <w:pPr>
        <w:contextualSpacing/>
        <w:rPr>
          <w:del w:id="28" w:author="Kristoffer Wild" w:date="2023-04-30T16:30:00Z"/>
          <w:i/>
          <w:iCs/>
          <w:color w:val="000000" w:themeColor="text1"/>
        </w:rPr>
      </w:pPr>
    </w:p>
    <w:p w14:paraId="09C8FBF5" w14:textId="77777777" w:rsidR="005E3935" w:rsidDel="00F95374" w:rsidRDefault="005E3935" w:rsidP="00A146D7">
      <w:pPr>
        <w:contextualSpacing/>
        <w:rPr>
          <w:del w:id="29" w:author="Kristoffer Wild" w:date="2023-04-30T16:31:00Z"/>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1ABD093"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influenced by prevailing environmental conditions</w:t>
      </w:r>
      <w:ins w:id="30" w:author="Wild, Kristoffer H." w:date="2023-04-30T17:13:00Z">
        <w:r w:rsidR="00A960F1">
          <w:rPr>
            <w:color w:val="000000" w:themeColor="text1"/>
          </w:rPr>
          <w:t xml:space="preserve"> </w:t>
        </w:r>
      </w:ins>
      <w:customXmlInsRangeStart w:id="31" w:author="Wild, Kristoffer H." w:date="2023-04-30T17:13:00Z"/>
      <w:sdt>
        <w:sdtPr>
          <w:rPr>
            <w:color w:val="000000"/>
          </w:rPr>
          <w:tag w:val="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
          <w:id w:val="574253327"/>
          <w:placeholder>
            <w:docPart w:val="DefaultPlaceholder_-1854013440"/>
          </w:placeholder>
        </w:sdtPr>
        <w:sdtContent>
          <w:customXmlInsRangeEnd w:id="31"/>
          <w:ins w:id="32" w:author="Wild, Kristoffer H." w:date="2023-04-30T19:20:00Z">
            <w:r w:rsidR="0027621E" w:rsidRPr="0027621E">
              <w:rPr>
                <w:color w:val="000000"/>
                <w:rPrChange w:id="33" w:author="Wild, Kristoffer H." w:date="2023-04-30T19:20:00Z">
                  <w:rPr/>
                </w:rPrChange>
              </w:rPr>
              <w:t>(Bull, 1980)</w:t>
            </w:r>
          </w:ins>
          <w:customXmlInsRangeStart w:id="34" w:author="Wild, Kristoffer H." w:date="2023-04-30T17:13:00Z"/>
        </w:sdtContent>
      </w:sdt>
      <w:customXmlInsRangeEnd w:id="34"/>
      <w:del w:id="35" w:author="Wild, Kristoffer H." w:date="2023-04-30T17:13:00Z">
        <w:r w:rsidRPr="002756C0" w:rsidDel="00A960F1">
          <w:rPr>
            <w:color w:val="000000" w:themeColor="text1"/>
          </w:rPr>
          <w:delText xml:space="preserve"> </w:delText>
        </w:r>
      </w:del>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
          <w:id w:val="-343008215"/>
          <w:placeholder>
            <w:docPart w:val="E19BFF3C14FDE4498EA72B3CCF3DB7E4"/>
          </w:placeholder>
        </w:sdtPr>
        <w:sdtContent>
          <w:del w:id="36" w:author="Wild, Kristoffer H." w:date="2023-04-30T16:46:00Z">
            <w:r w:rsidR="00EB4892" w:rsidRPr="0027621E" w:rsidDel="001437AD">
              <w:rPr>
                <w:color w:val="000000"/>
              </w:rPr>
              <w:delText>(Bull, 1983)</w:delText>
            </w:r>
          </w:del>
        </w:sdtContent>
      </w:sdt>
      <w:ins w:id="37" w:author="Wild, Kristoffer H." w:date="2023-04-30T17:05:00Z">
        <w:r w:rsidR="006778FA">
          <w:rPr>
            <w:color w:val="000000"/>
          </w:rPr>
          <w:t xml:space="preserve">. </w:t>
        </w:r>
      </w:ins>
      <w:del w:id="38" w:author="Wild, Kristoffer H." w:date="2023-04-30T17:03:00Z">
        <w:r w:rsidDel="006778FA">
          <w:rPr>
            <w:color w:val="000000" w:themeColor="text1"/>
          </w:rPr>
          <w:delText>.</w:delText>
        </w:r>
        <w:r w:rsidRPr="000D632F" w:rsidDel="006778FA">
          <w:delText xml:space="preserve"> </w:delText>
        </w:r>
      </w:del>
      <w:r w:rsidRPr="000D632F">
        <w:t xml:space="preserve">For some species, these pathways </w:t>
      </w:r>
      <w:r>
        <w:t xml:space="preserve">of </w:t>
      </w:r>
      <w:r w:rsidRPr="000D632F">
        <w:t xml:space="preserve">reproductive </w:t>
      </w:r>
      <w:r>
        <w:t xml:space="preserve">development </w:t>
      </w:r>
      <w:r w:rsidRPr="000D632F">
        <w:t>are not mutually exclusive</w:t>
      </w:r>
      <w:del w:id="39" w:author="Kris.Wild" w:date="2023-04-12T09:08:00Z">
        <w:r w:rsidDel="0035255B">
          <w:delText>,</w:delText>
        </w:r>
      </w:del>
      <w:r>
        <w:t xml:space="preserve"> but can co-occur</w:t>
      </w:r>
      <w:ins w:id="40" w:author="Wild, Kristoffer H." w:date="2023-04-30T17:05:00Z">
        <w:r w:rsidR="006778FA">
          <w:t xml:space="preserve"> </w:t>
        </w:r>
      </w:ins>
      <w:del w:id="41" w:author="Wild, Kristoffer H." w:date="2023-04-30T17:02:00Z">
        <w:r w:rsidDel="000E726A">
          <w:delText xml:space="preserve"> </w:delText>
        </w:r>
      </w:del>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ins w:id="42" w:author="Wild, Kristoffer H." w:date="2023-04-30T19:20:00Z">
            <w:r w:rsidR="0027621E" w:rsidRPr="0027621E">
              <w:rPr>
                <w:color w:val="000000"/>
              </w:rPr>
              <w:t>(Bachtrog et al., 2014; Sarre et al., 2004)</w:t>
            </w:r>
          </w:ins>
          <w:del w:id="43" w:author="Wild, Kristoffer H." w:date="2023-04-30T16:46:00Z">
            <w:r w:rsidR="00EB4892" w:rsidRPr="0027621E" w:rsidDel="001437AD">
              <w:rPr>
                <w:color w:val="000000"/>
              </w:rPr>
              <w:delText>(Bachtrog et al., 2014; Sarre et al., 2004)</w:delText>
            </w:r>
          </w:del>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ins w:id="44" w:author="Wild, Kristoffer H." w:date="2023-04-30T19:20:00Z">
            <w:r w:rsidR="0027621E" w:rsidRPr="0027621E">
              <w:rPr>
                <w:color w:val="000000"/>
              </w:rPr>
              <w:t>(Holleley et al., 2015; Noble et al., 2018; Quinn et al., 2009)</w:t>
            </w:r>
          </w:ins>
          <w:del w:id="45" w:author="Wild, Kristoffer H." w:date="2023-04-30T16:46:00Z">
            <w:r w:rsidR="00EB4892" w:rsidRPr="0027621E" w:rsidDel="001437AD">
              <w:rPr>
                <w:color w:val="000000"/>
              </w:rPr>
              <w:delText>(Holleley et al., 2015; Noble et al., 2018; Quinn et al., 2009)</w:delText>
            </w:r>
          </w:del>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46"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ins w:id="47" w:author="Wild, Kristoffer H." w:date="2023-04-30T19:20:00Z">
            <w:r w:rsidR="0027621E" w:rsidRPr="0027621E">
              <w:rPr>
                <w:color w:val="000000"/>
              </w:rPr>
              <w:t xml:space="preserve">(Holleley et al., 2015; Quinn et al., 2009; </w:t>
            </w:r>
            <w:proofErr w:type="spellStart"/>
            <w:r w:rsidR="0027621E" w:rsidRPr="0027621E">
              <w:rPr>
                <w:color w:val="000000"/>
              </w:rPr>
              <w:t>Radder</w:t>
            </w:r>
            <w:proofErr w:type="spellEnd"/>
            <w:r w:rsidR="0027621E" w:rsidRPr="0027621E">
              <w:rPr>
                <w:color w:val="000000"/>
              </w:rPr>
              <w:t xml:space="preserve"> et al., 2009)</w:t>
            </w:r>
          </w:ins>
          <w:del w:id="48" w:author="Wild, Kristoffer H." w:date="2023-04-30T16:46:00Z">
            <w:r w:rsidR="00EB4892" w:rsidRPr="0027621E" w:rsidDel="001437AD">
              <w:rPr>
                <w:color w:val="000000"/>
              </w:rPr>
              <w:delText>(Holleley et al., 2015; Quinn et al., 2009; Radder et al., 2009)</w:delText>
            </w:r>
          </w:del>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49"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50" w:author="Kris.Wild" w:date="2023-04-06T14:07:00Z">
        <w:r w:rsidR="00A146D7" w:rsidDel="00CB58C4">
          <w:rPr>
            <w:color w:val="000000" w:themeColor="text1"/>
          </w:rPr>
          <w:delText>loose</w:delText>
        </w:r>
      </w:del>
      <w:ins w:id="51"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ins w:id="52" w:author="Wild, Kristoffer H." w:date="2023-04-30T19:20:00Z">
            <w:r w:rsidR="0027621E" w:rsidRPr="0027621E">
              <w:rPr>
                <w:color w:val="000000"/>
              </w:rPr>
              <w:t>(Grossen et al., 2011; Holleley et al., 2015; Schwanz et al., 2020)</w:t>
            </w:r>
          </w:ins>
          <w:del w:id="53" w:author="Wild, Kristoffer H." w:date="2023-04-30T16:46:00Z">
            <w:r w:rsidR="00EB4892" w:rsidRPr="0027621E" w:rsidDel="001437AD">
              <w:rPr>
                <w:color w:val="000000"/>
              </w:rPr>
              <w:delText>(Grossen et al., 2011; Holleley et al., 2015; Schwanz et al., 2020)</w:delText>
            </w:r>
          </w:del>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54" w:author="Daniel Noble" w:date="2023-04-27T09:40:00Z">
        <w:r w:rsidR="00CB0BA5">
          <w:rPr>
            <w:color w:val="000000"/>
          </w:rPr>
          <w:t xml:space="preserve">evenly </w:t>
        </w:r>
      </w:ins>
      <w:r w:rsidRPr="00962809">
        <w:rPr>
          <w:color w:val="000000"/>
        </w:rPr>
        <w:t>across ecotypes in natural systems</w:t>
      </w:r>
      <w:del w:id="55" w:author="Daniel Noble" w:date="2023-04-27T09:29:00Z">
        <w:r w:rsidRPr="00962809" w:rsidDel="00B679AF">
          <w:rPr>
            <w:color w:val="000000"/>
          </w:rPr>
          <w:delText xml:space="preserve"> as would be</w:delText>
        </w:r>
      </w:del>
      <w:r>
        <w:rPr>
          <w:color w:val="000000"/>
        </w:rPr>
        <w:t xml:space="preserve">, suggesting </w:t>
      </w:r>
      <w:del w:id="56" w:author="Daniel Noble" w:date="2023-04-27T09:41:00Z">
        <w:r w:rsidDel="00CB0BA5">
          <w:rPr>
            <w:color w:val="000000"/>
          </w:rPr>
          <w:delText xml:space="preserve">that </w:delText>
        </w:r>
      </w:del>
      <w:r>
        <w:rPr>
          <w:color w:val="000000"/>
        </w:rPr>
        <w:t xml:space="preserve">free-living animals </w:t>
      </w:r>
      <w:ins w:id="57"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58"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
          <w:id w:val="1192490116"/>
          <w:placeholder>
            <w:docPart w:val="46C46E130B373E4DB8DCB1FBBB94B80A"/>
          </w:placeholder>
        </w:sdtPr>
        <w:sdtContent>
          <w:ins w:id="59" w:author="Wild, Kristoffer H." w:date="2023-04-30T19:20:00Z">
            <w:r w:rsidR="0027621E" w:rsidRPr="0027621E">
              <w:rPr>
                <w:color w:val="000000"/>
              </w:rPr>
              <w:t>(</w:t>
            </w:r>
            <w:proofErr w:type="spellStart"/>
            <w:r w:rsidR="0027621E" w:rsidRPr="0027621E">
              <w:rPr>
                <w:color w:val="000000"/>
              </w:rPr>
              <w:t>Bókony</w:t>
            </w:r>
            <w:proofErr w:type="spellEnd"/>
            <w:r w:rsidR="0027621E" w:rsidRPr="0027621E">
              <w:rPr>
                <w:color w:val="000000"/>
              </w:rPr>
              <w:t xml:space="preserve"> et al., 2021; Castelli et al., 2021; </w:t>
            </w:r>
            <w:proofErr w:type="spellStart"/>
            <w:r w:rsidR="0027621E" w:rsidRPr="0027621E">
              <w:rPr>
                <w:color w:val="000000"/>
              </w:rPr>
              <w:t>Mikó</w:t>
            </w:r>
            <w:proofErr w:type="spellEnd"/>
            <w:r w:rsidR="0027621E" w:rsidRPr="0027621E">
              <w:rPr>
                <w:color w:val="000000"/>
              </w:rPr>
              <w:t xml:space="preserve"> et al., 2021; Wild et al., 2022)</w:t>
            </w:r>
          </w:ins>
          <w:del w:id="60" w:author="Wild, Kristoffer H." w:date="2023-04-30T16:46:00Z">
            <w:r w:rsidR="0019556D" w:rsidRPr="0027621E" w:rsidDel="001437AD">
              <w:rPr>
                <w:color w:val="000000"/>
              </w:rPr>
              <w:delText>(</w:delText>
            </w:r>
          </w:del>
          <w:ins w:id="61" w:author="Kris.Wild" w:date="2023-04-22T08:08:00Z">
            <w:del w:id="62" w:author="Wild, Kristoffer H." w:date="2023-04-30T16:46:00Z">
              <w:r w:rsidR="004B59F5" w:rsidRPr="0027621E" w:rsidDel="001437AD">
                <w:rPr>
                  <w:color w:val="000000"/>
                </w:rPr>
                <w:delText xml:space="preserve">Bókony et al., 2021; </w:delText>
              </w:r>
            </w:del>
          </w:ins>
          <w:del w:id="63" w:author="Wild, Kristoffer H." w:date="2023-04-30T16:46:00Z">
            <w:r w:rsidR="0019556D" w:rsidRPr="0027621E" w:rsidDel="001437AD">
              <w:rPr>
                <w:color w:val="000000"/>
              </w:rPr>
              <w:delText>Castelli et al., 2021; Wild et al., 2022)</w:delText>
            </w:r>
          </w:del>
        </w:sdtContent>
      </w:sdt>
      <w:r>
        <w:rPr>
          <w:color w:val="000000"/>
        </w:rPr>
        <w:t xml:space="preserve">. </w:t>
      </w:r>
      <w:del w:id="64" w:author="Daniel Noble" w:date="2023-04-27T09:41:00Z">
        <w:r w:rsidDel="00CB0BA5">
          <w:rPr>
            <w:color w:val="000000"/>
          </w:rPr>
          <w:delText xml:space="preserve">Therefore, </w:delText>
        </w:r>
        <w:r w:rsidDel="00CB0BA5">
          <w:rPr>
            <w:color w:val="000000" w:themeColor="text1"/>
          </w:rPr>
          <w:delText>q</w:delText>
        </w:r>
      </w:del>
      <w:ins w:id="65" w:author="Daniel Noble" w:date="2023-04-27T09:41:00Z">
        <w:r w:rsidR="00CB0BA5">
          <w:rPr>
            <w:color w:val="000000"/>
          </w:rPr>
          <w:t>Q</w:t>
        </w:r>
      </w:ins>
      <w:r>
        <w:rPr>
          <w:color w:val="000000" w:themeColor="text1"/>
        </w:rPr>
        <w:t xml:space="preserve">uantifying </w:t>
      </w:r>
      <w:del w:id="66"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67"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ins w:id="68" w:author="Wild, Kristoffer H." w:date="2023-04-30T19:20:00Z">
            <w:r w:rsidR="0027621E" w:rsidRPr="0027621E">
              <w:rPr>
                <w:color w:val="000000"/>
              </w:rPr>
              <w:t>(Bachtrog et al., 2014; Sarre et al., 2004)</w:t>
            </w:r>
          </w:ins>
          <w:del w:id="69" w:author="Wild, Kristoffer H." w:date="2023-04-30T16:46:00Z">
            <w:r w:rsidR="00EB4892" w:rsidRPr="0027621E" w:rsidDel="001437AD">
              <w:rPr>
                <w:color w:val="000000"/>
              </w:rPr>
              <w:delText>(Bachtrog et al., 2014; Sarre et al., 2004)</w:delText>
            </w:r>
          </w:del>
        </w:sdtContent>
      </w:sdt>
      <w:r>
        <w:rPr>
          <w:color w:val="000000" w:themeColor="text1"/>
        </w:rPr>
        <w:t xml:space="preserve">. </w:t>
      </w:r>
    </w:p>
    <w:p w14:paraId="610E99D3" w14:textId="7575F5F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70"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ins w:id="71" w:author="Wild, Kristoffer H." w:date="2023-04-30T16:51:00Z">
        <w:r w:rsidR="001437AD">
          <w:rPr>
            <w:color w:val="000000" w:themeColor="text1"/>
            <w:lang w:val="en-GB"/>
          </w:rPr>
          <w:t xml:space="preserve"> </w:t>
        </w:r>
        <w:r w:rsidR="001437AD" w:rsidRPr="001437AD">
          <w:rPr>
            <w:color w:val="000000"/>
          </w:rPr>
          <w:t>which can be estimated by measuring metabolic rates</w:t>
        </w:r>
      </w:ins>
      <w:del w:id="72" w:author="Wild, Kristoffer H." w:date="2023-04-30T16:59:00Z">
        <w:r w:rsidR="002756C0" w:rsidRPr="007F3667" w:rsidDel="000E726A">
          <w:rPr>
            <w:color w:val="000000" w:themeColor="text1"/>
          </w:rPr>
          <w:delText xml:space="preserve"> </w:delText>
        </w:r>
      </w:del>
      <w:customXmlDelRangeStart w:id="73" w:author="Wild, Kristoffer H." w:date="2023-04-30T16:59:00Z"/>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customXmlDelRangeEnd w:id="73"/>
          <w:del w:id="74" w:author="Wild, Kristoffer H." w:date="2023-04-30T16:46:00Z">
            <w:r w:rsidR="00EB4892" w:rsidRPr="0027621E" w:rsidDel="001437AD">
              <w:rPr>
                <w:color w:val="000000"/>
              </w:rPr>
              <w:delText>(Angilletta, 2009; Bradshaw, 1997)</w:delText>
            </w:r>
            <w:r w:rsidR="008245B1" w:rsidRPr="0027621E" w:rsidDel="001437AD">
              <w:rPr>
                <w:color w:val="000000"/>
              </w:rPr>
              <w:delText>, which can be estimated by measuring metabolic rates</w:delText>
            </w:r>
          </w:del>
          <w:customXmlDelRangeStart w:id="75" w:author="Wild, Kristoffer H." w:date="2023-04-30T16:59:00Z"/>
        </w:sdtContent>
      </w:sdt>
      <w:customXmlDelRangeEnd w:id="75"/>
      <w:r w:rsidR="006878C1">
        <w:rPr>
          <w:color w:val="000000" w:themeColor="text1"/>
        </w:rPr>
        <w:t xml:space="preserve">. </w:t>
      </w:r>
      <w:del w:id="7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77" w:author="Kris.Wild" w:date="2023-04-06T14:13:00Z">
        <w:r w:rsidR="00CB58C4">
          <w:rPr>
            <w:color w:val="000000" w:themeColor="text1"/>
          </w:rPr>
          <w:t xml:space="preserve">In both empirical and theoretical studies, estimates for metabolism </w:t>
        </w:r>
      </w:ins>
      <w:del w:id="78" w:author="Kris.Wild" w:date="2023-04-06T14:13:00Z">
        <w:r w:rsidR="001A626A" w:rsidDel="00CB58C4">
          <w:rPr>
            <w:color w:val="000000" w:themeColor="text1"/>
          </w:rPr>
          <w:delText>is</w:delText>
        </w:r>
        <w:r w:rsidR="00865CAF" w:rsidDel="00CB58C4">
          <w:rPr>
            <w:color w:val="000000" w:themeColor="text1"/>
          </w:rPr>
          <w:delText xml:space="preserve"> </w:delText>
        </w:r>
      </w:del>
      <w:ins w:id="79" w:author="Kris.Wild" w:date="2023-04-06T14:13:00Z">
        <w:r w:rsidR="00CB58C4">
          <w:rPr>
            <w:color w:val="000000" w:themeColor="text1"/>
          </w:rPr>
          <w:t xml:space="preserve">have </w:t>
        </w:r>
      </w:ins>
      <w:ins w:id="80" w:author="Wild, Kristoffer H." w:date="2023-04-30T17:18:00Z">
        <w:r w:rsidR="00A960F1">
          <w:rPr>
            <w:color w:val="000000" w:themeColor="text1"/>
          </w:rPr>
          <w:t xml:space="preserve">been </w:t>
        </w:r>
      </w:ins>
      <w:ins w:id="81" w:author="Kris.Wild" w:date="2023-04-06T14:13:00Z">
        <w:r w:rsidR="00CB58C4">
          <w:rPr>
            <w:color w:val="000000" w:themeColor="text1"/>
          </w:rPr>
          <w:t xml:space="preserve">shown to be </w:t>
        </w:r>
      </w:ins>
      <w:del w:id="82"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83"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84" w:author="Kris.Wild" w:date="2023-04-06T14:25:00Z">
        <w:r w:rsidR="002756C0" w:rsidRPr="007F3667" w:rsidDel="00EB2D84">
          <w:rPr>
            <w:color w:val="000000" w:themeColor="text1"/>
          </w:rPr>
          <w:delText>across individuals</w:delText>
        </w:r>
      </w:del>
      <w:del w:id="85"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
          <w:id w:val="-1801756008"/>
          <w:placeholder>
            <w:docPart w:val="DefaultPlaceholder_-1854013440"/>
          </w:placeholder>
        </w:sdtPr>
        <w:sdtContent>
          <w:ins w:id="86" w:author="Wild, Kristoffer H." w:date="2023-04-30T19:20:00Z">
            <w:r w:rsidR="0027621E" w:rsidRPr="0027621E">
              <w:rPr>
                <w:color w:val="000000"/>
              </w:rPr>
              <w:t>(Peterson et al., 1999; Burton et al. 2011; White et al., 2022)</w:t>
            </w:r>
          </w:ins>
          <w:del w:id="87" w:author="Wild, Kristoffer H." w:date="2023-04-30T16:46:00Z">
            <w:r w:rsidR="00EB4892" w:rsidRPr="0027621E" w:rsidDel="001437AD">
              <w:rPr>
                <w:color w:val="000000"/>
              </w:rPr>
              <w:delText>(Peterson et al., 1999;</w:delText>
            </w:r>
          </w:del>
          <w:ins w:id="88" w:author="Kris.Wild" w:date="2023-04-06T14:22:00Z">
            <w:del w:id="89" w:author="Wild, Kristoffer H." w:date="2023-04-30T16:46:00Z">
              <w:r w:rsidR="00EB2D84" w:rsidRPr="0027621E" w:rsidDel="001437AD">
                <w:rPr>
                  <w:color w:val="000000"/>
                </w:rPr>
                <w:delText xml:space="preserve"> Burton et al. 2011;</w:delText>
              </w:r>
            </w:del>
          </w:ins>
          <w:del w:id="90" w:author="Wild, Kristoffer H." w:date="2023-04-30T16:46:00Z">
            <w:r w:rsidR="00EB4892" w:rsidRPr="0027621E" w:rsidDel="001437AD">
              <w:rPr>
                <w:color w:val="000000"/>
              </w:rPr>
              <w:delText xml:space="preserve"> White et al., 2022)</w:delText>
            </w:r>
          </w:del>
        </w:sdtContent>
      </w:sdt>
      <w:r w:rsidR="00257576">
        <w:rPr>
          <w:color w:val="000000" w:themeColor="text1"/>
        </w:rPr>
        <w:t xml:space="preserve">. </w:t>
      </w:r>
      <w:del w:id="91"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92" w:author="Daniel Noble" w:date="2023-04-27T09:43:00Z">
        <w:r w:rsidR="00CB0BA5">
          <w:rPr>
            <w:color w:val="000000" w:themeColor="text1"/>
          </w:rPr>
          <w:t>Metabolism (and associated energy expenditure) th</w:t>
        </w:r>
      </w:ins>
      <w:ins w:id="93" w:author="Daniel Noble" w:date="2023-04-27T09:44:00Z">
        <w:r w:rsidR="00CB0BA5">
          <w:rPr>
            <w:color w:val="000000" w:themeColor="text1"/>
          </w:rPr>
          <w:t>u</w:t>
        </w:r>
      </w:ins>
      <w:ins w:id="94" w:author="Daniel Noble" w:date="2023-04-27T09:43:00Z">
        <w:r w:rsidR="00CB0BA5">
          <w:rPr>
            <w:color w:val="000000" w:themeColor="text1"/>
          </w:rPr>
          <w:t>s</w:t>
        </w:r>
      </w:ins>
      <w:r w:rsidR="002756C0" w:rsidRPr="007F3667">
        <w:rPr>
          <w:color w:val="000000" w:themeColor="text1"/>
        </w:rPr>
        <w:t xml:space="preserve"> provide</w:t>
      </w:r>
      <w:ins w:id="95"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96" w:author="Daniel Noble" w:date="2023-04-27T09:43:00Z">
        <w:r w:rsidR="00CB0BA5">
          <w:rPr>
            <w:color w:val="000000" w:themeColor="text1"/>
          </w:rPr>
          <w:t xml:space="preserve">somatic </w:t>
        </w:r>
      </w:ins>
      <w:r w:rsidR="00403E05">
        <w:rPr>
          <w:color w:val="000000" w:themeColor="text1"/>
        </w:rPr>
        <w:t>growth</w:t>
      </w:r>
      <w:del w:id="97"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98" w:author="Daniel Noble" w:date="2023-04-27T09:44:00Z">
        <w:r w:rsidR="00CB0BA5">
          <w:rPr>
            <w:color w:val="000000" w:themeColor="text1"/>
          </w:rPr>
          <w:t xml:space="preserve">population </w:t>
        </w:r>
      </w:ins>
      <w:r w:rsidR="003546BF">
        <w:rPr>
          <w:color w:val="000000" w:themeColor="text1"/>
        </w:rPr>
        <w:t>growth</w:t>
      </w:r>
      <w:del w:id="99"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100"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in a variety of taxa</w:t>
      </w:r>
      <w:ins w:id="101" w:author="Wild, Kristoffer H." w:date="2023-04-30T17:00:00Z">
        <w:r w:rsidR="000E726A">
          <w:rPr>
            <w:color w:val="000000" w:themeColor="text1"/>
          </w:rPr>
          <w:t xml:space="preserve"> </w:t>
        </w:r>
      </w:ins>
      <w:del w:id="102" w:author="Wild, Kristoffer H." w:date="2023-04-30T17:00:00Z">
        <w:r w:rsidR="00257576" w:rsidDel="000E726A">
          <w:rPr>
            <w:color w:val="000000" w:themeColor="text1"/>
          </w:rPr>
          <w:delText xml:space="preserve"> </w:delText>
        </w:r>
      </w:del>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ins w:id="103" w:author="Wild, Kristoffer H." w:date="2023-04-30T19:20:00Z">
            <w:r w:rsidR="0027621E" w:rsidRPr="0027621E">
              <w:rPr>
                <w:color w:val="000000"/>
              </w:rPr>
              <w:t>(Brown et al., 2004; Ernest et al., 2003; Burger et al., 2021; Savage et al., 2004)</w:t>
            </w:r>
          </w:ins>
          <w:del w:id="104" w:author="Wild, Kristoffer H." w:date="2023-04-30T16:46:00Z">
            <w:r w:rsidR="00EB4892" w:rsidRPr="0027621E" w:rsidDel="001437AD">
              <w:rPr>
                <w:color w:val="000000"/>
              </w:rPr>
              <w:delText>(Brown et al., 2004; Ernest et al., 2003; Burger et al., 2021; Savage et al., 2004)</w:delText>
            </w:r>
          </w:del>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
          <w:id w:val="-1648891932"/>
          <w:placeholder>
            <w:docPart w:val="F67AC1B9E7EC4F2C9478E23780DCE23A"/>
          </w:placeholder>
        </w:sdtPr>
        <w:sdtContent>
          <w:ins w:id="105" w:author="Wild, Kristoffer H." w:date="2023-04-30T19:20:00Z">
            <w:r w:rsidR="0027621E" w:rsidRPr="0027621E">
              <w:rPr>
                <w:color w:val="000000"/>
              </w:rPr>
              <w:t>(</w:t>
            </w:r>
            <w:proofErr w:type="spellStart"/>
            <w:r w:rsidR="0027621E" w:rsidRPr="0027621E">
              <w:rPr>
                <w:color w:val="000000"/>
              </w:rPr>
              <w:t>Arnqvist</w:t>
            </w:r>
            <w:proofErr w:type="spellEnd"/>
            <w:r w:rsidR="0027621E" w:rsidRPr="0027621E">
              <w:rPr>
                <w:color w:val="000000"/>
              </w:rPr>
              <w:t xml:space="preserve"> et al., 2022; </w:t>
            </w:r>
            <w:proofErr w:type="spellStart"/>
            <w:r w:rsidR="0027621E" w:rsidRPr="0027621E">
              <w:rPr>
                <w:color w:val="000000"/>
              </w:rPr>
              <w:t>Boratyński</w:t>
            </w:r>
            <w:proofErr w:type="spellEnd"/>
            <w:r w:rsidR="0027621E" w:rsidRPr="0027621E">
              <w:rPr>
                <w:color w:val="000000"/>
              </w:rPr>
              <w:t xml:space="preserve"> et al., 2010; Codding et al., 2011; </w:t>
            </w:r>
            <w:proofErr w:type="spellStart"/>
            <w:r w:rsidR="0027621E" w:rsidRPr="0027621E">
              <w:rPr>
                <w:color w:val="000000"/>
              </w:rPr>
              <w:t>Geffroy</w:t>
            </w:r>
            <w:proofErr w:type="spellEnd"/>
            <w:r w:rsidR="0027621E" w:rsidRPr="0027621E">
              <w:rPr>
                <w:color w:val="000000"/>
              </w:rPr>
              <w:t>, 2022)</w:t>
            </w:r>
          </w:ins>
          <w:del w:id="106" w:author="Wild, Kristoffer H." w:date="2023-04-30T16:46:00Z">
            <w:r w:rsidR="00EB4892" w:rsidRPr="0027621E" w:rsidDel="001437AD">
              <w:rPr>
                <w:color w:val="000000"/>
              </w:rPr>
              <w:delText>(Arnqvist et al., 2022; Boratyński et al., 2010; Codding et al., 2011; Geffroy, 2022)</w:delText>
            </w:r>
          </w:del>
        </w:sdtContent>
      </w:sdt>
      <w:r w:rsidR="00222893">
        <w:rPr>
          <w:color w:val="000000" w:themeColor="text1"/>
        </w:rPr>
        <w:t xml:space="preserve"> and may </w:t>
      </w:r>
      <w:del w:id="107" w:author="Daniel Noble" w:date="2023-04-27T09:46:00Z">
        <w:r w:rsidR="0081602B" w:rsidDel="00CB0BA5">
          <w:rPr>
            <w:color w:val="000000" w:themeColor="text1"/>
          </w:rPr>
          <w:delText>play a driving role in</w:delText>
        </w:r>
      </w:del>
      <w:ins w:id="108" w:author="Daniel Noble" w:date="2023-04-27T09:46:00Z">
        <w:r w:rsidR="00CB0BA5">
          <w:rPr>
            <w:color w:val="000000" w:themeColor="text1"/>
          </w:rPr>
          <w:t xml:space="preserve">contribute to </w:t>
        </w:r>
      </w:ins>
      <w:del w:id="109" w:author="Daniel Noble" w:date="2023-04-27T09:46:00Z">
        <w:r w:rsidR="0081602B" w:rsidDel="00CB0BA5">
          <w:rPr>
            <w:color w:val="000000" w:themeColor="text1"/>
          </w:rPr>
          <w:delText xml:space="preserve"> establishing </w:delText>
        </w:r>
      </w:del>
      <w:del w:id="110" w:author="Kris.Wild" w:date="2023-04-06T14:32:00Z">
        <w:r w:rsidR="0081602B" w:rsidDel="00CB3FB4">
          <w:rPr>
            <w:color w:val="000000" w:themeColor="text1"/>
          </w:rPr>
          <w:delText xml:space="preserve">fitness </w:delText>
        </w:r>
      </w:del>
      <w:ins w:id="111"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112"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113" w:author="Kris.Wild" w:date="2023-04-11T10:19:00Z">
        <w:r w:rsidR="00237310" w:rsidDel="0080145A">
          <w:rPr>
            <w:color w:val="000000" w:themeColor="text1"/>
          </w:rPr>
          <w:delText>into</w:delText>
        </w:r>
        <w:r w:rsidR="00C704C4" w:rsidDel="0080145A">
          <w:rPr>
            <w:color w:val="000000" w:themeColor="text1"/>
          </w:rPr>
          <w:delText xml:space="preserve"> </w:delText>
        </w:r>
      </w:del>
      <w:del w:id="114" w:author="Wild, Kristoffer H." w:date="2023-04-30T17:19:00Z">
        <w:r w:rsidR="00D359D1" w:rsidDel="00A960F1">
          <w:rPr>
            <w:color w:val="000000" w:themeColor="text1"/>
          </w:rPr>
          <w:delText xml:space="preserve">how </w:delText>
        </w:r>
        <w:r w:rsidR="0028605A" w:rsidDel="00A960F1">
          <w:rPr>
            <w:color w:val="000000" w:themeColor="text1"/>
          </w:rPr>
          <w:delText>the costs or benefits</w:delText>
        </w:r>
        <w:r w:rsidR="00C704C4" w:rsidDel="00A960F1">
          <w:rPr>
            <w:color w:val="000000" w:themeColor="text1"/>
          </w:rPr>
          <w:delText xml:space="preserve"> </w:delText>
        </w:r>
        <w:r w:rsidR="00237310" w:rsidDel="00A960F1">
          <w:rPr>
            <w:color w:val="000000" w:themeColor="text1"/>
          </w:rPr>
          <w:delText>vary</w:delText>
        </w:r>
      </w:del>
      <w:ins w:id="115" w:author="Daniel Noble" w:date="2023-04-27T09:47:00Z">
        <w:del w:id="116" w:author="Wild, Kristoffer H." w:date="2023-04-30T17:19:00Z">
          <w:r w:rsidR="00CB0BA5" w:rsidDel="00A960F1">
            <w:rPr>
              <w:color w:val="000000" w:themeColor="text1"/>
            </w:rPr>
            <w:delText>on</w:delText>
          </w:r>
        </w:del>
      </w:ins>
      <w:ins w:id="117" w:author="Wild, Kristoffer H." w:date="2023-04-30T17:19:00Z">
        <w:r w:rsidR="00A960F1">
          <w:rPr>
            <w:color w:val="000000" w:themeColor="text1"/>
          </w:rPr>
          <w:t>into</w:t>
        </w:r>
      </w:ins>
      <w:ins w:id="118" w:author="Daniel Noble" w:date="2023-04-27T09:47:00Z">
        <w:r w:rsidR="00CB0BA5">
          <w:rPr>
            <w:color w:val="000000" w:themeColor="text1"/>
          </w:rPr>
          <w:t xml:space="preserve"> observed patterns of sex-reversal in natural populations</w:t>
        </w:r>
      </w:ins>
      <w:ins w:id="119" w:author="Kris.Wild" w:date="2023-04-11T10:18:00Z">
        <w:del w:id="120" w:author="Daniel Noble" w:date="2023-04-27T09:47:00Z">
          <w:r w:rsidR="0080145A" w:rsidDel="00CB0BA5">
            <w:rPr>
              <w:color w:val="000000" w:themeColor="text1"/>
            </w:rPr>
            <w:delText xml:space="preserve">if costs </w:delText>
          </w:r>
        </w:del>
      </w:ins>
      <w:ins w:id="121" w:author="Kris.Wild" w:date="2023-04-11T10:19:00Z">
        <w:del w:id="122" w:author="Daniel Noble" w:date="2023-04-27T09:47:00Z">
          <w:r w:rsidR="0080145A" w:rsidDel="00CB0BA5">
            <w:rPr>
              <w:color w:val="000000" w:themeColor="text1"/>
            </w:rPr>
            <w:delText>or</w:delText>
          </w:r>
        </w:del>
      </w:ins>
      <w:ins w:id="123" w:author="Kris.Wild" w:date="2023-04-11T10:18:00Z">
        <w:del w:id="124" w:author="Daniel Noble" w:date="2023-04-27T09:47:00Z">
          <w:r w:rsidR="0080145A" w:rsidDel="00CB0BA5">
            <w:rPr>
              <w:color w:val="000000" w:themeColor="text1"/>
            </w:rPr>
            <w:delText xml:space="preserve"> benefits exist</w:delText>
          </w:r>
        </w:del>
      </w:ins>
      <w:del w:id="125" w:author="Daniel Noble" w:date="2023-04-27T09:47:00Z">
        <w:r w:rsidR="00237310" w:rsidDel="00CB0BA5">
          <w:rPr>
            <w:color w:val="000000" w:themeColor="text1"/>
          </w:rPr>
          <w:delText xml:space="preserve"> </w:delText>
        </w:r>
      </w:del>
      <w:ins w:id="126" w:author="Kris.Wild" w:date="2023-04-11T10:19:00Z">
        <w:del w:id="127" w:author="Daniel Noble" w:date="2023-04-27T09:47:00Z">
          <w:r w:rsidR="0080145A" w:rsidDel="00CB0BA5">
            <w:rPr>
              <w:color w:val="000000" w:themeColor="text1"/>
            </w:rPr>
            <w:delText xml:space="preserve">with sex-reversal and how </w:delText>
          </w:r>
        </w:del>
      </w:ins>
      <w:ins w:id="128" w:author="Kris.Wild" w:date="2023-04-12T09:11:00Z">
        <w:del w:id="129" w:author="Daniel Noble" w:date="2023-04-27T09:47:00Z">
          <w:r w:rsidR="0035255B" w:rsidDel="00CB0BA5">
            <w:rPr>
              <w:color w:val="000000" w:themeColor="text1"/>
            </w:rPr>
            <w:delText>thes</w:delText>
          </w:r>
        </w:del>
      </w:ins>
      <w:ins w:id="130" w:author="Kris.Wild" w:date="2023-04-12T09:12:00Z">
        <w:del w:id="131" w:author="Daniel Noble" w:date="2023-04-27T09:47:00Z">
          <w:r w:rsidR="0035255B" w:rsidDel="00CB0BA5">
            <w:rPr>
              <w:color w:val="000000" w:themeColor="text1"/>
            </w:rPr>
            <w:delText xml:space="preserve">e responses </w:delText>
          </w:r>
        </w:del>
      </w:ins>
      <w:del w:id="132"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133" w:author="Kris.Wild" w:date="2023-04-11T10:20:00Z">
        <w:del w:id="134" w:author="Daniel Noble" w:date="2023-04-27T09:47:00Z">
          <w:r w:rsidR="0080145A" w:rsidDel="00CB0BA5">
            <w:rPr>
              <w:color w:val="000000" w:themeColor="text1"/>
            </w:rPr>
            <w:delText>relate to</w:delText>
          </w:r>
        </w:del>
      </w:ins>
      <w:ins w:id="135" w:author="Kris.Wild" w:date="2023-04-11T10:18:00Z">
        <w:del w:id="136" w:author="Daniel Noble" w:date="2023-04-27T09:47:00Z">
          <w:r w:rsidR="0080145A" w:rsidDel="00CB0BA5">
            <w:rPr>
              <w:color w:val="000000" w:themeColor="text1"/>
            </w:rPr>
            <w:delText xml:space="preserve"> chromosomal or </w:delText>
          </w:r>
        </w:del>
      </w:ins>
      <w:ins w:id="137" w:author="Kris.Wild" w:date="2023-04-11T10:19:00Z">
        <w:del w:id="138" w:author="Daniel Noble" w:date="2023-04-27T09:47:00Z">
          <w:r w:rsidR="0080145A" w:rsidDel="00CB0BA5">
            <w:rPr>
              <w:color w:val="000000" w:themeColor="text1"/>
            </w:rPr>
            <w:delText>phenotypic sex</w:delText>
          </w:r>
        </w:del>
      </w:ins>
      <w:del w:id="139"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140" w:author="Kris.Wild" w:date="2023-04-06T14:34:00Z">
        <w:del w:id="141" w:author="Daniel Noble" w:date="2023-04-27T09:47:00Z">
          <w:r w:rsidR="00CB3FB4" w:rsidDel="00CB0BA5">
            <w:rPr>
              <w:color w:val="000000" w:themeColor="text1"/>
            </w:rPr>
            <w:delText xml:space="preserve">elucidate the </w:delText>
          </w:r>
        </w:del>
      </w:ins>
      <w:del w:id="142"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6C3FB6A6" w:rsidR="00A3309D" w:rsidRDefault="00B679AF" w:rsidP="00A146D7">
      <w:pPr>
        <w:ind w:right="360" w:firstLine="720"/>
        <w:contextualSpacing/>
        <w:rPr>
          <w:color w:val="000000" w:themeColor="text1"/>
        </w:rPr>
      </w:pPr>
      <w:ins w:id="143"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that undergo sex-reversal in the wild</w:t>
        </w:r>
      </w:ins>
      <w:ins w:id="144" w:author="Wild, Kristoffer H." w:date="2023-04-30T17:20:00Z">
        <w:r w:rsidR="00A960F1">
          <w:rPr>
            <w:color w:val="000000"/>
          </w:rPr>
          <w:t xml:space="preserve"> </w:t>
        </w:r>
      </w:ins>
      <w:customXmlInsRangeStart w:id="145" w:author="Wild, Kristoffer H." w:date="2023-04-30T17:21:00Z"/>
      <w:sdt>
        <w:sdtPr>
          <w:rPr>
            <w:color w:val="000000"/>
          </w:rPr>
          <w:tag w:val="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1551954126"/>
          <w:placeholder>
            <w:docPart w:val="DefaultPlaceholder_-1854013440"/>
          </w:placeholder>
        </w:sdtPr>
        <w:sdtContent>
          <w:customXmlInsRangeEnd w:id="145"/>
          <w:ins w:id="146" w:author="Wild, Kristoffer H." w:date="2023-04-30T19:20:00Z">
            <w:r w:rsidR="0027621E" w:rsidRPr="0027621E">
              <w:rPr>
                <w:color w:val="000000"/>
              </w:rPr>
              <w:t>(Dissanayake et al., 2021a; Holleley et al., 2015; Wild et al., 2022)</w:t>
            </w:r>
          </w:ins>
          <w:customXmlInsRangeStart w:id="147" w:author="Wild, Kristoffer H." w:date="2023-04-30T17:21:00Z"/>
        </w:sdtContent>
      </w:sdt>
      <w:customXmlInsRangeEnd w:id="147"/>
      <w:ins w:id="148" w:author="Daniel Noble" w:date="2023-04-27T09:32:00Z">
        <w:del w:id="149" w:author="Wild, Kristoffer H." w:date="2023-04-30T17:20:00Z">
          <w:r w:rsidDel="00A960F1">
            <w:rPr>
              <w:color w:val="000000" w:themeColor="text1"/>
            </w:rPr>
            <w:delText xml:space="preserve"> </w:delText>
          </w:r>
          <w:r w:rsidRPr="00EB4892" w:rsidDel="00A960F1">
            <w:rPr>
              <w:color w:val="000000"/>
            </w:rPr>
            <w:delText>(Dissanayake et al., 2020; Holleley et al., 2015; Wild et al., 2022</w:delText>
          </w:r>
        </w:del>
        <w:r>
          <w:rPr>
            <w:color w:val="000000" w:themeColor="text1"/>
          </w:rPr>
          <w:t>.</w:t>
        </w:r>
        <w:del w:id="150" w:author="Wild, Kristoffer H." w:date="2023-04-30T19:06:00Z">
          <w:r w:rsidDel="008E31CA">
            <w:rPr>
              <w:color w:val="000000" w:themeColor="text1"/>
            </w:rPr>
            <w:delText xml:space="preserve"> </w:delText>
          </w:r>
        </w:del>
        <w:r>
          <w:rPr>
            <w:color w:val="000000" w:themeColor="text1"/>
          </w:rPr>
          <w:t xml:space="preserve">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151" w:author="Daniel Noble" w:date="2023-04-27T09:32:00Z"/>
      <w:sdt>
        <w:sdtPr>
          <w:rPr>
            <w:color w:val="000000"/>
          </w:rPr>
          <w:tag w:val="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151"/>
          <w:ins w:id="152" w:author="Wild, Kristoffer H." w:date="2023-04-30T19:20:00Z">
            <w:r w:rsidR="0027621E" w:rsidRPr="0027621E">
              <w:rPr>
                <w:color w:val="000000"/>
              </w:rPr>
              <w:t>(Dissanayake et al., 2021a; Quinn et al., 2009)</w:t>
            </w:r>
          </w:ins>
          <w:ins w:id="153" w:author="Daniel Noble" w:date="2023-04-27T09:32:00Z">
            <w:del w:id="154" w:author="Wild, Kristoffer H." w:date="2023-04-30T16:46:00Z">
              <w:r w:rsidRPr="0027621E" w:rsidDel="001437AD">
                <w:rPr>
                  <w:color w:val="000000"/>
                </w:rPr>
                <w:delText>(Dissanayake, Holleley, Deakin, et al., 2021; Quinn et al., 2009)</w:delText>
              </w:r>
            </w:del>
          </w:ins>
          <w:customXmlInsRangeStart w:id="155" w:author="Daniel Noble" w:date="2023-04-27T09:32:00Z"/>
        </w:sdtContent>
      </w:sdt>
      <w:customXmlInsRangeEnd w:id="155"/>
      <w:ins w:id="156"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157" w:author="Daniel Noble" w:date="2023-04-27T09:32:00Z"/>
      <w:sdt>
        <w:sdtPr>
          <w:rPr>
            <w:color w:val="000000"/>
          </w:rPr>
          <w:tag w:val="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157"/>
          <w:ins w:id="158" w:author="Wild, Kristoffer H." w:date="2023-04-30T19:20:00Z">
            <w:r w:rsidR="0027621E" w:rsidRPr="0027621E">
              <w:rPr>
                <w:color w:val="000000"/>
              </w:rPr>
              <w:t>(Holleley et al., 2015; Quinn et al., 2007)</w:t>
            </w:r>
          </w:ins>
          <w:ins w:id="159" w:author="Daniel Noble" w:date="2023-04-27T09:32:00Z">
            <w:del w:id="160" w:author="Wild, Kristoffer H." w:date="2023-04-30T16:46:00Z">
              <w:r w:rsidRPr="0027621E" w:rsidDel="001437AD">
                <w:rPr>
                  <w:color w:val="000000"/>
                </w:rPr>
                <w:delText>(Holleley et al., 2015; Quinn et al., 2007)</w:delText>
              </w:r>
            </w:del>
          </w:ins>
          <w:customXmlInsRangeStart w:id="161" w:author="Daniel Noble" w:date="2023-04-27T09:32:00Z"/>
        </w:sdtContent>
      </w:sdt>
      <w:customXmlInsRangeEnd w:id="161"/>
      <w:del w:id="162"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163" w:author="Daniel Noble" w:date="2023-04-27T09:33:00Z">
        <w:r w:rsidR="002756C0" w:rsidRPr="002756C0" w:rsidDel="00B679AF">
          <w:rPr>
            <w:color w:val="000000" w:themeColor="text1"/>
          </w:rPr>
          <w:delText>:</w:delText>
        </w:r>
      </w:del>
      <w:ins w:id="164" w:author="Daniel Noble" w:date="2023-04-27T09:33:00Z">
        <w:r>
          <w:rPr>
            <w:color w:val="000000" w:themeColor="text1"/>
          </w:rPr>
          <w:t>. T</w:t>
        </w:r>
        <w:r w:rsidRPr="002756C0">
          <w:rPr>
            <w:color w:val="000000" w:themeColor="text1"/>
          </w:rPr>
          <w:t xml:space="preserve">hree </w:t>
        </w:r>
        <w:r>
          <w:rPr>
            <w:color w:val="000000" w:themeColor="text1"/>
          </w:rPr>
          <w:lastRenderedPageBreak/>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proofErr w:type="gramStart"/>
      <w:r w:rsidRPr="00851830">
        <w:rPr>
          <w:color w:val="000000" w:themeColor="text1"/>
        </w:rPr>
        <w:t>)</w:t>
      </w:r>
      <w:r w:rsidR="00A3309D" w:rsidRPr="00851830">
        <w:rPr>
          <w:color w:val="000000" w:themeColor="text1"/>
        </w:rPr>
        <w:t>;</w:t>
      </w:r>
      <w:proofErr w:type="gramEnd"/>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165"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166" w:author="Daniel Noble" w:date="2023-04-27T09:34:00Z">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167"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168"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169" w:author="Daniel Noble" w:date="2023-04-27T09:33:00Z"/>
          <w:color w:val="000000" w:themeColor="text1"/>
        </w:rPr>
      </w:pPr>
    </w:p>
    <w:p w14:paraId="08302253" w14:textId="6EE470DB" w:rsidR="002756C0" w:rsidRPr="00851830" w:rsidRDefault="0028605A" w:rsidP="00A146D7">
      <w:pPr>
        <w:ind w:right="360"/>
        <w:contextualSpacing/>
        <w:rPr>
          <w:color w:val="000000" w:themeColor="text1"/>
        </w:rPr>
      </w:pPr>
      <w:r>
        <w:rPr>
          <w:color w:val="000000" w:themeColor="text1"/>
        </w:rPr>
        <w:t xml:space="preserve">Evidence for the Like Phenotype </w:t>
      </w:r>
      <w:ins w:id="170"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171" w:author="Daniel Noble" w:date="2023-04-27T09:35:00Z">
        <w:r w:rsidDel="008E524B">
          <w:rPr>
            <w:color w:val="000000" w:themeColor="text1"/>
          </w:rPr>
          <w:delText>are driven</w:delText>
        </w:r>
      </w:del>
      <w:ins w:id="172" w:author="Daniel Noble" w:date="2023-04-27T09:35:00Z">
        <w:r w:rsidR="008E524B">
          <w:rPr>
            <w:color w:val="000000" w:themeColor="text1"/>
          </w:rPr>
          <w:t>may be</w:t>
        </w:r>
      </w:ins>
      <w:r>
        <w:rPr>
          <w:color w:val="000000" w:themeColor="text1"/>
        </w:rPr>
        <w:t xml:space="preserve"> </w:t>
      </w:r>
      <w:ins w:id="173" w:author="Daniel Noble" w:date="2023-04-27T09:52:00Z">
        <w:r w:rsidR="00DC35B7">
          <w:rPr>
            <w:color w:val="000000" w:themeColor="text1"/>
          </w:rPr>
          <w:t xml:space="preserve">driven </w:t>
        </w:r>
      </w:ins>
      <w:r>
        <w:rPr>
          <w:color w:val="000000" w:themeColor="text1"/>
        </w:rPr>
        <w:t>by hormonal mechanisms or sexually-</w:t>
      </w:r>
      <w:del w:id="174" w:author="Wild, Kristoffer H." w:date="2023-04-30T17:22:00Z">
        <w:r w:rsidR="00E356F2" w:rsidRPr="00E356F2" w:rsidDel="00A960F1">
          <w:rPr>
            <w:color w:val="000000" w:themeColor="text1"/>
          </w:rPr>
          <w:delText xml:space="preserve"> </w:delText>
        </w:r>
      </w:del>
      <w:r w:rsidR="00E356F2" w:rsidRPr="00851830">
        <w:rPr>
          <w:color w:val="000000" w:themeColor="text1"/>
        </w:rPr>
        <w:t xml:space="preserve">antagonistic </w:t>
      </w:r>
      <w:r>
        <w:rPr>
          <w:color w:val="000000" w:themeColor="text1"/>
        </w:rPr>
        <w:t xml:space="preserve">selection that leads to sexual dimorphism in traits such as morphology or physiology </w:t>
      </w:r>
      <w:del w:id="175" w:author="Wild, Kristoffer H." w:date="2023-04-30T17:22:00Z">
        <w:r w:rsidDel="00A960F1">
          <w:rPr>
            <w:color w:val="000000" w:themeColor="text1"/>
          </w:rPr>
          <w:delText>(</w:delText>
        </w:r>
      </w:del>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
          <w:id w:val="1770042135"/>
          <w:placeholder>
            <w:docPart w:val="DefaultPlaceholder_-1854013440"/>
          </w:placeholder>
        </w:sdtPr>
        <w:sdtContent>
          <w:ins w:id="176" w:author="Wild, Kristoffer H." w:date="2023-04-30T19:20:00Z">
            <w:r w:rsidR="0027621E" w:rsidRPr="0027621E">
              <w:rPr>
                <w:color w:val="000000"/>
              </w:rPr>
              <w:t xml:space="preserve">(Cox et al., 2017; Eyer et al., 2019; </w:t>
            </w:r>
            <w:proofErr w:type="spellStart"/>
            <w:r w:rsidR="0027621E" w:rsidRPr="0027621E">
              <w:rPr>
                <w:color w:val="000000"/>
              </w:rPr>
              <w:t>Lipinska</w:t>
            </w:r>
            <w:proofErr w:type="spellEnd"/>
            <w:r w:rsidR="0027621E" w:rsidRPr="0027621E">
              <w:rPr>
                <w:color w:val="000000"/>
              </w:rPr>
              <w:t xml:space="preserve"> et al., 2015; van </w:t>
            </w:r>
            <w:proofErr w:type="spellStart"/>
            <w:r w:rsidR="0027621E" w:rsidRPr="0027621E">
              <w:rPr>
                <w:color w:val="000000"/>
              </w:rPr>
              <w:t>Doorn</w:t>
            </w:r>
            <w:proofErr w:type="spellEnd"/>
            <w:r w:rsidR="0027621E" w:rsidRPr="0027621E">
              <w:rPr>
                <w:color w:val="000000"/>
              </w:rPr>
              <w:t xml:space="preserve"> and Kirkpatrick, 2010)</w:t>
            </w:r>
          </w:ins>
          <w:del w:id="177" w:author="Wild, Kristoffer H." w:date="2023-04-30T16:46:00Z">
            <w:r w:rsidR="00EB4892" w:rsidRPr="0027621E" w:rsidDel="001437AD">
              <w:rPr>
                <w:color w:val="000000"/>
                <w:rPrChange w:id="178" w:author="Wild, Kristoffer H." w:date="2023-04-30T19:20:00Z">
                  <w:rPr/>
                </w:rPrChange>
              </w:rPr>
              <w:delText>Cox et al., 2017; Eyer et al., 2019; Lipinska et al., 2015; van Doorn &amp; Kirkpatrick, 2010)</w:delText>
            </w:r>
          </w:del>
        </w:sdtContent>
      </w:sdt>
      <w:r w:rsidR="00E356F2">
        <w:rPr>
          <w:color w:val="000000"/>
        </w:rPr>
        <w:t xml:space="preserve">. </w:t>
      </w:r>
      <w:del w:id="179" w:author="Daniel Noble" w:date="2023-04-27T09:35:00Z">
        <w:r w:rsidR="00E356F2" w:rsidDel="008E524B">
          <w:rPr>
            <w:color w:val="000000" w:themeColor="text1"/>
          </w:rPr>
          <w:delText>Alternatively, s</w:delText>
        </w:r>
      </w:del>
      <w:ins w:id="180" w:author="Daniel Noble" w:date="2023-04-27T09:35:00Z">
        <w:r w:rsidR="008E524B">
          <w:rPr>
            <w:color w:val="000000" w:themeColor="text1"/>
          </w:rPr>
          <w:t>S</w:t>
        </w:r>
      </w:ins>
      <w:r w:rsidR="00E356F2" w:rsidRPr="00851830">
        <w:rPr>
          <w:color w:val="000000" w:themeColor="text1"/>
        </w:rPr>
        <w:t xml:space="preserve">upport for the Like Genotype </w:t>
      </w:r>
      <w:ins w:id="181"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82"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83"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84" w:author="Daniel Noble" w:date="2023-04-27T09:35:00Z">
        <w:r w:rsidR="00E356F2" w:rsidRPr="00851830" w:rsidDel="008E524B">
          <w:rPr>
            <w:color w:val="000000" w:themeColor="text1"/>
          </w:rPr>
          <w:delText xml:space="preserve">linked </w:delText>
        </w:r>
      </w:del>
      <w:ins w:id="185"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
          <w:id w:val="-1605801772"/>
          <w:placeholder>
            <w:docPart w:val="DefaultPlaceholder_-1854013440"/>
          </w:placeholder>
        </w:sdtPr>
        <w:sdtContent>
          <w:ins w:id="186" w:author="Wild, Kristoffer H." w:date="2023-04-30T19:20:00Z">
            <w:r w:rsidR="0027621E" w:rsidRPr="0027621E">
              <w:rPr>
                <w:color w:val="000000"/>
              </w:rPr>
              <w:t>(Charlesworth and Charlesworth, 1980; Fisher, 1931; Harrison et al., 2015)</w:t>
            </w:r>
          </w:ins>
          <w:del w:id="187" w:author="Wild, Kristoffer H." w:date="2023-04-30T16:46:00Z">
            <w:r w:rsidR="00EB4892" w:rsidRPr="0027621E" w:rsidDel="001437AD">
              <w:rPr>
                <w:color w:val="000000"/>
                <w:rPrChange w:id="188" w:author="Wild, Kristoffer H." w:date="2023-04-30T19:20:00Z">
                  <w:rPr/>
                </w:rPrChange>
              </w:rPr>
              <w:delText>(Charlesworth &amp; Charlesworth, 1980; Fisher, 1931; Harrison et al., 2015)</w:delText>
            </w:r>
          </w:del>
        </w:sdtContent>
      </w:sdt>
      <w:r w:rsidR="00202798">
        <w:rPr>
          <w:color w:val="000000" w:themeColor="text1"/>
        </w:rPr>
        <w:t xml:space="preserve">. </w:t>
      </w:r>
      <w:moveFromRangeStart w:id="189" w:author="Daniel Noble" w:date="2023-04-27T09:36:00Z" w:name="move133480587"/>
      <w:moveFrom w:id="190"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724287999"/>
          <w:placeholder>
            <w:docPart w:val="DefaultPlaceholder_-1854013440"/>
          </w:placeholder>
        </w:sdtPr>
        <w:sdtContent>
          <w:moveFrom w:id="191" w:author="Daniel Noble" w:date="2023-04-27T09:36:00Z">
            <w:del w:id="192" w:author="Wild, Kristoffer H." w:date="2023-04-30T16:46:00Z">
              <w:r w:rsidR="00EB4892" w:rsidRPr="0027621E" w:rsidDel="001437AD">
                <w:rPr>
                  <w:color w:val="000000"/>
                </w:rPr>
                <w:delText>Grossen et al., 2011; Schwanz et al., 2020)</w:delText>
              </w:r>
            </w:del>
          </w:moveFrom>
        </w:sdtContent>
      </w:sdt>
      <w:moveFrom w:id="193" w:author="Daniel Noble" w:date="2023-04-27T09:36:00Z">
        <w:r w:rsidR="00202798" w:rsidRPr="00273DB0" w:rsidDel="00CB0BA5">
          <w:rPr>
            <w:color w:val="000000"/>
          </w:rPr>
          <w:t>.</w:t>
        </w:r>
        <w:ins w:id="194" w:author="Kris.Wild" w:date="2023-04-11T11:15:00Z">
          <w:r w:rsidR="00212E9C" w:rsidDel="00CB0BA5">
            <w:rPr>
              <w:color w:val="000000"/>
            </w:rPr>
            <w:t xml:space="preserve"> </w:t>
          </w:r>
        </w:ins>
      </w:moveFrom>
      <w:moveFromRangeEnd w:id="189"/>
      <w:ins w:id="195" w:author="Daniel Noble" w:date="2023-04-19T15:27:00Z">
        <w:r w:rsidR="00233578">
          <w:rPr>
            <w:color w:val="000000"/>
          </w:rPr>
          <w:t xml:space="preserve">To date, </w:t>
        </w:r>
      </w:ins>
      <w:del w:id="196"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97" w:author="Kris.Wild" w:date="2023-04-11T11:15:00Z">
        <w:del w:id="198" w:author="Daniel Noble" w:date="2023-04-19T15:27:00Z">
          <w:r w:rsidR="00212E9C" w:rsidDel="00233578">
            <w:rPr>
              <w:color w:val="000000"/>
            </w:rPr>
            <w:delText>N</w:delText>
          </w:r>
        </w:del>
      </w:ins>
      <w:ins w:id="199" w:author="Daniel Noble" w:date="2023-04-19T15:27:00Z">
        <w:r w:rsidR="00233578">
          <w:rPr>
            <w:color w:val="000000"/>
          </w:rPr>
          <w:t>n</w:t>
        </w:r>
      </w:ins>
      <w:r w:rsidR="00CF59C6" w:rsidRPr="00CF59C6">
        <w:rPr>
          <w:color w:val="000000"/>
        </w:rPr>
        <w:t xml:space="preserve">o studies have explored </w:t>
      </w:r>
      <w:del w:id="200" w:author="Kris.Wild" w:date="2023-04-06T14:38:00Z">
        <w:r w:rsidR="00CF59C6" w:rsidRPr="00CF59C6" w:rsidDel="00790AEA">
          <w:rPr>
            <w:color w:val="000000"/>
          </w:rPr>
          <w:delText>the metab</w:delText>
        </w:r>
      </w:del>
      <w:ins w:id="201" w:author="Kris.Wild" w:date="2023-04-06T14:38:00Z">
        <w:del w:id="202" w:author="Daniel Noble" w:date="2023-04-19T15:26:00Z">
          <w:r w:rsidR="00790AEA" w:rsidDel="00233578">
            <w:rPr>
              <w:color w:val="000000"/>
            </w:rPr>
            <w:delText xml:space="preserve">any </w:delText>
          </w:r>
        </w:del>
      </w:ins>
      <w:del w:id="203" w:author="Daniel Noble" w:date="2023-04-19T15:26:00Z">
        <w:r w:rsidR="00CF59C6" w:rsidRPr="00CF59C6" w:rsidDel="00233578">
          <w:rPr>
            <w:color w:val="000000"/>
          </w:rPr>
          <w:delText xml:space="preserve">olic </w:delText>
        </w:r>
      </w:del>
      <w:ins w:id="204" w:author="Kris.Wild" w:date="2023-04-06T14:39:00Z">
        <w:del w:id="205" w:author="Daniel Noble" w:date="2023-04-19T15:26:00Z">
          <w:r w:rsidR="00790AEA" w:rsidDel="00233578">
            <w:rPr>
              <w:color w:val="000000"/>
            </w:rPr>
            <w:delText>components of energetics</w:delText>
          </w:r>
        </w:del>
      </w:ins>
      <w:ins w:id="206" w:author="Daniel Noble" w:date="2023-04-19T15:26:00Z">
        <w:r w:rsidR="00233578">
          <w:rPr>
            <w:color w:val="000000"/>
          </w:rPr>
          <w:t>how energetic components</w:t>
        </w:r>
      </w:ins>
      <w:ins w:id="207" w:author="Kris.Wild" w:date="2023-04-06T14:39:00Z">
        <w:r w:rsidR="00790AEA">
          <w:rPr>
            <w:color w:val="000000"/>
          </w:rPr>
          <w:t xml:space="preserve"> </w:t>
        </w:r>
      </w:ins>
      <w:ins w:id="208" w:author="Daniel Noble" w:date="2023-04-19T15:26:00Z">
        <w:del w:id="209" w:author="Kristoffer Wild" w:date="2023-04-26T11:03:00Z">
          <w:r w:rsidR="00233578" w:rsidDel="00795754">
            <w:rPr>
              <w:color w:val="000000"/>
            </w:rPr>
            <w:delText>are affected</w:delText>
          </w:r>
        </w:del>
        <w:r w:rsidR="00233578">
          <w:rPr>
            <w:color w:val="000000"/>
          </w:rPr>
          <w:t xml:space="preserve"> </w:t>
        </w:r>
      </w:ins>
      <w:ins w:id="210" w:author="Kris.Wild" w:date="2023-04-06T14:41:00Z">
        <w:r w:rsidR="00790AEA">
          <w:rPr>
            <w:color w:val="000000"/>
          </w:rPr>
          <w:t>(</w:t>
        </w:r>
      </w:ins>
      <w:ins w:id="211" w:author="Kris.Wild" w:date="2023-04-06T14:43:00Z">
        <w:r w:rsidR="00790AEA">
          <w:rPr>
            <w:color w:val="000000"/>
          </w:rPr>
          <w:t xml:space="preserve">i.e. </w:t>
        </w:r>
      </w:ins>
      <w:ins w:id="212" w:author="Kris.Wild" w:date="2023-04-06T14:41:00Z">
        <w:r w:rsidR="00790AEA">
          <w:rPr>
            <w:color w:val="000000"/>
          </w:rPr>
          <w:t>metabo</w:t>
        </w:r>
      </w:ins>
      <w:ins w:id="213" w:author="Kris.Wild" w:date="2023-04-06T14:43:00Z">
        <w:r w:rsidR="00790AEA">
          <w:rPr>
            <w:color w:val="000000"/>
          </w:rPr>
          <w:t>lism,</w:t>
        </w:r>
      </w:ins>
      <w:ins w:id="214" w:author="Kris.Wild" w:date="2023-04-06T14:44:00Z">
        <w:r w:rsidR="00790AEA">
          <w:rPr>
            <w:color w:val="000000"/>
          </w:rPr>
          <w:t xml:space="preserve"> growth, maintenance</w:t>
        </w:r>
      </w:ins>
      <w:ins w:id="215" w:author="Kris.Wild" w:date="2023-04-06T14:42:00Z">
        <w:r w:rsidR="00790AEA">
          <w:rPr>
            <w:color w:val="000000"/>
          </w:rPr>
          <w:t xml:space="preserve">) </w:t>
        </w:r>
      </w:ins>
      <w:ins w:id="216" w:author="Kristoffer Wild" w:date="2023-04-26T11:03:00Z">
        <w:r w:rsidR="00795754">
          <w:rPr>
            <w:color w:val="000000"/>
          </w:rPr>
          <w:t xml:space="preserve">are </w:t>
        </w:r>
      </w:ins>
      <w:ins w:id="217" w:author="Kristoffer Wild" w:date="2023-04-26T11:04:00Z">
        <w:r w:rsidR="00795754">
          <w:rPr>
            <w:color w:val="000000"/>
          </w:rPr>
          <w:t xml:space="preserve">affected </w:t>
        </w:r>
      </w:ins>
      <w:ins w:id="218" w:author="Daniel Noble" w:date="2023-04-19T15:26:00Z">
        <w:r w:rsidR="00233578">
          <w:rPr>
            <w:color w:val="000000"/>
          </w:rPr>
          <w:t>by sex-reversal</w:t>
        </w:r>
      </w:ins>
      <w:ins w:id="219" w:author="Kris.Wild" w:date="2023-04-06T14:40:00Z">
        <w:del w:id="220" w:author="Daniel Noble" w:date="2023-04-19T15:26:00Z">
          <w:r w:rsidR="00790AEA" w:rsidDel="00233578">
            <w:rPr>
              <w:color w:val="000000"/>
            </w:rPr>
            <w:delText xml:space="preserve">and </w:delText>
          </w:r>
        </w:del>
      </w:ins>
      <w:ins w:id="221" w:author="Kris.Wild" w:date="2023-04-06T14:44:00Z">
        <w:del w:id="222" w:author="Daniel Noble" w:date="2023-04-19T15:26:00Z">
          <w:r w:rsidR="00790AEA" w:rsidDel="00233578">
            <w:rPr>
              <w:color w:val="000000"/>
            </w:rPr>
            <w:delText xml:space="preserve">if </w:delText>
          </w:r>
        </w:del>
      </w:ins>
      <w:ins w:id="223" w:author="Kris.Wild" w:date="2023-04-10T12:56:00Z">
        <w:del w:id="224" w:author="Daniel Noble" w:date="2023-04-19T15:26:00Z">
          <w:r w:rsidR="000A2256" w:rsidDel="00233578">
            <w:rPr>
              <w:color w:val="000000"/>
            </w:rPr>
            <w:delText xml:space="preserve">such </w:delText>
          </w:r>
        </w:del>
      </w:ins>
      <w:del w:id="225" w:author="Daniel Noble" w:date="2023-04-19T15:26:00Z">
        <w:r w:rsidR="00CF59C6" w:rsidRPr="00CF59C6" w:rsidDel="00233578">
          <w:rPr>
            <w:color w:val="000000"/>
          </w:rPr>
          <w:delText xml:space="preserve">consequences </w:delText>
        </w:r>
      </w:del>
      <w:ins w:id="226" w:author="Kris.Wild" w:date="2023-04-10T12:56:00Z">
        <w:del w:id="227" w:author="Daniel Noble" w:date="2023-04-19T15:26:00Z">
          <w:r w:rsidR="000A2256" w:rsidDel="00233578">
            <w:rPr>
              <w:color w:val="000000"/>
            </w:rPr>
            <w:delText xml:space="preserve">in these traits </w:delText>
          </w:r>
        </w:del>
      </w:ins>
      <w:del w:id="228" w:author="Daniel Noble" w:date="2023-04-19T15:26:00Z">
        <w:r w:rsidR="00CF59C6" w:rsidRPr="00CF59C6" w:rsidDel="00233578">
          <w:rPr>
            <w:color w:val="000000"/>
          </w:rPr>
          <w:delText xml:space="preserve">of </w:delText>
        </w:r>
      </w:del>
      <w:ins w:id="229" w:author="Kris.Wild" w:date="2023-04-06T14:44:00Z">
        <w:del w:id="230"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231" w:author="Daniel Noble" w:date="2023-04-19T15:26:00Z">
        <w:r w:rsidR="00CF59C6" w:rsidRPr="00CF59C6" w:rsidDel="00233578">
          <w:rPr>
            <w:color w:val="000000"/>
          </w:rPr>
          <w:delText>sex-reversal</w:delText>
        </w:r>
      </w:del>
      <w:ins w:id="232" w:author="Kris.Wild" w:date="2023-04-06T14:41:00Z">
        <w:del w:id="233" w:author="Daniel Noble" w:date="2023-04-19T15:26:00Z">
          <w:r w:rsidR="00790AEA" w:rsidDel="00233578">
            <w:rPr>
              <w:color w:val="000000"/>
            </w:rPr>
            <w:delText>sex</w:delText>
          </w:r>
        </w:del>
      </w:ins>
      <w:ins w:id="234" w:author="Kris.Wild" w:date="2023-04-06T14:45:00Z">
        <w:del w:id="235" w:author="Daniel Noble" w:date="2023-04-19T15:26:00Z">
          <w:r w:rsidR="00790AEA" w:rsidDel="00233578">
            <w:rPr>
              <w:color w:val="000000"/>
            </w:rPr>
            <w:delText>-</w:delText>
          </w:r>
        </w:del>
      </w:ins>
      <w:ins w:id="236" w:author="Kris.Wild" w:date="2023-04-06T14:41:00Z">
        <w:del w:id="237" w:author="Daniel Noble" w:date="2023-04-19T15:26:00Z">
          <w:r w:rsidR="00790AEA" w:rsidDel="00233578">
            <w:rPr>
              <w:color w:val="000000"/>
            </w:rPr>
            <w:delText>reversal</w:delText>
          </w:r>
        </w:del>
      </w:ins>
      <w:del w:id="238" w:author="Daniel Noble" w:date="2023-04-19T15:26:00Z">
        <w:r w:rsidR="00CF59C6" w:rsidRPr="00CF59C6" w:rsidDel="00233578">
          <w:rPr>
            <w:color w:val="000000"/>
          </w:rPr>
          <w:delText xml:space="preserve"> </w:delText>
        </w:r>
      </w:del>
      <w:ins w:id="239" w:author="Kris.Wild" w:date="2023-04-10T12:57:00Z">
        <w:del w:id="240" w:author="Daniel Noble" w:date="2023-04-19T15:26:00Z">
          <w:r w:rsidR="000A2256" w:rsidDel="00233578">
            <w:rPr>
              <w:color w:val="000000"/>
            </w:rPr>
            <w:delText xml:space="preserve">exist </w:delText>
          </w:r>
        </w:del>
      </w:ins>
      <w:del w:id="241" w:author="Daniel Noble" w:date="2023-04-19T15:26:00Z">
        <w:r w:rsidR="00CF59C6" w:rsidRPr="00CF59C6" w:rsidDel="00233578">
          <w:rPr>
            <w:color w:val="000000"/>
          </w:rPr>
          <w:delText xml:space="preserve">in any other </w:delText>
        </w:r>
      </w:del>
      <w:ins w:id="242" w:author="Kris.Wild" w:date="2023-04-11T11:17:00Z">
        <w:del w:id="243" w:author="Daniel Noble" w:date="2023-04-19T15:26:00Z">
          <w:r w:rsidR="00212E9C" w:rsidDel="00233578">
            <w:rPr>
              <w:color w:val="000000"/>
            </w:rPr>
            <w:delText xml:space="preserve">terrestrial </w:delText>
          </w:r>
        </w:del>
      </w:ins>
      <w:del w:id="244" w:author="Daniel Noble" w:date="2023-04-19T15:26:00Z">
        <w:r w:rsidR="00CF59C6" w:rsidRPr="00CF59C6" w:rsidDel="00233578">
          <w:rPr>
            <w:color w:val="000000"/>
          </w:rPr>
          <w:delText>vertebrate</w:delText>
        </w:r>
      </w:del>
      <w:ins w:id="245"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246" w:author="Kris.Wild" w:date="2023-04-06T14:48:00Z">
        <w:r w:rsidR="00EE2FAC">
          <w:rPr>
            <w:color w:val="000000"/>
          </w:rPr>
          <w:t>sex-specific</w:t>
        </w:r>
      </w:ins>
      <w:ins w:id="247" w:author="Kris.Wild" w:date="2023-04-06T14:47:00Z">
        <w:r w:rsidR="00EE2FAC">
          <w:rPr>
            <w:color w:val="000000"/>
          </w:rPr>
          <w:t xml:space="preserve"> </w:t>
        </w:r>
      </w:ins>
      <w:ins w:id="248" w:author="Kris.Wild" w:date="2023-04-06T14:46:00Z">
        <w:r w:rsidR="00EE2FAC">
          <w:rPr>
            <w:color w:val="000000"/>
          </w:rPr>
          <w:t xml:space="preserve">strategies of </w:t>
        </w:r>
      </w:ins>
      <w:del w:id="249" w:author="Kris.Wild" w:date="2023-04-06T14:40:00Z">
        <w:r w:rsidR="00E356F2" w:rsidRPr="00E356F2" w:rsidDel="00790AEA">
          <w:rPr>
            <w:color w:val="000000"/>
          </w:rPr>
          <w:delText xml:space="preserve">metabolism </w:delText>
        </w:r>
      </w:del>
      <w:ins w:id="250" w:author="Kris.Wild" w:date="2023-04-06T14:40:00Z">
        <w:r w:rsidR="00790AEA">
          <w:rPr>
            <w:color w:val="000000"/>
          </w:rPr>
          <w:t>energy allocation</w:t>
        </w:r>
      </w:ins>
      <w:ins w:id="251" w:author="Kris.Wild" w:date="2023-04-06T14:48:00Z">
        <w:r w:rsidR="00EE2FAC">
          <w:rPr>
            <w:color w:val="000000"/>
          </w:rPr>
          <w:t xml:space="preserve"> have been documented between</w:t>
        </w:r>
      </w:ins>
      <w:ins w:id="252" w:author="Kristoffer Wild" w:date="2023-04-30T12:54:00Z">
        <w:r w:rsidR="005348BB">
          <w:rPr>
            <w:color w:val="000000"/>
          </w:rPr>
          <w:t xml:space="preserve"> phenotypic</w:t>
        </w:r>
      </w:ins>
      <w:ins w:id="253" w:author="Kris.Wild" w:date="2023-04-06T14:48:00Z">
        <w:r w:rsidR="00EE2FAC">
          <w:rPr>
            <w:color w:val="000000"/>
          </w:rPr>
          <w:t xml:space="preserve"> males and </w:t>
        </w:r>
      </w:ins>
      <w:ins w:id="254" w:author="Kristoffer Wild" w:date="2023-04-30T12:54:00Z">
        <w:r w:rsidR="005348BB">
          <w:rPr>
            <w:color w:val="000000"/>
          </w:rPr>
          <w:t xml:space="preserve">phenotypic </w:t>
        </w:r>
      </w:ins>
      <w:ins w:id="255" w:author="Kris.Wild" w:date="2023-04-06T14:48:00Z">
        <w:r w:rsidR="00EE2FAC">
          <w:rPr>
            <w:color w:val="000000"/>
          </w:rPr>
          <w:t>females</w:t>
        </w:r>
      </w:ins>
      <w:del w:id="256" w:author="Kris.Wild" w:date="2023-04-06T14:41:00Z">
        <w:r w:rsidR="00E356F2" w:rsidRPr="00E356F2" w:rsidDel="00790AEA">
          <w:rPr>
            <w:color w:val="000000"/>
          </w:rPr>
          <w:delText>is</w:delText>
        </w:r>
      </w:del>
      <w:del w:id="257"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258" w:author="Kris.Wild" w:date="2023-04-06T14:47:00Z">
        <w:r w:rsidR="00EE2FAC">
          <w:rPr>
            <w:color w:val="000000"/>
          </w:rPr>
          <w:t xml:space="preserve"> </w:t>
        </w:r>
      </w:ins>
      <w:del w:id="259" w:author="Kris.Wild" w:date="2023-04-06T14:46:00Z">
        <w:r w:rsidR="00011099" w:rsidDel="00EE2FAC">
          <w:rPr>
            <w:color w:val="000000"/>
          </w:rPr>
          <w:delText>s</w:delText>
        </w:r>
      </w:del>
      <w:del w:id="260" w:author="Kris.Wild" w:date="2023-04-06T14:47:00Z">
        <w:r w:rsidR="00E356F2" w:rsidRPr="00E356F2" w:rsidDel="00EE2FAC">
          <w:rPr>
            <w:color w:val="000000"/>
          </w:rPr>
          <w:delText xml:space="preserve"> fitness-related aspects </w:delText>
        </w:r>
      </w:del>
      <w:del w:id="261" w:author="Wild, Kristoffer H." w:date="2023-04-30T17:40:00Z">
        <w:r w:rsidR="00CF59C6" w:rsidRPr="00CF59C6" w:rsidDel="004B428D">
          <w:rPr>
            <w:color w:val="000000"/>
          </w:rPr>
          <w:delText>(</w:delText>
        </w:r>
      </w:del>
      <w:customXmlInsRangeStart w:id="262" w:author="Wild, Kristoffer H." w:date="2023-04-30T17:40:00Z"/>
      <w:sdt>
        <w:sdtPr>
          <w:rPr>
            <w:color w:val="000000"/>
          </w:rPr>
          <w:tag w:val="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
          <w:id w:val="1215231502"/>
          <w:placeholder>
            <w:docPart w:val="DefaultPlaceholder_-1854013440"/>
          </w:placeholder>
        </w:sdtPr>
        <w:sdtContent>
          <w:customXmlInsRangeEnd w:id="262"/>
          <w:ins w:id="263" w:author="Wild, Kristoffer H." w:date="2023-04-30T19:20:00Z">
            <w:r w:rsidR="0027621E" w:rsidRPr="0027621E">
              <w:rPr>
                <w:color w:val="000000"/>
              </w:rPr>
              <w:t>(</w:t>
            </w:r>
            <w:proofErr w:type="spellStart"/>
            <w:r w:rsidR="0027621E" w:rsidRPr="0027621E">
              <w:rPr>
                <w:color w:val="000000"/>
              </w:rPr>
              <w:t>Geffroy</w:t>
            </w:r>
            <w:proofErr w:type="spellEnd"/>
            <w:r w:rsidR="0027621E" w:rsidRPr="0027621E">
              <w:rPr>
                <w:color w:val="000000"/>
              </w:rPr>
              <w:t xml:space="preserve">, 2022; </w:t>
            </w:r>
            <w:proofErr w:type="spellStart"/>
            <w:r w:rsidR="0027621E" w:rsidRPr="0027621E">
              <w:rPr>
                <w:color w:val="000000"/>
              </w:rPr>
              <w:t>Somjee</w:t>
            </w:r>
            <w:proofErr w:type="spellEnd"/>
            <w:r w:rsidR="0027621E" w:rsidRPr="0027621E">
              <w:rPr>
                <w:color w:val="000000"/>
              </w:rPr>
              <w:t xml:space="preserve"> et al., 2022)</w:t>
            </w:r>
          </w:ins>
          <w:customXmlInsRangeStart w:id="264" w:author="Wild, Kristoffer H." w:date="2023-04-30T17:40:00Z"/>
        </w:sdtContent>
      </w:sdt>
      <w:customXmlInsRangeEnd w:id="264"/>
      <w:del w:id="265" w:author="Wild, Kristoffer H." w:date="2023-04-30T17:40:00Z">
        <w:r w:rsidR="00CF59C6" w:rsidRPr="00CF59C6" w:rsidDel="004B428D">
          <w:rPr>
            <w:color w:val="000000"/>
          </w:rPr>
          <w:delText>Geffroy, 2022; Somjee et al., 2022)</w:delText>
        </w:r>
      </w:del>
      <w:r w:rsidR="00CF59C6" w:rsidRPr="00CF59C6">
        <w:rPr>
          <w:color w:val="000000"/>
        </w:rPr>
        <w:t>.</w:t>
      </w:r>
    </w:p>
    <w:p w14:paraId="4C77B1CA" w14:textId="0B136B0E" w:rsidR="00394DCE" w:rsidRPr="007D4D7B" w:rsidDel="00A468E7" w:rsidRDefault="002756C0" w:rsidP="00A146D7">
      <w:pPr>
        <w:ind w:right="360" w:firstLine="720"/>
        <w:contextualSpacing/>
        <w:rPr>
          <w:del w:id="266" w:author="Daniel Noble" w:date="2023-04-27T09:48:00Z"/>
          <w:color w:val="000000" w:themeColor="text1"/>
        </w:rPr>
      </w:pPr>
      <w:del w:id="267"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268" w:author="Daniel Noble" w:date="2023-04-27T09:48:00Z"/>
      <w:sdt>
        <w:sdtPr>
          <w:rPr>
            <w:color w:val="000000"/>
          </w:rPr>
          <w:tag w:val="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
          <w:id w:val="779459761"/>
          <w:placeholder>
            <w:docPart w:val="DefaultPlaceholder_-1854013440"/>
          </w:placeholder>
        </w:sdtPr>
        <w:sdtContent>
          <w:customXmlDelRangeEnd w:id="268"/>
          <w:del w:id="269" w:author="Wild, Kristoffer H." w:date="2023-04-30T16:46:00Z">
            <w:r w:rsidR="00EB4892" w:rsidRPr="0027621E" w:rsidDel="001437AD">
              <w:rPr>
                <w:color w:val="000000"/>
              </w:rPr>
              <w:delText>(Dissanayake, Holleley, Deakin, et al., 2021; Quinn et al., 2009)</w:delText>
            </w:r>
          </w:del>
          <w:customXmlDelRangeStart w:id="270" w:author="Daniel Noble" w:date="2023-04-27T09:48:00Z"/>
        </w:sdtContent>
      </w:sdt>
      <w:customXmlDelRangeEnd w:id="270"/>
      <w:del w:id="271"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272" w:author="Daniel Noble" w:date="2023-04-27T09:48:00Z"/>
      <w:sdt>
        <w:sdtPr>
          <w:rPr>
            <w:color w:val="000000"/>
          </w:rPr>
          <w:tag w:val="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
          <w:id w:val="-112993356"/>
          <w:placeholder>
            <w:docPart w:val="DefaultPlaceholder_-1854013440"/>
          </w:placeholder>
        </w:sdtPr>
        <w:sdtContent>
          <w:customXmlDelRangeEnd w:id="272"/>
          <w:del w:id="273" w:author="Wild, Kristoffer H." w:date="2023-04-30T16:46:00Z">
            <w:r w:rsidR="00EB4892" w:rsidRPr="0027621E" w:rsidDel="001437AD">
              <w:rPr>
                <w:color w:val="000000"/>
              </w:rPr>
              <w:delText>(Holleley et al., 2015; Quinn et al., 2007)</w:delText>
            </w:r>
          </w:del>
          <w:customXmlDelRangeStart w:id="274" w:author="Daniel Noble" w:date="2023-04-27T09:48:00Z"/>
        </w:sdtContent>
      </w:sdt>
      <w:customXmlDelRangeEnd w:id="274"/>
      <w:del w:id="275"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276"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
          <w:id w:val="793098792"/>
          <w:placeholder>
            <w:docPart w:val="DefaultPlaceholder_-1854013440"/>
          </w:placeholder>
        </w:sdtPr>
        <w:sdtContent>
          <w:customXmlDelRangeEnd w:id="276"/>
          <w:del w:id="277" w:author="Wild, Kristoffer H." w:date="2023-04-30T16:46:00Z">
            <w:r w:rsidR="00EB4892" w:rsidRPr="0027621E" w:rsidDel="001437AD">
              <w:rPr>
                <w:color w:val="000000"/>
              </w:rPr>
              <w:delText>(Dissanayake et al., 2020; Holleley et al., 2015; Wild et al., 2022)</w:delText>
            </w:r>
          </w:del>
          <w:customXmlDelRangeStart w:id="278" w:author="Daniel Noble" w:date="2023-04-27T09:48:00Z"/>
        </w:sdtContent>
      </w:sdt>
      <w:customXmlDelRangeEnd w:id="278"/>
      <w:del w:id="279"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280" w:author="Daniel Noble" w:date="2023-04-27T09:48:00Z"/>
      <w:sdt>
        <w:sdtPr>
          <w:rPr>
            <w:color w:val="000000"/>
          </w:rPr>
          <w:tag w:val="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280"/>
          <w:del w:id="281" w:author="Wild, Kristoffer H." w:date="2023-04-30T16:46:00Z">
            <w:r w:rsidR="00EB4892" w:rsidRPr="0027621E" w:rsidDel="001437AD">
              <w:rPr>
                <w:color w:val="000000"/>
                <w:rPrChange w:id="282" w:author="Wild, Kristoffer H." w:date="2023-04-30T19:20:00Z">
                  <w:rPr/>
                </w:rPrChange>
              </w:rPr>
              <w:delText>(Dissanayake, Holleley, &amp; Georges, 2021; Holleley et al., 2015; Schwanz et al., 2020)</w:delText>
            </w:r>
          </w:del>
          <w:customXmlDelRangeStart w:id="283" w:author="Daniel Noble" w:date="2023-04-27T09:48:00Z"/>
        </w:sdtContent>
      </w:sdt>
      <w:customXmlDelRangeEnd w:id="283"/>
      <w:del w:id="284"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285" w:author="Kris.Wild" w:date="2023-04-10T10:32:00Z">
        <w:del w:id="286" w:author="Daniel Noble" w:date="2023-04-27T09:48:00Z">
          <w:r w:rsidR="002D0A78" w:rsidDel="00A468E7">
            <w:rPr>
              <w:color w:val="000000" w:themeColor="text1"/>
            </w:rPr>
            <w:delText xml:space="preserve"> in traits</w:delText>
          </w:r>
        </w:del>
      </w:ins>
      <w:del w:id="287"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288" w:author="Kris.Wild" w:date="2023-04-10T10:30:00Z">
        <w:del w:id="289" w:author="Daniel Noble" w:date="2023-04-27T09:48:00Z">
          <w:r w:rsidR="002D0A78" w:rsidDel="00A468E7">
            <w:rPr>
              <w:color w:val="000000" w:themeColor="text1"/>
            </w:rPr>
            <w:delText xml:space="preserve"> </w:delText>
          </w:r>
        </w:del>
      </w:ins>
      <w:del w:id="290"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291"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5CB548DC"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xml:space="preserve">., 35°31’29.6“S 148°46’58.7”E;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ins w:id="292" w:author="Wild, Kristoffer H." w:date="2023-04-30T19:20:00Z">
            <w:r w:rsidR="0027621E" w:rsidRPr="0027621E">
              <w:rPr>
                <w:color w:val="000000"/>
              </w:rPr>
              <w:t>(Dissanayake et al., 2021a)</w:t>
            </w:r>
          </w:ins>
          <w:del w:id="293" w:author="Wild, Kristoffer H." w:date="2023-04-30T16:46:00Z">
            <w:r w:rsidR="00EB4892" w:rsidRPr="0027621E" w:rsidDel="001437AD">
              <w:rPr>
                <w:color w:val="000000"/>
              </w:rPr>
              <w:delText>(Dissanayake, Holleley, Deakin, et al., 2021)</w:delText>
            </w:r>
          </w:del>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ins w:id="294" w:author="Wild, Kristoffer H." w:date="2023-04-30T19:20:00Z">
            <w:r w:rsidR="0027621E" w:rsidRPr="0027621E">
              <w:rPr>
                <w:color w:val="000000"/>
              </w:rPr>
              <w:t>(Shine et al., 2002)</w:t>
            </w:r>
          </w:ins>
          <w:del w:id="295" w:author="Wild, Kristoffer H." w:date="2023-04-30T16:46:00Z">
            <w:r w:rsidR="00EB4892" w:rsidRPr="0027621E" w:rsidDel="001437AD">
              <w:rPr>
                <w:color w:val="000000"/>
              </w:rPr>
              <w:delText>(Shine et al., 2002)</w:delText>
            </w:r>
          </w:del>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ins w:id="296" w:author="Wild, Kristoffer H." w:date="2023-04-30T19:20:00Z">
            <w:r w:rsidR="0027621E" w:rsidRPr="0027621E">
              <w:rPr>
                <w:color w:val="000000"/>
              </w:rPr>
              <w:t>(Shine et al., 2002)</w:t>
            </w:r>
          </w:ins>
          <w:del w:id="297" w:author="Wild, Kristoffer H." w:date="2023-04-30T16:46:00Z">
            <w:r w:rsidR="00EB4892" w:rsidRPr="0027621E" w:rsidDel="001437AD">
              <w:rPr>
                <w:color w:val="000000"/>
              </w:rPr>
              <w:delText>(Shine et al., 2002)</w:delText>
            </w:r>
          </w:del>
        </w:sdtContent>
      </w:sdt>
      <w:r w:rsidRPr="002756C0">
        <w:rPr>
          <w:color w:val="000000" w:themeColor="text1"/>
        </w:rPr>
        <w:t xml:space="preserve">. </w:t>
      </w:r>
      <w:ins w:id="298" w:author="Wild, Kristoffer H." w:date="2023-04-30T17:41:00Z">
        <w:r w:rsidR="004B428D">
          <w:rPr>
            <w:color w:val="000000" w:themeColor="text1"/>
          </w:rPr>
          <w:t>F</w:t>
        </w:r>
      </w:ins>
      <w:del w:id="299" w:author="Wild, Kristoffer H." w:date="2023-04-30T17:41:00Z">
        <w:r w:rsidRPr="00524CFF" w:rsidDel="004B428D">
          <w:rPr>
            <w:i/>
            <w:iCs/>
            <w:color w:val="000000" w:themeColor="text1"/>
          </w:rPr>
          <w:delText>See</w:delText>
        </w:r>
        <w:r w:rsidRPr="002756C0" w:rsidDel="004B428D">
          <w:rPr>
            <w:color w:val="000000" w:themeColor="text1"/>
          </w:rPr>
          <w:delText xml:space="preserve"> Dissanayake </w:delText>
        </w:r>
        <w:r w:rsidR="00524CFF" w:rsidRPr="002756C0" w:rsidDel="004B428D">
          <w:rPr>
            <w:color w:val="000000" w:themeColor="text1"/>
          </w:rPr>
          <w:delText>et al</w:delText>
        </w:r>
        <w:r w:rsidR="00EB4892" w:rsidDel="004B428D">
          <w:rPr>
            <w:color w:val="000000" w:themeColor="text1"/>
          </w:rPr>
          <w:delText xml:space="preserve"> 2021</w:delText>
        </w:r>
        <w:r w:rsidR="00FA7CE8" w:rsidDel="004B428D">
          <w:rPr>
            <w:color w:val="000000" w:themeColor="text1"/>
          </w:rPr>
          <w:delText xml:space="preserve"> </w:delText>
        </w:r>
        <w:r w:rsidRPr="002756C0" w:rsidDel="004B428D">
          <w:rPr>
            <w:color w:val="000000" w:themeColor="text1"/>
          </w:rPr>
          <w:delText>f</w:delText>
        </w:r>
      </w:del>
      <w:r w:rsidRPr="002756C0">
        <w:rPr>
          <w:color w:val="000000" w:themeColor="text1"/>
        </w:rPr>
        <w:t xml:space="preserve">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general egg collection methods</w:t>
      </w:r>
      <w:ins w:id="300" w:author="Wild, Kristoffer H." w:date="2023-04-30T17:41:00Z">
        <w:r w:rsidR="004B428D">
          <w:rPr>
            <w:color w:val="000000" w:themeColor="text1"/>
          </w:rPr>
          <w:t xml:space="preserve"> see</w:t>
        </w:r>
      </w:ins>
      <w:ins w:id="301" w:author="Wild, Kristoffer H." w:date="2023-04-30T17:42:00Z">
        <w:r w:rsidR="004B428D">
          <w:rPr>
            <w:color w:val="000000" w:themeColor="text1"/>
          </w:rPr>
          <w:t xml:space="preserve"> </w:t>
        </w:r>
      </w:ins>
      <w:customXmlInsRangeStart w:id="302" w:author="Wild, Kristoffer H." w:date="2023-04-30T17:42:00Z"/>
      <w:sdt>
        <w:sdtPr>
          <w:rPr>
            <w:color w:val="000000"/>
          </w:rPr>
          <w:tag w:val="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
          <w:id w:val="674534519"/>
          <w:placeholder>
            <w:docPart w:val="DefaultPlaceholder_-1854013440"/>
          </w:placeholder>
        </w:sdtPr>
        <w:sdtContent>
          <w:customXmlInsRangeEnd w:id="302"/>
          <w:ins w:id="303" w:author="Wild, Kristoffer H." w:date="2023-04-30T19:20:00Z">
            <w:r w:rsidR="0027621E" w:rsidRPr="0027621E">
              <w:rPr>
                <w:color w:val="000000"/>
                <w:rPrChange w:id="304" w:author="Wild, Kristoffer H." w:date="2023-04-30T19:20:00Z">
                  <w:rPr/>
                </w:rPrChange>
              </w:rPr>
              <w:t>(Dissanayake et al., 2021b)</w:t>
            </w:r>
          </w:ins>
          <w:customXmlInsRangeStart w:id="305" w:author="Wild, Kristoffer H." w:date="2023-04-30T17:42:00Z"/>
        </w:sdtContent>
      </w:sdt>
      <w:customXmlInsRangeEnd w:id="305"/>
      <w:r w:rsidRPr="002756C0">
        <w:rPr>
          <w:color w:val="000000" w:themeColor="text1"/>
        </w:rPr>
        <w:t xml:space="preserve">. </w:t>
      </w:r>
    </w:p>
    <w:p w14:paraId="43A98EAE" w14:textId="1A7C7C9B"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ins w:id="306" w:author="Wild, Kristoffer H." w:date="2023-04-30T19:20:00Z">
            <w:r w:rsidR="0027621E" w:rsidRPr="0027621E">
              <w:rPr>
                <w:color w:val="000000"/>
              </w:rPr>
              <w:t>(</w:t>
            </w:r>
            <w:proofErr w:type="spellStart"/>
            <w:r w:rsidR="0027621E" w:rsidRPr="0027621E">
              <w:rPr>
                <w:color w:val="000000"/>
              </w:rPr>
              <w:t>Harolow</w:t>
            </w:r>
            <w:proofErr w:type="spellEnd"/>
            <w:r w:rsidR="0027621E" w:rsidRPr="0027621E">
              <w:rPr>
                <w:color w:val="000000"/>
              </w:rPr>
              <w:t>, 1996)</w:t>
            </w:r>
          </w:ins>
          <w:del w:id="307" w:author="Wild, Kristoffer H." w:date="2023-04-30T16:46:00Z">
            <w:r w:rsidR="00EB4892" w:rsidRPr="0027621E" w:rsidDel="001437AD">
              <w:rPr>
                <w:color w:val="000000"/>
              </w:rPr>
              <w:delText>(Harolow, 1996)</w:delText>
            </w:r>
          </w:del>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 xml:space="preserve">and was checked again by hemipene </w:t>
      </w:r>
      <w:r w:rsidR="00A84065">
        <w:rPr>
          <w:color w:val="000000" w:themeColor="text1"/>
        </w:rPr>
        <w:lastRenderedPageBreak/>
        <w:t>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
          <w:id w:val="-1755962705"/>
          <w:placeholder>
            <w:docPart w:val="6FAD688E7516EB408E4949512C51ECDC"/>
          </w:placeholder>
        </w:sdtPr>
        <w:sdtContent>
          <w:ins w:id="308" w:author="Wild, Kristoffer H." w:date="2023-04-30T19:20:00Z">
            <w:r w:rsidR="0027621E" w:rsidRPr="0027621E">
              <w:rPr>
                <w:color w:val="000000"/>
              </w:rPr>
              <w:t>(Dissanayake et al., 2021b)</w:t>
            </w:r>
          </w:ins>
          <w:del w:id="309" w:author="Wild, Kristoffer H." w:date="2023-04-30T16:46:00Z">
            <w:r w:rsidR="00EB4892" w:rsidRPr="0027621E" w:rsidDel="001437AD">
              <w:rPr>
                <w:color w:val="000000"/>
                <w:rPrChange w:id="310" w:author="Wild, Kristoffer H." w:date="2023-04-30T19:20:00Z">
                  <w:rPr/>
                </w:rPrChange>
              </w:rPr>
              <w:delText>(Dissanayake, Holleley, &amp; Georges, 2021)</w:delText>
            </w:r>
          </w:del>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w:t>
      </w:r>
      <w:proofErr w:type="gramStart"/>
      <w:r w:rsidR="00524CFF">
        <w:rPr>
          <w:color w:val="000000" w:themeColor="text1"/>
        </w:rPr>
        <w:t>each individual</w:t>
      </w:r>
      <w:proofErr w:type="gramEnd"/>
      <w:r w:rsidR="00524CFF">
        <w:rPr>
          <w:color w:val="000000" w:themeColor="text1"/>
        </w:rPr>
        <w:t xml:space="preserve">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30D0D474"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311" w:author="Kris.Wild" w:date="2023-04-06T14:56:00Z">
        <w:r w:rsidR="00D02758" w:rsidDel="00FC6010">
          <w:rPr>
            <w:color w:val="000000" w:themeColor="text1"/>
          </w:rPr>
          <w:delText xml:space="preserve">blood </w:delText>
        </w:r>
      </w:del>
      <w:ins w:id="312"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ins w:id="313" w:author="Wild, Kristoffer H." w:date="2023-04-30T19:20:00Z">
            <w:r w:rsidR="0027621E" w:rsidRPr="0027621E">
              <w:rPr>
                <w:color w:val="000000"/>
              </w:rPr>
              <w:t>(Dissanayake et al., 2020)</w:t>
            </w:r>
          </w:ins>
          <w:del w:id="314" w:author="Wild, Kristoffer H." w:date="2023-04-30T16:46:00Z">
            <w:r w:rsidR="00EB4892" w:rsidRPr="0027621E" w:rsidDel="001437AD">
              <w:rPr>
                <w:color w:val="000000"/>
              </w:rPr>
              <w:delText>(Dissanayake et al., 2020)</w:delText>
            </w:r>
          </w:del>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ins w:id="315" w:author="Wild, Kristoffer H." w:date="2023-04-30T19:20:00Z">
            <w:r w:rsidR="0027621E" w:rsidRPr="0027621E">
              <w:rPr>
                <w:color w:val="000000"/>
              </w:rPr>
              <w:t>(Holleley et al., 2015)</w:t>
            </w:r>
          </w:ins>
          <w:del w:id="316" w:author="Wild, Kristoffer H." w:date="2023-04-30T16:46:00Z">
            <w:r w:rsidR="00EB4892" w:rsidRPr="0027621E" w:rsidDel="001437AD">
              <w:rPr>
                <w:color w:val="000000"/>
              </w:rPr>
              <w:delText>(Holleley et al., 2015)</w:delText>
            </w:r>
          </w:del>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ins w:id="317" w:author="Wild, Kristoffer H." w:date="2023-04-30T19:20:00Z">
            <w:r w:rsidR="0027621E" w:rsidRPr="0027621E">
              <w:rPr>
                <w:color w:val="000000"/>
              </w:rPr>
              <w:t>(Holleley et al., 2015)</w:t>
            </w:r>
          </w:ins>
          <w:del w:id="318" w:author="Wild, Kristoffer H." w:date="2023-04-30T16:46:00Z">
            <w:r w:rsidR="00EB4892" w:rsidRPr="0027621E" w:rsidDel="001437AD">
              <w:rPr>
                <w:color w:val="000000"/>
              </w:rPr>
              <w:delText>(Holleley et al., 2015)</w:delText>
            </w:r>
          </w:del>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xml:space="preserve">, mL </w:t>
      </w:r>
      <w:proofErr w:type="gramStart"/>
      <w:r w:rsidRPr="0051528F">
        <w:rPr>
          <w:color w:val="000000" w:themeColor="text1"/>
        </w:rPr>
        <w:t>min</w:t>
      </w:r>
      <w:r w:rsidRPr="0051528F">
        <w:rPr>
          <w:color w:val="000000" w:themeColor="text1"/>
          <w:vertAlign w:val="superscript"/>
        </w:rPr>
        <w:t>−1</w:t>
      </w:r>
      <w:proofErr w:type="gramEnd"/>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xml:space="preserve">). After passing through the mass flow controller, air was pushed through an airtight cylindrical respirometry chamber, with dimensions </w:t>
      </w:r>
      <w:r w:rsidR="002756C0" w:rsidRPr="002756C0">
        <w:rPr>
          <w:color w:val="000000" w:themeColor="text1"/>
        </w:rPr>
        <w:lastRenderedPageBreak/>
        <w:t>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3CDB5364"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34°C</w:t>
      </w:r>
      <w:del w:id="319" w:author="Wild, Kristoffer H." w:date="2023-04-30T17:46:00Z">
        <w:r w:rsidR="00E227E6" w:rsidRPr="002756C0" w:rsidDel="00A81729">
          <w:rPr>
            <w:color w:val="000000" w:themeColor="text1"/>
          </w:rPr>
          <w:delText xml:space="preserve"> </w:delText>
        </w:r>
      </w:del>
      <w:ins w:id="320" w:author="Wild, Kristoffer H." w:date="2023-04-30T17:45:00Z">
        <w:r w:rsidR="00A81729">
          <w:rPr>
            <w:color w:val="000000" w:themeColor="text1"/>
          </w:rPr>
          <w:t xml:space="preserve"> </w:t>
        </w:r>
      </w:ins>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ins w:id="321" w:author="Wild, Kristoffer H." w:date="2023-04-30T19:20:00Z">
            <w:r w:rsidR="0027621E" w:rsidRPr="0027621E">
              <w:rPr>
                <w:iCs/>
                <w:color w:val="000000"/>
              </w:rPr>
              <w:t>(Du et al., 2010)</w:t>
            </w:r>
          </w:ins>
          <w:del w:id="322" w:author="Wild, Kristoffer H." w:date="2023-04-30T16:46:00Z">
            <w:r w:rsidR="00EB4892" w:rsidRPr="0027621E" w:rsidDel="001437AD">
              <w:rPr>
                <w:iCs/>
                <w:color w:val="000000"/>
              </w:rPr>
              <w:delText>(Du et al., 2010)</w:delText>
            </w:r>
          </w:del>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ins w:id="323" w:author="Wild, Kristoffer H." w:date="2023-04-30T19:20:00Z">
            <w:r w:rsidR="0027621E" w:rsidRPr="0027621E">
              <w:rPr>
                <w:color w:val="000000"/>
              </w:rPr>
              <w:t>(Greer, 1989)</w:t>
            </w:r>
          </w:ins>
          <w:del w:id="324" w:author="Wild, Kristoffer H." w:date="2023-04-30T16:46:00Z">
            <w:r w:rsidR="00EB4892" w:rsidRPr="0027621E" w:rsidDel="001437AD">
              <w:rPr>
                <w:color w:val="000000"/>
              </w:rPr>
              <w:delText>(Greer, 1989)</w:delText>
            </w:r>
          </w:del>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w:t>
      </w:r>
      <w:proofErr w:type="gramStart"/>
      <w:r w:rsidR="002756C0" w:rsidRPr="002756C0">
        <w:rPr>
          <w:color w:val="000000" w:themeColor="text1"/>
        </w:rPr>
        <w:t>each individual</w:t>
      </w:r>
      <w:proofErr w:type="gramEnd"/>
      <w:r w:rsidR="002756C0" w:rsidRPr="002756C0">
        <w:rPr>
          <w:color w:val="000000" w:themeColor="text1"/>
        </w:rPr>
        <w:t xml:space="preserve">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ins w:id="325" w:author="Wild, Kristoffer H." w:date="2023-04-30T19:20:00Z">
            <w:r w:rsidR="0027621E" w:rsidRPr="0027621E">
              <w:rPr>
                <w:color w:val="000000"/>
              </w:rPr>
              <w:t>Lighton</w:t>
            </w:r>
            <w:proofErr w:type="spellEnd"/>
            <w:r w:rsidR="0027621E" w:rsidRPr="0027621E">
              <w:rPr>
                <w:color w:val="000000"/>
              </w:rPr>
              <w:t>, 2008)</w:t>
            </w:r>
          </w:ins>
          <w:del w:id="326" w:author="Wild, Kristoffer H." w:date="2023-04-30T16:46:00Z">
            <w:r w:rsidR="00EB4892" w:rsidRPr="0027621E" w:rsidDel="001437AD">
              <w:rPr>
                <w:color w:val="000000"/>
              </w:rPr>
              <w:delText>Lighton, 2008)</w:delText>
            </w:r>
          </w:del>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61856592" w:rsidR="002756C0" w:rsidDel="00A81729" w:rsidRDefault="002756C0" w:rsidP="00A146D7">
      <w:pPr>
        <w:contextualSpacing/>
        <w:rPr>
          <w:ins w:id="327" w:author="Daniel Noble" w:date="2023-04-19T15:11:00Z"/>
          <w:del w:id="328" w:author="Wild, Kristoffer H." w:date="2023-04-30T17:47: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w:t>
      </w:r>
      <w:proofErr w:type="gramStart"/>
      <w:r w:rsidRPr="002756C0">
        <w:rPr>
          <w:color w:val="000000" w:themeColor="text1"/>
        </w:rPr>
        <w:t>each individual</w:t>
      </w:r>
      <w:proofErr w:type="gramEnd"/>
      <w:r w:rsidRPr="002756C0">
        <w:rPr>
          <w:color w:val="000000" w:themeColor="text1"/>
        </w:rPr>
        <w:t xml:space="preserve">,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ins w:id="329" w:author="Wild, Kristoffer H." w:date="2023-04-30T19:20:00Z">
            <w:r w:rsidR="0027621E" w:rsidRPr="0027621E">
              <w:rPr>
                <w:color w:val="000000"/>
              </w:rPr>
              <w:t>(Friesen et al., 2017)</w:t>
            </w:r>
          </w:ins>
          <w:del w:id="330" w:author="Wild, Kristoffer H." w:date="2023-04-30T16:46:00Z">
            <w:r w:rsidR="00EB4892" w:rsidRPr="0027621E" w:rsidDel="001437AD">
              <w:rPr>
                <w:color w:val="000000"/>
              </w:rPr>
              <w:delText>(Friesen et al., 2017)</w:delText>
            </w:r>
          </w:del>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Del="00A81729" w:rsidRDefault="008F19F9" w:rsidP="00A146D7">
      <w:pPr>
        <w:keepNext/>
        <w:contextualSpacing/>
        <w:rPr>
          <w:ins w:id="331" w:author="Daniel Noble" w:date="2023-04-19T15:11:00Z"/>
          <w:del w:id="332" w:author="Wild, Kristoffer H." w:date="2023-04-30T17:47: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333" w:author="Kris.Wild" w:date="2023-04-21T13:03:00Z">
        <w:r w:rsidR="008041D1">
          <w:rPr>
            <w:color w:val="000000" w:themeColor="text1"/>
          </w:rPr>
          <w:t xml:space="preserve"> </w:t>
        </w:r>
      </w:ins>
      <w:del w:id="334" w:author="Kris.Wild" w:date="2023-04-21T13:03:00Z">
        <w:r w:rsidRPr="008F19F9" w:rsidDel="00DF1054">
          <w:rPr>
            <w:color w:val="000000" w:themeColor="text1"/>
          </w:rPr>
          <w:delText xml:space="preserve"> </w:delText>
        </w:r>
      </w:del>
      <w:r w:rsidRPr="008F19F9">
        <w:rPr>
          <w:color w:val="000000" w:themeColor="text1"/>
        </w:rPr>
        <w:t xml:space="preserve">The </w:t>
      </w:r>
      <w:r w:rsidRPr="008F19F9">
        <w:rPr>
          <w:color w:val="000000" w:themeColor="text1"/>
        </w:rPr>
        <w:lastRenderedPageBreak/>
        <w:t xml:space="preserve">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49E95747"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ins w:id="335" w:author="Wild, Kristoffer H." w:date="2023-04-30T19:20:00Z">
            <w:r w:rsidR="0027621E" w:rsidRPr="0027621E">
              <w:rPr>
                <w:color w:val="000000"/>
              </w:rPr>
              <w:t>(</w:t>
            </w:r>
            <w:proofErr w:type="spellStart"/>
            <w:r w:rsidR="0027621E" w:rsidRPr="0027621E">
              <w:rPr>
                <w:color w:val="000000"/>
              </w:rPr>
              <w:t>Bürkner</w:t>
            </w:r>
            <w:proofErr w:type="spellEnd"/>
            <w:r w:rsidR="0027621E" w:rsidRPr="0027621E">
              <w:rPr>
                <w:color w:val="000000"/>
              </w:rPr>
              <w:t>, 2017)</w:t>
            </w:r>
          </w:ins>
          <w:del w:id="336" w:author="Wild, Kristoffer H." w:date="2023-04-30T16:46:00Z">
            <w:r w:rsidR="00EB4892" w:rsidRPr="0027621E" w:rsidDel="001437AD">
              <w:rPr>
                <w:color w:val="000000"/>
              </w:rPr>
              <w:delText>(Bürkner, 2017)</w:delText>
            </w:r>
          </w:del>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337" w:author="Kris.Wild" w:date="2023-04-10T11:35:00Z">
        <w:r w:rsidRPr="007004FA" w:rsidDel="007F15D4">
          <w:rPr>
            <w:color w:val="000000" w:themeColor="text1"/>
          </w:rPr>
          <w:delText>.</w:delText>
        </w:r>
      </w:del>
      <w:ins w:id="338" w:author="Kris.Wild" w:date="2023-04-10T11:32:00Z">
        <w:r w:rsidR="007F15D4" w:rsidRPr="007004FA">
          <w:rPr>
            <w:color w:val="000000" w:themeColor="text1"/>
          </w:rPr>
          <w:t xml:space="preserve">. </w:t>
        </w:r>
      </w:ins>
      <w:ins w:id="339" w:author="Daniel Noble" w:date="2023-04-19T14:44:00Z">
        <w:r w:rsidR="000734D1" w:rsidRPr="007004FA">
          <w:rPr>
            <w:color w:val="000000" w:themeColor="text1"/>
            <w:rPrChange w:id="340"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341" w:author="Kris.Wild" w:date="2023-04-10T11:28:00Z">
        <w:r w:rsidRPr="008F19F9" w:rsidDel="007F15D4">
          <w:rPr>
            <w:color w:val="000000" w:themeColor="text1"/>
          </w:rPr>
          <w:delText xml:space="preserve"> </w:delText>
        </w:r>
      </w:del>
      <w:r w:rsidRPr="008F19F9">
        <w:rPr>
          <w:color w:val="000000" w:themeColor="text1"/>
        </w:rPr>
        <w:t xml:space="preserve">Default priors </w:t>
      </w:r>
      <w:ins w:id="342" w:author="Daniel Noble" w:date="2023-04-19T14:51:00Z">
        <w:r w:rsidR="000734D1">
          <w:rPr>
            <w:i/>
            <w:iCs/>
            <w:color w:val="000000" w:themeColor="text1"/>
          </w:rPr>
          <w:t xml:space="preserve">(See Supplementary Material for Details) </w:t>
        </w:r>
      </w:ins>
      <w:ins w:id="343"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xml:space="preserve">, where ID is a (co)variance matrix with a random intercept and slope variance and their covariance. A </w:t>
      </w:r>
      <w:proofErr w:type="gramStart"/>
      <w:r w:rsidRPr="008F19F9">
        <w:rPr>
          <w:color w:val="000000" w:themeColor="text1"/>
        </w:rPr>
        <w:t>random</w:t>
      </w:r>
      <w:r w:rsidR="005A0E7D">
        <w:rPr>
          <w:color w:val="000000" w:themeColor="text1"/>
        </w:rPr>
        <w:t>-effect</w:t>
      </w:r>
      <w:proofErr w:type="gramEnd"/>
      <w:r w:rsidR="005A0E7D">
        <w:rPr>
          <w:color w:val="000000" w:themeColor="text1"/>
        </w:rPr>
        <w:t xml:space="preserve">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344" w:author="Kris.Wild" w:date="2023-04-21T21:50:00Z">
        <w:r w:rsidR="00246C9C" w:rsidRPr="0019556D" w:rsidDel="00AF54D9">
          <w:delText xml:space="preserve">S2 </w:delText>
        </w:r>
      </w:del>
      <w:ins w:id="345" w:author="Kris.Wild" w:date="2023-04-21T21:50:00Z">
        <w:r w:rsidR="00AF54D9" w:rsidRPr="0019556D">
          <w:t>S</w:t>
        </w:r>
        <w:r w:rsidR="00AF54D9">
          <w:t>1</w:t>
        </w:r>
        <w:r w:rsidR="00AF54D9" w:rsidRPr="0019556D">
          <w:t xml:space="preserve"> </w:t>
        </w:r>
      </w:ins>
      <w:r w:rsidR="00246C9C" w:rsidRPr="0019556D">
        <w:t xml:space="preserve">&amp; </w:t>
      </w:r>
      <w:del w:id="346" w:author="Kris.Wild" w:date="2023-04-21T21:50:00Z">
        <w:r w:rsidR="00246C9C" w:rsidRPr="0019556D" w:rsidDel="00AF54D9">
          <w:delText xml:space="preserve">S3 </w:delText>
        </w:r>
      </w:del>
      <w:ins w:id="347"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348" w:author="Kris.Wild" w:date="2023-04-10T11:36:00Z"/>
          <w:color w:val="000000" w:themeColor="text1"/>
        </w:rPr>
      </w:pPr>
      <w:r w:rsidRPr="008F19F9">
        <w:rPr>
          <w:color w:val="000000" w:themeColor="text1"/>
        </w:rPr>
        <w:t>Differences in growth rates were compared across sex class</w:t>
      </w:r>
      <w:ins w:id="349" w:author="Kris.Wild" w:date="2023-04-21T11:16:00Z">
        <w:r w:rsidR="003114C6">
          <w:rPr>
            <w:color w:val="000000" w:themeColor="text1"/>
          </w:rPr>
          <w:t xml:space="preserve"> </w:t>
        </w:r>
      </w:ins>
      <w:del w:id="350"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351" w:author="Kris.Wild" w:date="2023-04-06T15:03:00Z">
        <w:r w:rsidRPr="008F19F9" w:rsidDel="00FC6010">
          <w:rPr>
            <w:color w:val="000000" w:themeColor="text1"/>
          </w:rPr>
          <w:delText xml:space="preserve">mixed effect </w:delText>
        </w:r>
      </w:del>
      <w:r w:rsidRPr="008F19F9">
        <w:rPr>
          <w:color w:val="000000" w:themeColor="text1"/>
        </w:rPr>
        <w:t>models</w:t>
      </w:r>
      <w:ins w:id="352" w:author="Kris.Wild" w:date="2023-04-21T21:37:00Z">
        <w:r w:rsidR="00D70EDA">
          <w:rPr>
            <w:color w:val="000000" w:themeColor="text1"/>
          </w:rPr>
          <w:t xml:space="preserve"> </w:t>
        </w:r>
      </w:ins>
      <w:ins w:id="353" w:author="Kris.Wild" w:date="2023-04-21T21:40:00Z">
        <w:r w:rsidR="00D70EDA">
          <w:rPr>
            <w:color w:val="000000" w:themeColor="text1"/>
          </w:rPr>
          <w:t>while accounting for</w:t>
        </w:r>
      </w:ins>
      <w:ins w:id="354" w:author="Kris.Wild" w:date="2023-04-21T21:37:00Z">
        <w:r w:rsidR="00D70EDA">
          <w:rPr>
            <w:color w:val="000000" w:themeColor="text1"/>
          </w:rPr>
          <w:t xml:space="preserve"> individual mean metabolism</w:t>
        </w:r>
      </w:ins>
      <w:r w:rsidRPr="008F19F9">
        <w:rPr>
          <w:color w:val="000000" w:themeColor="text1"/>
        </w:rPr>
        <w:t xml:space="preserve">. </w:t>
      </w:r>
      <w:del w:id="355" w:author="Kris.Wild" w:date="2023-04-21T21:39:00Z">
        <w:r w:rsidRPr="008F19F9" w:rsidDel="00D70EDA">
          <w:rPr>
            <w:color w:val="000000" w:themeColor="text1"/>
          </w:rPr>
          <w:delText xml:space="preserve">Growth </w:delText>
        </w:r>
      </w:del>
      <w:ins w:id="356" w:author="Kris.Wild" w:date="2023-04-21T21:40:00Z">
        <w:r w:rsidR="00D70EDA">
          <w:rPr>
            <w:color w:val="000000" w:themeColor="text1"/>
          </w:rPr>
          <w:t>This allowed us to test if there was a relationship between metabolism and growth rate</w:t>
        </w:r>
      </w:ins>
      <w:ins w:id="357" w:author="Kris.Wild" w:date="2023-04-22T07:47:00Z">
        <w:r w:rsidR="00282C3C">
          <w:rPr>
            <w:color w:val="000000" w:themeColor="text1"/>
          </w:rPr>
          <w:t xml:space="preserve"> </w:t>
        </w:r>
      </w:ins>
      <w:ins w:id="358"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359" w:author="Kris.Wild" w:date="2023-04-21T21:40:00Z">
        <w:r w:rsidRPr="008F19F9" w:rsidDel="00D70EDA">
          <w:rPr>
            <w:color w:val="000000" w:themeColor="text1"/>
          </w:rPr>
          <w:delText xml:space="preserve">rate of SVL </w:delText>
        </w:r>
      </w:del>
      <w:del w:id="360" w:author="Kris.Wild" w:date="2023-04-21T21:39:00Z">
        <w:r w:rsidRPr="008F19F9" w:rsidDel="00D70EDA">
          <w:rPr>
            <w:color w:val="000000" w:themeColor="text1"/>
          </w:rPr>
          <w:delText xml:space="preserve">and </w:delText>
        </w:r>
      </w:del>
      <w:del w:id="361" w:author="Kris.Wild" w:date="2023-04-21T21:40:00Z">
        <w:r w:rsidRPr="008F19F9" w:rsidDel="00D70EDA">
          <w:rPr>
            <w:color w:val="000000" w:themeColor="text1"/>
          </w:rPr>
          <w:delText>mass</w:delText>
        </w:r>
      </w:del>
      <w:del w:id="362" w:author="Kris.Wild" w:date="2023-04-21T21:39:00Z">
        <w:r w:rsidRPr="008F19F9" w:rsidDel="00D70EDA">
          <w:rPr>
            <w:color w:val="000000" w:themeColor="text1"/>
          </w:rPr>
          <w:delText xml:space="preserve"> </w:delText>
        </w:r>
      </w:del>
      <w:del w:id="363" w:author="Kris.Wild" w:date="2023-04-21T21:40:00Z">
        <w:r w:rsidRPr="008F19F9" w:rsidDel="00D70EDA">
          <w:rPr>
            <w:color w:val="000000" w:themeColor="text1"/>
          </w:rPr>
          <w:delText>were analysed</w:delText>
        </w:r>
      </w:del>
      <w:del w:id="364" w:author="Kris.Wild" w:date="2023-04-21T21:36:00Z">
        <w:r w:rsidRPr="008F19F9" w:rsidDel="00D70EDA">
          <w:rPr>
            <w:color w:val="000000" w:themeColor="text1"/>
          </w:rPr>
          <w:delText xml:space="preserve"> as a function of initial size (or mass) measurements, </w:delText>
        </w:r>
      </w:del>
      <w:del w:id="365"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366" w:author="Kris.Wild" w:date="2023-04-10T11:36:00Z"/>
          <w:color w:val="000000" w:themeColor="text1"/>
        </w:rPr>
      </w:pPr>
    </w:p>
    <w:p w14:paraId="1B91EC21" w14:textId="48E141D2" w:rsidR="005A0E7D" w:rsidRPr="00E41ECD" w:rsidDel="00A81729" w:rsidRDefault="008F19F9" w:rsidP="008E77D9">
      <w:pPr>
        <w:ind w:firstLine="720"/>
        <w:contextualSpacing/>
        <w:rPr>
          <w:del w:id="367" w:author="Wild, Kristoffer H." w:date="2023-04-30T17:49:00Z"/>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368" w:author="Kris.Wild" w:date="2023-04-10T11:36:00Z">
        <w:r w:rsidR="007F15D4">
          <w:rPr>
            <w:color w:val="000000" w:themeColor="text1"/>
          </w:rPr>
          <w:t xml:space="preserve"> </w:t>
        </w:r>
      </w:ins>
      <w:del w:id="369"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 xml:space="preserve">for each </w:t>
      </w:r>
      <w:r w:rsidRPr="008F19F9">
        <w:rPr>
          <w:color w:val="000000" w:themeColor="text1"/>
        </w:rPr>
        <w:lastRenderedPageBreak/>
        <w:t>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ins w:id="370" w:author="Wild, Kristoffer H." w:date="2023-04-30T19:20:00Z">
            <w:r w:rsidR="0027621E" w:rsidRPr="0027621E">
              <w:rPr>
                <w:color w:val="000000"/>
              </w:rPr>
              <w:t>(Hadfield, 2010)</w:t>
            </w:r>
          </w:ins>
          <w:del w:id="371" w:author="Wild, Kristoffer H." w:date="2023-04-30T16:46:00Z">
            <w:r w:rsidR="00EB4892" w:rsidRPr="0027621E" w:rsidDel="001437AD">
              <w:rPr>
                <w:color w:val="000000"/>
              </w:rPr>
              <w:delText>(Hadfield, 2010)</w:delText>
            </w:r>
          </w:del>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w:t>
      </w:r>
      <w:ins w:id="372" w:author="Wild, Kristoffer H." w:date="2023-04-30T17:49:00Z">
        <w:r w:rsidR="00A81729">
          <w:rPr>
            <w:color w:val="000000" w:themeColor="text1"/>
          </w:rPr>
          <w:t xml:space="preserve">: </w:t>
        </w:r>
      </w:ins>
      <w:del w:id="373" w:author="Wild, Kristoffer H." w:date="2023-04-30T17:49:00Z">
        <w:r w:rsidR="00D706C8" w:rsidDel="00A81729">
          <w:rPr>
            <w:color w:val="000000" w:themeColor="text1"/>
          </w:rPr>
          <w:delText xml:space="preserve"> </w:delText>
        </w:r>
      </w:del>
      <w:ins w:id="374" w:author="Wild, Kristoffer H." w:date="2023-04-30T17:49:00Z">
        <w:r w:rsidR="00A81729">
          <w:fldChar w:fldCharType="begin"/>
        </w:r>
        <w:r w:rsidR="00A81729">
          <w:instrText xml:space="preserve"> HYPERLINK "</w:instrText>
        </w:r>
      </w:ins>
      <w:r w:rsidR="00A81729" w:rsidRPr="00A81729">
        <w:rPr>
          <w:rPrChange w:id="375" w:author="Wild, Kristoffer H." w:date="2023-04-30T17:49:00Z">
            <w:rPr>
              <w:rStyle w:val="Hyperlink"/>
            </w:rPr>
          </w:rPrChange>
        </w:rPr>
        <w:instrText>https://github.com/daniel1noble/energy_sex_reversal.git</w:instrText>
      </w:r>
      <w:ins w:id="376" w:author="Wild, Kristoffer H." w:date="2023-04-30T17:49:00Z">
        <w:r w:rsidR="00A81729">
          <w:instrText xml:space="preserve">" </w:instrText>
        </w:r>
        <w:r w:rsidR="00A81729">
          <w:fldChar w:fldCharType="separate"/>
        </w:r>
      </w:ins>
      <w:r w:rsidR="00A81729" w:rsidRPr="00A81729">
        <w:rPr>
          <w:rStyle w:val="Hyperlink"/>
        </w:rPr>
        <w:t>https://github.com/daniel1noble/energy_sex_reversal.git</w:t>
      </w:r>
      <w:ins w:id="377" w:author="Wild, Kristoffer H." w:date="2023-04-30T17:49:00Z">
        <w:r w:rsidR="00A81729">
          <w:fldChar w:fldCharType="end"/>
        </w:r>
      </w:ins>
      <w:r w:rsidR="00D706C8">
        <w:rPr>
          <w:color w:val="000000" w:themeColor="text1"/>
        </w:rPr>
        <w:t xml:space="preserve">. </w:t>
      </w:r>
    </w:p>
    <w:p w14:paraId="46CE13AB" w14:textId="77777777" w:rsidR="000734D1" w:rsidRDefault="000734D1">
      <w:pPr>
        <w:ind w:firstLine="720"/>
        <w:contextualSpacing/>
        <w:rPr>
          <w:ins w:id="378" w:author="Daniel Noble" w:date="2023-04-19T14:43:00Z"/>
          <w:b/>
          <w:bCs/>
          <w:color w:val="000000" w:themeColor="text1"/>
        </w:rPr>
        <w:pPrChange w:id="379" w:author="Wild, Kristoffer H." w:date="2023-04-30T17:49:00Z">
          <w:pPr>
            <w:contextualSpacing/>
          </w:pPr>
        </w:pPrChange>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380"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381" w:author="Kris.Wild" w:date="2023-04-06T15:11:00Z">
        <w:r w:rsidR="00697D2E" w:rsidRPr="00EF77E5" w:rsidDel="00E92EC2">
          <w:rPr>
            <w:color w:val="000000" w:themeColor="text1"/>
            <w:shd w:val="clear" w:color="auto" w:fill="FFFFFF"/>
            <w:lang w:val="en-US"/>
          </w:rPr>
          <w:delText xml:space="preserve">that </w:delText>
        </w:r>
      </w:del>
      <w:ins w:id="382"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383" w:author="Kris.Wild" w:date="2023-04-06T15:12:00Z">
        <w:r w:rsidR="006F3F30" w:rsidDel="00E92EC2">
          <w:rPr>
            <w:color w:val="000000" w:themeColor="text1"/>
            <w:shd w:val="clear" w:color="auto" w:fill="FFFFFF"/>
            <w:lang w:val="en-US"/>
          </w:rPr>
          <w:delText xml:space="preserve">by </w:delText>
        </w:r>
      </w:del>
      <w:proofErr w:type="gramStart"/>
      <w:ins w:id="384"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385" w:author="Kris.Wild" w:date="2023-04-06T15:18:00Z">
        <w:r w:rsidR="00040EDC">
          <w:rPr>
            <w:color w:val="000000" w:themeColor="text1"/>
            <w:shd w:val="clear" w:color="auto" w:fill="FFFFFF"/>
            <w:lang w:val="en-US"/>
          </w:rPr>
          <w:t>mass-specific metabolic rate that</w:t>
        </w:r>
      </w:ins>
      <w:del w:id="386" w:author="Kris.Wild" w:date="2023-04-06T15:17:00Z">
        <w:r w:rsidR="00697D2E" w:rsidRPr="00EF77E5" w:rsidDel="00040EDC">
          <w:rPr>
            <w:color w:val="000000" w:themeColor="text1"/>
            <w:shd w:val="clear" w:color="auto" w:fill="FFFFFF"/>
            <w:lang w:val="en-US"/>
          </w:rPr>
          <w:delText xml:space="preserve">scaling </w:delText>
        </w:r>
      </w:del>
      <w:ins w:id="387" w:author="Kris.Wild" w:date="2023-04-06T15:13:00Z">
        <w:r w:rsidR="00E92EC2">
          <w:rPr>
            <w:color w:val="000000" w:themeColor="text1"/>
            <w:shd w:val="clear" w:color="auto" w:fill="FFFFFF"/>
            <w:lang w:val="en-US"/>
          </w:rPr>
          <w:t xml:space="preserve"> </w:t>
        </w:r>
      </w:ins>
      <w:del w:id="388"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389" w:author="Kris.Wild" w:date="2023-04-21T21:46:00Z">
        <w:r w:rsidR="00AF54D9">
          <w:rPr>
            <w:color w:val="000000" w:themeColor="text1"/>
            <w:shd w:val="clear" w:color="auto" w:fill="FFFFFF"/>
            <w:lang w:val="en-GB"/>
          </w:rPr>
          <w:t>; Table S</w:t>
        </w:r>
      </w:ins>
      <w:ins w:id="390"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391"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392" w:author="Kris.Wild" w:date="2023-04-21T21:50:00Z">
        <w:r w:rsidR="00AF54D9" w:rsidRPr="00EF77E5">
          <w:rPr>
            <w:color w:val="000000" w:themeColor="text1"/>
            <w:shd w:val="clear" w:color="auto" w:fill="FFFFFF"/>
            <w:lang w:val="en-US"/>
          </w:rPr>
          <w:t>S</w:t>
        </w:r>
      </w:ins>
      <w:ins w:id="393"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76C3DA4F" w:rsidR="007118DA" w:rsidRPr="00EF77E5" w:rsidDel="00A81729" w:rsidRDefault="00EF77E5" w:rsidP="00A146D7">
      <w:pPr>
        <w:ind w:firstLine="720"/>
        <w:contextualSpacing/>
        <w:rPr>
          <w:del w:id="394" w:author="Wild, Kristoffer H." w:date="2023-04-30T17:49:00Z"/>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395"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396" w:author="Kris.Wild" w:date="2023-04-06T15:09:00Z">
        <w:r w:rsidR="006F3F30" w:rsidDel="00E92EC2">
          <w:rPr>
            <w:color w:val="000000" w:themeColor="text1"/>
            <w:shd w:val="clear" w:color="auto" w:fill="FFFFFF"/>
            <w:lang w:val="en-US"/>
          </w:rPr>
          <w:delText xml:space="preserve">that </w:delText>
        </w:r>
      </w:del>
      <w:ins w:id="397"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398" w:author="Kris.Wild" w:date="2023-04-06T15:12:00Z">
        <w:r w:rsidR="006F3F30" w:rsidDel="00E92EC2">
          <w:rPr>
            <w:color w:val="000000" w:themeColor="text1"/>
            <w:shd w:val="clear" w:color="auto" w:fill="FFFFFF"/>
            <w:lang w:val="en-US"/>
          </w:rPr>
          <w:delText xml:space="preserve">by </w:delText>
        </w:r>
      </w:del>
      <w:proofErr w:type="gramStart"/>
      <w:ins w:id="399" w:author="Kris.Wild" w:date="2023-04-06T15:12:00Z">
        <w:r w:rsidR="00E92EC2">
          <w:rPr>
            <w:color w:val="000000" w:themeColor="text1"/>
            <w:shd w:val="clear" w:color="auto" w:fill="FFFFFF"/>
            <w:lang w:val="en-US"/>
          </w:rPr>
          <w:t>depending</w:t>
        </w:r>
        <w:proofErr w:type="gramEnd"/>
        <w:r w:rsidR="00E92EC2">
          <w:rPr>
            <w:color w:val="000000" w:themeColor="text1"/>
            <w:shd w:val="clear" w:color="auto" w:fill="FFFFFF"/>
            <w:lang w:val="en-US"/>
          </w:rPr>
          <w:t xml:space="preserve">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400" w:author="Kris.Wild" w:date="2023-04-21T11:26:00Z">
        <w:r w:rsidR="00B56F4B" w:rsidRPr="00B56F4B">
          <w:rPr>
            <w:color w:val="000000" w:themeColor="text1"/>
            <w:shd w:val="clear" w:color="auto" w:fill="FFFFFF"/>
            <w:lang w:val="en-US"/>
            <w:rPrChange w:id="401"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402"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403"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04"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405"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06"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407"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408"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409"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410"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411"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412" w:author="Kris.Wild" w:date="2023-04-21T11:26:00Z">
              <w:rPr>
                <w:i/>
                <w:iCs/>
                <w:color w:val="000000" w:themeColor="text1"/>
                <w:shd w:val="clear" w:color="auto" w:fill="FFFFFF"/>
                <w:lang w:val="en-US"/>
              </w:rPr>
            </w:rPrChange>
          </w:rPr>
          <w:t xml:space="preserve"> = 0.04; Table 3). The mass scaling relationship of metabolism</w:t>
        </w:r>
      </w:ins>
      <w:ins w:id="413" w:author="Kristoffer Wild" w:date="2023-04-30T12:55:00Z">
        <w:r w:rsidR="005348BB">
          <w:rPr>
            <w:color w:val="000000" w:themeColor="text1"/>
            <w:shd w:val="clear" w:color="auto" w:fill="FFFFFF"/>
            <w:lang w:val="en-US"/>
          </w:rPr>
          <w:t xml:space="preserve"> for </w:t>
        </w:r>
        <w:r w:rsidR="005348BB" w:rsidRPr="006E7222">
          <w:rPr>
            <w:color w:val="000000" w:themeColor="text1"/>
            <w:shd w:val="clear" w:color="auto" w:fill="FFFFFF"/>
            <w:lang w:val="en-US"/>
          </w:rPr>
          <w:t>female</w:t>
        </w:r>
        <w:r w:rsidR="005348BB" w:rsidRPr="006E7222">
          <w:rPr>
            <w:color w:val="000000" w:themeColor="text1"/>
            <w:shd w:val="clear" w:color="auto" w:fill="FFFFFF"/>
            <w:vertAlign w:val="subscript"/>
            <w:lang w:val="en-US"/>
          </w:rPr>
          <w:t>SR</w:t>
        </w:r>
        <w:r w:rsidR="005348BB" w:rsidRPr="006E7222">
          <w:rPr>
            <w:color w:val="000000" w:themeColor="text1"/>
            <w:shd w:val="clear" w:color="auto" w:fill="FFFFFF"/>
            <w:lang w:val="en-US"/>
          </w:rPr>
          <w:t xml:space="preserve"> ZZ</w:t>
        </w:r>
        <w:r w:rsidR="005348BB">
          <w:rPr>
            <w:color w:val="000000" w:themeColor="text1"/>
            <w:shd w:val="clear" w:color="auto" w:fill="FFFFFF"/>
            <w:lang w:val="en-US"/>
          </w:rPr>
          <w:t xml:space="preserve"> </w:t>
        </w:r>
      </w:ins>
      <w:ins w:id="414" w:author="Kris.Wild" w:date="2023-04-21T11:26:00Z">
        <w:del w:id="415" w:author="Kristoffer Wild" w:date="2023-04-30T12:55:00Z">
          <w:r w:rsidR="00B56F4B" w:rsidRPr="00B56F4B" w:rsidDel="005348BB">
            <w:rPr>
              <w:color w:val="000000" w:themeColor="text1"/>
              <w:shd w:val="clear" w:color="auto" w:fill="FFFFFF"/>
              <w:lang w:val="en-US"/>
              <w:rPrChange w:id="416" w:author="Kris.Wild" w:date="2023-04-21T11:26:00Z">
                <w:rPr>
                  <w:i/>
                  <w:iCs/>
                  <w:color w:val="000000" w:themeColor="text1"/>
                  <w:shd w:val="clear" w:color="auto" w:fill="FFFFFF"/>
                  <w:lang w:val="en-US"/>
                </w:rPr>
              </w:rPrChange>
            </w:rPr>
            <w:delText xml:space="preserve"> </w:delText>
          </w:r>
        </w:del>
        <w:r w:rsidR="00B56F4B" w:rsidRPr="00B56F4B">
          <w:rPr>
            <w:color w:val="000000" w:themeColor="text1"/>
            <w:shd w:val="clear" w:color="auto" w:fill="FFFFFF"/>
            <w:lang w:val="en-US"/>
            <w:rPrChange w:id="417" w:author="Kris.Wild" w:date="2023-04-21T11:26:00Z">
              <w:rPr>
                <w:i/>
                <w:iCs/>
                <w:color w:val="000000" w:themeColor="text1"/>
                <w:shd w:val="clear" w:color="auto" w:fill="FFFFFF"/>
                <w:lang w:val="en-US"/>
              </w:rPr>
            </w:rPrChange>
          </w:rPr>
          <w:t xml:space="preserve">was more like </w:t>
        </w:r>
        <w:proofErr w:type="spellStart"/>
        <w:r w:rsidR="00B56F4B" w:rsidRPr="00B56F4B">
          <w:rPr>
            <w:color w:val="000000" w:themeColor="text1"/>
            <w:shd w:val="clear" w:color="auto" w:fill="FFFFFF"/>
            <w:lang w:val="en-US"/>
            <w:rPrChange w:id="418"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419" w:author="Kris.Wild" w:date="2023-04-21T11:26:00Z">
              <w:rPr>
                <w:i/>
                <w:iCs/>
                <w:color w:val="000000" w:themeColor="text1"/>
                <w:shd w:val="clear" w:color="auto" w:fill="FFFFFF"/>
                <w:lang w:val="en-US"/>
              </w:rPr>
            </w:rPrChange>
          </w:rPr>
          <w:t xml:space="preserve"> than ZW females (Fig. 2D</w:t>
        </w:r>
      </w:ins>
      <w:ins w:id="420" w:author="Kris.Wild" w:date="2023-04-21T21:52:00Z">
        <w:r w:rsidR="007D2212">
          <w:rPr>
            <w:color w:val="000000" w:themeColor="text1"/>
            <w:shd w:val="clear" w:color="auto" w:fill="FFFFFF"/>
            <w:lang w:val="en-US"/>
          </w:rPr>
          <w:t>; Table S3</w:t>
        </w:r>
      </w:ins>
      <w:ins w:id="421" w:author="Kris.Wild" w:date="2023-04-21T11:26:00Z">
        <w:r w:rsidR="00B56F4B" w:rsidRPr="00B56F4B">
          <w:rPr>
            <w:color w:val="000000" w:themeColor="text1"/>
            <w:shd w:val="clear" w:color="auto" w:fill="FFFFFF"/>
            <w:lang w:val="en-US"/>
            <w:rPrChange w:id="422" w:author="Kris.Wild" w:date="2023-04-21T11:26:00Z">
              <w:rPr>
                <w:i/>
                <w:iCs/>
                <w:color w:val="000000" w:themeColor="text1"/>
                <w:shd w:val="clear" w:color="auto" w:fill="FFFFFF"/>
                <w:lang w:val="en-US"/>
              </w:rPr>
            </w:rPrChange>
          </w:rPr>
          <w:t>)</w:t>
        </w:r>
        <w:del w:id="423" w:author="Daniel Noble" w:date="2023-04-22T08:29:00Z">
          <w:r w:rsidR="00B56F4B" w:rsidRPr="00B56F4B" w:rsidDel="0071069C">
            <w:rPr>
              <w:color w:val="000000" w:themeColor="text1"/>
              <w:shd w:val="clear" w:color="auto" w:fill="FFFFFF"/>
              <w:lang w:val="en-US"/>
              <w:rPrChange w:id="424" w:author="Kris.Wild" w:date="2023-04-21T11:26:00Z">
                <w:rPr>
                  <w:i/>
                  <w:iCs/>
                  <w:color w:val="000000" w:themeColor="text1"/>
                  <w:shd w:val="clear" w:color="auto" w:fill="FFFFFF"/>
                  <w:lang w:val="en-US"/>
                </w:rPr>
              </w:rPrChange>
            </w:rPr>
            <w:delText xml:space="preserve">, indicating that </w:delText>
          </w:r>
        </w:del>
        <w:del w:id="425" w:author="Daniel Noble" w:date="2023-04-22T08:28:00Z">
          <w:r w:rsidR="00B56F4B" w:rsidRPr="00B56F4B" w:rsidDel="0071069C">
            <w:rPr>
              <w:color w:val="000000" w:themeColor="text1"/>
              <w:shd w:val="clear" w:color="auto" w:fill="FFFFFF"/>
              <w:lang w:val="en-US"/>
              <w:rPrChange w:id="426" w:author="Kris.Wild" w:date="2023-04-21T11:26:00Z">
                <w:rPr>
                  <w:i/>
                  <w:iCs/>
                  <w:color w:val="000000" w:themeColor="text1"/>
                  <w:shd w:val="clear" w:color="auto" w:fill="FFFFFF"/>
                  <w:lang w:val="en-US"/>
                </w:rPr>
              </w:rPrChange>
            </w:rPr>
            <w:delText xml:space="preserve">as </w:delText>
          </w:r>
        </w:del>
      </w:ins>
      <w:ins w:id="427" w:author="Daniel Noble" w:date="2023-04-22T08:29:00Z">
        <w:r w:rsidR="0071069C">
          <w:rPr>
            <w:color w:val="000000" w:themeColor="text1"/>
            <w:shd w:val="clear" w:color="auto" w:fill="FFFFFF"/>
            <w:lang w:val="en-US"/>
          </w:rPr>
          <w:t>. As a consequence, l</w:t>
        </w:r>
      </w:ins>
      <w:ins w:id="428" w:author="Daniel Noble" w:date="2023-04-22T08:28:00Z">
        <w:r w:rsidR="0071069C">
          <w:rPr>
            <w:color w:val="000000" w:themeColor="text1"/>
            <w:shd w:val="clear" w:color="auto" w:fill="FFFFFF"/>
            <w:lang w:val="en-US"/>
          </w:rPr>
          <w:t xml:space="preserve">arge </w:t>
        </w:r>
      </w:ins>
      <w:ins w:id="429" w:author="Kris.Wild" w:date="2023-04-21T11:26:00Z">
        <w:r w:rsidR="00B56F4B" w:rsidRPr="00B56F4B">
          <w:rPr>
            <w:color w:val="000000" w:themeColor="text1"/>
            <w:shd w:val="clear" w:color="auto" w:fill="FFFFFF"/>
            <w:lang w:val="en-US"/>
            <w:rPrChange w:id="430" w:author="Kris.Wild" w:date="2023-04-21T11:26:00Z">
              <w:rPr>
                <w:i/>
                <w:iCs/>
                <w:color w:val="000000" w:themeColor="text1"/>
                <w:shd w:val="clear" w:color="auto" w:fill="FFFFFF"/>
                <w:lang w:val="en-US"/>
              </w:rPr>
            </w:rPrChange>
          </w:rPr>
          <w:t>female</w:t>
        </w:r>
      </w:ins>
      <m:oMath>
        <m:sSub>
          <m:sSubPr>
            <m:ctrlPr>
              <w:ins w:id="431" w:author="Kris.Wild" w:date="2023-04-21T11:26:00Z">
                <w:rPr>
                  <w:rFonts w:ascii="Cambria Math" w:hAnsi="Cambria Math"/>
                  <w:color w:val="000000" w:themeColor="text1"/>
                  <w:shd w:val="clear" w:color="auto" w:fill="FFFFFF"/>
                  <w:lang w:val="en-US"/>
                </w:rPr>
              </w:ins>
            </m:ctrlPr>
          </m:sSubPr>
          <m:e>
            <m:r>
              <w:ins w:id="432" w:author="Kris.Wild" w:date="2023-04-21T11:26:00Z">
                <m:rPr>
                  <m:sty m:val="p"/>
                </m:rPr>
                <w:rPr>
                  <w:rFonts w:ascii="Cambria Math" w:hAnsi="Cambria Math"/>
                  <w:color w:val="000000" w:themeColor="text1"/>
                  <w:shd w:val="clear" w:color="auto" w:fill="FFFFFF"/>
                  <w:lang w:val="en-US"/>
                </w:rPr>
                <m:t>​</m:t>
              </w:ins>
            </m:r>
          </m:e>
          <m:sub>
            <m:r>
              <w:ins w:id="433" w:author="Kris.Wild" w:date="2023-04-21T11:26:00Z">
                <m:rPr>
                  <m:sty m:val="p"/>
                </m:rPr>
                <w:rPr>
                  <w:rFonts w:ascii="Cambria Math" w:hAnsi="Cambria Math"/>
                  <w:color w:val="000000" w:themeColor="text1"/>
                  <w:shd w:val="clear" w:color="auto" w:fill="FFFFFF"/>
                  <w:lang w:val="en-US"/>
                </w:rPr>
                <m:t>SR</m:t>
              </w:ins>
            </m:r>
          </m:sub>
        </m:sSub>
      </m:oMath>
      <w:ins w:id="434" w:author="Kris.Wild" w:date="2023-04-21T11:26:00Z">
        <w:r w:rsidR="00B56F4B" w:rsidRPr="00B56F4B">
          <w:rPr>
            <w:color w:val="000000" w:themeColor="text1"/>
            <w:shd w:val="clear" w:color="auto" w:fill="FFFFFF"/>
            <w:lang w:val="en-US"/>
            <w:rPrChange w:id="435" w:author="Kris.Wild" w:date="2023-04-21T11:26:00Z">
              <w:rPr>
                <w:i/>
                <w:iCs/>
                <w:color w:val="000000" w:themeColor="text1"/>
                <w:shd w:val="clear" w:color="auto" w:fill="FFFFFF"/>
                <w:lang w:val="en-US"/>
              </w:rPr>
            </w:rPrChange>
          </w:rPr>
          <w:t xml:space="preserve"> ZZ </w:t>
        </w:r>
        <w:del w:id="436" w:author="Daniel Noble" w:date="2023-04-22T08:28:00Z">
          <w:r w:rsidR="00B56F4B" w:rsidRPr="00B56F4B" w:rsidDel="0071069C">
            <w:rPr>
              <w:color w:val="000000" w:themeColor="text1"/>
              <w:shd w:val="clear" w:color="auto" w:fill="FFFFFF"/>
              <w:lang w:val="en-US"/>
              <w:rPrChange w:id="437" w:author="Kris.Wild" w:date="2023-04-21T11:26:00Z">
                <w:rPr>
                  <w:i/>
                  <w:iCs/>
                  <w:color w:val="000000" w:themeColor="text1"/>
                  <w:shd w:val="clear" w:color="auto" w:fill="FFFFFF"/>
                  <w:lang w:val="en-US"/>
                </w:rPr>
              </w:rPrChange>
            </w:rPr>
            <w:delText>got larger metabolism was</w:delText>
          </w:r>
        </w:del>
      </w:ins>
      <w:ins w:id="438" w:author="Daniel Noble" w:date="2023-04-22T08:28:00Z">
        <w:r w:rsidR="0071069C">
          <w:rPr>
            <w:color w:val="000000" w:themeColor="text1"/>
            <w:shd w:val="clear" w:color="auto" w:fill="FFFFFF"/>
            <w:lang w:val="en-US"/>
          </w:rPr>
          <w:t xml:space="preserve">have significantly </w:t>
        </w:r>
      </w:ins>
      <w:ins w:id="439" w:author="Daniel Noble" w:date="2023-04-22T08:29:00Z">
        <w:r w:rsidR="0071069C">
          <w:rPr>
            <w:color w:val="000000" w:themeColor="text1"/>
            <w:shd w:val="clear" w:color="auto" w:fill="FFFFFF"/>
            <w:lang w:val="en-US"/>
          </w:rPr>
          <w:t xml:space="preserve">lower </w:t>
        </w:r>
      </w:ins>
      <w:ins w:id="440" w:author="Kris.Wild" w:date="2023-04-21T11:26:00Z">
        <w:del w:id="441" w:author="Daniel Noble" w:date="2023-04-22T08:28:00Z">
          <w:r w:rsidR="00B56F4B" w:rsidRPr="00B56F4B" w:rsidDel="0071069C">
            <w:rPr>
              <w:color w:val="000000" w:themeColor="text1"/>
              <w:shd w:val="clear" w:color="auto" w:fill="FFFFFF"/>
              <w:lang w:val="en-US"/>
              <w:rPrChange w:id="442" w:author="Kris.Wild" w:date="2023-04-21T11:26:00Z">
                <w:rPr>
                  <w:i/>
                  <w:iCs/>
                  <w:color w:val="000000" w:themeColor="text1"/>
                  <w:shd w:val="clear" w:color="auto" w:fill="FFFFFF"/>
                  <w:lang w:val="en-US"/>
                </w:rPr>
              </w:rPrChange>
            </w:rPr>
            <w:delText xml:space="preserve"> much higher</w:delText>
          </w:r>
        </w:del>
      </w:ins>
      <w:ins w:id="443" w:author="Daniel Noble" w:date="2023-04-22T08:28:00Z">
        <w:r w:rsidR="0071069C">
          <w:rPr>
            <w:color w:val="000000" w:themeColor="text1"/>
            <w:shd w:val="clear" w:color="auto" w:fill="FFFFFF"/>
            <w:lang w:val="en-US"/>
          </w:rPr>
          <w:t>metabolism</w:t>
        </w:r>
      </w:ins>
      <w:ins w:id="444" w:author="Kris.Wild" w:date="2023-04-21T11:26:00Z">
        <w:r w:rsidR="00B56F4B" w:rsidRPr="00B56F4B">
          <w:rPr>
            <w:color w:val="000000" w:themeColor="text1"/>
            <w:shd w:val="clear" w:color="auto" w:fill="FFFFFF"/>
            <w:lang w:val="en-US"/>
            <w:rPrChange w:id="445" w:author="Kris.Wild" w:date="2023-04-21T11:26:00Z">
              <w:rPr>
                <w:i/>
                <w:iCs/>
                <w:color w:val="000000" w:themeColor="text1"/>
                <w:shd w:val="clear" w:color="auto" w:fill="FFFFFF"/>
                <w:lang w:val="en-US"/>
              </w:rPr>
            </w:rPrChange>
          </w:rPr>
          <w:t xml:space="preserve"> compared to </w:t>
        </w:r>
        <w:del w:id="446" w:author="Daniel Noble" w:date="2023-04-22T08:30:00Z">
          <w:r w:rsidR="00B56F4B" w:rsidRPr="00B56F4B" w:rsidDel="0071069C">
            <w:rPr>
              <w:color w:val="000000" w:themeColor="text1"/>
              <w:shd w:val="clear" w:color="auto" w:fill="FFFFFF"/>
              <w:lang w:val="en-US"/>
              <w:rPrChange w:id="447"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448" w:author="Kris.Wild" w:date="2023-04-21T11:26:00Z">
              <w:rPr>
                <w:i/>
                <w:iCs/>
                <w:color w:val="000000" w:themeColor="text1"/>
                <w:shd w:val="clear" w:color="auto" w:fill="FFFFFF"/>
                <w:lang w:val="en-US"/>
              </w:rPr>
            </w:rPrChange>
          </w:rPr>
          <w:t>female ZW of comparable size</w:t>
        </w:r>
      </w:ins>
      <w:ins w:id="449" w:author="Daniel Noble" w:date="2023-04-22T08:28:00Z">
        <w:r w:rsidR="0071069C">
          <w:rPr>
            <w:color w:val="000000" w:themeColor="text1"/>
            <w:shd w:val="clear" w:color="auto" w:fill="FFFFFF"/>
            <w:lang w:val="en-US"/>
          </w:rPr>
          <w:t xml:space="preserve"> (see Figure 2D</w:t>
        </w:r>
      </w:ins>
      <w:ins w:id="450" w:author="Kris.Wild" w:date="2023-04-22T08:58:00Z">
        <w:r w:rsidR="002E0FA4">
          <w:rPr>
            <w:color w:val="000000" w:themeColor="text1"/>
            <w:shd w:val="clear" w:color="auto" w:fill="FFFFFF"/>
            <w:lang w:val="en-US"/>
          </w:rPr>
          <w:t>; Table S3</w:t>
        </w:r>
      </w:ins>
      <w:ins w:id="451" w:author="Daniel Noble" w:date="2023-04-22T08:28:00Z">
        <w:r w:rsidR="0071069C">
          <w:rPr>
            <w:color w:val="000000" w:themeColor="text1"/>
            <w:shd w:val="clear" w:color="auto" w:fill="FFFFFF"/>
            <w:lang w:val="en-US"/>
          </w:rPr>
          <w:t>)</w:t>
        </w:r>
      </w:ins>
      <w:ins w:id="452" w:author="Kris.Wild" w:date="2023-04-21T11:26:00Z">
        <w:r w:rsidR="00B56F4B" w:rsidRPr="00B56F4B">
          <w:rPr>
            <w:color w:val="000000" w:themeColor="text1"/>
            <w:shd w:val="clear" w:color="auto" w:fill="FFFFFF"/>
            <w:lang w:val="en-US"/>
          </w:rPr>
          <w:t xml:space="preserve">. </w:t>
        </w:r>
      </w:ins>
      <w:ins w:id="453" w:author="Daniel Noble" w:date="2023-04-19T15:36:00Z">
        <w:del w:id="454"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455" w:author="Daniel Noble" w:date="2023-04-19T15:36:00Z">
                <w:del w:id="456" w:author="Kris.Wild" w:date="2023-04-21T11:26:00Z">
                  <w:rPr>
                    <w:rFonts w:ascii="Cambria Math" w:hAnsi="Cambria Math" w:cs="Calibri"/>
                    <w:i/>
                    <w:iCs/>
                    <w:color w:val="4472C4" w:themeColor="accent1"/>
                    <w:lang w:val="en-US"/>
                  </w:rPr>
                </w:del>
              </w:ins>
            </m:ctrlPr>
          </m:sSubPr>
          <m:e>
            <m:r>
              <w:ins w:id="457" w:author="Daniel Noble" w:date="2023-04-19T15:36:00Z">
                <w:del w:id="458" w:author="Kris.Wild" w:date="2023-04-21T11:26:00Z">
                  <w:rPr>
                    <w:rFonts w:ascii="Cambria Math" w:hAnsi="Cambria Math" w:cs="Calibri"/>
                    <w:color w:val="4472C4" w:themeColor="accent1"/>
                    <w:lang w:val="en-US"/>
                  </w:rPr>
                  <m:t>​</m:t>
                </w:del>
              </w:ins>
            </m:r>
          </m:e>
          <m:sub>
            <m:r>
              <w:ins w:id="459" w:author="Daniel Noble" w:date="2023-04-19T15:36:00Z">
                <w:del w:id="460" w:author="Kris.Wild" w:date="2023-04-21T11:26:00Z">
                  <w:rPr>
                    <w:rFonts w:ascii="Cambria Math" w:hAnsi="Cambria Math" w:cs="Calibri"/>
                    <w:color w:val="4472C4" w:themeColor="accent1"/>
                    <w:lang w:val="en-US"/>
                  </w:rPr>
                  <m:t>SR</m:t>
                </w:del>
              </w:ins>
            </m:r>
          </m:sub>
        </m:sSub>
      </m:oMath>
      <w:ins w:id="461" w:author="Daniel Noble" w:date="2023-04-19T15:36:00Z">
        <w:del w:id="462"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463" w:author="Daniel Noble" w:date="2023-04-19T15:36:00Z">
                <w:del w:id="464" w:author="Kris.Wild" w:date="2023-04-21T11:26:00Z">
                  <w:rPr>
                    <w:rFonts w:ascii="Cambria Math" w:hAnsi="Cambria Math" w:cs="Calibri"/>
                    <w:i/>
                    <w:iCs/>
                    <w:color w:val="4472C4" w:themeColor="accent1"/>
                    <w:lang w:val="en-US"/>
                  </w:rPr>
                </w:del>
              </w:ins>
            </m:ctrlPr>
          </m:sSubPr>
          <m:e>
            <m:r>
              <w:ins w:id="465" w:author="Daniel Noble" w:date="2023-04-19T15:36:00Z">
                <w:del w:id="466" w:author="Kris.Wild" w:date="2023-04-21T11:26:00Z">
                  <w:rPr>
                    <w:rFonts w:ascii="Cambria Math" w:hAnsi="Cambria Math" w:cs="Calibri"/>
                    <w:color w:val="4472C4" w:themeColor="accent1"/>
                    <w:lang w:val="en-US"/>
                  </w:rPr>
                  <m:t>​</m:t>
                </w:del>
              </w:ins>
            </m:r>
          </m:e>
          <m:sub/>
        </m:sSub>
      </m:oMath>
      <w:ins w:id="467" w:author="Daniel Noble" w:date="2023-04-19T15:36:00Z">
        <w:del w:id="468"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469" w:author="Kris.Wild" w:date="2023-04-21T11:26:00Z">
                <w:rPr>
                  <w:rFonts w:ascii="Calibri" w:hAnsi="Calibri" w:cs="Calibri"/>
                  <w:i/>
                  <w:iCs/>
                  <w:color w:val="4472C4" w:themeColor="accent1"/>
                  <w:lang w:val="en-US"/>
                </w:rPr>
              </w:rPrChange>
            </w:rPr>
            <w:delText>size</w:delText>
          </w:r>
        </w:del>
      </w:ins>
      <w:del w:id="470"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pPr>
        <w:ind w:firstLine="720"/>
        <w:contextualSpacing/>
        <w:rPr>
          <w:ins w:id="471" w:author="Daniel Noble" w:date="2023-04-19T14:23:00Z"/>
          <w:b/>
          <w:bCs/>
          <w:color w:val="000000" w:themeColor="text1"/>
        </w:rPr>
        <w:pPrChange w:id="472" w:author="Wild, Kristoffer H." w:date="2023-04-30T17:49:00Z">
          <w:pPr>
            <w:contextualSpacing/>
          </w:pPr>
        </w:pPrChange>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473" w:author="Kris.Wild" w:date="2023-04-21T11:45:00Z">
        <w:r w:rsidR="00F32F19">
          <w:rPr>
            <w:b/>
            <w:bCs/>
            <w:color w:val="000000" w:themeColor="text1"/>
          </w:rPr>
          <w:t>h</w:t>
        </w:r>
      </w:ins>
      <w:del w:id="474"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3A48F460" w:rsidR="007118DA" w:rsidRPr="00854992" w:rsidDel="00A81729" w:rsidRDefault="00854992" w:rsidP="00A146D7">
      <w:pPr>
        <w:keepNext/>
        <w:spacing w:before="240" w:after="120"/>
        <w:contextualSpacing/>
        <w:rPr>
          <w:del w:id="475" w:author="Wild, Kristoffer H." w:date="2023-04-30T17:50:00Z"/>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476"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477"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478" w:author="Kris.Wild" w:date="2023-04-21T21:54:00Z">
        <w:r w:rsidR="007D2212">
          <w:rPr>
            <w:color w:val="000000" w:themeColor="text1"/>
            <w:shd w:val="clear" w:color="auto" w:fill="FFFFFF"/>
            <w:lang w:val="en-US"/>
          </w:rPr>
          <w:t>).</w:t>
        </w:r>
      </w:ins>
      <w:del w:id="479" w:author="Kris.Wild" w:date="2023-04-21T21:54:00Z">
        <w:r w:rsidRPr="00854992" w:rsidDel="007D2212">
          <w:rPr>
            <w:color w:val="000000" w:themeColor="text1"/>
            <w:shd w:val="clear" w:color="auto" w:fill="FFFFFF"/>
            <w:lang w:val="en-US"/>
          </w:rPr>
          <w:delText xml:space="preserve">). </w:delText>
        </w:r>
      </w:del>
      <w:ins w:id="480" w:author="Kris.Wild" w:date="2023-04-21T21:54:00Z">
        <w:r w:rsidR="007D2212">
          <w:rPr>
            <w:color w:val="000000" w:themeColor="text1"/>
            <w:shd w:val="clear" w:color="auto" w:fill="FFFFFF"/>
            <w:lang w:val="en-US"/>
          </w:rPr>
          <w:t xml:space="preserve"> For </w:t>
        </w:r>
        <w:del w:id="481" w:author="Kristoffer Wild" w:date="2023-04-26T11:05:00Z">
          <w:r w:rsidR="007D2212" w:rsidDel="00795754">
            <w:rPr>
              <w:color w:val="000000" w:themeColor="text1"/>
              <w:shd w:val="clear" w:color="auto" w:fill="FFFFFF"/>
              <w:lang w:val="en-US"/>
            </w:rPr>
            <w:delText>neither</w:delText>
          </w:r>
        </w:del>
      </w:ins>
      <w:ins w:id="482" w:author="Kristoffer Wild" w:date="2023-04-26T11:05:00Z">
        <w:r w:rsidR="00795754">
          <w:rPr>
            <w:color w:val="000000" w:themeColor="text1"/>
            <w:shd w:val="clear" w:color="auto" w:fill="FFFFFF"/>
            <w:lang w:val="en-US"/>
          </w:rPr>
          <w:t xml:space="preserve">both </w:t>
        </w:r>
      </w:ins>
      <w:ins w:id="483" w:author="Kris.Wild" w:date="2023-04-21T21:54:00Z">
        <w:r w:rsidR="007D2212">
          <w:rPr>
            <w:color w:val="000000" w:themeColor="text1"/>
            <w:shd w:val="clear" w:color="auto" w:fill="FFFFFF"/>
            <w:lang w:val="en-US"/>
          </w:rPr>
          <w:t xml:space="preserve"> species,</w:t>
        </w:r>
      </w:ins>
      <w:ins w:id="484" w:author="Kris.Wild" w:date="2023-04-21T21:55:00Z">
        <w:r w:rsidR="007D2212">
          <w:rPr>
            <w:color w:val="000000" w:themeColor="text1"/>
            <w:shd w:val="clear" w:color="auto" w:fill="FFFFFF"/>
            <w:lang w:val="en-US"/>
          </w:rPr>
          <w:t xml:space="preserve"> there was no relationship between</w:t>
        </w:r>
      </w:ins>
      <w:ins w:id="485" w:author="Kris.Wild" w:date="2023-04-21T21:54:00Z">
        <w:r w:rsidR="007D2212">
          <w:rPr>
            <w:color w:val="000000" w:themeColor="text1"/>
            <w:shd w:val="clear" w:color="auto" w:fill="FFFFFF"/>
            <w:lang w:val="en-US"/>
          </w:rPr>
          <w:t xml:space="preserve"> </w:t>
        </w:r>
        <w:del w:id="486" w:author="Wild, Kristoffer H." w:date="2023-04-30T17:49:00Z">
          <w:r w:rsidR="007D2212" w:rsidDel="00A81729">
            <w:rPr>
              <w:color w:val="000000" w:themeColor="text1"/>
              <w:shd w:val="clear" w:color="auto" w:fill="FFFFFF"/>
              <w:lang w:val="en-US"/>
            </w:rPr>
            <w:delText xml:space="preserve">individual </w:delText>
          </w:r>
        </w:del>
        <w:r w:rsidR="007D2212">
          <w:rPr>
            <w:color w:val="000000" w:themeColor="text1"/>
            <w:shd w:val="clear" w:color="auto" w:fill="FFFFFF"/>
            <w:lang w:val="en-US"/>
          </w:rPr>
          <w:t xml:space="preserve">metabolism </w:t>
        </w:r>
      </w:ins>
      <w:ins w:id="487" w:author="Kris.Wild" w:date="2023-04-21T21:55:00Z">
        <w:r w:rsidR="007D2212">
          <w:rPr>
            <w:color w:val="000000" w:themeColor="text1"/>
            <w:shd w:val="clear" w:color="auto" w:fill="FFFFFF"/>
            <w:lang w:val="en-US"/>
          </w:rPr>
          <w:t>and growth rate estimates (Table S5 &amp; S6).</w:t>
        </w:r>
      </w:ins>
      <w:ins w:id="488" w:author="Kris.Wild" w:date="2023-04-21T21:54:00Z">
        <w:r w:rsidR="007D2212">
          <w:rPr>
            <w:color w:val="000000" w:themeColor="text1"/>
            <w:shd w:val="clear" w:color="auto" w:fill="FFFFFF"/>
            <w:lang w:val="en-US"/>
          </w:rPr>
          <w:t xml:space="preserve"> </w:t>
        </w:r>
        <w:del w:id="489" w:author="Wild, Kristoffer H." w:date="2023-04-30T17:50:00Z">
          <w:r w:rsidR="007D2212" w:rsidDel="00A81729">
            <w:rPr>
              <w:color w:val="000000" w:themeColor="text1"/>
              <w:shd w:val="clear" w:color="auto" w:fill="FFFFFF"/>
              <w:lang w:val="en-US"/>
            </w:rPr>
            <w:delText xml:space="preserve"> </w:delText>
          </w:r>
        </w:del>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490"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491" w:author="Kris.Wild" w:date="2023-04-21T11:32:00Z">
        <w:r w:rsidR="00130D47" w:rsidRPr="00854992">
          <w:rPr>
            <w:color w:val="000000" w:themeColor="text1"/>
            <w:shd w:val="clear" w:color="auto" w:fill="FFFFFF"/>
            <w:lang w:val="en-US"/>
          </w:rPr>
          <w:t>S</w:t>
        </w:r>
      </w:ins>
      <w:ins w:id="492"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493" w:author="Daniel Noble" w:date="2023-04-19T13:39:00Z"/>
          <w:b/>
          <w:bCs/>
          <w:color w:val="000000" w:themeColor="text1"/>
        </w:rPr>
      </w:pPr>
    </w:p>
    <w:p w14:paraId="76548759" w14:textId="16E43D4C" w:rsidR="00F42CA4" w:rsidDel="005348BB" w:rsidRDefault="00F760DC" w:rsidP="00A146D7">
      <w:pPr>
        <w:keepNext/>
        <w:spacing w:before="240" w:after="120"/>
        <w:contextualSpacing/>
        <w:rPr>
          <w:ins w:id="494" w:author="Daniel Noble" w:date="2023-04-27T09:36:00Z"/>
          <w:del w:id="495" w:author="Kristoffer Wild" w:date="2023-04-30T12:5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496" w:author="Daniel Noble" w:date="2023-04-27T09:36:00Z"/>
          <w:b/>
          <w:bCs/>
          <w:color w:val="000000" w:themeColor="text1"/>
        </w:rPr>
      </w:pPr>
    </w:p>
    <w:p w14:paraId="29ECBD8A" w14:textId="6BAC87AE" w:rsidR="00CB0BA5" w:rsidRPr="0069440C" w:rsidDel="003B1294" w:rsidRDefault="00CB0BA5" w:rsidP="00A146D7">
      <w:pPr>
        <w:keepNext/>
        <w:spacing w:before="240" w:after="120"/>
        <w:contextualSpacing/>
        <w:rPr>
          <w:del w:id="497" w:author="Daniel Noble" w:date="2023-04-27T10:06:00Z"/>
          <w:b/>
          <w:bCs/>
          <w:color w:val="000000" w:themeColor="text1"/>
        </w:rPr>
      </w:pPr>
      <w:moveToRangeStart w:id="498" w:author="Daniel Noble" w:date="2023-04-27T09:36:00Z" w:name="move133480587"/>
      <w:moveTo w:id="499" w:author="Daniel Noble" w:date="2023-04-27T09:36:00Z">
        <w:del w:id="500"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501" w:author="Daniel Noble" w:date="2023-04-27T10:06:00Z"/>
      <w:sdt>
        <w:sdtPr>
          <w:rPr>
            <w:color w:val="000000"/>
          </w:rPr>
          <w:tag w:val="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332962536"/>
          <w:placeholder>
            <w:docPart w:val="B7987C93B511024289C7E7140BF82DD0"/>
          </w:placeholder>
        </w:sdtPr>
        <w:sdtContent>
          <w:customXmlDelRangeEnd w:id="501"/>
          <w:moveTo w:id="502" w:author="Daniel Noble" w:date="2023-04-27T09:36:00Z">
            <w:del w:id="503" w:author="Wild, Kristoffer H." w:date="2023-04-30T16:46:00Z">
              <w:r w:rsidRPr="0027621E" w:rsidDel="001437AD">
                <w:rPr>
                  <w:color w:val="000000"/>
                </w:rPr>
                <w:delText>Grossen et al., 2011; Schwanz et al., 2020)</w:delText>
              </w:r>
            </w:del>
          </w:moveTo>
          <w:customXmlDelRangeStart w:id="504" w:author="Daniel Noble" w:date="2023-04-27T10:06:00Z"/>
        </w:sdtContent>
      </w:sdt>
      <w:customXmlDelRangeEnd w:id="504"/>
      <w:moveTo w:id="505" w:author="Daniel Noble" w:date="2023-04-27T09:36:00Z">
        <w:del w:id="506" w:author="Daniel Noble" w:date="2023-04-27T10:06:00Z">
          <w:r w:rsidRPr="00273DB0" w:rsidDel="003B1294">
            <w:rPr>
              <w:color w:val="000000"/>
            </w:rPr>
            <w:delText>.</w:delText>
          </w:r>
        </w:del>
      </w:moveTo>
      <w:moveToRangeEnd w:id="498"/>
    </w:p>
    <w:p w14:paraId="65523ED4" w14:textId="66339A2B" w:rsidR="005168F7" w:rsidRDefault="00AE3565" w:rsidP="005168F7">
      <w:pPr>
        <w:contextualSpacing/>
        <w:rPr>
          <w:ins w:id="507" w:author="Wild, Kristoffer H." w:date="2023-04-30T19:33:00Z"/>
          <w:color w:val="000000" w:themeColor="text1"/>
        </w:rPr>
      </w:pPr>
      <w:del w:id="508" w:author="Daniel Noble" w:date="2023-04-27T09:53:00Z">
        <w:r w:rsidRPr="0035255B" w:rsidDel="00DC35B7">
          <w:delText>In this study, w</w:delText>
        </w:r>
      </w:del>
      <w:ins w:id="509" w:author="Daniel Noble" w:date="2023-04-27T09:53:00Z">
        <w:r w:rsidR="00DC35B7">
          <w:t>W</w:t>
        </w:r>
      </w:ins>
      <w:r w:rsidRPr="0035255B">
        <w:t xml:space="preserve">e examined two species with different modes of sex-reversal to test whether </w:t>
      </w:r>
      <w:del w:id="510" w:author="Daniel Noble" w:date="2023-04-27T09:54:00Z">
        <w:r w:rsidRPr="0035255B" w:rsidDel="00DC35B7">
          <w:delText>metabolic</w:delText>
        </w:r>
      </w:del>
      <w:ins w:id="511" w:author="Daniel Noble" w:date="2023-04-27T09:54:00Z">
        <w:r w:rsidR="00DC35B7">
          <w:t>metabolism</w:t>
        </w:r>
      </w:ins>
      <w:r w:rsidRPr="0035255B">
        <w:t xml:space="preserve">, growth, and survival differed </w:t>
      </w:r>
      <w:del w:id="512" w:author="Daniel Noble" w:date="2023-04-27T09:53:00Z">
        <w:r w:rsidRPr="0035255B" w:rsidDel="00DC35B7">
          <w:delText xml:space="preserve">for </w:delText>
        </w:r>
      </w:del>
      <w:ins w:id="513" w:author="Daniel Noble" w:date="2023-04-27T09:53:00Z">
        <w:r w:rsidR="00DC35B7">
          <w:t>between</w:t>
        </w:r>
        <w:r w:rsidR="00DC35B7" w:rsidRPr="0035255B">
          <w:t xml:space="preserve"> </w:t>
        </w:r>
      </w:ins>
      <w:r w:rsidRPr="0035255B">
        <w:t xml:space="preserve">sex-reversed individuals </w:t>
      </w:r>
      <w:ins w:id="514" w:author="Daniel Noble" w:date="2023-04-27T09:54:00Z">
        <w:r w:rsidR="00DC35B7" w:rsidRPr="0035255B">
          <w:t xml:space="preserve">and </w:t>
        </w:r>
        <w:r w:rsidR="00DC35B7">
          <w:t xml:space="preserve">others of the same </w:t>
        </w:r>
        <w:del w:id="515" w:author="Wild, Kristoffer H." w:date="2023-04-30T17:50:00Z">
          <w:r w:rsidR="00DC35B7" w:rsidRPr="0035255B" w:rsidDel="00A81729">
            <w:delText xml:space="preserve"> </w:delText>
          </w:r>
        </w:del>
        <w:r w:rsidR="00DC35B7" w:rsidRPr="0035255B">
          <w:t xml:space="preserve">phenotypic </w:t>
        </w:r>
        <w:r w:rsidR="00DC35B7">
          <w:t>and</w:t>
        </w:r>
        <w:r w:rsidR="00DC35B7" w:rsidRPr="0035255B">
          <w:t xml:space="preserve"> genotypic sex</w:t>
        </w:r>
      </w:ins>
      <w:del w:id="516"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517" w:author="Kris.Wild" w:date="2023-04-12T09:18:00Z">
        <w:del w:id="518" w:author="Daniel Noble" w:date="2023-04-27T09:54:00Z">
          <w:r w:rsidR="0035255B" w:rsidDel="00DC35B7">
            <w:delText>H</w:delText>
          </w:r>
        </w:del>
      </w:ins>
      <w:ins w:id="519" w:author="Daniel Noble" w:date="2023-04-27T09:54:00Z">
        <w:r w:rsidR="00DC35B7">
          <w:t>h</w:t>
        </w:r>
      </w:ins>
      <w:ins w:id="520"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521" w:author="Kris.Wild" w:date="2023-04-12T09:18:00Z">
        <w:r w:rsidR="00EB26ED" w:rsidRPr="0035255B" w:rsidDel="0035255B">
          <w:rPr>
            <w:color w:val="000000" w:themeColor="text1"/>
          </w:rPr>
          <w:delText xml:space="preserve">prediction </w:delText>
        </w:r>
      </w:del>
      <w:ins w:id="522"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del w:id="523" w:author="Wild, Kristoffer H." w:date="2023-04-30T17:52:00Z">
        <w:r w:rsidRPr="0035255B" w:rsidDel="00A81729">
          <w:rPr>
            <w:color w:val="000000" w:themeColor="text1"/>
          </w:rPr>
          <w:delText xml:space="preserve">Higher energy requirements for phenotypic females may partly be driven by </w:delText>
        </w:r>
      </w:del>
      <w:ins w:id="524" w:author="Daniel Noble" w:date="2023-04-27T10:08:00Z">
        <w:del w:id="525" w:author="Wild, Kristoffer H." w:date="2023-04-30T17:52:00Z">
          <w:r w:rsidR="003B1294" w:rsidDel="00A81729">
            <w:rPr>
              <w:color w:val="000000" w:themeColor="text1"/>
            </w:rPr>
            <w:delText xml:space="preserve">greater </w:delText>
          </w:r>
        </w:del>
      </w:ins>
      <w:del w:id="526" w:author="Wild, Kristoffer H." w:date="2023-04-30T17:52:00Z">
        <w:r w:rsidRPr="0035255B" w:rsidDel="00A81729">
          <w:rPr>
            <w:color w:val="000000" w:themeColor="text1"/>
          </w:rPr>
          <w:delText xml:space="preserve">energy allocation towards </w:delText>
        </w:r>
      </w:del>
      <w:ins w:id="527" w:author="Kristoffer Wild" w:date="2023-04-30T13:27:00Z">
        <w:del w:id="528" w:author="Wild, Kristoffer H." w:date="2023-04-30T17:51:00Z">
          <w:r w:rsidR="003D7EA5" w:rsidDel="00A81729">
            <w:rPr>
              <w:color w:val="000000" w:themeColor="text1"/>
            </w:rPr>
            <w:delText xml:space="preserve">processes towards </w:delText>
          </w:r>
        </w:del>
        <w:del w:id="529" w:author="Wild, Kristoffer H." w:date="2023-04-30T17:52:00Z">
          <w:r w:rsidR="003D7EA5" w:rsidDel="00A81729">
            <w:rPr>
              <w:color w:val="000000" w:themeColor="text1"/>
            </w:rPr>
            <w:delText>maintenance</w:delText>
          </w:r>
        </w:del>
      </w:ins>
      <w:ins w:id="530" w:author="Kristoffer Wild" w:date="2023-04-30T13:32:00Z">
        <w:del w:id="531" w:author="Wild, Kristoffer H." w:date="2023-04-30T17:52:00Z">
          <w:r w:rsidR="003D7EA5" w:rsidDel="00A81729">
            <w:rPr>
              <w:color w:val="000000" w:themeColor="text1"/>
            </w:rPr>
            <w:delText xml:space="preserve">, such as </w:delText>
          </w:r>
        </w:del>
      </w:ins>
      <w:ins w:id="532" w:author="Kristoffer Wild" w:date="2023-04-30T14:33:00Z">
        <w:del w:id="533" w:author="Wild, Kristoffer H." w:date="2023-04-30T17:52:00Z">
          <w:r w:rsidR="008B1CD6" w:rsidDel="00A81729">
            <w:rPr>
              <w:color w:val="000000" w:themeColor="text1"/>
            </w:rPr>
            <w:delText>high</w:delText>
          </w:r>
        </w:del>
      </w:ins>
      <w:ins w:id="534" w:author="Kristoffer Wild" w:date="2023-04-30T14:34:00Z">
        <w:del w:id="535" w:author="Wild, Kristoffer H." w:date="2023-04-30T17:52:00Z">
          <w:r w:rsidR="008B1CD6" w:rsidDel="00A81729">
            <w:rPr>
              <w:color w:val="000000" w:themeColor="text1"/>
            </w:rPr>
            <w:delText>er</w:delText>
          </w:r>
        </w:del>
      </w:ins>
      <w:ins w:id="536" w:author="Kristoffer Wild" w:date="2023-04-30T13:40:00Z">
        <w:del w:id="537" w:author="Wild, Kristoffer H." w:date="2023-04-30T17:52:00Z">
          <w:r w:rsidR="00A77F70" w:rsidDel="00A81729">
            <w:rPr>
              <w:color w:val="000000" w:themeColor="text1"/>
            </w:rPr>
            <w:delText xml:space="preserve"> </w:delText>
          </w:r>
        </w:del>
      </w:ins>
      <w:ins w:id="538" w:author="Kristoffer Wild" w:date="2023-04-30T13:32:00Z">
        <w:del w:id="539" w:author="Wild, Kristoffer H." w:date="2023-04-30T17:52:00Z">
          <w:r w:rsidR="003D7EA5" w:rsidDel="00A81729">
            <w:rPr>
              <w:color w:val="000000" w:themeColor="text1"/>
            </w:rPr>
            <w:delText xml:space="preserve">immune </w:delText>
          </w:r>
        </w:del>
      </w:ins>
      <w:ins w:id="540" w:author="Kristoffer Wild" w:date="2023-04-30T14:33:00Z">
        <w:del w:id="541" w:author="Wild, Kristoffer H." w:date="2023-04-30T17:52:00Z">
          <w:r w:rsidR="008B1CD6" w:rsidDel="00A81729">
            <w:rPr>
              <w:color w:val="000000" w:themeColor="text1"/>
            </w:rPr>
            <w:delText>func</w:delText>
          </w:r>
        </w:del>
      </w:ins>
      <w:ins w:id="542" w:author="Kristoffer Wild" w:date="2023-04-30T14:34:00Z">
        <w:del w:id="543" w:author="Wild, Kristoffer H." w:date="2023-04-30T17:52:00Z">
          <w:r w:rsidR="008B1CD6" w:rsidDel="00A81729">
            <w:rPr>
              <w:color w:val="000000" w:themeColor="text1"/>
            </w:rPr>
            <w:delText>tion</w:delText>
          </w:r>
        </w:del>
      </w:ins>
      <w:ins w:id="544" w:author="Kristoffer Wild" w:date="2023-04-30T13:42:00Z">
        <w:del w:id="545" w:author="Wild, Kristoffer H." w:date="2023-04-30T17:52:00Z">
          <w:r w:rsidR="00A77F70" w:rsidDel="00A81729">
            <w:rPr>
              <w:color w:val="000000" w:themeColor="text1"/>
            </w:rPr>
            <w:delText xml:space="preserve"> </w:delText>
          </w:r>
        </w:del>
      </w:ins>
      <w:ins w:id="546" w:author="Kristoffer Wild" w:date="2023-04-30T13:45:00Z">
        <w:del w:id="547" w:author="Wild, Kristoffer H." w:date="2023-04-30T17:52:00Z">
          <w:r w:rsidR="00A77F70" w:rsidDel="00A81729">
            <w:rPr>
              <w:color w:val="000000" w:themeColor="text1"/>
            </w:rPr>
            <w:delText>(</w:delText>
          </w:r>
        </w:del>
      </w:ins>
      <w:commentRangeStart w:id="548"/>
      <w:ins w:id="549" w:author="Kristoffer Wild" w:date="2023-04-30T13:47:00Z">
        <w:del w:id="550" w:author="Wild, Kristoffer H." w:date="2023-04-30T17:52:00Z">
          <w:r w:rsidR="00EA20FF" w:rsidDel="00A81729">
            <w:rPr>
              <w:color w:val="000000" w:themeColor="text1"/>
            </w:rPr>
            <w:delText xml:space="preserve">Kelly et al., </w:delText>
          </w:r>
        </w:del>
      </w:ins>
      <w:ins w:id="551" w:author="Kristoffer Wild" w:date="2023-04-30T13:48:00Z">
        <w:del w:id="552" w:author="Wild, Kristoffer H." w:date="2023-04-30T17:52:00Z">
          <w:r w:rsidR="00EA20FF" w:rsidDel="00A81729">
            <w:rPr>
              <w:color w:val="000000" w:themeColor="text1"/>
            </w:rPr>
            <w:delText>2018</w:delText>
          </w:r>
          <w:commentRangeEnd w:id="548"/>
          <w:r w:rsidR="00EA20FF" w:rsidDel="00A81729">
            <w:rPr>
              <w:rStyle w:val="CommentReference"/>
            </w:rPr>
            <w:commentReference w:id="548"/>
          </w:r>
        </w:del>
      </w:ins>
      <w:ins w:id="553" w:author="Kristoffer Wild" w:date="2023-04-30T13:45:00Z">
        <w:del w:id="554" w:author="Wild, Kristoffer H." w:date="2023-04-30T17:52:00Z">
          <w:r w:rsidR="00A77F70" w:rsidDel="00A81729">
            <w:rPr>
              <w:color w:val="000000" w:themeColor="text1"/>
            </w:rPr>
            <w:delText>)</w:delText>
          </w:r>
        </w:del>
      </w:ins>
      <w:ins w:id="555" w:author="Kristoffer Wild" w:date="2023-04-30T14:34:00Z">
        <w:del w:id="556" w:author="Wild, Kristoffer H." w:date="2023-04-30T17:52:00Z">
          <w:r w:rsidR="008B1CD6" w:rsidDel="00A81729">
            <w:rPr>
              <w:color w:val="000000" w:themeColor="text1"/>
            </w:rPr>
            <w:delText>.</w:delText>
          </w:r>
        </w:del>
      </w:ins>
      <w:ins w:id="557" w:author="Kristoffer Wild" w:date="2023-04-30T13:42:00Z">
        <w:del w:id="558" w:author="Wild, Kristoffer H." w:date="2023-04-30T17:52:00Z">
          <w:r w:rsidR="00A77F70" w:rsidDel="00A81729">
            <w:rPr>
              <w:color w:val="000000" w:themeColor="text1"/>
            </w:rPr>
            <w:delText xml:space="preserve"> </w:delText>
          </w:r>
        </w:del>
      </w:ins>
      <w:ins w:id="559" w:author="Daniel Noble" w:date="2023-04-27T10:10:00Z">
        <w:del w:id="560" w:author="Kristoffer Wild" w:date="2023-04-30T13:25:00Z">
          <w:r w:rsidR="00591F7B" w:rsidDel="003D7EA5">
            <w:rPr>
              <w:color w:val="000000" w:themeColor="text1"/>
            </w:rPr>
            <w:delText xml:space="preserve">early </w:delText>
          </w:r>
        </w:del>
      </w:ins>
      <w:del w:id="561" w:author="Kristoffer Wild" w:date="2023-04-30T13:25:00Z">
        <w:r w:rsidRPr="0035255B" w:rsidDel="003D7EA5">
          <w:rPr>
            <w:color w:val="000000" w:themeColor="text1"/>
          </w:rPr>
          <w:delText>reproduction investment</w:delText>
        </w:r>
      </w:del>
      <w:ins w:id="562" w:author="Daniel Noble" w:date="2023-04-27T10:08:00Z">
        <w:del w:id="563" w:author="Kristoffer Wild" w:date="2023-04-30T13:25:00Z">
          <w:r w:rsidR="003B1294" w:rsidDel="003D7EA5">
            <w:rPr>
              <w:color w:val="000000" w:themeColor="text1"/>
            </w:rPr>
            <w:delText>growth</w:delText>
          </w:r>
        </w:del>
      </w:ins>
      <w:del w:id="564" w:author="Kristoffer Wild" w:date="2023-04-30T13:25:00Z">
        <w:r w:rsidRPr="0035255B" w:rsidDel="003D7EA5">
          <w:rPr>
            <w:color w:val="000000" w:themeColor="text1"/>
          </w:rPr>
          <w:delText xml:space="preserve"> </w:delText>
        </w:r>
      </w:del>
      <w:del w:id="565" w:author="Kristoffer Wild" w:date="2023-04-30T13:32:00Z">
        <w:r w:rsidRPr="0035255B" w:rsidDel="003D7EA5">
          <w:rPr>
            <w:color w:val="000000" w:themeColor="text1"/>
          </w:rPr>
          <w:delText xml:space="preserve">(Congdon, 1989; </w:delText>
        </w:r>
      </w:del>
      <w:customXmlDelRangeStart w:id="566" w:author="Kristoffer Wild" w:date="2023-04-30T13:32:00Z"/>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
          <w:id w:val="-1708480259"/>
          <w:placeholder>
            <w:docPart w:val="DefaultPlaceholder_-1854013440"/>
          </w:placeholder>
        </w:sdtPr>
        <w:sdtContent>
          <w:customXmlDelRangeEnd w:id="566"/>
          <w:del w:id="567" w:author="Wild, Kristoffer H." w:date="2023-04-30T16:46:00Z">
            <w:r w:rsidR="00EB4892" w:rsidRPr="0027621E" w:rsidDel="001437AD">
              <w:rPr>
                <w:color w:val="000000"/>
                <w:rPrChange w:id="568" w:author="Wild, Kristoffer H." w:date="2023-04-30T19:20:00Z">
                  <w:rPr/>
                </w:rPrChange>
              </w:rPr>
              <w:delText>Hayward &amp; Gillooly, 2011</w:delText>
            </w:r>
          </w:del>
          <w:customXmlDelRangeStart w:id="569" w:author="Kristoffer Wild" w:date="2023-04-30T13:32:00Z"/>
        </w:sdtContent>
      </w:sdt>
      <w:customXmlDelRangeEnd w:id="569"/>
      <w:del w:id="570" w:author="Kristoffer Wild" w:date="2023-04-30T13:32:00Z">
        <w:r w:rsidRPr="0035255B" w:rsidDel="003D7EA5">
          <w:rPr>
            <w:color w:val="000000" w:themeColor="text1"/>
          </w:rPr>
          <w:delText>).</w:delText>
        </w:r>
      </w:del>
      <w:del w:id="571" w:author="Kristoffer Wild" w:date="2023-04-30T13:42:00Z">
        <w:r w:rsidRPr="0035255B" w:rsidDel="00A77F70">
          <w:delText xml:space="preserve"> </w:delText>
        </w:r>
      </w:del>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572" w:author="Kris.Wild" w:date="2023-04-11T10:49:00Z">
        <w:r w:rsidR="00CF50C6" w:rsidRPr="0035255B">
          <w:rPr>
            <w:color w:val="000000" w:themeColor="text1"/>
            <w:shd w:val="clear" w:color="auto" w:fill="FFFFFF"/>
          </w:rPr>
          <w:t>Toge</w:t>
        </w:r>
      </w:ins>
      <w:ins w:id="573" w:author="Kris.Wild" w:date="2023-04-11T10:50:00Z">
        <w:r w:rsidR="00CF50C6" w:rsidRPr="0035255B">
          <w:rPr>
            <w:color w:val="000000" w:themeColor="text1"/>
            <w:shd w:val="clear" w:color="auto" w:fill="FFFFFF"/>
          </w:rPr>
          <w:t xml:space="preserve">ther </w:t>
        </w:r>
        <w:del w:id="574" w:author="Daniel Noble" w:date="2023-04-27T10:09:00Z">
          <w:r w:rsidR="00CF50C6" w:rsidRPr="0035255B" w:rsidDel="00F97CDD">
            <w:rPr>
              <w:color w:val="000000" w:themeColor="text1"/>
              <w:shd w:val="clear" w:color="auto" w:fill="FFFFFF"/>
            </w:rPr>
            <w:delText>this</w:delText>
          </w:r>
        </w:del>
      </w:ins>
      <w:ins w:id="575" w:author="Kris.Wild" w:date="2023-04-11T10:48:00Z">
        <w:del w:id="576" w:author="Daniel Noble" w:date="2023-04-27T10:09:00Z">
          <w:r w:rsidR="00CF50C6" w:rsidRPr="0035255B" w:rsidDel="00F97CDD">
            <w:rPr>
              <w:color w:val="000000" w:themeColor="text1"/>
              <w:shd w:val="clear" w:color="auto" w:fill="FFFFFF"/>
            </w:rPr>
            <w:delText xml:space="preserve"> </w:delText>
          </w:r>
        </w:del>
      </w:ins>
      <w:ins w:id="577" w:author="Daniel Noble" w:date="2023-04-27T10:09:00Z">
        <w:r w:rsidR="00F97CDD">
          <w:rPr>
            <w:color w:val="000000" w:themeColor="text1"/>
            <w:shd w:val="clear" w:color="auto" w:fill="FFFFFF"/>
          </w:rPr>
          <w:t xml:space="preserve">our results </w:t>
        </w:r>
      </w:ins>
      <w:ins w:id="578" w:author="Kris.Wild" w:date="2023-04-11T10:48:00Z">
        <w:r w:rsidR="00CF50C6" w:rsidRPr="0035255B">
          <w:rPr>
            <w:color w:val="000000" w:themeColor="text1"/>
            <w:shd w:val="clear" w:color="auto" w:fill="FFFFFF"/>
          </w:rPr>
          <w:t>suggest</w:t>
        </w:r>
      </w:ins>
      <w:ins w:id="579" w:author="Daniel Noble" w:date="2023-04-27T10:09:00Z">
        <w:r w:rsidR="00F97CDD">
          <w:rPr>
            <w:color w:val="000000" w:themeColor="text1"/>
            <w:shd w:val="clear" w:color="auto" w:fill="FFFFFF"/>
          </w:rPr>
          <w:t xml:space="preserve"> that</w:t>
        </w:r>
      </w:ins>
      <w:ins w:id="580" w:author="Kris.Wild" w:date="2023-04-11T10:48:00Z">
        <w:del w:id="581"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582" w:author="Kris.Wild" w:date="2023-04-11T10:47:00Z">
        <w:r w:rsidR="00CF50C6" w:rsidRPr="0035255B">
          <w:rPr>
            <w:color w:val="000000" w:themeColor="text1"/>
            <w:shd w:val="clear" w:color="auto" w:fill="FFFFFF"/>
          </w:rPr>
          <w:t xml:space="preserve">traits </w:t>
        </w:r>
      </w:ins>
      <w:ins w:id="583" w:author="Kris.Wild" w:date="2023-04-11T10:46:00Z">
        <w:r w:rsidR="00CF50C6" w:rsidRPr="0035255B">
          <w:rPr>
            <w:color w:val="000000" w:themeColor="text1"/>
            <w:shd w:val="clear" w:color="auto" w:fill="FFFFFF"/>
          </w:rPr>
          <w:t xml:space="preserve">associated with energy use and growth </w:t>
        </w:r>
      </w:ins>
      <w:ins w:id="584" w:author="Kris.Wild" w:date="2023-04-11T11:06:00Z">
        <w:r w:rsidR="00CB25B1" w:rsidRPr="0035255B">
          <w:rPr>
            <w:color w:val="000000" w:themeColor="text1"/>
            <w:shd w:val="clear" w:color="auto" w:fill="FFFFFF"/>
          </w:rPr>
          <w:t>may</w:t>
        </w:r>
      </w:ins>
      <w:ins w:id="585" w:author="Kris.Wild" w:date="2023-04-11T10:46:00Z">
        <w:r w:rsidR="00CF50C6" w:rsidRPr="0035255B">
          <w:rPr>
            <w:color w:val="000000" w:themeColor="text1"/>
            <w:shd w:val="clear" w:color="auto" w:fill="FFFFFF"/>
          </w:rPr>
          <w:t xml:space="preserve"> not </w:t>
        </w:r>
      </w:ins>
      <w:ins w:id="586" w:author="Kris.Wild" w:date="2023-04-12T09:17:00Z">
        <w:r w:rsidR="0035255B">
          <w:rPr>
            <w:color w:val="000000" w:themeColor="text1"/>
            <w:shd w:val="clear" w:color="auto" w:fill="FFFFFF"/>
          </w:rPr>
          <w:t xml:space="preserve">be </w:t>
        </w:r>
      </w:ins>
      <w:ins w:id="587" w:author="Kris.Wild" w:date="2023-04-11T10:46:00Z">
        <w:del w:id="588"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589" w:author="Daniel Noble" w:date="2023-04-27T10:11:00Z">
        <w:r w:rsidR="00726C43">
          <w:rPr>
            <w:color w:val="000000" w:themeColor="text1"/>
            <w:shd w:val="clear" w:color="auto" w:fill="FFFFFF"/>
          </w:rPr>
          <w:t xml:space="preserve">. </w:t>
        </w:r>
      </w:ins>
      <w:ins w:id="590" w:author="Daniel Noble" w:date="2023-04-27T11:01:00Z">
        <w:r w:rsidR="00977F6C">
          <w:rPr>
            <w:color w:val="000000" w:themeColor="text1"/>
            <w:shd w:val="clear" w:color="auto" w:fill="FFFFFF"/>
          </w:rPr>
          <w:t>O</w:t>
        </w:r>
      </w:ins>
      <w:ins w:id="591" w:author="Kris.Wild" w:date="2023-04-11T11:06:00Z">
        <w:del w:id="592" w:author="Daniel Noble" w:date="2023-04-27T10:11:00Z">
          <w:r w:rsidR="00CB25B1" w:rsidRPr="0035255B" w:rsidDel="00726C43">
            <w:rPr>
              <w:color w:val="000000" w:themeColor="text1"/>
              <w:shd w:val="clear" w:color="auto" w:fill="FFFFFF"/>
            </w:rPr>
            <w:delText>,</w:delText>
          </w:r>
        </w:del>
      </w:ins>
      <w:ins w:id="593" w:author="Kris.Wild" w:date="2023-04-11T10:46:00Z">
        <w:del w:id="594" w:author="Daniel Noble" w:date="2023-04-27T10:11:00Z">
          <w:r w:rsidR="00CF50C6" w:rsidRPr="0035255B" w:rsidDel="00AE4272">
            <w:rPr>
              <w:color w:val="000000" w:themeColor="text1"/>
              <w:shd w:val="clear" w:color="auto" w:fill="FFFFFF"/>
            </w:rPr>
            <w:delText xml:space="preserve"> </w:delText>
          </w:r>
        </w:del>
      </w:ins>
      <w:ins w:id="595" w:author="Kris.Wild" w:date="2023-04-11T10:48:00Z">
        <w:del w:id="596" w:author="Daniel Noble" w:date="2023-04-27T10:11:00Z">
          <w:r w:rsidR="00CF50C6" w:rsidRPr="0035255B" w:rsidDel="00AE4272">
            <w:rPr>
              <w:color w:val="000000" w:themeColor="text1"/>
              <w:shd w:val="clear" w:color="auto" w:fill="FFFFFF"/>
            </w:rPr>
            <w:delText xml:space="preserve">and </w:delText>
          </w:r>
        </w:del>
      </w:ins>
      <w:ins w:id="597" w:author="Kris.Wild" w:date="2023-04-11T11:12:00Z">
        <w:del w:id="598"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599" w:author="Kris.Wild" w:date="2023-04-12T09:17:00Z">
        <w:r w:rsidR="0035255B">
          <w:rPr>
            <w:color w:val="000000" w:themeColor="text1"/>
            <w:shd w:val="clear" w:color="auto" w:fill="FFFFFF"/>
          </w:rPr>
          <w:t>,</w:t>
        </w:r>
      </w:ins>
      <w:ins w:id="600" w:author="Kris.Wild" w:date="2023-04-11T11:12:00Z">
        <w:r w:rsidR="00CB25B1" w:rsidRPr="0035255B">
          <w:rPr>
            <w:color w:val="000000" w:themeColor="text1"/>
            <w:shd w:val="clear" w:color="auto" w:fill="FFFFFF"/>
          </w:rPr>
          <w:t xml:space="preserve"> such as </w:t>
        </w:r>
      </w:ins>
      <w:ins w:id="601" w:author="Kris.Wild" w:date="2023-04-11T10:50:00Z">
        <w:r w:rsidR="00CF50C6" w:rsidRPr="0035255B">
          <w:rPr>
            <w:color w:val="000000" w:themeColor="text1"/>
            <w:shd w:val="clear" w:color="auto" w:fill="FFFFFF"/>
          </w:rPr>
          <w:t xml:space="preserve">hormonal </w:t>
        </w:r>
      </w:ins>
      <w:ins w:id="602" w:author="Kris.Wild" w:date="2023-04-11T10:52:00Z">
        <w:r w:rsidR="00CF50C6" w:rsidRPr="0035255B">
          <w:rPr>
            <w:color w:val="000000" w:themeColor="text1"/>
            <w:shd w:val="clear" w:color="auto" w:fill="FFFFFF"/>
          </w:rPr>
          <w:t>pathways</w:t>
        </w:r>
      </w:ins>
      <w:ins w:id="603" w:author="Wild, Kristoffer H." w:date="2023-04-30T17:52:00Z">
        <w:r w:rsidR="00A81729">
          <w:rPr>
            <w:color w:val="000000" w:themeColor="text1"/>
            <w:shd w:val="clear" w:color="auto" w:fill="FFFFFF"/>
          </w:rPr>
          <w:t xml:space="preserve"> or </w:t>
        </w:r>
      </w:ins>
      <w:ins w:id="604" w:author="Wild, Kristoffer H." w:date="2023-05-01T14:46:00Z">
        <w:r w:rsidR="00046B75">
          <w:rPr>
            <w:color w:val="000000" w:themeColor="text1"/>
            <w:shd w:val="clear" w:color="auto" w:fill="FFFFFF"/>
          </w:rPr>
          <w:t xml:space="preserve">differences in </w:t>
        </w:r>
      </w:ins>
      <w:ins w:id="605" w:author="Wild, Kristoffer H." w:date="2023-04-30T17:52:00Z">
        <w:r w:rsidR="00A81729">
          <w:rPr>
            <w:color w:val="000000" w:themeColor="text1"/>
            <w:shd w:val="clear" w:color="auto" w:fill="FFFFFF"/>
          </w:rPr>
          <w:t>immune function</w:t>
        </w:r>
      </w:ins>
      <w:ins w:id="606" w:author="Kris.Wild" w:date="2023-04-12T09:17:00Z">
        <w:r w:rsidR="0035255B">
          <w:rPr>
            <w:color w:val="000000" w:themeColor="text1"/>
            <w:shd w:val="clear" w:color="auto" w:fill="FFFFFF"/>
          </w:rPr>
          <w:t>,</w:t>
        </w:r>
      </w:ins>
      <w:ins w:id="607" w:author="Kris.Wild" w:date="2023-04-11T10:50:00Z">
        <w:r w:rsidR="00CF50C6" w:rsidRPr="0035255B">
          <w:rPr>
            <w:color w:val="000000" w:themeColor="text1"/>
            <w:shd w:val="clear" w:color="auto" w:fill="FFFFFF"/>
          </w:rPr>
          <w:t xml:space="preserve"> may </w:t>
        </w:r>
      </w:ins>
      <w:ins w:id="608" w:author="Daniel Noble" w:date="2023-04-27T11:01:00Z">
        <w:r w:rsidR="00977F6C">
          <w:rPr>
            <w:color w:val="000000" w:themeColor="text1"/>
            <w:shd w:val="clear" w:color="auto" w:fill="FFFFFF"/>
          </w:rPr>
          <w:t xml:space="preserve">better </w:t>
        </w:r>
      </w:ins>
      <w:ins w:id="609" w:author="Kris.Wild" w:date="2023-04-11T10:50:00Z">
        <w:r w:rsidR="00CF50C6" w:rsidRPr="0035255B">
          <w:rPr>
            <w:color w:val="000000" w:themeColor="text1"/>
            <w:shd w:val="clear" w:color="auto" w:fill="FFFFFF"/>
          </w:rPr>
          <w:t xml:space="preserve">explain </w:t>
        </w:r>
      </w:ins>
      <w:ins w:id="610" w:author="Kris.Wild" w:date="2023-04-11T11:12:00Z">
        <w:r w:rsidR="00212E9C" w:rsidRPr="0035255B">
          <w:rPr>
            <w:color w:val="000000" w:themeColor="text1"/>
            <w:shd w:val="clear" w:color="auto" w:fill="FFFFFF"/>
          </w:rPr>
          <w:t>the</w:t>
        </w:r>
      </w:ins>
      <w:ins w:id="611" w:author="Kris.Wild" w:date="2023-04-11T10:51:00Z">
        <w:r w:rsidR="00CF50C6" w:rsidRPr="0035255B">
          <w:rPr>
            <w:color w:val="000000" w:themeColor="text1"/>
            <w:shd w:val="clear" w:color="auto" w:fill="FFFFFF"/>
          </w:rPr>
          <w:t xml:space="preserve"> stronger signal for </w:t>
        </w:r>
      </w:ins>
      <w:ins w:id="612" w:author="Kris.Wild" w:date="2023-04-11T10:50:00Z">
        <w:r w:rsidR="00CF50C6" w:rsidRPr="0035255B">
          <w:rPr>
            <w:color w:val="000000" w:themeColor="text1"/>
            <w:shd w:val="clear" w:color="auto" w:fill="FFFFFF"/>
          </w:rPr>
          <w:t xml:space="preserve">phenotypic </w:t>
        </w:r>
      </w:ins>
      <w:ins w:id="613" w:author="Kris.Wild" w:date="2023-04-11T10:51:00Z">
        <w:r w:rsidR="00CF50C6" w:rsidRPr="0035255B">
          <w:rPr>
            <w:color w:val="000000" w:themeColor="text1"/>
            <w:shd w:val="clear" w:color="auto" w:fill="FFFFFF"/>
          </w:rPr>
          <w:t>sex differences</w:t>
        </w:r>
      </w:ins>
      <w:ins w:id="614" w:author="Wild, Kristoffer H." w:date="2023-04-30T17:53:00Z">
        <w:r w:rsidR="00A81729">
          <w:rPr>
            <w:color w:val="000000" w:themeColor="text1"/>
            <w:shd w:val="clear" w:color="auto" w:fill="FFFFFF"/>
          </w:rPr>
          <w:t xml:space="preserve"> </w:t>
        </w:r>
      </w:ins>
      <w:customXmlInsRangeStart w:id="615" w:author="Wild, Kristoffer H." w:date="2023-04-30T17:54:00Z"/>
      <w:sdt>
        <w:sdtPr>
          <w:rPr>
            <w:color w:val="000000"/>
            <w:shd w:val="clear" w:color="auto" w:fill="FFFFFF"/>
          </w:rPr>
          <w:tag w:val="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
          <w:id w:val="-596863473"/>
          <w:placeholder>
            <w:docPart w:val="DefaultPlaceholder_-1854013440"/>
          </w:placeholder>
        </w:sdtPr>
        <w:sdtContent>
          <w:customXmlInsRangeEnd w:id="615"/>
          <w:ins w:id="616" w:author="Wild, Kristoffer H." w:date="2023-04-30T19:20:00Z">
            <w:r w:rsidR="0027621E" w:rsidRPr="0027621E">
              <w:rPr>
                <w:color w:val="000000"/>
                <w:shd w:val="clear" w:color="auto" w:fill="FFFFFF"/>
                <w:rPrChange w:id="617" w:author="Wild, Kristoffer H." w:date="2023-04-30T19:20:00Z">
                  <w:rPr/>
                </w:rPrChange>
              </w:rPr>
              <w:t xml:space="preserve">(Cox et al., 2017; Kelly et al., 2018; van </w:t>
            </w:r>
            <w:proofErr w:type="spellStart"/>
            <w:r w:rsidR="0027621E" w:rsidRPr="0027621E">
              <w:rPr>
                <w:color w:val="000000"/>
                <w:shd w:val="clear" w:color="auto" w:fill="FFFFFF"/>
              </w:rPr>
              <w:t>Doorn</w:t>
            </w:r>
            <w:proofErr w:type="spellEnd"/>
            <w:r w:rsidR="0027621E" w:rsidRPr="0027621E">
              <w:rPr>
                <w:color w:val="000000"/>
                <w:shd w:val="clear" w:color="auto" w:fill="FFFFFF"/>
              </w:rPr>
              <w:t xml:space="preserve"> and Kirkpatrick, 2010)</w:t>
            </w:r>
          </w:ins>
          <w:customXmlInsRangeStart w:id="618" w:author="Wild, Kristoffer H." w:date="2023-04-30T17:54:00Z"/>
        </w:sdtContent>
      </w:sdt>
      <w:customXmlInsRangeEnd w:id="618"/>
      <w:ins w:id="619" w:author="Kris.Wild" w:date="2023-04-11T10:51:00Z">
        <w:del w:id="620" w:author="Wild, Kristoffer H." w:date="2023-04-30T17:54:00Z">
          <w:r w:rsidR="00CF50C6" w:rsidRPr="0035255B" w:rsidDel="00C10E71">
            <w:rPr>
              <w:color w:val="000000" w:themeColor="text1"/>
              <w:shd w:val="clear" w:color="auto" w:fill="FFFFFF"/>
            </w:rPr>
            <w:delText xml:space="preserve"> (</w:delText>
          </w:r>
        </w:del>
      </w:ins>
      <w:ins w:id="621" w:author="Kris.Wild" w:date="2023-04-11T12:05:00Z">
        <w:del w:id="622" w:author="Wild, Kristoffer H." w:date="2023-04-30T17:54:00Z">
          <w:r w:rsidR="00416385" w:rsidRPr="0035255B" w:rsidDel="00C10E71">
            <w:delText>van Doorn &amp; Kirkpatrick, 2010</w:delText>
          </w:r>
        </w:del>
      </w:ins>
      <w:ins w:id="623" w:author="Kris.Wild" w:date="2023-04-11T10:51:00Z">
        <w:del w:id="624" w:author="Wild, Kristoffer H." w:date="2023-04-30T17:54:00Z">
          <w:r w:rsidR="00CF50C6" w:rsidRPr="0035255B" w:rsidDel="00C10E71">
            <w:rPr>
              <w:color w:val="000000" w:themeColor="text1"/>
            </w:rPr>
            <w:delText xml:space="preserve">; </w:delText>
          </w:r>
          <w:r w:rsidR="00CF50C6" w:rsidRPr="0035255B" w:rsidDel="00C10E71">
            <w:rPr>
              <w:color w:val="000000" w:themeColor="text1"/>
              <w:shd w:val="clear" w:color="auto" w:fill="FFFFFF"/>
            </w:rPr>
            <w:delText>Cox et al., 2017)</w:delText>
          </w:r>
        </w:del>
      </w:ins>
      <w:ins w:id="625" w:author="Kris.Wild" w:date="2023-04-11T10:53:00Z">
        <w:r w:rsidR="00406052" w:rsidRPr="0035255B">
          <w:rPr>
            <w:color w:val="000000" w:themeColor="text1"/>
            <w:shd w:val="clear" w:color="auto" w:fill="FFFFFF"/>
          </w:rPr>
          <w:t xml:space="preserve">. </w:t>
        </w:r>
      </w:ins>
      <w:del w:id="626"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627"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627"/>
          <w:del w:id="628" w:author="Wild, Kristoffer H." w:date="2023-04-30T16:46:00Z">
            <w:r w:rsidR="00EB4892" w:rsidRPr="0027621E" w:rsidDel="001437AD">
              <w:rPr>
                <w:color w:val="000000"/>
                <w:lang w:val="en-GB"/>
              </w:rPr>
              <w:delText>(Geffroy, 2022)</w:delText>
            </w:r>
          </w:del>
          <w:customXmlDelRangeStart w:id="629" w:author="Kris.Wild" w:date="2023-04-11T10:52:00Z"/>
        </w:sdtContent>
      </w:sdt>
      <w:customXmlDelRangeEnd w:id="629"/>
      <w:del w:id="630"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631"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632" w:author="Daniel Noble" w:date="2023-04-27T10:12:00Z">
        <w:r w:rsidR="00AE4272">
          <w:rPr>
            <w:color w:val="000000" w:themeColor="text1"/>
          </w:rPr>
          <w:t>Assuming similar</w:t>
        </w:r>
      </w:ins>
      <w:r w:rsidR="00DE27BA" w:rsidRPr="0035255B">
        <w:rPr>
          <w:color w:val="000000" w:themeColor="text1"/>
        </w:rPr>
        <w:t xml:space="preserve"> patterns occur in </w:t>
      </w:r>
      <w:del w:id="633"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698BD52" w14:textId="276F4B81" w:rsidR="00C10E71" w:rsidRPr="009D367F" w:rsidDel="00C10E71" w:rsidRDefault="00C10E71">
      <w:pPr>
        <w:ind w:firstLine="720"/>
        <w:contextualSpacing/>
        <w:rPr>
          <w:del w:id="634" w:author="Wild, Kristoffer H." w:date="2023-04-30T17:59:00Z"/>
          <w:moveTo w:id="635" w:author="Wild, Kristoffer H." w:date="2023-04-30T17:58:00Z"/>
          <w:color w:val="000000" w:themeColor="text1"/>
        </w:rPr>
      </w:pPr>
      <w:moveToRangeStart w:id="636" w:author="Wild, Kristoffer H." w:date="2023-04-30T17:58:00Z" w:name="move133769954"/>
      <w:moveTo w:id="637" w:author="Wild, Kristoffer H." w:date="2023-04-30T17:58:00Z">
        <w:r w:rsidRPr="009D367F">
          <w:rPr>
            <w:color w:val="000000" w:themeColor="text1"/>
          </w:rPr>
          <w:t xml:space="preserve">Not only within the Like Phenotype/Genotype framework were we able to interpret differences among the genotypic or phenotypic counterparts when accounting for sex-reversal, but </w:t>
        </w:r>
        <w:del w:id="638" w:author="Wild, Kristoffer H." w:date="2023-04-30T17:59:00Z">
          <w:r w:rsidRPr="009D367F" w:rsidDel="00C10E71">
            <w:rPr>
              <w:color w:val="000000" w:themeColor="text1"/>
            </w:rPr>
            <w:delText>we were able to compare</w:delText>
          </w:r>
        </w:del>
      </w:moveTo>
      <w:ins w:id="639" w:author="Wild, Kristoffer H." w:date="2023-04-30T17:59:00Z">
        <w:r>
          <w:rPr>
            <w:color w:val="000000" w:themeColor="text1"/>
          </w:rPr>
          <w:t>our novel design allowed us to compare</w:t>
        </w:r>
      </w:ins>
      <w:moveTo w:id="640" w:author="Wild, Kristoffer H." w:date="2023-04-30T17:58:00Z">
        <w:r w:rsidRPr="009D367F">
          <w:rPr>
            <w:color w:val="000000" w:themeColor="text1"/>
          </w:rPr>
          <w:t xml:space="preserve"> differences between a ZW and XY systems </w:t>
        </w:r>
        <w:del w:id="641" w:author="Wild, Kristoffer H." w:date="2023-04-30T17:59:00Z">
          <w:r w:rsidRPr="009D367F" w:rsidDel="00C10E71">
            <w:rPr>
              <w:color w:val="000000" w:themeColor="text1"/>
            </w:rPr>
            <w:delText>which</w:delText>
          </w:r>
        </w:del>
      </w:moveTo>
      <w:ins w:id="642" w:author="Wild, Kristoffer H." w:date="2023-04-30T17:59:00Z">
        <w:r>
          <w:rPr>
            <w:color w:val="000000" w:themeColor="text1"/>
          </w:rPr>
          <w:t>that</w:t>
        </w:r>
      </w:ins>
      <w:moveTo w:id="643" w:author="Wild, Kristoffer H." w:date="2023-04-30T17:58:00Z">
        <w:r w:rsidRPr="009D367F">
          <w:rPr>
            <w:color w:val="000000" w:themeColor="text1"/>
          </w:rPr>
          <w:t xml:space="preserve"> have different </w:t>
        </w:r>
        <w:del w:id="644" w:author="Wild, Kristoffer H." w:date="2023-04-30T17:59:00Z">
          <w:r w:rsidRPr="009D367F" w:rsidDel="00C10E71">
            <w:rPr>
              <w:color w:val="000000" w:themeColor="text1"/>
            </w:rPr>
            <w:delText>phenotypes</w:delText>
          </w:r>
        </w:del>
      </w:moveTo>
      <w:ins w:id="645" w:author="Wild, Kristoffer H." w:date="2023-04-30T17:59:00Z">
        <w:r>
          <w:rPr>
            <w:color w:val="000000" w:themeColor="text1"/>
          </w:rPr>
          <w:t>phenotypic sex</w:t>
        </w:r>
      </w:ins>
      <w:moveTo w:id="646" w:author="Wild, Kristoffer H." w:date="2023-04-30T17:58:00Z">
        <w:r w:rsidRPr="009D367F">
          <w:rPr>
            <w:color w:val="000000" w:themeColor="text1"/>
          </w:rPr>
          <w:t xml:space="preserve"> that </w:t>
        </w:r>
      </w:moveTo>
      <w:ins w:id="647" w:author="Wild, Kristoffer H." w:date="2023-04-30T18:00:00Z">
        <w:r>
          <w:rPr>
            <w:color w:val="000000" w:themeColor="text1"/>
          </w:rPr>
          <w:t xml:space="preserve">can </w:t>
        </w:r>
      </w:ins>
      <w:moveTo w:id="648" w:author="Wild, Kristoffer H." w:date="2023-04-30T17:58:00Z">
        <w:r w:rsidRPr="009D367F">
          <w:rPr>
            <w:color w:val="000000" w:themeColor="text1"/>
          </w:rPr>
          <w:t>reverse</w:t>
        </w:r>
        <w:del w:id="649" w:author="Wild, Kristoffer H." w:date="2023-04-30T18:00:00Z">
          <w:r w:rsidRPr="009D367F" w:rsidDel="00C10E71">
            <w:rPr>
              <w:color w:val="000000" w:themeColor="text1"/>
            </w:rPr>
            <w:delText xml:space="preserve"> sex</w:delText>
          </w:r>
        </w:del>
        <w:r w:rsidRPr="009D367F">
          <w:rPr>
            <w:color w:val="000000" w:themeColor="text1"/>
          </w:rPr>
          <w:t>. Interestingly, regardless of the sex-determining system, we show that concordant females had higher mass scaling relationships for metabolism than concordant males (Tables 1 &amp; 2).</w:t>
        </w:r>
      </w:moveTo>
      <w:ins w:id="650" w:author="Wild, Kristoffer H." w:date="2023-04-30T19:29:00Z">
        <w:r w:rsidR="00590014">
          <w:rPr>
            <w:color w:val="000000" w:themeColor="text1"/>
          </w:rPr>
          <w:t xml:space="preserve"> </w:t>
        </w:r>
      </w:ins>
      <w:ins w:id="651" w:author="Wild, Kristoffer H." w:date="2023-05-01T14:11:00Z">
        <w:r w:rsidR="006870FB" w:rsidRPr="001A10D8">
          <w:rPr>
            <w:color w:val="000000" w:themeColor="text1"/>
            <w:rPrChange w:id="652" w:author="Wild, Kristoffer H." w:date="2023-05-01T18:01:00Z">
              <w:rPr>
                <w:color w:val="000000" w:themeColor="text1"/>
                <w:highlight w:val="yellow"/>
              </w:rPr>
            </w:rPrChange>
          </w:rPr>
          <w:t>Indicating</w:t>
        </w:r>
      </w:ins>
      <w:ins w:id="653" w:author="Wild, Kristoffer H." w:date="2023-04-30T19:29:00Z">
        <w:r w:rsidR="00590014" w:rsidRPr="001A10D8">
          <w:rPr>
            <w:color w:val="000000" w:themeColor="text1"/>
          </w:rPr>
          <w:t xml:space="preserve"> the </w:t>
        </w:r>
        <w:r w:rsidR="00590014" w:rsidRPr="001A10D8">
          <w:rPr>
            <w:color w:val="000000" w:themeColor="text1"/>
            <w:lang w:val="en-GB"/>
          </w:rPr>
          <w:t>costs of development and maintenance of female phenotypic traits are more expensive (based on metabolism) in both species</w:t>
        </w:r>
      </w:ins>
      <w:ins w:id="654" w:author="Wild, Kristoffer H." w:date="2023-04-30T19:30:00Z">
        <w:r w:rsidR="00590014" w:rsidRPr="001A10D8">
          <w:rPr>
            <w:color w:val="000000" w:themeColor="text1"/>
            <w:lang w:val="en-GB"/>
          </w:rPr>
          <w:t xml:space="preserve">. </w:t>
        </w:r>
      </w:ins>
      <w:moveTo w:id="655" w:author="Wild, Kristoffer H." w:date="2023-04-30T17:58:00Z">
        <w:del w:id="656" w:author="Wild, Kristoffer H." w:date="2023-05-01T14:48:00Z">
          <w:r w:rsidRPr="001A10D8" w:rsidDel="00046B75">
            <w:rPr>
              <w:color w:val="000000" w:themeColor="text1"/>
            </w:rPr>
            <w:delText xml:space="preserve"> </w:delText>
          </w:r>
        </w:del>
        <w:r w:rsidRPr="001A10D8">
          <w:rPr>
            <w:color w:val="000000" w:themeColor="text1"/>
          </w:rPr>
          <w:t>Hormone-mediated effects</w:t>
        </w:r>
      </w:moveTo>
      <w:ins w:id="657" w:author="Wild, Kristoffer H." w:date="2023-05-01T16:11:00Z">
        <w:r w:rsidR="004504C2" w:rsidRPr="001A10D8">
          <w:rPr>
            <w:color w:val="000000" w:themeColor="text1"/>
            <w:rPrChange w:id="658" w:author="Wild, Kristoffer H." w:date="2023-05-01T18:01:00Z">
              <w:rPr>
                <w:color w:val="000000" w:themeColor="text1"/>
                <w:highlight w:val="yellow"/>
              </w:rPr>
            </w:rPrChange>
          </w:rPr>
          <w:t>,</w:t>
        </w:r>
      </w:ins>
      <w:moveTo w:id="659" w:author="Wild, Kristoffer H." w:date="2023-04-30T17:58:00Z">
        <w:r w:rsidRPr="001A10D8">
          <w:rPr>
            <w:color w:val="000000" w:themeColor="text1"/>
          </w:rPr>
          <w:t xml:space="preserve"> such as </w:t>
        </w:r>
      </w:moveTo>
      <w:ins w:id="660" w:author="Wild, Kristoffer H." w:date="2023-05-01T16:23:00Z">
        <w:r w:rsidR="002368C3" w:rsidRPr="001A10D8">
          <w:rPr>
            <w:color w:val="000000" w:themeColor="text1"/>
            <w:rPrChange w:id="661" w:author="Wild, Kristoffer H." w:date="2023-05-01T18:01:00Z">
              <w:rPr>
                <w:color w:val="000000" w:themeColor="text1"/>
                <w:highlight w:val="yellow"/>
              </w:rPr>
            </w:rPrChange>
          </w:rPr>
          <w:t xml:space="preserve">responses </w:t>
        </w:r>
      </w:ins>
      <w:ins w:id="662" w:author="Wild, Kristoffer H." w:date="2023-05-01T16:16:00Z">
        <w:r w:rsidR="002368C3" w:rsidRPr="001A10D8">
          <w:rPr>
            <w:color w:val="000000" w:themeColor="text1"/>
            <w:rPrChange w:id="663" w:author="Wild, Kristoffer H." w:date="2023-05-01T18:01:00Z">
              <w:rPr>
                <w:color w:val="000000" w:themeColor="text1"/>
                <w:highlight w:val="yellow"/>
              </w:rPr>
            </w:rPrChange>
          </w:rPr>
          <w:t>to</w:t>
        </w:r>
      </w:ins>
      <w:ins w:id="664" w:author="Wild, Kristoffer H." w:date="2023-05-01T16:23:00Z">
        <w:r w:rsidR="002368C3" w:rsidRPr="001A10D8">
          <w:rPr>
            <w:color w:val="000000" w:themeColor="text1"/>
            <w:rPrChange w:id="665" w:author="Wild, Kristoffer H." w:date="2023-05-01T18:01:00Z">
              <w:rPr>
                <w:color w:val="000000" w:themeColor="text1"/>
                <w:highlight w:val="yellow"/>
              </w:rPr>
            </w:rPrChange>
          </w:rPr>
          <w:t xml:space="preserve"> </w:t>
        </w:r>
      </w:ins>
      <w:ins w:id="666" w:author="Wild, Kristoffer H." w:date="2023-05-01T16:26:00Z">
        <w:r w:rsidR="00AC721D" w:rsidRPr="001A10D8">
          <w:rPr>
            <w:color w:val="000000" w:themeColor="text1"/>
            <w:rPrChange w:id="667" w:author="Wild, Kristoffer H." w:date="2023-05-01T18:01:00Z">
              <w:rPr>
                <w:color w:val="000000" w:themeColor="text1"/>
                <w:highlight w:val="yellow"/>
              </w:rPr>
            </w:rPrChange>
          </w:rPr>
          <w:t>elevated</w:t>
        </w:r>
      </w:ins>
      <w:ins w:id="668" w:author="Wild, Kristoffer H." w:date="2023-05-01T16:23:00Z">
        <w:r w:rsidR="002368C3" w:rsidRPr="001A10D8">
          <w:rPr>
            <w:color w:val="000000" w:themeColor="text1"/>
            <w:rPrChange w:id="669" w:author="Wild, Kristoffer H." w:date="2023-05-01T18:01:00Z">
              <w:rPr>
                <w:color w:val="000000" w:themeColor="text1"/>
                <w:highlight w:val="yellow"/>
              </w:rPr>
            </w:rPrChange>
          </w:rPr>
          <w:t xml:space="preserve"> levels of</w:t>
        </w:r>
      </w:ins>
      <w:ins w:id="670" w:author="Wild, Kristoffer H." w:date="2023-05-01T16:16:00Z">
        <w:r w:rsidR="002368C3" w:rsidRPr="001A10D8">
          <w:rPr>
            <w:color w:val="000000" w:themeColor="text1"/>
            <w:rPrChange w:id="671" w:author="Wild, Kristoffer H." w:date="2023-05-01T18:01:00Z">
              <w:rPr>
                <w:color w:val="000000" w:themeColor="text1"/>
                <w:highlight w:val="yellow"/>
              </w:rPr>
            </w:rPrChange>
          </w:rPr>
          <w:t xml:space="preserve"> </w:t>
        </w:r>
      </w:ins>
      <w:moveTo w:id="672" w:author="Wild, Kristoffer H." w:date="2023-04-30T17:58:00Z">
        <w:r w:rsidRPr="001A10D8">
          <w:rPr>
            <w:color w:val="000000" w:themeColor="text1"/>
          </w:rPr>
          <w:t>thyroxin</w:t>
        </w:r>
        <w:del w:id="673" w:author="Wild, Kristoffer H." w:date="2023-05-01T14:55:00Z">
          <w:r w:rsidRPr="001A10D8" w:rsidDel="008C3E31">
            <w:rPr>
              <w:color w:val="000000" w:themeColor="text1"/>
            </w:rPr>
            <w:delText>e</w:delText>
          </w:r>
        </w:del>
        <w:del w:id="674" w:author="Wild, Kristoffer H." w:date="2023-05-01T14:48:00Z">
          <w:r w:rsidRPr="001A10D8" w:rsidDel="00046B75">
            <w:rPr>
              <w:color w:val="000000" w:themeColor="text1"/>
            </w:rPr>
            <w:delText xml:space="preserve">, </w:delText>
          </w:r>
        </w:del>
        <w:del w:id="675" w:author="Wild, Kristoffer H." w:date="2023-05-01T14:55:00Z">
          <w:r w:rsidRPr="001A10D8" w:rsidDel="008C3E31">
            <w:rPr>
              <w:color w:val="000000" w:themeColor="text1"/>
            </w:rPr>
            <w:delText>corticosterone</w:delText>
          </w:r>
        </w:del>
        <w:del w:id="676" w:author="Wild, Kristoffer H." w:date="2023-05-01T14:48:00Z">
          <w:r w:rsidRPr="001A10D8" w:rsidDel="00046B75">
            <w:rPr>
              <w:color w:val="000000" w:themeColor="text1"/>
            </w:rPr>
            <w:delText>, or testosterone</w:delText>
          </w:r>
        </w:del>
        <w:del w:id="677" w:author="Wild, Kristoffer H." w:date="2023-05-01T16:00:00Z">
          <w:r w:rsidRPr="001A10D8" w:rsidDel="00D34206">
            <w:rPr>
              <w:color w:val="000000" w:themeColor="text1"/>
            </w:rPr>
            <w:delText>,</w:delText>
          </w:r>
        </w:del>
      </w:moveTo>
      <w:ins w:id="678" w:author="Wild, Kristoffer H." w:date="2023-05-01T16:00:00Z">
        <w:r w:rsidR="00D34206" w:rsidRPr="001A10D8">
          <w:rPr>
            <w:color w:val="000000" w:themeColor="text1"/>
            <w:rPrChange w:id="679" w:author="Wild, Kristoffer H." w:date="2023-05-01T18:01:00Z">
              <w:rPr>
                <w:color w:val="000000" w:themeColor="text1"/>
                <w:highlight w:val="yellow"/>
              </w:rPr>
            </w:rPrChange>
          </w:rPr>
          <w:t xml:space="preserve"> or </w:t>
        </w:r>
      </w:ins>
      <w:ins w:id="680" w:author="Wild, Kristoffer H." w:date="2023-05-01T16:16:00Z">
        <w:r w:rsidR="002368C3" w:rsidRPr="001A10D8">
          <w:rPr>
            <w:color w:val="000000" w:themeColor="text1"/>
            <w:rPrChange w:id="681" w:author="Wild, Kristoffer H." w:date="2023-05-01T18:01:00Z">
              <w:rPr>
                <w:color w:val="000000" w:themeColor="text1"/>
                <w:highlight w:val="yellow"/>
              </w:rPr>
            </w:rPrChange>
          </w:rPr>
          <w:t>corticosterone</w:t>
        </w:r>
      </w:ins>
      <w:ins w:id="682" w:author="Wild, Kristoffer H." w:date="2023-05-01T16:00:00Z">
        <w:r w:rsidR="00D34206" w:rsidRPr="001A10D8">
          <w:rPr>
            <w:color w:val="000000" w:themeColor="text1"/>
            <w:rPrChange w:id="683" w:author="Wild, Kristoffer H." w:date="2023-05-01T18:01:00Z">
              <w:rPr>
                <w:color w:val="000000" w:themeColor="text1"/>
                <w:highlight w:val="yellow"/>
              </w:rPr>
            </w:rPrChange>
          </w:rPr>
          <w:t>,</w:t>
        </w:r>
      </w:ins>
      <w:moveTo w:id="684" w:author="Wild, Kristoffer H." w:date="2023-04-30T17:58:00Z">
        <w:r w:rsidRPr="001A10D8">
          <w:rPr>
            <w:color w:val="000000" w:themeColor="text1"/>
          </w:rPr>
          <w:t xml:space="preserve"> have been responsible for </w:t>
        </w:r>
        <w:del w:id="685" w:author="Wild, Kristoffer H." w:date="2023-05-01T14:48:00Z">
          <w:r w:rsidRPr="001A10D8" w:rsidDel="00046B75">
            <w:rPr>
              <w:color w:val="000000" w:themeColor="text1"/>
            </w:rPr>
            <w:delText xml:space="preserve">affecting </w:delText>
          </w:r>
        </w:del>
      </w:moveTo>
      <w:ins w:id="686" w:author="Wild, Kristoffer H." w:date="2023-05-01T14:48:00Z">
        <w:r w:rsidR="00046B75" w:rsidRPr="001A10D8">
          <w:rPr>
            <w:color w:val="000000" w:themeColor="text1"/>
          </w:rPr>
          <w:t xml:space="preserve">increasing </w:t>
        </w:r>
      </w:ins>
      <w:moveTo w:id="687" w:author="Wild, Kristoffer H." w:date="2023-04-30T17:58:00Z">
        <w:r w:rsidRPr="001A10D8">
          <w:rPr>
            <w:color w:val="000000" w:themeColor="text1"/>
          </w:rPr>
          <w:t>metabolic rate</w:t>
        </w:r>
      </w:moveTo>
      <w:ins w:id="688" w:author="Wild, Kristoffer H." w:date="2023-05-01T16:16:00Z">
        <w:r w:rsidR="002368C3" w:rsidRPr="001A10D8">
          <w:rPr>
            <w:color w:val="000000" w:themeColor="text1"/>
            <w:rPrChange w:id="689" w:author="Wild, Kristoffer H." w:date="2023-05-01T18:01:00Z">
              <w:rPr>
                <w:color w:val="000000" w:themeColor="text1"/>
                <w:highlight w:val="yellow"/>
              </w:rPr>
            </w:rPrChange>
          </w:rPr>
          <w:t xml:space="preserve">s </w:t>
        </w:r>
      </w:ins>
      <w:ins w:id="690" w:author="Wild, Kristoffer H." w:date="2023-05-01T16:22:00Z">
        <w:r w:rsidR="002368C3" w:rsidRPr="001A10D8">
          <w:rPr>
            <w:color w:val="000000" w:themeColor="text1"/>
            <w:rPrChange w:id="691" w:author="Wild, Kristoffer H." w:date="2023-05-01T18:01:00Z">
              <w:rPr>
                <w:color w:val="000000" w:themeColor="text1"/>
                <w:highlight w:val="yellow"/>
              </w:rPr>
            </w:rPrChange>
          </w:rPr>
          <w:t>for</w:t>
        </w:r>
      </w:ins>
      <w:moveTo w:id="692" w:author="Wild, Kristoffer H." w:date="2023-04-30T17:58:00Z">
        <w:del w:id="693" w:author="Wild, Kristoffer H." w:date="2023-05-01T16:16:00Z">
          <w:r w:rsidRPr="001A10D8" w:rsidDel="002368C3">
            <w:rPr>
              <w:color w:val="000000" w:themeColor="text1"/>
            </w:rPr>
            <w:delText xml:space="preserve">s in </w:delText>
          </w:r>
        </w:del>
      </w:moveTo>
      <w:ins w:id="694" w:author="Wild, Kristoffer H." w:date="2023-05-01T16:00:00Z">
        <w:r w:rsidR="00D34206" w:rsidRPr="001A10D8">
          <w:rPr>
            <w:color w:val="000000" w:themeColor="text1"/>
            <w:rPrChange w:id="695" w:author="Wild, Kristoffer H." w:date="2023-05-01T18:01:00Z">
              <w:rPr>
                <w:color w:val="000000" w:themeColor="text1"/>
                <w:highlight w:val="yellow"/>
              </w:rPr>
            </w:rPrChange>
          </w:rPr>
          <w:t xml:space="preserve"> </w:t>
        </w:r>
      </w:ins>
      <w:ins w:id="696" w:author="Wild, Kristoffer H." w:date="2023-05-01T18:57:00Z">
        <w:r w:rsidR="0006181D">
          <w:rPr>
            <w:color w:val="000000" w:themeColor="text1"/>
          </w:rPr>
          <w:t>fem</w:t>
        </w:r>
      </w:ins>
      <w:ins w:id="697" w:author="Wild, Kristoffer H." w:date="2023-05-01T18:58:00Z">
        <w:r w:rsidR="0006181D">
          <w:rPr>
            <w:color w:val="000000" w:themeColor="text1"/>
          </w:rPr>
          <w:t xml:space="preserve">ale </w:t>
        </w:r>
      </w:ins>
      <w:moveTo w:id="698" w:author="Wild, Kristoffer H." w:date="2023-04-30T17:58:00Z">
        <w:r w:rsidRPr="001A10D8">
          <w:rPr>
            <w:color w:val="000000" w:themeColor="text1"/>
          </w:rPr>
          <w:t>l</w:t>
        </w:r>
      </w:moveTo>
      <w:ins w:id="699" w:author="Wild, Kristoffer H." w:date="2023-05-01T16:17:00Z">
        <w:r w:rsidR="002368C3" w:rsidRPr="001A10D8">
          <w:rPr>
            <w:color w:val="000000" w:themeColor="text1"/>
            <w:rPrChange w:id="700" w:author="Wild, Kristoffer H." w:date="2023-05-01T18:01:00Z">
              <w:rPr>
                <w:color w:val="000000" w:themeColor="text1"/>
                <w:highlight w:val="yellow"/>
              </w:rPr>
            </w:rPrChange>
          </w:rPr>
          <w:t>izards</w:t>
        </w:r>
      </w:ins>
      <w:ins w:id="701" w:author="Wild, Kristoffer H." w:date="2023-05-01T16:26:00Z">
        <w:r w:rsidR="00AC721D" w:rsidRPr="001A10D8">
          <w:rPr>
            <w:color w:val="000000" w:themeColor="text1"/>
            <w:rPrChange w:id="702" w:author="Wild, Kristoffer H." w:date="2023-05-01T18:01:00Z">
              <w:rPr>
                <w:color w:val="000000" w:themeColor="text1"/>
                <w:highlight w:val="yellow"/>
              </w:rPr>
            </w:rPrChange>
          </w:rPr>
          <w:t>,</w:t>
        </w:r>
      </w:ins>
      <w:ins w:id="703" w:author="Wild, Kristoffer H." w:date="2023-05-01T16:17:00Z">
        <w:r w:rsidR="002368C3" w:rsidRPr="001A10D8">
          <w:rPr>
            <w:color w:val="000000" w:themeColor="text1"/>
            <w:rPrChange w:id="704" w:author="Wild, Kristoffer H." w:date="2023-05-01T18:01:00Z">
              <w:rPr>
                <w:color w:val="000000" w:themeColor="text1"/>
                <w:highlight w:val="yellow"/>
              </w:rPr>
            </w:rPrChange>
          </w:rPr>
          <w:t xml:space="preserve"> </w:t>
        </w:r>
      </w:ins>
      <w:moveTo w:id="705" w:author="Wild, Kristoffer H." w:date="2023-04-30T17:58:00Z">
        <w:del w:id="706" w:author="Wild, Kristoffer H." w:date="2023-05-01T16:17:00Z">
          <w:r w:rsidRPr="001A10D8" w:rsidDel="002368C3">
            <w:rPr>
              <w:color w:val="000000" w:themeColor="text1"/>
            </w:rPr>
            <w:delText xml:space="preserve">izards </w:delText>
          </w:r>
        </w:del>
        <w:r w:rsidRPr="001A10D8">
          <w:rPr>
            <w:color w:val="000000" w:themeColor="text1"/>
          </w:rPr>
          <w:t xml:space="preserve">and </w:t>
        </w:r>
        <w:del w:id="707" w:author="Wild, Kristoffer H." w:date="2023-05-01T16:17:00Z">
          <w:r w:rsidRPr="001A10D8" w:rsidDel="002368C3">
            <w:rPr>
              <w:color w:val="000000" w:themeColor="text1"/>
            </w:rPr>
            <w:delText>are</w:delText>
          </w:r>
        </w:del>
      </w:moveTo>
      <w:ins w:id="708" w:author="Wild, Kristoffer H." w:date="2023-05-01T16:17:00Z">
        <w:r w:rsidR="002368C3" w:rsidRPr="001A10D8">
          <w:rPr>
            <w:color w:val="000000" w:themeColor="text1"/>
            <w:rPrChange w:id="709" w:author="Wild, Kristoffer H." w:date="2023-05-01T18:01:00Z">
              <w:rPr>
                <w:color w:val="000000" w:themeColor="text1"/>
                <w:highlight w:val="yellow"/>
              </w:rPr>
            </w:rPrChange>
          </w:rPr>
          <w:t>these same hormones</w:t>
        </w:r>
      </w:ins>
      <w:moveTo w:id="710" w:author="Wild, Kristoffer H." w:date="2023-04-30T17:58:00Z">
        <w:r w:rsidRPr="001A10D8">
          <w:rPr>
            <w:color w:val="000000" w:themeColor="text1"/>
          </w:rPr>
          <w:t xml:space="preserve"> </w:t>
        </w:r>
      </w:moveTo>
      <w:ins w:id="711" w:author="Wild, Kristoffer H." w:date="2023-05-01T16:23:00Z">
        <w:r w:rsidR="002368C3" w:rsidRPr="001A10D8">
          <w:rPr>
            <w:color w:val="000000" w:themeColor="text1"/>
            <w:rPrChange w:id="712" w:author="Wild, Kristoffer H." w:date="2023-05-01T18:01:00Z">
              <w:rPr>
                <w:color w:val="000000" w:themeColor="text1"/>
                <w:highlight w:val="yellow"/>
              </w:rPr>
            </w:rPrChange>
          </w:rPr>
          <w:t xml:space="preserve">are </w:t>
        </w:r>
      </w:ins>
      <w:moveTo w:id="713" w:author="Wild, Kristoffer H." w:date="2023-04-30T17:58:00Z">
        <w:r w:rsidRPr="001A10D8">
          <w:rPr>
            <w:color w:val="000000" w:themeColor="text1"/>
          </w:rPr>
          <w:t>important regulators of phenotypic sex differences in adults</w:t>
        </w:r>
      </w:moveTo>
      <w:ins w:id="714" w:author="Wild, Kristoffer H." w:date="2023-05-01T16:17:00Z">
        <w:r w:rsidR="002368C3" w:rsidRPr="001A10D8">
          <w:rPr>
            <w:color w:val="000000" w:themeColor="text1"/>
          </w:rPr>
          <w:t xml:space="preserve"> (</w:t>
        </w:r>
      </w:ins>
      <w:proofErr w:type="spellStart"/>
      <w:ins w:id="715" w:author="Wild, Kristoffer H." w:date="2023-05-01T16:24:00Z">
        <w:r w:rsidR="002368C3" w:rsidRPr="001A10D8">
          <w:rPr>
            <w:color w:val="000000" w:themeColor="text1"/>
          </w:rPr>
          <w:t>DuRant</w:t>
        </w:r>
        <w:proofErr w:type="spellEnd"/>
        <w:r w:rsidR="002368C3" w:rsidRPr="001A10D8">
          <w:rPr>
            <w:color w:val="000000" w:themeColor="text1"/>
          </w:rPr>
          <w:t xml:space="preserve"> et al., 2008</w:t>
        </w:r>
        <w:r w:rsidR="00AC721D" w:rsidRPr="001A10D8">
          <w:rPr>
            <w:color w:val="000000" w:themeColor="text1"/>
          </w:rPr>
          <w:t xml:space="preserve">; </w:t>
        </w:r>
      </w:ins>
      <w:ins w:id="716" w:author="Wild, Kristoffer H." w:date="2023-05-01T16:18:00Z">
        <w:r w:rsidR="002368C3" w:rsidRPr="001A10D8">
          <w:rPr>
            <w:color w:val="000000"/>
          </w:rPr>
          <w:t>John-Alder, 1990</w:t>
        </w:r>
        <w:r w:rsidR="002368C3" w:rsidRPr="001A10D8">
          <w:rPr>
            <w:color w:val="000000"/>
          </w:rPr>
          <w:t>;</w:t>
        </w:r>
      </w:ins>
      <w:ins w:id="717" w:author="Wild, Kristoffer H." w:date="2023-05-01T16:26:00Z">
        <w:r w:rsidR="00AC721D" w:rsidRPr="001A10D8">
          <w:rPr>
            <w:color w:val="000000"/>
          </w:rPr>
          <w:t xml:space="preserve"> </w:t>
        </w:r>
        <w:proofErr w:type="spellStart"/>
        <w:r w:rsidR="00AC721D" w:rsidRPr="001A10D8">
          <w:rPr>
            <w:color w:val="000000"/>
          </w:rPr>
          <w:t>Lovern</w:t>
        </w:r>
        <w:proofErr w:type="spellEnd"/>
        <w:r w:rsidR="00AC721D" w:rsidRPr="001A10D8">
          <w:rPr>
            <w:color w:val="000000"/>
          </w:rPr>
          <w:t xml:space="preserve"> et al., 2001;</w:t>
        </w:r>
      </w:ins>
      <w:ins w:id="718" w:author="Wild, Kristoffer H." w:date="2023-05-01T16:18:00Z">
        <w:r w:rsidR="002368C3" w:rsidRPr="001A10D8">
          <w:rPr>
            <w:color w:val="000000" w:themeColor="text1"/>
          </w:rPr>
          <w:t xml:space="preserve"> </w:t>
        </w:r>
      </w:ins>
      <w:proofErr w:type="spellStart"/>
      <w:ins w:id="719" w:author="Wild, Kristoffer H." w:date="2023-05-01T16:25:00Z">
        <w:r w:rsidR="00AC721D" w:rsidRPr="001A10D8">
          <w:rPr>
            <w:color w:val="000000" w:themeColor="text1"/>
          </w:rPr>
          <w:t>Meylan</w:t>
        </w:r>
        <w:proofErr w:type="spellEnd"/>
        <w:r w:rsidR="00AC721D" w:rsidRPr="001A10D8">
          <w:rPr>
            <w:color w:val="000000" w:themeColor="text1"/>
          </w:rPr>
          <w:t xml:space="preserve"> et al., 2010</w:t>
        </w:r>
      </w:ins>
      <w:ins w:id="720" w:author="Wild, Kristoffer H." w:date="2023-05-01T16:17:00Z">
        <w:r w:rsidR="002368C3" w:rsidRPr="001A10D8">
          <w:rPr>
            <w:color w:val="000000" w:themeColor="text1"/>
          </w:rPr>
          <w:t>)</w:t>
        </w:r>
      </w:ins>
      <w:ins w:id="721" w:author="Wild, Kristoffer H." w:date="2023-05-01T16:33:00Z">
        <w:r w:rsidR="00AC721D" w:rsidRPr="001A10D8">
          <w:rPr>
            <w:color w:val="000000" w:themeColor="text1"/>
          </w:rPr>
          <w:t xml:space="preserve">. </w:t>
        </w:r>
      </w:ins>
      <w:moveTo w:id="722" w:author="Wild, Kristoffer H." w:date="2023-04-30T17:58:00Z">
        <w:del w:id="723" w:author="Wild, Kristoffer H." w:date="2023-04-30T18:11:00Z">
          <w:r w:rsidRPr="001A10D8" w:rsidDel="00753850">
            <w:rPr>
              <w:color w:val="000000" w:themeColor="text1"/>
            </w:rPr>
            <w:delText xml:space="preserve"> (</w:delText>
          </w:r>
          <w:commentRangeStart w:id="724"/>
          <w:commentRangeStart w:id="725"/>
          <w:commentRangeStart w:id="726"/>
          <w:r w:rsidRPr="001A10D8" w:rsidDel="00753850">
            <w:rPr>
              <w:color w:val="000000" w:themeColor="text1"/>
            </w:rPr>
            <w:delText>John-Alder, 1990</w:delText>
          </w:r>
          <w:commentRangeEnd w:id="724"/>
          <w:r w:rsidRPr="001A10D8" w:rsidDel="00753850">
            <w:rPr>
              <w:color w:val="000000" w:themeColor="text1"/>
            </w:rPr>
            <w:commentReference w:id="724"/>
          </w:r>
          <w:commentRangeEnd w:id="725"/>
          <w:r w:rsidRPr="001A10D8" w:rsidDel="00753850">
            <w:rPr>
              <w:color w:val="000000" w:themeColor="text1"/>
            </w:rPr>
            <w:commentReference w:id="725"/>
          </w:r>
          <w:commentRangeEnd w:id="726"/>
          <w:r w:rsidRPr="001A10D8" w:rsidDel="00753850">
            <w:rPr>
              <w:color w:val="000000" w:themeColor="text1"/>
            </w:rPr>
            <w:commentReference w:id="726"/>
          </w:r>
          <w:r w:rsidRPr="001A10D8" w:rsidDel="00753850">
            <w:rPr>
              <w:color w:val="000000" w:themeColor="text1"/>
            </w:rPr>
            <w:delText>; Lovern et al., 2001</w:delText>
          </w:r>
          <w:r w:rsidRPr="001A10D8" w:rsidDel="00753850">
            <w:rPr>
              <w:i/>
              <w:iCs/>
              <w:color w:val="000000" w:themeColor="text1"/>
            </w:rPr>
            <w:delText xml:space="preserve">; </w:delText>
          </w:r>
          <w:r w:rsidRPr="001A10D8" w:rsidDel="00753850">
            <w:rPr>
              <w:color w:val="000000" w:themeColor="text1"/>
            </w:rPr>
            <w:delText>Oppliger et al., 2004; Miles et al., 2007)</w:delText>
          </w:r>
        </w:del>
        <w:del w:id="727" w:author="Wild, Kristoffer H." w:date="2023-05-01T16:33:00Z">
          <w:r w:rsidRPr="001A10D8" w:rsidDel="00AC721D">
            <w:rPr>
              <w:color w:val="000000" w:themeColor="text1"/>
            </w:rPr>
            <w:delText xml:space="preserve">. </w:delText>
          </w:r>
        </w:del>
        <w:r w:rsidRPr="001A10D8">
          <w:rPr>
            <w:color w:val="000000" w:themeColor="text1"/>
          </w:rPr>
          <w:t xml:space="preserve">Such </w:t>
        </w:r>
        <w:del w:id="728" w:author="Wild, Kristoffer H." w:date="2023-05-01T18:34:00Z">
          <w:r w:rsidRPr="001A10D8" w:rsidDel="00AC1EEC">
            <w:rPr>
              <w:color w:val="000000" w:themeColor="text1"/>
            </w:rPr>
            <w:delText xml:space="preserve">hormonal </w:delText>
          </w:r>
        </w:del>
        <w:r w:rsidRPr="001A10D8">
          <w:rPr>
            <w:color w:val="000000" w:themeColor="text1"/>
          </w:rPr>
          <w:t>differences</w:t>
        </w:r>
      </w:moveTo>
      <w:ins w:id="729" w:author="Wild, Kristoffer H." w:date="2023-05-01T18:34:00Z">
        <w:r w:rsidR="00AC1EEC">
          <w:rPr>
            <w:color w:val="000000" w:themeColor="text1"/>
          </w:rPr>
          <w:t xml:space="preserve"> in hormonal pathways</w:t>
        </w:r>
      </w:ins>
      <w:ins w:id="730" w:author="Wild, Kristoffer H." w:date="2023-05-01T17:21:00Z">
        <w:r w:rsidR="00A7560A" w:rsidRPr="001A10D8">
          <w:rPr>
            <w:color w:val="000000" w:themeColor="text1"/>
          </w:rPr>
          <w:t xml:space="preserve"> between sex</w:t>
        </w:r>
      </w:ins>
      <w:moveTo w:id="731" w:author="Wild, Kristoffer H." w:date="2023-04-30T17:58:00Z">
        <w:r w:rsidRPr="001A10D8">
          <w:rPr>
            <w:color w:val="000000" w:themeColor="text1"/>
          </w:rPr>
          <w:t xml:space="preserve"> may be responsible for observed </w:t>
        </w:r>
        <w:del w:id="732" w:author="Wild, Kristoffer H." w:date="2023-04-30T18:06:00Z">
          <w:r w:rsidRPr="001A10D8" w:rsidDel="00753850">
            <w:rPr>
              <w:color w:val="000000" w:themeColor="text1"/>
            </w:rPr>
            <w:delText>phenotypic</w:delText>
          </w:r>
        </w:del>
      </w:moveTo>
      <w:ins w:id="733" w:author="Wild, Kristoffer H." w:date="2023-04-30T18:06:00Z">
        <w:r w:rsidR="00753850" w:rsidRPr="001A10D8">
          <w:rPr>
            <w:color w:val="000000" w:themeColor="text1"/>
          </w:rPr>
          <w:t>concordant sex</w:t>
        </w:r>
      </w:ins>
      <w:moveTo w:id="734" w:author="Wild, Kristoffer H." w:date="2023-04-30T17:58:00Z">
        <w:r w:rsidRPr="001A10D8">
          <w:rPr>
            <w:color w:val="000000" w:themeColor="text1"/>
          </w:rPr>
          <w:t xml:space="preserve"> differences in metabolism</w:t>
        </w:r>
        <w:del w:id="735" w:author="Wild, Kristoffer H." w:date="2023-04-30T18:03:00Z">
          <w:r w:rsidRPr="001A10D8" w:rsidDel="00753850">
            <w:rPr>
              <w:color w:val="000000" w:themeColor="text1"/>
            </w:rPr>
            <w:delText>,</w:delText>
          </w:r>
        </w:del>
        <w:r w:rsidRPr="001A10D8">
          <w:rPr>
            <w:color w:val="000000" w:themeColor="text1"/>
          </w:rPr>
          <w:t xml:space="preserve"> </w:t>
        </w:r>
        <w:del w:id="736" w:author="Wild, Kristoffer H." w:date="2023-04-30T18:01:00Z">
          <w:r w:rsidRPr="001A10D8" w:rsidDel="00C10E71">
            <w:rPr>
              <w:color w:val="000000" w:themeColor="text1"/>
            </w:rPr>
            <w:delText>but</w:delText>
          </w:r>
        </w:del>
      </w:moveTo>
      <w:ins w:id="737" w:author="Wild, Kristoffer H." w:date="2023-04-30T18:01:00Z">
        <w:r w:rsidRPr="001A10D8">
          <w:rPr>
            <w:color w:val="000000" w:themeColor="text1"/>
          </w:rPr>
          <w:t xml:space="preserve">and may explain </w:t>
        </w:r>
      </w:ins>
      <w:ins w:id="738" w:author="Wild, Kristoffer H." w:date="2023-04-30T18:02:00Z">
        <w:r w:rsidRPr="001A10D8">
          <w:rPr>
            <w:color w:val="000000" w:themeColor="text1"/>
          </w:rPr>
          <w:t xml:space="preserve">why sex-reversed individuals were more </w:t>
        </w:r>
      </w:ins>
      <w:ins w:id="739" w:author="Wild, Kristoffer H." w:date="2023-04-30T18:05:00Z">
        <w:r w:rsidR="00753850" w:rsidRPr="001A10D8">
          <w:rPr>
            <w:color w:val="000000" w:themeColor="text1"/>
          </w:rPr>
          <w:t>representative of their</w:t>
        </w:r>
      </w:ins>
      <w:ins w:id="740" w:author="Wild, Kristoffer H." w:date="2023-04-30T18:02:00Z">
        <w:r w:rsidRPr="001A10D8">
          <w:rPr>
            <w:color w:val="000000" w:themeColor="text1"/>
          </w:rPr>
          <w:t xml:space="preserve"> </w:t>
        </w:r>
      </w:ins>
      <w:ins w:id="741" w:author="Wild, Kristoffer H." w:date="2023-04-30T18:05:00Z">
        <w:r w:rsidR="00753850" w:rsidRPr="001A10D8">
          <w:rPr>
            <w:color w:val="000000" w:themeColor="text1"/>
          </w:rPr>
          <w:t>phenotypic sex</w:t>
        </w:r>
      </w:ins>
      <w:ins w:id="742" w:author="Wild, Kristoffer H." w:date="2023-04-30T18:04:00Z">
        <w:r w:rsidR="00753850" w:rsidRPr="001A10D8">
          <w:rPr>
            <w:color w:val="000000" w:themeColor="text1"/>
          </w:rPr>
          <w:t>, respectively</w:t>
        </w:r>
      </w:ins>
      <w:ins w:id="743" w:author="Wild, Kristoffer H." w:date="2023-04-30T18:02:00Z">
        <w:r w:rsidRPr="001A10D8">
          <w:rPr>
            <w:color w:val="000000" w:themeColor="text1"/>
          </w:rPr>
          <w:t>.</w:t>
        </w:r>
      </w:ins>
      <w:moveTo w:id="744" w:author="Wild, Kristoffer H." w:date="2023-04-30T17:58:00Z">
        <w:r w:rsidRPr="001A10D8">
          <w:rPr>
            <w:color w:val="000000" w:themeColor="text1"/>
          </w:rPr>
          <w:t xml:space="preserve"> </w:t>
        </w:r>
        <w:del w:id="745" w:author="Wild, Kristoffer H." w:date="2023-04-30T18:02:00Z">
          <w:r w:rsidRPr="001A10D8" w:rsidDel="00C10E71">
            <w:rPr>
              <w:color w:val="000000" w:themeColor="text1"/>
            </w:rPr>
            <w:delText>e</w:delText>
          </w:r>
        </w:del>
      </w:moveTo>
      <w:ins w:id="746" w:author="Wild, Kristoffer H." w:date="2023-04-30T18:02:00Z">
        <w:r w:rsidRPr="001A10D8">
          <w:rPr>
            <w:color w:val="000000" w:themeColor="text1"/>
          </w:rPr>
          <w:t xml:space="preserve">However, </w:t>
        </w:r>
      </w:ins>
      <w:ins w:id="747" w:author="Wild, Kristoffer H." w:date="2023-04-30T18:41:00Z">
        <w:r w:rsidR="003A7C7A" w:rsidRPr="001A10D8">
          <w:rPr>
            <w:color w:val="000000" w:themeColor="text1"/>
          </w:rPr>
          <w:t xml:space="preserve">how </w:t>
        </w:r>
      </w:ins>
      <w:ins w:id="748" w:author="Wild, Kristoffer H." w:date="2023-04-30T18:02:00Z">
        <w:r w:rsidRPr="001A10D8">
          <w:rPr>
            <w:color w:val="000000" w:themeColor="text1"/>
          </w:rPr>
          <w:t>e</w:t>
        </w:r>
      </w:ins>
      <w:moveTo w:id="749" w:author="Wild, Kristoffer H." w:date="2023-04-30T17:58:00Z">
        <w:r w:rsidRPr="001A10D8">
          <w:rPr>
            <w:color w:val="000000" w:themeColor="text1"/>
          </w:rPr>
          <w:t>ndogenous hormone</w:t>
        </w:r>
        <w:r w:rsidRPr="003A7C7A">
          <w:rPr>
            <w:color w:val="000000" w:themeColor="text1"/>
          </w:rPr>
          <w:t xml:space="preserve"> levels </w:t>
        </w:r>
        <w:del w:id="750" w:author="Wild, Kristoffer H." w:date="2023-04-30T18:42:00Z">
          <w:r w:rsidRPr="003A7C7A" w:rsidDel="003A7C7A">
            <w:rPr>
              <w:color w:val="000000" w:themeColor="text1"/>
            </w:rPr>
            <w:delText xml:space="preserve">and how they </w:delText>
          </w:r>
        </w:del>
        <w:r w:rsidRPr="003A7C7A">
          <w:rPr>
            <w:color w:val="000000" w:themeColor="text1"/>
          </w:rPr>
          <w:t xml:space="preserve">shift during early ontogeny </w:t>
        </w:r>
      </w:moveTo>
      <w:ins w:id="751" w:author="Wild, Kristoffer H." w:date="2023-04-30T18:07:00Z">
        <w:r w:rsidR="00753850" w:rsidRPr="003A7C7A">
          <w:rPr>
            <w:color w:val="000000" w:themeColor="text1"/>
          </w:rPr>
          <w:t xml:space="preserve">for </w:t>
        </w:r>
      </w:ins>
      <w:ins w:id="752" w:author="Wild, Kristoffer H." w:date="2023-04-30T18:12:00Z">
        <w:r w:rsidR="00753850" w:rsidRPr="003A7C7A">
          <w:rPr>
            <w:color w:val="000000" w:themeColor="text1"/>
          </w:rPr>
          <w:t>male and female</w:t>
        </w:r>
      </w:ins>
      <w:ins w:id="753" w:author="Wild, Kristoffer H." w:date="2023-05-01T16:33:00Z">
        <w:r w:rsidR="00AC721D">
          <w:rPr>
            <w:color w:val="000000" w:themeColor="text1"/>
          </w:rPr>
          <w:t xml:space="preserve"> lizards</w:t>
        </w:r>
      </w:ins>
      <w:ins w:id="754" w:author="Wild, Kristoffer H." w:date="2023-04-30T18:12:00Z">
        <w:r w:rsidR="00753850" w:rsidRPr="003A7C7A">
          <w:rPr>
            <w:color w:val="000000" w:themeColor="text1"/>
          </w:rPr>
          <w:t xml:space="preserve"> </w:t>
        </w:r>
      </w:ins>
      <w:moveTo w:id="755" w:author="Wild, Kristoffer H." w:date="2023-04-30T17:58:00Z">
        <w:del w:id="756" w:author="Wild, Kristoffer H." w:date="2023-05-01T18:19:00Z">
          <w:r w:rsidRPr="003A7C7A" w:rsidDel="0020758D">
            <w:rPr>
              <w:color w:val="000000" w:themeColor="text1"/>
            </w:rPr>
            <w:delText xml:space="preserve">in natural systems </w:delText>
          </w:r>
        </w:del>
      </w:moveTo>
      <w:ins w:id="757" w:author="Wild, Kristoffer H." w:date="2023-04-30T18:42:00Z">
        <w:r w:rsidR="003A7C7A" w:rsidRPr="003A7C7A">
          <w:rPr>
            <w:color w:val="000000" w:themeColor="text1"/>
          </w:rPr>
          <w:t>remains poorly understood</w:t>
        </w:r>
      </w:ins>
      <w:moveTo w:id="758" w:author="Wild, Kristoffer H." w:date="2023-04-30T17:58:00Z">
        <w:del w:id="759" w:author="Wild, Kristoffer H." w:date="2023-04-30T18:42:00Z">
          <w:r w:rsidRPr="003A7C7A" w:rsidDel="003A7C7A">
            <w:rPr>
              <w:color w:val="000000" w:themeColor="text1"/>
            </w:rPr>
            <w:delText>remains unknown</w:delText>
          </w:r>
        </w:del>
      </w:moveTo>
      <w:ins w:id="760" w:author="Wild, Kristoffer H." w:date="2023-04-30T18:05:00Z">
        <w:r w:rsidR="00753850" w:rsidRPr="003A7C7A">
          <w:rPr>
            <w:color w:val="000000" w:themeColor="text1"/>
          </w:rPr>
          <w:t xml:space="preserve"> </w:t>
        </w:r>
      </w:ins>
      <w:ins w:id="761" w:author="Wild, Kristoffer H." w:date="2023-05-01T18:12:00Z">
        <w:r w:rsidR="008A7093">
          <w:rPr>
            <w:color w:val="000000" w:themeColor="text1"/>
          </w:rPr>
          <w:t>(</w:t>
        </w:r>
        <w:r w:rsidR="008A7093" w:rsidRPr="008A7093">
          <w:rPr>
            <w:i/>
            <w:iCs/>
            <w:color w:val="000000" w:themeColor="text1"/>
            <w:rPrChange w:id="762" w:author="Wild, Kristoffer H." w:date="2023-05-01T18:12:00Z">
              <w:rPr>
                <w:color w:val="000000" w:themeColor="text1"/>
              </w:rPr>
            </w:rPrChange>
          </w:rPr>
          <w:t>but see</w:t>
        </w:r>
        <w:r w:rsidR="008A7093">
          <w:rPr>
            <w:color w:val="000000" w:themeColor="text1"/>
          </w:rPr>
          <w:t xml:space="preserve"> </w:t>
        </w:r>
        <w:commentRangeStart w:id="763"/>
        <w:proofErr w:type="spellStart"/>
        <w:r w:rsidR="008A7093" w:rsidRPr="001A10D8">
          <w:rPr>
            <w:color w:val="000000"/>
          </w:rPr>
          <w:t>Lovern</w:t>
        </w:r>
        <w:proofErr w:type="spellEnd"/>
        <w:r w:rsidR="008A7093" w:rsidRPr="001A10D8">
          <w:rPr>
            <w:color w:val="000000"/>
          </w:rPr>
          <w:t xml:space="preserve"> et al., 2001</w:t>
        </w:r>
      </w:ins>
      <w:commentRangeEnd w:id="763"/>
      <w:ins w:id="764" w:author="Wild, Kristoffer H." w:date="2023-05-01T18:18:00Z">
        <w:r w:rsidR="0020758D">
          <w:rPr>
            <w:rStyle w:val="CommentReference"/>
          </w:rPr>
          <w:commentReference w:id="763"/>
        </w:r>
      </w:ins>
      <w:ins w:id="765" w:author="Wild, Kristoffer H." w:date="2023-05-01T18:12:00Z">
        <w:r w:rsidR="008A7093">
          <w:rPr>
            <w:color w:val="000000" w:themeColor="text1"/>
          </w:rPr>
          <w:t>)</w:t>
        </w:r>
      </w:ins>
      <w:ins w:id="766" w:author="Wild, Kristoffer H." w:date="2023-05-01T18:16:00Z">
        <w:r w:rsidR="0020758D">
          <w:rPr>
            <w:color w:val="000000" w:themeColor="text1"/>
          </w:rPr>
          <w:t xml:space="preserve"> </w:t>
        </w:r>
      </w:ins>
      <w:ins w:id="767" w:author="Wild, Kristoffer H." w:date="2023-04-30T18:05:00Z">
        <w:r w:rsidR="00753850" w:rsidRPr="003A7C7A">
          <w:rPr>
            <w:color w:val="000000" w:themeColor="text1"/>
          </w:rPr>
          <w:t xml:space="preserve">and </w:t>
        </w:r>
      </w:ins>
      <w:ins w:id="768" w:author="Wild, Kristoffer H." w:date="2023-04-30T18:07:00Z">
        <w:r w:rsidR="00753850" w:rsidRPr="003A7C7A">
          <w:rPr>
            <w:color w:val="000000" w:themeColor="text1"/>
          </w:rPr>
          <w:t>requires</w:t>
        </w:r>
      </w:ins>
      <w:ins w:id="769" w:author="Wild, Kristoffer H." w:date="2023-04-30T18:05:00Z">
        <w:r w:rsidR="00753850" w:rsidRPr="003A7C7A">
          <w:rPr>
            <w:color w:val="000000" w:themeColor="text1"/>
          </w:rPr>
          <w:t xml:space="preserve"> further attention </w:t>
        </w:r>
      </w:ins>
      <w:ins w:id="770" w:author="Wild, Kristoffer H." w:date="2023-04-30T18:07:00Z">
        <w:r w:rsidR="00753850" w:rsidRPr="003A7C7A">
          <w:rPr>
            <w:color w:val="000000" w:themeColor="text1"/>
          </w:rPr>
          <w:t>when accounting for sex-revers</w:t>
        </w:r>
      </w:ins>
      <w:ins w:id="771" w:author="Wild, Kristoffer H." w:date="2023-04-30T18:44:00Z">
        <w:r w:rsidR="003A7C7A">
          <w:rPr>
            <w:color w:val="000000" w:themeColor="text1"/>
          </w:rPr>
          <w:t>ed individuals</w:t>
        </w:r>
      </w:ins>
      <w:ins w:id="772" w:author="Wild, Kristoffer H." w:date="2023-04-30T19:34:00Z">
        <w:r w:rsidR="005168F7">
          <w:rPr>
            <w:color w:val="000000" w:themeColor="text1"/>
          </w:rPr>
          <w:t xml:space="preserve"> as they mature</w:t>
        </w:r>
      </w:ins>
      <w:moveTo w:id="773" w:author="Wild, Kristoffer H." w:date="2023-04-30T17:58:00Z">
        <w:r w:rsidRPr="003A7C7A">
          <w:rPr>
            <w:color w:val="000000" w:themeColor="text1"/>
          </w:rPr>
          <w:t xml:space="preserve">. Working within the Like Phenotype/Like Genotype framework </w:t>
        </w:r>
        <w:del w:id="774" w:author="Wild, Kristoffer H." w:date="2023-04-30T18:14:00Z">
          <w:r w:rsidRPr="003A7C7A" w:rsidDel="00753850">
            <w:rPr>
              <w:color w:val="000000" w:themeColor="text1"/>
            </w:rPr>
            <w:delText xml:space="preserve">will </w:delText>
          </w:r>
        </w:del>
        <w:r w:rsidRPr="003A7C7A">
          <w:rPr>
            <w:color w:val="000000" w:themeColor="text1"/>
          </w:rPr>
          <w:t>provide</w:t>
        </w:r>
      </w:moveTo>
      <w:ins w:id="775" w:author="Wild, Kristoffer H." w:date="2023-04-30T18:14:00Z">
        <w:r w:rsidR="00753850" w:rsidRPr="003A7C7A">
          <w:rPr>
            <w:color w:val="000000" w:themeColor="text1"/>
            <w:rPrChange w:id="776" w:author="Wild, Kristoffer H." w:date="2023-04-30T18:43:00Z">
              <w:rPr>
                <w:color w:val="000000" w:themeColor="text1"/>
                <w:highlight w:val="yellow"/>
              </w:rPr>
            </w:rPrChange>
          </w:rPr>
          <w:t>s</w:t>
        </w:r>
      </w:ins>
      <w:moveTo w:id="777" w:author="Wild, Kristoffer H." w:date="2023-04-30T17:58:00Z">
        <w:r w:rsidRPr="003A7C7A">
          <w:rPr>
            <w:color w:val="000000" w:themeColor="text1"/>
          </w:rPr>
          <w:t xml:space="preserve"> a productive </w:t>
        </w:r>
        <w:del w:id="778" w:author="Wild, Kristoffer H." w:date="2023-04-30T18:06:00Z">
          <w:r w:rsidRPr="003A7C7A" w:rsidDel="00753850">
            <w:rPr>
              <w:color w:val="000000" w:themeColor="text1"/>
            </w:rPr>
            <w:delText xml:space="preserve">future </w:delText>
          </w:r>
        </w:del>
        <w:r w:rsidRPr="003A7C7A">
          <w:rPr>
            <w:color w:val="000000" w:themeColor="text1"/>
          </w:rPr>
          <w:t xml:space="preserve">avenue for future research in these </w:t>
        </w:r>
        <w:del w:id="779" w:author="Wild, Kristoffer H." w:date="2023-05-01T14:12:00Z">
          <w:r w:rsidRPr="003A7C7A" w:rsidDel="006870FB">
            <w:rPr>
              <w:color w:val="000000" w:themeColor="text1"/>
            </w:rPr>
            <w:delText>GSD systems</w:delText>
          </w:r>
        </w:del>
      </w:moveTo>
      <w:ins w:id="780" w:author="Wild, Kristoffer H." w:date="2023-05-01T14:12:00Z">
        <w:r w:rsidR="006870FB">
          <w:rPr>
            <w:color w:val="000000" w:themeColor="text1"/>
          </w:rPr>
          <w:t>systems</w:t>
        </w:r>
      </w:ins>
      <w:moveTo w:id="781" w:author="Wild, Kristoffer H." w:date="2023-04-30T17:58:00Z">
        <w:r w:rsidRPr="003A7C7A">
          <w:rPr>
            <w:color w:val="000000" w:themeColor="text1"/>
          </w:rPr>
          <w:t xml:space="preserve"> to </w:t>
        </w:r>
        <w:del w:id="782" w:author="Wild, Kristoffer H." w:date="2023-04-30T18:14:00Z">
          <w:r w:rsidRPr="003A7C7A" w:rsidDel="00A45699">
            <w:rPr>
              <w:color w:val="000000" w:themeColor="text1"/>
            </w:rPr>
            <w:delText>untangle</w:delText>
          </w:r>
        </w:del>
      </w:moveTo>
      <w:ins w:id="783" w:author="Wild, Kristoffer H." w:date="2023-05-01T14:12:00Z">
        <w:r w:rsidR="006870FB">
          <w:rPr>
            <w:color w:val="000000" w:themeColor="text1"/>
          </w:rPr>
          <w:t>unravel</w:t>
        </w:r>
      </w:ins>
      <w:moveTo w:id="784" w:author="Wild, Kristoffer H." w:date="2023-04-30T17:58:00Z">
        <w:r w:rsidRPr="003A7C7A">
          <w:rPr>
            <w:color w:val="000000" w:themeColor="text1"/>
          </w:rPr>
          <w:t xml:space="preserve"> </w:t>
        </w:r>
        <w:del w:id="785" w:author="Wild, Kristoffer H." w:date="2023-04-30T18:37:00Z">
          <w:r w:rsidRPr="003A7C7A" w:rsidDel="003A7C7A">
            <w:rPr>
              <w:color w:val="000000" w:themeColor="text1"/>
            </w:rPr>
            <w:delText>if</w:delText>
          </w:r>
        </w:del>
      </w:moveTo>
      <w:ins w:id="786" w:author="Wild, Kristoffer H." w:date="2023-04-30T18:38:00Z">
        <w:r w:rsidR="003A7C7A" w:rsidRPr="003A7C7A">
          <w:rPr>
            <w:color w:val="000000" w:themeColor="text1"/>
            <w:rPrChange w:id="787" w:author="Wild, Kristoffer H." w:date="2023-04-30T18:43:00Z">
              <w:rPr>
                <w:color w:val="000000" w:themeColor="text1"/>
                <w:highlight w:val="yellow"/>
              </w:rPr>
            </w:rPrChange>
          </w:rPr>
          <w:t>whether</w:t>
        </w:r>
      </w:ins>
      <w:moveTo w:id="788" w:author="Wild, Kristoffer H." w:date="2023-04-30T17:58:00Z">
        <w:r w:rsidRPr="003A7C7A">
          <w:rPr>
            <w:color w:val="000000" w:themeColor="text1"/>
          </w:rPr>
          <w:t xml:space="preserve"> hormonal or genetic </w:t>
        </w:r>
        <w:del w:id="789" w:author="Wild, Kristoffer H." w:date="2023-04-30T18:14:00Z">
          <w:r w:rsidRPr="003A7C7A" w:rsidDel="00A45699">
            <w:rPr>
              <w:color w:val="000000" w:themeColor="text1"/>
            </w:rPr>
            <w:delText>differences</w:delText>
          </w:r>
        </w:del>
      </w:moveTo>
      <w:ins w:id="790" w:author="Wild, Kristoffer H." w:date="2023-04-30T18:15:00Z">
        <w:r w:rsidR="00A45699" w:rsidRPr="003A7C7A">
          <w:rPr>
            <w:color w:val="000000" w:themeColor="text1"/>
            <w:rPrChange w:id="791" w:author="Wild, Kristoffer H." w:date="2023-04-30T18:43:00Z">
              <w:rPr>
                <w:color w:val="000000" w:themeColor="text1"/>
                <w:highlight w:val="yellow"/>
              </w:rPr>
            </w:rPrChange>
          </w:rPr>
          <w:t>variation</w:t>
        </w:r>
      </w:ins>
      <w:moveTo w:id="792" w:author="Wild, Kristoffer H." w:date="2023-04-30T17:58:00Z">
        <w:r w:rsidRPr="003A7C7A">
          <w:rPr>
            <w:color w:val="000000" w:themeColor="text1"/>
          </w:rPr>
          <w:t xml:space="preserve"> </w:t>
        </w:r>
        <w:del w:id="793" w:author="Wild, Kristoffer H." w:date="2023-04-30T18:15:00Z">
          <w:r w:rsidRPr="003A7C7A" w:rsidDel="00A45699">
            <w:rPr>
              <w:color w:val="000000" w:themeColor="text1"/>
            </w:rPr>
            <w:delText>are</w:delText>
          </w:r>
        </w:del>
      </w:moveTo>
      <w:ins w:id="794" w:author="Wild, Kristoffer H." w:date="2023-05-01T17:23:00Z">
        <w:r w:rsidR="00A7560A">
          <w:rPr>
            <w:color w:val="000000" w:themeColor="text1"/>
          </w:rPr>
          <w:t>is</w:t>
        </w:r>
      </w:ins>
      <w:moveTo w:id="795" w:author="Wild, Kristoffer H." w:date="2023-04-30T17:58:00Z">
        <w:r w:rsidRPr="003A7C7A">
          <w:rPr>
            <w:color w:val="000000" w:themeColor="text1"/>
          </w:rPr>
          <w:t xml:space="preserve"> responsible for differences in </w:t>
        </w:r>
      </w:moveTo>
      <w:ins w:id="796" w:author="Wild, Kristoffer H." w:date="2023-04-30T18:39:00Z">
        <w:r w:rsidR="003A7C7A" w:rsidRPr="003A7C7A">
          <w:rPr>
            <w:color w:val="000000" w:themeColor="text1"/>
            <w:rPrChange w:id="797" w:author="Wild, Kristoffer H." w:date="2023-04-30T18:43:00Z">
              <w:rPr>
                <w:color w:val="000000" w:themeColor="text1"/>
                <w:highlight w:val="yellow"/>
              </w:rPr>
            </w:rPrChange>
          </w:rPr>
          <w:t xml:space="preserve">life-history </w:t>
        </w:r>
      </w:ins>
      <w:moveTo w:id="798" w:author="Wild, Kristoffer H." w:date="2023-04-30T17:58:00Z">
        <w:del w:id="799" w:author="Wild, Kristoffer H." w:date="2023-04-30T18:38:00Z">
          <w:r w:rsidRPr="003A7C7A" w:rsidDel="003A7C7A">
            <w:rPr>
              <w:color w:val="000000" w:themeColor="text1"/>
            </w:rPr>
            <w:delText>measurable phenotypic traits</w:delText>
          </w:r>
        </w:del>
      </w:moveTo>
      <w:ins w:id="800" w:author="Wild, Kristoffer H." w:date="2023-04-30T18:38:00Z">
        <w:r w:rsidR="003A7C7A" w:rsidRPr="003A7C7A">
          <w:rPr>
            <w:color w:val="000000" w:themeColor="text1"/>
            <w:rPrChange w:id="801" w:author="Wild, Kristoffer H." w:date="2023-04-30T18:43:00Z">
              <w:rPr>
                <w:color w:val="000000" w:themeColor="text1"/>
                <w:highlight w:val="yellow"/>
              </w:rPr>
            </w:rPrChange>
          </w:rPr>
          <w:t>traits</w:t>
        </w:r>
      </w:ins>
      <w:ins w:id="802" w:author="Wild, Kristoffer H." w:date="2023-04-30T18:40:00Z">
        <w:r w:rsidR="003A7C7A" w:rsidRPr="003A7C7A">
          <w:rPr>
            <w:color w:val="000000" w:themeColor="text1"/>
            <w:rPrChange w:id="803" w:author="Wild, Kristoffer H." w:date="2023-04-30T18:43:00Z">
              <w:rPr>
                <w:color w:val="000000" w:themeColor="text1"/>
                <w:highlight w:val="yellow"/>
              </w:rPr>
            </w:rPrChange>
          </w:rPr>
          <w:t xml:space="preserve"> between phenotypic sex</w:t>
        </w:r>
      </w:ins>
      <w:ins w:id="804" w:author="Wild, Kristoffer H." w:date="2023-05-01T16:36:00Z">
        <w:r w:rsidR="00586970">
          <w:rPr>
            <w:color w:val="000000" w:themeColor="text1"/>
          </w:rPr>
          <w:t xml:space="preserve"> as they mature</w:t>
        </w:r>
      </w:ins>
      <w:moveTo w:id="805" w:author="Wild, Kristoffer H." w:date="2023-04-30T17:58:00Z">
        <w:r w:rsidRPr="003A7C7A">
          <w:rPr>
            <w:color w:val="000000" w:themeColor="text1"/>
          </w:rPr>
          <w:t>.</w:t>
        </w:r>
        <w:r w:rsidRPr="009D367F">
          <w:rPr>
            <w:color w:val="000000" w:themeColor="text1"/>
          </w:rPr>
          <w:t xml:space="preserve"> </w:t>
        </w:r>
      </w:moveTo>
    </w:p>
    <w:moveToRangeEnd w:id="636"/>
    <w:p w14:paraId="41D1941D" w14:textId="77777777" w:rsidR="00C10E71" w:rsidRPr="00DE27BA" w:rsidRDefault="00C10E71">
      <w:pPr>
        <w:ind w:firstLine="720"/>
        <w:contextualSpacing/>
        <w:rPr>
          <w:color w:val="000000" w:themeColor="text1"/>
        </w:rPr>
        <w:pPrChange w:id="806" w:author="Wild, Kristoffer H." w:date="2023-04-30T19:33:00Z">
          <w:pPr>
            <w:contextualSpacing/>
          </w:pPr>
        </w:pPrChange>
      </w:pPr>
    </w:p>
    <w:p w14:paraId="23D34889" w14:textId="2747A95C" w:rsidR="00B233F1" w:rsidDel="001A10D8" w:rsidRDefault="0031578B" w:rsidP="001A10D8">
      <w:pPr>
        <w:ind w:firstLine="720"/>
        <w:contextualSpacing/>
        <w:rPr>
          <w:del w:id="807" w:author="Wild, Kristoffer H." w:date="2023-05-01T17:56:00Z"/>
          <w:b/>
          <w:bCs/>
          <w:color w:val="000000" w:themeColor="text1"/>
        </w:rPr>
      </w:pPr>
      <w:del w:id="808" w:author="Kristoffer Wild" w:date="2023-04-30T14:09:00Z">
        <w:r w:rsidDel="008720EA">
          <w:rPr>
            <w:color w:val="000000" w:themeColor="text1"/>
          </w:rPr>
          <w:delText>T</w:delText>
        </w:r>
      </w:del>
      <w:ins w:id="809" w:author="Kristoffer Wild" w:date="2023-04-30T14:09:00Z">
        <w:r w:rsidR="008720EA">
          <w:rPr>
            <w:color w:val="000000" w:themeColor="text1"/>
          </w:rPr>
          <w:t xml:space="preserve">This is the first study in any </w:t>
        </w:r>
        <w:r w:rsidR="008720EA" w:rsidRPr="00DF747A">
          <w:rPr>
            <w:color w:val="000000" w:themeColor="text1"/>
          </w:rPr>
          <w:t>vertebrate species</w:t>
        </w:r>
        <w:r w:rsidR="008720EA">
          <w:rPr>
            <w:color w:val="000000" w:themeColor="text1"/>
          </w:rPr>
          <w:t xml:space="preserve"> to estimate the</w:t>
        </w:r>
        <w:r w:rsidR="008720EA" w:rsidRPr="00DF747A">
          <w:rPr>
            <w:color w:val="000000" w:themeColor="text1"/>
          </w:rPr>
          <w:t xml:space="preserve"> metabolic consequences of </w:t>
        </w:r>
        <w:r w:rsidR="008720EA">
          <w:rPr>
            <w:color w:val="000000" w:themeColor="text1"/>
          </w:rPr>
          <w:t>temperature-induced</w:t>
        </w:r>
        <w:r w:rsidR="008720EA" w:rsidRPr="00DF747A">
          <w:rPr>
            <w:color w:val="000000" w:themeColor="text1"/>
          </w:rPr>
          <w:t xml:space="preserve"> </w:t>
        </w:r>
        <w:r w:rsidR="008720EA">
          <w:rPr>
            <w:color w:val="000000" w:themeColor="text1"/>
          </w:rPr>
          <w:t>sex reversal. We showed</w:t>
        </w:r>
        <w:r w:rsidR="008720EA" w:rsidRPr="00DF747A">
          <w:rPr>
            <w:color w:val="000000" w:themeColor="text1"/>
          </w:rPr>
          <w:t xml:space="preserve"> </w:t>
        </w:r>
        <w:r w:rsidR="008720EA">
          <w:rPr>
            <w:color w:val="000000" w:themeColor="text1"/>
          </w:rPr>
          <w:t xml:space="preserve">that metabolic scaling relationships of sex-reversed individuals differed depending on the GSD system. </w:t>
        </w:r>
      </w:ins>
      <w:del w:id="810" w:author="Kristoffer Wild" w:date="2023-04-30T14:09:00Z">
        <w:r w:rsidDel="008720EA">
          <w:rPr>
            <w:color w:val="000000" w:themeColor="text1"/>
          </w:rPr>
          <w:delText xml:space="preserve">his is the first study in any </w:delText>
        </w:r>
        <w:r w:rsidRPr="00DF747A" w:rsidDel="008720EA">
          <w:rPr>
            <w:color w:val="000000" w:themeColor="text1"/>
          </w:rPr>
          <w:delText>vertebrate species</w:delText>
        </w:r>
        <w:r w:rsidDel="008720EA">
          <w:rPr>
            <w:color w:val="000000" w:themeColor="text1"/>
          </w:rPr>
          <w:delText xml:space="preserve"> to estimate the</w:delText>
        </w:r>
        <w:r w:rsidR="00B233F1" w:rsidRPr="00DF747A" w:rsidDel="008720EA">
          <w:rPr>
            <w:color w:val="000000" w:themeColor="text1"/>
          </w:rPr>
          <w:delText xml:space="preserve"> metabolic consequences of </w:delText>
        </w:r>
        <w:r w:rsidR="00B233F1" w:rsidDel="008720EA">
          <w:rPr>
            <w:color w:val="000000" w:themeColor="text1"/>
          </w:rPr>
          <w:delText>temperature-induced</w:delText>
        </w:r>
        <w:r w:rsidR="00B233F1" w:rsidRPr="00DF747A" w:rsidDel="008720EA">
          <w:rPr>
            <w:color w:val="000000" w:themeColor="text1"/>
          </w:rPr>
          <w:delText xml:space="preserve"> </w:delText>
        </w:r>
        <w:r w:rsidR="00B233F1" w:rsidDel="008720EA">
          <w:rPr>
            <w:color w:val="000000" w:themeColor="text1"/>
          </w:rPr>
          <w:delText>sex reversal</w:delText>
        </w:r>
        <w:r w:rsidDel="008720EA">
          <w:rPr>
            <w:color w:val="000000" w:themeColor="text1"/>
          </w:rPr>
          <w:delText xml:space="preserve">. In both GSD systems in this study, concordant females had higher mass scaling relationships in </w:delText>
        </w:r>
      </w:del>
      <w:ins w:id="811" w:author="Daniel Noble" w:date="2023-04-19T13:43:00Z">
        <w:del w:id="812" w:author="Kristoffer Wild" w:date="2023-04-30T14:09:00Z">
          <w:r w:rsidR="00D27FC1" w:rsidDel="008720EA">
            <w:rPr>
              <w:color w:val="000000" w:themeColor="text1"/>
            </w:rPr>
            <w:delText xml:space="preserve">for </w:delText>
          </w:r>
        </w:del>
      </w:ins>
      <w:del w:id="813" w:author="Kristoffer Wild" w:date="2023-04-30T14:09:00Z">
        <w:r w:rsidDel="008720EA">
          <w:rPr>
            <w:color w:val="000000" w:themeColor="text1"/>
          </w:rPr>
          <w:delText>metabolism than concordant males (Tables 1 &amp; 2), but we showed</w:delText>
        </w:r>
        <w:r w:rsidRPr="00DF747A" w:rsidDel="008720EA">
          <w:rPr>
            <w:color w:val="000000" w:themeColor="text1"/>
          </w:rPr>
          <w:delText xml:space="preserve"> </w:delText>
        </w:r>
        <w:r w:rsidDel="008720EA">
          <w:rPr>
            <w:color w:val="000000" w:themeColor="text1"/>
          </w:rPr>
          <w:delText xml:space="preserve">that metabolic scaling relationships of sex-reversed individuals differed depending on the GSD system. </w:delText>
        </w:r>
      </w:del>
      <w:del w:id="814" w:author="Kris.Wild" w:date="2023-04-11T10:53:00Z">
        <w:r w:rsidRPr="005E4AC5" w:rsidDel="00406052">
          <w:rPr>
            <w:color w:val="000000" w:themeColor="text1"/>
            <w:highlight w:val="yellow"/>
            <w:rPrChange w:id="815" w:author="Kris.Wild" w:date="2023-04-12T09:19:00Z">
              <w:rPr>
                <w:color w:val="000000" w:themeColor="text1"/>
              </w:rPr>
            </w:rPrChange>
          </w:rPr>
          <w:delText>I</w:delText>
        </w:r>
        <w:r w:rsidR="00B233F1" w:rsidRPr="005E4AC5" w:rsidDel="00406052">
          <w:rPr>
            <w:color w:val="000000" w:themeColor="text1"/>
            <w:highlight w:val="yellow"/>
            <w:rPrChange w:id="816" w:author="Kris.Wild" w:date="2023-04-12T09:19:00Z">
              <w:rPr>
                <w:color w:val="000000" w:themeColor="text1"/>
              </w:rPr>
            </w:rPrChange>
          </w:rPr>
          <w:delText xml:space="preserve">n </w:delText>
        </w:r>
      </w:del>
      <w:ins w:id="817" w:author="Kris.Wild" w:date="2023-04-12T09:21:00Z">
        <w:r w:rsidR="005E4AC5">
          <w:rPr>
            <w:color w:val="000000" w:themeColor="text1"/>
          </w:rPr>
          <w:t>In</w:t>
        </w:r>
      </w:ins>
      <w:ins w:id="818" w:author="Kris.Wild" w:date="2023-04-11T10:53:00Z">
        <w:r w:rsidR="00406052">
          <w:rPr>
            <w:color w:val="000000" w:themeColor="text1"/>
          </w:rPr>
          <w:t xml:space="preserve"> </w:t>
        </w:r>
      </w:ins>
      <w:r w:rsidR="00B233F1">
        <w:rPr>
          <w:color w:val="000000" w:themeColor="text1"/>
        </w:rPr>
        <w:t>the ZZ/ZW system</w:t>
      </w:r>
      <w:ins w:id="819"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820" w:author="Daniel Noble" w:date="2023-04-27T11:02:00Z">
        <w:r w:rsidR="00977F6C">
          <w:rPr>
            <w:color w:val="000000" w:themeColor="text1"/>
          </w:rPr>
          <w:t xml:space="preserve">of similar size </w:t>
        </w:r>
      </w:ins>
      <w:del w:id="821"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822" w:author="Daniel Noble" w:date="2023-04-27T11:03:00Z">
        <w:r w:rsidR="00B233F1" w:rsidDel="00977F6C">
          <w:rPr>
            <w:color w:val="000000" w:themeColor="text1"/>
          </w:rPr>
          <w:delText xml:space="preserve">male ZZ; </w:delText>
        </w:r>
      </w:del>
      <w:r w:rsidR="00B233F1">
        <w:rPr>
          <w:color w:val="000000" w:themeColor="text1"/>
        </w:rPr>
        <w:t>Fig. 2D</w:t>
      </w:r>
      <w:ins w:id="823" w:author="Kris.Wild" w:date="2023-04-22T07:09:00Z">
        <w:r w:rsidR="005330F2">
          <w:rPr>
            <w:color w:val="000000" w:themeColor="text1"/>
          </w:rPr>
          <w:t>; Table S3</w:t>
        </w:r>
      </w:ins>
      <w:r w:rsidR="00B233F1">
        <w:rPr>
          <w:color w:val="000000" w:themeColor="text1"/>
        </w:rPr>
        <w:t>)</w:t>
      </w:r>
      <w:ins w:id="824" w:author="Daniel Noble" w:date="2023-04-27T10:01:00Z">
        <w:r w:rsidR="005A1F31">
          <w:rPr>
            <w:color w:val="000000" w:themeColor="text1"/>
          </w:rPr>
          <w:t xml:space="preserve">, whereas we observed no </w:t>
        </w:r>
      </w:ins>
      <w:ins w:id="825" w:author="Daniel Noble" w:date="2023-04-27T11:03:00Z">
        <w:r w:rsidR="00977F6C">
          <w:rPr>
            <w:color w:val="000000" w:themeColor="text1"/>
          </w:rPr>
          <w:t xml:space="preserve">such </w:t>
        </w:r>
      </w:ins>
      <w:ins w:id="826"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827" w:author="Kris.Wild" w:date="2023-04-22T07:30:00Z">
        <w:r w:rsidR="00E9400C">
          <w:rPr>
            <w:color w:val="000000" w:themeColor="text1"/>
          </w:rPr>
          <w:t xml:space="preserve"> </w:t>
        </w:r>
      </w:ins>
      <w:ins w:id="828" w:author="Daniel Noble" w:date="2023-04-27T10:02:00Z">
        <w:r w:rsidR="00724BA6">
          <w:rPr>
            <w:color w:val="000000" w:themeColor="text1"/>
          </w:rPr>
          <w:t xml:space="preserve">Given that </w:t>
        </w:r>
      </w:ins>
      <w:ins w:id="829" w:author="Kris.Wild" w:date="2023-04-22T07:30:00Z">
        <w:del w:id="830" w:author="Daniel Noble" w:date="2023-04-27T10:02:00Z">
          <w:r w:rsidR="00E9400C" w:rsidDel="00724BA6">
            <w:delText xml:space="preserve">There is evidence that </w:delText>
          </w:r>
        </w:del>
      </w:ins>
      <w:ins w:id="831" w:author="Kris.Wild" w:date="2023-04-22T07:31:00Z">
        <w:r w:rsidR="00E9400C">
          <w:t>se</w:t>
        </w:r>
      </w:ins>
      <w:ins w:id="832" w:author="Kris.Wild" w:date="2023-04-22T07:32:00Z">
        <w:r w:rsidR="00E9400C">
          <w:t xml:space="preserve">lection </w:t>
        </w:r>
        <w:del w:id="833" w:author="Daniel Noble" w:date="2023-04-27T10:02:00Z">
          <w:r w:rsidR="00E9400C" w:rsidDel="00724BA6">
            <w:delText xml:space="preserve">does occur </w:delText>
          </w:r>
        </w:del>
        <w:r w:rsidR="00E9400C">
          <w:t>for</w:t>
        </w:r>
      </w:ins>
      <w:ins w:id="834" w:author="Kris.Wild" w:date="2023-04-22T07:30:00Z">
        <w:r w:rsidR="00E9400C">
          <w:t xml:space="preserve"> larger hatchling lizards in the wild</w:t>
        </w:r>
        <w:del w:id="835" w:author="Daniel Noble" w:date="2023-04-27T10:03:00Z">
          <w:r w:rsidR="00E9400C" w:rsidDel="005A596C">
            <w:delText>,</w:delText>
          </w:r>
        </w:del>
        <w:del w:id="836" w:author="Daniel Noble" w:date="2023-04-27T10:02:00Z">
          <w:r w:rsidR="00E9400C" w:rsidDel="00724BA6">
            <w:delText xml:space="preserve"> </w:delText>
          </w:r>
        </w:del>
        <w:del w:id="837" w:author="Daniel Noble" w:date="2023-04-27T10:03:00Z">
          <w:r w:rsidR="00E9400C" w:rsidDel="005A596C">
            <w:delText>i.e. ‘bigger is better’ hypothesis (</w:delText>
          </w:r>
        </w:del>
      </w:ins>
      <w:ins w:id="838" w:author="Kris.Wild" w:date="2023-04-22T07:36:00Z">
        <w:del w:id="839" w:author="Daniel Noble" w:date="2023-04-27T10:03:00Z">
          <w:r w:rsidR="00E9400C" w:rsidDel="005A596C">
            <w:delText>Ferguson</w:delText>
          </w:r>
        </w:del>
      </w:ins>
      <w:ins w:id="840" w:author="Kris.Wild" w:date="2023-04-22T07:33:00Z">
        <w:del w:id="841" w:author="Daniel Noble" w:date="2023-04-27T10:03:00Z">
          <w:r w:rsidR="00E9400C" w:rsidDel="005A596C">
            <w:delText xml:space="preserve"> &amp; Fox 1984; </w:delText>
          </w:r>
        </w:del>
      </w:ins>
      <w:ins w:id="842" w:author="Kris.Wild" w:date="2023-04-22T07:30:00Z">
        <w:del w:id="843" w:author="Daniel Noble" w:date="2023-04-27T10:03:00Z">
          <w:r w:rsidR="00E9400C" w:rsidDel="005A596C">
            <w:delText>Sinervo et al.,1992; Warner &amp; Andrews</w:delText>
          </w:r>
        </w:del>
      </w:ins>
      <w:ins w:id="844" w:author="Kris.Wild" w:date="2023-04-22T07:33:00Z">
        <w:del w:id="845" w:author="Daniel Noble" w:date="2023-04-27T10:03:00Z">
          <w:r w:rsidR="00E9400C" w:rsidDel="005A596C">
            <w:delText xml:space="preserve">, </w:delText>
          </w:r>
        </w:del>
      </w:ins>
      <w:ins w:id="846" w:author="Kris.Wild" w:date="2023-04-22T07:30:00Z">
        <w:del w:id="847" w:author="Daniel Noble" w:date="2023-04-27T10:03:00Z">
          <w:r w:rsidR="00E9400C" w:rsidDel="005A596C">
            <w:delText>2002)</w:delText>
          </w:r>
        </w:del>
      </w:ins>
      <w:ins w:id="848" w:author="Daniel Noble" w:date="2023-04-27T10:03:00Z">
        <w:r w:rsidR="005A596C">
          <w:t xml:space="preserve"> </w:t>
        </w:r>
      </w:ins>
      <w:ins w:id="849" w:author="Daniel Noble" w:date="2023-04-27T10:02:00Z">
        <w:r w:rsidR="00724BA6">
          <w:t>is common</w:t>
        </w:r>
      </w:ins>
      <w:ins w:id="850" w:author="Daniel Noble" w:date="2023-04-27T10:03:00Z">
        <w:r w:rsidR="005A596C">
          <w:t xml:space="preserve"> in lizards (i.e. ‘bigger is better’ hypothesis</w:t>
        </w:r>
      </w:ins>
      <w:ins w:id="851" w:author="Daniel Noble" w:date="2023-04-27T11:04:00Z">
        <w:r w:rsidR="002826B1">
          <w:t>;</w:t>
        </w:r>
      </w:ins>
      <w:ins w:id="852" w:author="Wild, Kristoffer H." w:date="2023-04-30T18:20:00Z">
        <w:r w:rsidR="00A45699">
          <w:t xml:space="preserve"> </w:t>
        </w:r>
      </w:ins>
      <w:ins w:id="853" w:author="Daniel Noble" w:date="2023-04-27T10:03:00Z">
        <w:del w:id="854" w:author="Wild, Kristoffer H." w:date="2023-04-30T18:17:00Z">
          <w:r w:rsidR="005A596C" w:rsidDel="00A45699">
            <w:delText xml:space="preserve"> </w:delText>
          </w:r>
        </w:del>
      </w:ins>
      <w:customXmlInsRangeStart w:id="855" w:author="Wild, Kristoffer H." w:date="2023-04-30T18:20:00Z"/>
      <w:sdt>
        <w:sdtPr>
          <w:rPr>
            <w:color w:val="000000"/>
          </w:rPr>
          <w:tag w:val="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
          <w:id w:val="1644167511"/>
          <w:placeholder>
            <w:docPart w:val="DefaultPlaceholder_-1854013440"/>
          </w:placeholder>
        </w:sdtPr>
        <w:sdtContent>
          <w:customXmlInsRangeEnd w:id="855"/>
          <w:ins w:id="856" w:author="Wild, Kristoffer H." w:date="2023-04-30T19:20:00Z">
            <w:r w:rsidR="0027621E" w:rsidRPr="0027621E">
              <w:rPr>
                <w:color w:val="000000"/>
                <w:rPrChange w:id="857" w:author="Wild, Kristoffer H." w:date="2023-04-30T19:20:00Z">
                  <w:rPr/>
                </w:rPrChange>
              </w:rPr>
              <w:t xml:space="preserve">Ferguson and Fox, 1984; </w:t>
            </w:r>
            <w:proofErr w:type="spellStart"/>
            <w:r w:rsidR="0027621E" w:rsidRPr="0027621E">
              <w:rPr>
                <w:color w:val="000000"/>
              </w:rPr>
              <w:t>Sinervo</w:t>
            </w:r>
            <w:proofErr w:type="spellEnd"/>
            <w:r w:rsidR="0027621E" w:rsidRPr="0027621E">
              <w:rPr>
                <w:color w:val="000000"/>
              </w:rPr>
              <w:t xml:space="preserve"> et al.</w:t>
            </w:r>
          </w:ins>
          <w:ins w:id="858" w:author="Wild, Kristoffer H." w:date="2023-05-01T18:02:00Z">
            <w:r w:rsidR="001A10D8">
              <w:rPr>
                <w:color w:val="000000"/>
              </w:rPr>
              <w:t>, 199</w:t>
            </w:r>
          </w:ins>
          <w:ins w:id="859" w:author="Wild, Kristoffer H." w:date="2023-05-01T18:03:00Z">
            <w:r w:rsidR="001A10D8">
              <w:rPr>
                <w:color w:val="000000"/>
              </w:rPr>
              <w:t>2</w:t>
            </w:r>
          </w:ins>
          <w:ins w:id="860" w:author="Wild, Kristoffer H." w:date="2023-04-30T19:20:00Z">
            <w:r w:rsidR="0027621E" w:rsidRPr="0027621E">
              <w:rPr>
                <w:color w:val="000000"/>
              </w:rPr>
              <w:t>; Warner and Andrews, 2002)</w:t>
            </w:r>
          </w:ins>
          <w:customXmlInsRangeStart w:id="861" w:author="Wild, Kristoffer H." w:date="2023-04-30T18:20:00Z"/>
        </w:sdtContent>
      </w:sdt>
      <w:customXmlInsRangeEnd w:id="861"/>
      <w:ins w:id="862" w:author="Daniel Noble" w:date="2023-04-27T10:03:00Z">
        <w:del w:id="863" w:author="Wild, Kristoffer H." w:date="2023-04-30T18:17:00Z">
          <w:r w:rsidR="005A596C" w:rsidDel="00A45699">
            <w:delText>Ferguson &amp; Fox 1984; Sinervo et al.,1992; Warner &amp; Andrews, 2002</w:delText>
          </w:r>
        </w:del>
        <w:del w:id="864" w:author="Wild, Kristoffer H." w:date="2023-04-30T18:20:00Z">
          <w:r w:rsidR="005A596C" w:rsidDel="00A45699">
            <w:delText>)</w:delText>
          </w:r>
        </w:del>
      </w:ins>
      <w:ins w:id="865" w:author="Daniel Noble" w:date="2023-04-27T10:02:00Z">
        <w:r w:rsidR="00724BA6">
          <w:t>, this would imply e</w:t>
        </w:r>
      </w:ins>
      <w:ins w:id="866" w:author="Daniel Noble" w:date="2023-04-27T10:03:00Z">
        <w:r w:rsidR="00724BA6">
          <w:t xml:space="preserve">nergetic differences </w:t>
        </w:r>
      </w:ins>
      <w:ins w:id="867" w:author="Daniel Noble" w:date="2023-04-27T11:03:00Z">
        <w:r w:rsidR="00977F6C">
          <w:t>between</w:t>
        </w:r>
      </w:ins>
      <w:ins w:id="868" w:author="Daniel Noble" w:date="2023-04-27T10:03:00Z">
        <w:r w:rsidR="00724BA6">
          <w:t xml:space="preserve"> </w:t>
        </w:r>
      </w:ins>
      <w:ins w:id="869" w:author="Daniel Noble" w:date="2023-04-27T10:04:00Z">
        <w:r w:rsidR="005A596C">
          <w:t xml:space="preserve">adult </w:t>
        </w:r>
      </w:ins>
      <w:ins w:id="870" w:author="Daniel Noble" w:date="2023-04-27T10:03:00Z">
        <w:r w:rsidR="00724BA6">
          <w:t>sex-reversed and concordant females</w:t>
        </w:r>
      </w:ins>
      <w:ins w:id="871" w:author="Kris.Wild" w:date="2023-04-22T07:30:00Z">
        <w:r w:rsidR="00E9400C">
          <w:t>.</w:t>
        </w:r>
      </w:ins>
      <w:r w:rsidR="00B233F1">
        <w:rPr>
          <w:color w:val="000000" w:themeColor="text1"/>
        </w:rPr>
        <w:t xml:space="preserve"> </w:t>
      </w:r>
      <w:ins w:id="872" w:author="Kris.Wild" w:date="2023-04-22T07:32:00Z">
        <w:del w:id="873" w:author="Daniel Noble" w:date="2023-04-27T10:04:00Z">
          <w:r w:rsidR="00E9400C" w:rsidDel="005A596C">
            <w:rPr>
              <w:color w:val="000000" w:themeColor="text1"/>
            </w:rPr>
            <w:delText>Together, when</w:delText>
          </w:r>
        </w:del>
      </w:ins>
      <w:ins w:id="874" w:author="Kris.Wild" w:date="2023-04-22T07:09:00Z">
        <w:del w:id="875" w:author="Daniel Noble" w:date="2023-04-27T10:04:00Z">
          <w:r w:rsidR="005330F2" w:rsidDel="005A596C">
            <w:rPr>
              <w:color w:val="000000" w:themeColor="text1"/>
            </w:rPr>
            <w:delText xml:space="preserve"> investigating</w:delText>
          </w:r>
        </w:del>
      </w:ins>
      <w:ins w:id="876" w:author="Kris.Wild" w:date="2023-04-21T14:24:00Z">
        <w:del w:id="877" w:author="Daniel Noble" w:date="2023-04-27T10:04:00Z">
          <w:r w:rsidR="00D65BEB" w:rsidDel="005A596C">
            <w:rPr>
              <w:color w:val="000000" w:themeColor="text1"/>
            </w:rPr>
            <w:delText xml:space="preserve"> larger </w:delText>
          </w:r>
        </w:del>
      </w:ins>
      <w:ins w:id="878" w:author="Kris.Wild" w:date="2023-04-22T07:34:00Z">
        <w:del w:id="879" w:author="Daniel Noble" w:date="2023-04-27T10:04:00Z">
          <w:r w:rsidR="00E9400C" w:rsidDel="005A596C">
            <w:rPr>
              <w:i/>
              <w:iCs/>
              <w:color w:val="000000" w:themeColor="text1"/>
            </w:rPr>
            <w:delText xml:space="preserve">P. vitticeps </w:delText>
          </w:r>
        </w:del>
      </w:ins>
      <w:ins w:id="880" w:author="Kris.Wild" w:date="2023-04-21T14:24:00Z">
        <w:del w:id="881" w:author="Daniel Noble" w:date="2023-04-27T10:04:00Z">
          <w:r w:rsidR="00D65BEB" w:rsidDel="005A596C">
            <w:rPr>
              <w:color w:val="000000" w:themeColor="text1"/>
            </w:rPr>
            <w:delText xml:space="preserve">individuals within </w:delText>
          </w:r>
        </w:del>
      </w:ins>
      <w:ins w:id="882" w:author="Kris.Wild" w:date="2023-04-22T07:40:00Z">
        <w:del w:id="883" w:author="Daniel Noble" w:date="2023-04-27T10:04:00Z">
          <w:r w:rsidR="00C01F57" w:rsidDel="005A596C">
            <w:rPr>
              <w:color w:val="000000" w:themeColor="text1"/>
            </w:rPr>
            <w:delText>a</w:delText>
          </w:r>
        </w:del>
      </w:ins>
      <w:ins w:id="884" w:author="Kris.Wild" w:date="2023-04-21T14:24:00Z">
        <w:del w:id="885" w:author="Daniel Noble" w:date="2023-04-27T10:04:00Z">
          <w:r w:rsidR="00D65BEB" w:rsidDel="005A596C">
            <w:rPr>
              <w:color w:val="000000" w:themeColor="text1"/>
            </w:rPr>
            <w:delText xml:space="preserve"> population</w:delText>
          </w:r>
        </w:del>
      </w:ins>
      <w:ins w:id="886" w:author="Daniel Noble" w:date="2023-04-27T10:04:00Z">
        <w:r w:rsidR="005A596C">
          <w:rPr>
            <w:color w:val="000000" w:themeColor="text1"/>
          </w:rPr>
          <w:t>As such</w:t>
        </w:r>
      </w:ins>
      <w:ins w:id="887" w:author="Kris.Wild" w:date="2023-04-11T09:35:00Z">
        <w:r w:rsidR="00C604E1" w:rsidRPr="0065490A">
          <w:rPr>
            <w:color w:val="000000" w:themeColor="text1"/>
            <w:rPrChange w:id="888" w:author="Kris.Wild" w:date="2023-04-11T12:09:00Z">
              <w:rPr>
                <w:color w:val="000000" w:themeColor="text1"/>
                <w:highlight w:val="yellow"/>
              </w:rPr>
            </w:rPrChange>
          </w:rPr>
          <w:t xml:space="preserve">, </w:t>
        </w:r>
      </w:ins>
      <w:ins w:id="889" w:author="Daniel Noble" w:date="2023-04-19T13:44:00Z">
        <w:r w:rsidR="00D27FC1">
          <w:rPr>
            <w:color w:val="000000" w:themeColor="text1"/>
          </w:rPr>
          <w:t xml:space="preserve">we predict </w:t>
        </w:r>
        <w:r w:rsidR="00D27FC1">
          <w:rPr>
            <w:color w:val="000000" w:themeColor="text1"/>
          </w:rPr>
          <w:lastRenderedPageBreak/>
          <w:t xml:space="preserve">that </w:t>
        </w:r>
      </w:ins>
      <w:ins w:id="890" w:author="Daniel Noble" w:date="2023-04-27T10:04:00Z">
        <w:r w:rsidR="005A596C">
          <w:rPr>
            <w:color w:val="000000" w:themeColor="text1"/>
          </w:rPr>
          <w:t xml:space="preserve">adult </w:t>
        </w:r>
      </w:ins>
      <w:ins w:id="891" w:author="Kris.Wild" w:date="2023-04-11T09:35:00Z">
        <w:r w:rsidR="00C604E1" w:rsidRPr="0065490A">
          <w:rPr>
            <w:color w:val="000000" w:themeColor="text1"/>
            <w:rPrChange w:id="892" w:author="Kris.Wild" w:date="2023-04-11T12:09:00Z">
              <w:rPr>
                <w:color w:val="000000" w:themeColor="text1"/>
                <w:highlight w:val="yellow"/>
              </w:rPr>
            </w:rPrChange>
          </w:rPr>
          <w:t>female</w:t>
        </w:r>
        <w:r w:rsidR="00C604E1" w:rsidRPr="0065490A">
          <w:rPr>
            <w:color w:val="000000" w:themeColor="text1"/>
            <w:vertAlign w:val="subscript"/>
            <w:rPrChange w:id="893" w:author="Kris.Wild" w:date="2023-04-11T12:09:00Z">
              <w:rPr>
                <w:color w:val="000000" w:themeColor="text1"/>
                <w:highlight w:val="yellow"/>
                <w:vertAlign w:val="subscript"/>
              </w:rPr>
            </w:rPrChange>
          </w:rPr>
          <w:t xml:space="preserve">SR </w:t>
        </w:r>
        <w:r w:rsidR="00C604E1" w:rsidRPr="0065490A">
          <w:rPr>
            <w:color w:val="000000" w:themeColor="text1"/>
            <w:rPrChange w:id="894" w:author="Kris.Wild" w:date="2023-04-11T12:09:00Z">
              <w:rPr>
                <w:color w:val="000000" w:themeColor="text1"/>
                <w:highlight w:val="yellow"/>
              </w:rPr>
            </w:rPrChange>
          </w:rPr>
          <w:t xml:space="preserve">ZZ </w:t>
        </w:r>
        <w:del w:id="895" w:author="Daniel Noble" w:date="2023-04-27T10:04:00Z">
          <w:r w:rsidR="00C604E1" w:rsidRPr="0065490A" w:rsidDel="005A596C">
            <w:rPr>
              <w:color w:val="000000" w:themeColor="text1"/>
              <w:rPrChange w:id="896" w:author="Kris.Wild" w:date="2023-04-11T12:09:00Z">
                <w:rPr>
                  <w:color w:val="000000" w:themeColor="text1"/>
                  <w:highlight w:val="yellow"/>
                </w:rPr>
              </w:rPrChange>
            </w:rPr>
            <w:delText>would</w:delText>
          </w:r>
        </w:del>
      </w:ins>
      <w:ins w:id="897" w:author="Daniel Noble" w:date="2023-04-27T10:04:00Z">
        <w:r w:rsidR="005A596C">
          <w:rPr>
            <w:color w:val="000000" w:themeColor="text1"/>
          </w:rPr>
          <w:t>may</w:t>
        </w:r>
      </w:ins>
      <w:ins w:id="898" w:author="Kris.Wild" w:date="2023-04-11T09:35:00Z">
        <w:r w:rsidR="00C604E1" w:rsidRPr="0065490A">
          <w:rPr>
            <w:color w:val="000000" w:themeColor="text1"/>
            <w:rPrChange w:id="899" w:author="Kris.Wild" w:date="2023-04-11T12:09:00Z">
              <w:rPr>
                <w:color w:val="000000" w:themeColor="text1"/>
                <w:highlight w:val="yellow"/>
              </w:rPr>
            </w:rPrChange>
          </w:rPr>
          <w:t xml:space="preserve"> have more residual energy than female ZW to allocate to</w:t>
        </w:r>
      </w:ins>
      <w:ins w:id="900" w:author="Kris.Wild" w:date="2023-04-11T09:38:00Z">
        <w:r w:rsidR="00C604E1" w:rsidRPr="0065490A">
          <w:rPr>
            <w:color w:val="000000" w:themeColor="text1"/>
            <w:rPrChange w:id="901" w:author="Kris.Wild" w:date="2023-04-11T12:09:00Z">
              <w:rPr>
                <w:color w:val="000000" w:themeColor="text1"/>
                <w:highlight w:val="yellow"/>
              </w:rPr>
            </w:rPrChange>
          </w:rPr>
          <w:t>wards</w:t>
        </w:r>
      </w:ins>
      <w:ins w:id="902" w:author="Kris.Wild" w:date="2023-04-11T09:35:00Z">
        <w:r w:rsidR="00C604E1" w:rsidRPr="0065490A">
          <w:rPr>
            <w:color w:val="000000" w:themeColor="text1"/>
            <w:rPrChange w:id="903" w:author="Kris.Wild" w:date="2023-04-11T12:09:00Z">
              <w:rPr>
                <w:color w:val="000000" w:themeColor="text1"/>
                <w:highlight w:val="yellow"/>
              </w:rPr>
            </w:rPrChange>
          </w:rPr>
          <w:t xml:space="preserve"> </w:t>
        </w:r>
      </w:ins>
      <w:ins w:id="904" w:author="Daniel Noble" w:date="2023-04-27T11:11:00Z">
        <w:r w:rsidR="000040E6">
          <w:rPr>
            <w:color w:val="000000" w:themeColor="text1"/>
          </w:rPr>
          <w:t>storage, production, or activity</w:t>
        </w:r>
      </w:ins>
      <w:ins w:id="905" w:author="Kris.Wild" w:date="2023-04-11T09:35:00Z">
        <w:del w:id="906" w:author="Daniel Noble" w:date="2023-04-27T11:11:00Z">
          <w:r w:rsidR="00C604E1" w:rsidRPr="0065490A" w:rsidDel="000040E6">
            <w:rPr>
              <w:color w:val="000000" w:themeColor="text1"/>
              <w:rPrChange w:id="907" w:author="Kris.Wild" w:date="2023-04-11T12:09:00Z">
                <w:rPr>
                  <w:color w:val="000000" w:themeColor="text1"/>
                  <w:highlight w:val="yellow"/>
                </w:rPr>
              </w:rPrChange>
            </w:rPr>
            <w:delText>maintenance</w:delText>
          </w:r>
        </w:del>
      </w:ins>
      <w:ins w:id="908" w:author="Kris.Wild" w:date="2023-04-19T16:16:00Z">
        <w:del w:id="909" w:author="Daniel Noble" w:date="2023-04-27T11:11:00Z">
          <w:r w:rsidR="003469AB" w:rsidDel="000040E6">
            <w:rPr>
              <w:color w:val="000000" w:themeColor="text1"/>
            </w:rPr>
            <w:delText>,</w:delText>
          </w:r>
        </w:del>
      </w:ins>
      <w:ins w:id="910" w:author="Kris.Wild" w:date="2023-04-11T09:35:00Z">
        <w:del w:id="911" w:author="Daniel Noble" w:date="2023-04-27T11:11:00Z">
          <w:r w:rsidR="00C604E1" w:rsidRPr="0065490A" w:rsidDel="000040E6">
            <w:rPr>
              <w:color w:val="000000" w:themeColor="text1"/>
              <w:rPrChange w:id="912" w:author="Kris.Wild" w:date="2023-04-11T12:09:00Z">
                <w:rPr>
                  <w:color w:val="000000" w:themeColor="text1"/>
                  <w:highlight w:val="yellow"/>
                </w:rPr>
              </w:rPrChange>
            </w:rPr>
            <w:delText xml:space="preserve"> </w:delText>
          </w:r>
        </w:del>
      </w:ins>
      <w:ins w:id="913" w:author="Kris.Wild" w:date="2023-04-19T16:19:00Z">
        <w:del w:id="914" w:author="Daniel Noble" w:date="2023-04-27T11:11:00Z">
          <w:r w:rsidR="003469AB" w:rsidRPr="003469AB" w:rsidDel="000040E6">
            <w:rPr>
              <w:color w:val="000000" w:themeColor="text1"/>
            </w:rPr>
            <w:delText>growth,</w:delText>
          </w:r>
        </w:del>
      </w:ins>
      <w:ins w:id="915" w:author="Kris.Wild" w:date="2023-04-19T16:17:00Z">
        <w:del w:id="916" w:author="Daniel Noble" w:date="2023-04-27T11:11:00Z">
          <w:r w:rsidR="003469AB" w:rsidDel="000040E6">
            <w:rPr>
              <w:color w:val="000000" w:themeColor="text1"/>
            </w:rPr>
            <w:delText xml:space="preserve"> or behaviours</w:delText>
          </w:r>
        </w:del>
      </w:ins>
      <w:ins w:id="917" w:author="Kris.Wild" w:date="2023-04-11T09:35:00Z">
        <w:r w:rsidR="00C604E1" w:rsidRPr="0065490A">
          <w:rPr>
            <w:color w:val="000000" w:themeColor="text1"/>
            <w:rPrChange w:id="918" w:author="Kris.Wild" w:date="2023-04-11T12:09:00Z">
              <w:rPr>
                <w:color w:val="000000" w:themeColor="text1"/>
                <w:highlight w:val="yellow"/>
              </w:rPr>
            </w:rPrChange>
          </w:rPr>
          <w:t xml:space="preserve"> after resting metabolic costs have been paid. </w:t>
        </w:r>
      </w:ins>
      <w:del w:id="919" w:author="Daniel Noble" w:date="2023-04-27T11:09:00Z">
        <w:r w:rsidR="00B233F1" w:rsidRPr="0065490A" w:rsidDel="000040E6">
          <w:rPr>
            <w:color w:val="000000" w:themeColor="text1"/>
          </w:rPr>
          <w:delText xml:space="preserve">This </w:delText>
        </w:r>
      </w:del>
      <w:ins w:id="920"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w:t>
        </w:r>
        <w:del w:id="921" w:author="Kristoffer Wild" w:date="2023-04-30T14:05:00Z">
          <w:r w:rsidR="000040E6" w:rsidDel="002431E2">
            <w:rPr>
              <w:color w:val="000000" w:themeColor="text1"/>
            </w:rPr>
            <w:delText xml:space="preserve">  </w:delText>
          </w:r>
        </w:del>
      </w:ins>
      <w:ins w:id="922" w:author="Kristoffer Wild" w:date="2023-04-30T14:05:00Z">
        <w:r w:rsidR="002431E2">
          <w:rPr>
            <w:color w:val="000000" w:themeColor="text1"/>
          </w:rPr>
          <w:t xml:space="preserve"> </w:t>
        </w:r>
      </w:ins>
      <w:ins w:id="923" w:author="Daniel Noble" w:date="2023-04-27T11:09:00Z">
        <w:r w:rsidR="000040E6">
          <w:rPr>
            <w:color w:val="000000" w:themeColor="text1"/>
          </w:rPr>
          <w:t>behaviour and morphology,</w:t>
        </w:r>
        <w:del w:id="924" w:author="Kristoffer Wild" w:date="2023-04-30T14:05:00Z">
          <w:r w:rsidR="000040E6" w:rsidDel="002431E2">
            <w:rPr>
              <w:color w:val="000000" w:themeColor="text1"/>
            </w:rPr>
            <w:delText xml:space="preserve"> </w:delText>
          </w:r>
        </w:del>
        <w:r w:rsidR="000040E6">
          <w:rPr>
            <w:color w:val="000000" w:themeColor="text1"/>
          </w:rPr>
          <w:t xml:space="preserve"> including higher activity, levels of aggression, and larger body size in captivity</w:t>
        </w:r>
      </w:ins>
      <w:del w:id="925"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926" w:author="Kris.Wild" w:date="2023-04-19T16:15:00Z">
        <w:del w:id="927" w:author="Daniel Noble" w:date="2023-04-27T11:09:00Z">
          <w:r w:rsidR="003469AB" w:rsidDel="000040E6">
            <w:rPr>
              <w:color w:val="000000" w:themeColor="text1"/>
            </w:rPr>
            <w:delText>sub-adult (&lt;1year) and adult</w:delText>
          </w:r>
        </w:del>
      </w:ins>
      <w:ins w:id="928" w:author="Kris.Wild" w:date="2023-04-19T16:16:00Z">
        <w:del w:id="929" w:author="Daniel Noble" w:date="2023-04-27T11:09:00Z">
          <w:r w:rsidR="003469AB" w:rsidDel="000040E6">
            <w:rPr>
              <w:color w:val="000000" w:themeColor="text1"/>
            </w:rPr>
            <w:delText xml:space="preserve"> </w:delText>
          </w:r>
        </w:del>
      </w:ins>
      <w:del w:id="930"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931" w:author="Kris.Wild" w:date="2023-04-19T16:16:00Z">
        <w:del w:id="932"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933" w:author="Kris.Wild" w:date="2023-04-19T16:17:00Z">
        <w:del w:id="934"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935" w:author="Kris.Wild" w:date="2023-04-19T16:16:00Z">
        <w:r w:rsidR="00B233F1" w:rsidRPr="0065490A" w:rsidDel="003469AB">
          <w:rPr>
            <w:color w:val="000000" w:themeColor="text1"/>
          </w:rPr>
          <w:delText xml:space="preserve">are </w:delText>
        </w:r>
      </w:del>
      <w:del w:id="936" w:author="Kris.Wild" w:date="2023-04-11T09:34:00Z">
        <w:r w:rsidR="00B233F1" w:rsidRPr="0065490A" w:rsidDel="00C604E1">
          <w:rPr>
            <w:color w:val="000000" w:themeColor="text1"/>
          </w:rPr>
          <w:delText xml:space="preserve">more </w:delText>
        </w:r>
      </w:del>
      <w:del w:id="937" w:author="Kris.Wild" w:date="2023-04-11T09:32:00Z">
        <w:r w:rsidR="00B233F1" w:rsidRPr="0065490A" w:rsidDel="00C604E1">
          <w:rPr>
            <w:color w:val="000000" w:themeColor="text1"/>
          </w:rPr>
          <w:delText xml:space="preserve">active, aggressive, and </w:delText>
        </w:r>
      </w:del>
      <w:del w:id="938" w:author="Kris.Wild" w:date="2023-04-19T16:16:00Z">
        <w:r w:rsidR="00B233F1" w:rsidRPr="0065490A" w:rsidDel="003469AB">
          <w:rPr>
            <w:color w:val="000000" w:themeColor="text1"/>
          </w:rPr>
          <w:delText xml:space="preserve">larger </w:delText>
        </w:r>
      </w:del>
      <w:del w:id="939"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ins w:id="940" w:author="Wild, Kristoffer H." w:date="2023-04-30T19:20:00Z">
            <w:r w:rsidR="0027621E" w:rsidRPr="0027621E">
              <w:rPr>
                <w:color w:val="000000"/>
              </w:rPr>
              <w:t>(Holleley et al., 2015; Li et al., 2016)</w:t>
            </w:r>
          </w:ins>
          <w:del w:id="941" w:author="Wild, Kristoffer H." w:date="2023-04-30T16:46:00Z">
            <w:r w:rsidR="00EB4892" w:rsidRPr="0027621E" w:rsidDel="001437AD">
              <w:rPr>
                <w:color w:val="000000"/>
                <w:rPrChange w:id="942" w:author="Wild, Kristoffer H." w:date="2023-04-30T19:20:00Z">
                  <w:rPr/>
                </w:rPrChange>
              </w:rPr>
              <w:delText>(Holleley et al., 2015</w:delText>
            </w:r>
          </w:del>
          <w:ins w:id="943" w:author="Kris.Wild" w:date="2023-04-19T16:17:00Z">
            <w:del w:id="944" w:author="Wild, Kristoffer H." w:date="2023-04-30T16:46:00Z">
              <w:r w:rsidR="003469AB" w:rsidRPr="0027621E" w:rsidDel="001437AD">
                <w:rPr>
                  <w:color w:val="000000"/>
                </w:rPr>
                <w:delText>; Li et al., 2015</w:delText>
              </w:r>
            </w:del>
          </w:ins>
          <w:del w:id="945" w:author="Wild, Kristoffer H." w:date="2023-04-30T16:46:00Z">
            <w:r w:rsidR="00EB4892" w:rsidRPr="0027621E" w:rsidDel="001437AD">
              <w:rPr>
                <w:color w:val="000000"/>
              </w:rPr>
              <w:delText>; Li et al., 2016)</w:delText>
            </w:r>
          </w:del>
        </w:sdtContent>
      </w:sdt>
      <w:del w:id="946" w:author="Kris.Wild" w:date="2023-04-11T09:35:00Z">
        <w:r w:rsidR="00B233F1" w:rsidRPr="0065490A" w:rsidDel="00C604E1">
          <w:rPr>
            <w:color w:val="000000" w:themeColor="text1"/>
          </w:rPr>
          <w:delText xml:space="preserve">. </w:delText>
        </w:r>
      </w:del>
      <w:del w:id="947" w:author="Kris.Wild" w:date="2023-04-11T09:34:00Z">
        <w:r w:rsidR="00B233F1" w:rsidRPr="0065490A" w:rsidDel="00C604E1">
          <w:rPr>
            <w:color w:val="000000" w:themeColor="text1"/>
          </w:rPr>
          <w:delText xml:space="preserve">For example, </w:delText>
        </w:r>
      </w:del>
      <w:del w:id="948"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949"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950" w:author="Kris.Wild" w:date="2023-04-11T09:32:00Z">
        <w:r w:rsidR="00B233F1" w:rsidRPr="0065490A" w:rsidDel="00C604E1">
          <w:rPr>
            <w:color w:val="000000" w:themeColor="text1"/>
          </w:rPr>
          <w:delText xml:space="preserve">production </w:delText>
        </w:r>
      </w:del>
      <w:del w:id="951" w:author="Kris.Wild" w:date="2023-04-11T09:35:00Z">
        <w:r w:rsidR="00B233F1" w:rsidRPr="0065490A" w:rsidDel="00C604E1">
          <w:rPr>
            <w:color w:val="000000" w:themeColor="text1"/>
          </w:rPr>
          <w:delText xml:space="preserve">and </w:delText>
        </w:r>
      </w:del>
      <w:del w:id="952" w:author="Kris.Wild" w:date="2023-04-11T09:33:00Z">
        <w:r w:rsidR="00B233F1" w:rsidRPr="0065490A" w:rsidDel="00C604E1">
          <w:rPr>
            <w:color w:val="000000" w:themeColor="text1"/>
          </w:rPr>
          <w:delText xml:space="preserve">activity </w:delText>
        </w:r>
      </w:del>
      <w:del w:id="953"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954" w:author="Kris.Wild" w:date="2023-04-11T10:41:00Z">
        <w:r w:rsidR="00B233F1" w:rsidRPr="0065490A" w:rsidDel="005333B4">
          <w:rPr>
            <w:color w:val="000000" w:themeColor="text1"/>
          </w:rPr>
          <w:delText xml:space="preserve"> However,</w:delText>
        </w:r>
      </w:del>
      <w:ins w:id="955" w:author="Kris.Wild" w:date="2023-04-11T09:43:00Z">
        <w:r w:rsidR="006706A4" w:rsidRPr="0065490A">
          <w:rPr>
            <w:color w:val="000000" w:themeColor="text1"/>
            <w:rPrChange w:id="956" w:author="Kris.Wild" w:date="2023-04-11T12:09:00Z">
              <w:rPr>
                <w:color w:val="000000" w:themeColor="text1"/>
                <w:highlight w:val="yellow"/>
              </w:rPr>
            </w:rPrChange>
          </w:rPr>
          <w:t xml:space="preserve"> </w:t>
        </w:r>
      </w:ins>
      <w:del w:id="957" w:author="Kris.Wild" w:date="2023-04-11T09:43:00Z">
        <w:r w:rsidR="00B233F1" w:rsidRPr="0065490A" w:rsidDel="006706A4">
          <w:rPr>
            <w:color w:val="000000" w:themeColor="text1"/>
          </w:rPr>
          <w:delText xml:space="preserve"> these</w:delText>
        </w:r>
      </w:del>
      <w:del w:id="958" w:author="Kris.Wild" w:date="2023-04-11T12:07:00Z">
        <w:r w:rsidR="00B233F1" w:rsidRPr="0065490A" w:rsidDel="0065490A">
          <w:rPr>
            <w:color w:val="000000" w:themeColor="text1"/>
          </w:rPr>
          <w:delText xml:space="preserve"> “male-like” </w:delText>
        </w:r>
      </w:del>
      <w:del w:id="959" w:author="Kris.Wild" w:date="2023-04-11T16:22:00Z">
        <w:r w:rsidR="00B233F1" w:rsidRPr="0065490A" w:rsidDel="00BC1987">
          <w:rPr>
            <w:color w:val="000000" w:themeColor="text1"/>
          </w:rPr>
          <w:delText>phenotypes</w:delText>
        </w:r>
      </w:del>
      <w:del w:id="960" w:author="Kris.Wild" w:date="2023-04-19T16:18:00Z">
        <w:r w:rsidR="00B233F1" w:rsidRPr="0065490A" w:rsidDel="003469AB">
          <w:rPr>
            <w:color w:val="000000" w:themeColor="text1"/>
          </w:rPr>
          <w:delText xml:space="preserve"> may also </w:delText>
        </w:r>
      </w:del>
      <w:del w:id="961" w:author="Kris.Wild" w:date="2023-04-12T09:20:00Z">
        <w:r w:rsidR="00B233F1" w:rsidRPr="0065490A" w:rsidDel="005E4AC5">
          <w:rPr>
            <w:color w:val="000000" w:themeColor="text1"/>
          </w:rPr>
          <w:delText xml:space="preserve">be </w:delText>
        </w:r>
      </w:del>
      <w:del w:id="962" w:author="Kris.Wild" w:date="2023-04-11T09:44:00Z">
        <w:r w:rsidR="00B233F1" w:rsidRPr="0065490A" w:rsidDel="006706A4">
          <w:rPr>
            <w:color w:val="000000" w:themeColor="text1"/>
          </w:rPr>
          <w:delText>a selective disadvantage</w:delText>
        </w:r>
      </w:del>
      <w:del w:id="963"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964" w:author="Kris.Wild" w:date="2023-04-11T09:45:00Z">
        <w:r w:rsidR="00B233F1" w:rsidRPr="0065490A" w:rsidDel="006706A4">
          <w:rPr>
            <w:color w:val="000000" w:themeColor="text1"/>
          </w:rPr>
          <w:delText xml:space="preserve">are known to have high mortality and </w:delText>
        </w:r>
      </w:del>
      <w:del w:id="965" w:author="Kris.Wild" w:date="2023-04-19T16:18:00Z">
        <w:r w:rsidR="00B233F1" w:rsidRPr="0065490A" w:rsidDel="003469AB">
          <w:rPr>
            <w:color w:val="000000" w:themeColor="text1"/>
          </w:rPr>
          <w:delText xml:space="preserve">lower fecundity rates </w:delText>
        </w:r>
      </w:del>
      <w:del w:id="966" w:author="Kris.Wild" w:date="2023-04-11T12:08:00Z">
        <w:r w:rsidR="00B233F1" w:rsidRPr="0065490A" w:rsidDel="0065490A">
          <w:rPr>
            <w:color w:val="000000" w:themeColor="text1"/>
          </w:rPr>
          <w:delText>than female ZW</w:delText>
        </w:r>
      </w:del>
      <w:ins w:id="967" w:author="Daniel Noble" w:date="2023-04-19T13:44:00Z">
        <w:del w:id="968" w:author="Kris.Wild" w:date="2023-04-19T16:18:00Z">
          <w:r w:rsidR="00D27FC1" w:rsidDel="003469AB">
            <w:rPr>
              <w:color w:val="000000" w:themeColor="text1"/>
            </w:rPr>
            <w:delText xml:space="preserve">compared </w:delText>
          </w:r>
        </w:del>
      </w:ins>
      <w:del w:id="969" w:author="Kris.Wild" w:date="2023-04-19T16:18:00Z">
        <w:r w:rsidR="00B233F1" w:rsidRPr="0065490A" w:rsidDel="003469AB">
          <w:rPr>
            <w:color w:val="000000" w:themeColor="text1"/>
          </w:rPr>
          <w:delText xml:space="preserve"> </w:delText>
        </w:r>
      </w:del>
      <w:customXmlDelRangeStart w:id="970"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
          <w:id w:val="835426332"/>
          <w:placeholder>
            <w:docPart w:val="F5BBAC4D8A47E04E9E9B4B9F2D32910A"/>
          </w:placeholder>
        </w:sdtPr>
        <w:sdtContent>
          <w:customXmlDelRangeEnd w:id="970"/>
          <w:del w:id="971" w:author="Wild, Kristoffer H." w:date="2023-04-30T16:46:00Z">
            <w:r w:rsidR="00EB4892" w:rsidRPr="0027621E" w:rsidDel="001437AD">
              <w:rPr>
                <w:color w:val="000000"/>
                <w:rPrChange w:id="972" w:author="Wild, Kristoffer H." w:date="2023-04-30T19:20:00Z">
                  <w:rPr/>
                </w:rPrChange>
              </w:rPr>
              <w:delText>(Wild et al., 2022)</w:delText>
            </w:r>
          </w:del>
          <w:customXmlDelRangeStart w:id="973" w:author="Kris.Wild" w:date="2023-04-19T16:18:00Z"/>
        </w:sdtContent>
      </w:sdt>
      <w:customXmlDelRangeEnd w:id="973"/>
      <w:del w:id="974"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del w:id="975" w:author="Kristoffer Wild" w:date="2023-04-30T14:03:00Z">
        <w:r w:rsidR="00B233F1" w:rsidDel="002431E2">
          <w:rPr>
            <w:color w:val="000000" w:themeColor="text1"/>
          </w:rPr>
          <w:delText>D</w:delText>
        </w:r>
      </w:del>
      <w:ins w:id="976" w:author="Kristoffer Wild" w:date="2023-04-30T14:03:00Z">
        <w:r w:rsidR="002431E2">
          <w:rPr>
            <w:color w:val="000000" w:themeColor="text1"/>
          </w:rPr>
          <w:t xml:space="preserve">However, </w:t>
        </w:r>
      </w:ins>
      <w:ins w:id="977" w:author="Wild, Kristoffer H." w:date="2023-04-30T18:23:00Z">
        <w:r w:rsidR="00A45699">
          <w:rPr>
            <w:color w:val="000000" w:themeColor="text1"/>
          </w:rPr>
          <w:t xml:space="preserve">further work is needed to investigate if these </w:t>
        </w:r>
      </w:ins>
      <w:ins w:id="978" w:author="Kristoffer Wild" w:date="2023-04-30T14:03:00Z">
        <w:r w:rsidR="002431E2">
          <w:rPr>
            <w:color w:val="000000" w:themeColor="text1"/>
          </w:rPr>
          <w:t>d</w:t>
        </w:r>
      </w:ins>
      <w:r w:rsidR="00B233F1">
        <w:rPr>
          <w:color w:val="000000" w:themeColor="text1"/>
        </w:rPr>
        <w:t xml:space="preserve">ifferent </w:t>
      </w:r>
      <w:r w:rsidR="00B233F1" w:rsidRPr="00FF16AF">
        <w:t>strategies of energy allocation</w:t>
      </w:r>
      <w:ins w:id="979" w:author="Kristoffer Wild" w:date="2023-04-30T14:04:00Z">
        <w:r w:rsidR="002431E2">
          <w:t xml:space="preserve"> </w:t>
        </w:r>
      </w:ins>
      <w:del w:id="980" w:author="Kristoffer Wild" w:date="2023-04-30T14:04:00Z">
        <w:r w:rsidR="00B233F1" w:rsidRPr="00FF16AF" w:rsidDel="002431E2">
          <w:delText xml:space="preserve"> </w:delText>
        </w:r>
      </w:del>
      <w:ins w:id="981" w:author="Kris.Wild" w:date="2023-04-22T07:09:00Z">
        <w:del w:id="982" w:author="Daniel Noble" w:date="2023-04-27T11:10:00Z">
          <w:r w:rsidR="005330F2" w:rsidDel="000040E6">
            <w:delText>throughout</w:delText>
          </w:r>
        </w:del>
      </w:ins>
      <w:ins w:id="983" w:author="Kris.Wild" w:date="2023-04-19T16:18:00Z">
        <w:del w:id="984" w:author="Daniel Noble" w:date="2023-04-27T11:10:00Z">
          <w:r w:rsidR="003469AB" w:rsidDel="000040E6">
            <w:delText xml:space="preserve"> onto</w:delText>
          </w:r>
        </w:del>
      </w:ins>
      <w:ins w:id="985" w:author="Kris.Wild" w:date="2023-04-19T16:19:00Z">
        <w:del w:id="986" w:author="Daniel Noble" w:date="2023-04-27T11:10:00Z">
          <w:r w:rsidR="003469AB" w:rsidDel="000040E6">
            <w:delText xml:space="preserve">geny </w:delText>
          </w:r>
        </w:del>
      </w:ins>
      <w:del w:id="987"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988" w:author="Kris.Wild" w:date="2023-04-11T11:08:00Z">
        <w:r w:rsidR="00B233F1" w:rsidDel="00CB25B1">
          <w:delText>across ontogeny</w:delText>
        </w:r>
        <w:r w:rsidR="00B233F1" w:rsidRPr="00FF16AF" w:rsidDel="00CB25B1">
          <w:delText xml:space="preserve"> </w:delText>
        </w:r>
      </w:del>
      <w:del w:id="989" w:author="Wild, Kristoffer H." w:date="2023-04-30T18:23:00Z">
        <w:r w:rsidR="00B233F1" w:rsidRPr="00FF16AF" w:rsidDel="00A45699">
          <w:delText xml:space="preserve">may </w:delText>
        </w:r>
      </w:del>
      <w:ins w:id="990" w:author="Daniel Noble" w:date="2023-04-27T11:10:00Z">
        <w:del w:id="991" w:author="Wild, Kristoffer H." w:date="2023-04-30T18:23:00Z">
          <w:r w:rsidR="000040E6" w:rsidDel="00A45699">
            <w:delText xml:space="preserve">also </w:delText>
          </w:r>
        </w:del>
      </w:ins>
      <w:del w:id="992" w:author="Wild, Kristoffer H." w:date="2023-04-30T18:23:00Z">
        <w:r w:rsidR="00B233F1" w:rsidRPr="00FF16AF" w:rsidDel="00A45699">
          <w:delText>explain previously</w:delText>
        </w:r>
      </w:del>
      <w:ins w:id="993" w:author="Wild, Kristoffer H." w:date="2023-04-30T18:23:00Z">
        <w:r w:rsidR="00A45699">
          <w:t xml:space="preserve">exist and how they </w:t>
        </w:r>
      </w:ins>
      <w:ins w:id="994" w:author="Wild, Kristoffer H." w:date="2023-04-30T18:25:00Z">
        <w:r w:rsidR="00A86237">
          <w:t>translate</w:t>
        </w:r>
      </w:ins>
      <w:ins w:id="995" w:author="Wild, Kristoffer H." w:date="2023-04-30T18:23:00Z">
        <w:r w:rsidR="00A45699">
          <w:t xml:space="preserve"> to the</w:t>
        </w:r>
      </w:ins>
      <w:r w:rsidR="00B233F1" w:rsidRPr="00FF16AF">
        <w:t xml:space="preserve"> </w:t>
      </w:r>
      <w:ins w:id="996" w:author="Wild, Kristoffer H." w:date="2023-04-30T18:26:00Z">
        <w:r w:rsidR="00A86237">
          <w:t xml:space="preserve">observed </w:t>
        </w:r>
      </w:ins>
      <w:del w:id="997" w:author="Wild, Kristoffer H." w:date="2023-04-30T18:23:00Z">
        <w:r w:rsidR="00B233F1" w:rsidRPr="00FF16AF" w:rsidDel="00A45699">
          <w:delText xml:space="preserve">observed </w:delText>
        </w:r>
      </w:del>
      <w:r w:rsidR="00B233F1" w:rsidRPr="00FF16AF">
        <w:t xml:space="preserve">differences </w:t>
      </w:r>
      <w:ins w:id="998" w:author="Wild, Kristoffer H." w:date="2023-05-01T19:06:00Z">
        <w:r w:rsidR="00C15586">
          <w:t xml:space="preserve">between phenotypic females </w:t>
        </w:r>
      </w:ins>
      <w:del w:id="999" w:author="Wild, Kristoffer H." w:date="2023-05-01T19:05:00Z">
        <w:r w:rsidR="00B233F1" w:rsidRPr="00FF16AF" w:rsidDel="00C15586">
          <w:delText xml:space="preserve">in </w:delText>
        </w:r>
      </w:del>
      <w:ins w:id="1000" w:author="Wild, Kristoffer H." w:date="2023-05-01T19:06:00Z">
        <w:r w:rsidR="00C15586">
          <w:t xml:space="preserve">in </w:t>
        </w:r>
      </w:ins>
      <w:del w:id="1001" w:author="Wild, Kristoffer H." w:date="2023-04-30T18:25:00Z">
        <w:r w:rsidR="00B233F1" w:rsidRPr="00722C71" w:rsidDel="00A86237">
          <w:rPr>
            <w:color w:val="000000" w:themeColor="text1"/>
          </w:rPr>
          <w:delText>morphol</w:delText>
        </w:r>
      </w:del>
      <w:ins w:id="1002" w:author="Wild, Kristoffer H." w:date="2023-05-01T19:05:00Z">
        <w:r w:rsidR="00C15586">
          <w:rPr>
            <w:color w:val="000000" w:themeColor="text1"/>
          </w:rPr>
          <w:t>body mass</w:t>
        </w:r>
      </w:ins>
      <w:del w:id="1003" w:author="Wild, Kristoffer H." w:date="2023-04-30T18:25:00Z">
        <w:r w:rsidR="00B233F1" w:rsidRPr="00722C71" w:rsidDel="00A86237">
          <w:rPr>
            <w:color w:val="000000" w:themeColor="text1"/>
          </w:rPr>
          <w:delText>ogy</w:delText>
        </w:r>
      </w:del>
      <w:ins w:id="1004" w:author="Kris.Wild" w:date="2023-04-19T16:19:00Z">
        <w:r w:rsidR="003469AB">
          <w:rPr>
            <w:color w:val="000000" w:themeColor="text1"/>
          </w:rPr>
          <w:t xml:space="preserve">, </w:t>
        </w:r>
      </w:ins>
      <w:ins w:id="1005" w:author="Wild, Kristoffer H." w:date="2023-05-01T19:05:00Z">
        <w:r w:rsidR="00C15586">
          <w:rPr>
            <w:color w:val="000000" w:themeColor="text1"/>
          </w:rPr>
          <w:t xml:space="preserve">body size, </w:t>
        </w:r>
      </w:ins>
      <w:ins w:id="1006" w:author="Kris.Wild" w:date="2023-04-19T16:19:00Z">
        <w:del w:id="1007" w:author="Wild, Kristoffer H." w:date="2023-04-30T18:25:00Z">
          <w:r w:rsidR="003469AB" w:rsidDel="00A86237">
            <w:rPr>
              <w:color w:val="000000" w:themeColor="text1"/>
            </w:rPr>
            <w:delText>behaviour</w:delText>
          </w:r>
        </w:del>
        <w:del w:id="1008" w:author="Wild, Kristoffer H." w:date="2023-05-01T19:04:00Z">
          <w:r w:rsidR="003469AB" w:rsidDel="00C15586">
            <w:rPr>
              <w:color w:val="000000" w:themeColor="text1"/>
            </w:rPr>
            <w:delText xml:space="preserve">, </w:delText>
          </w:r>
        </w:del>
        <w:r w:rsidR="003469AB">
          <w:rPr>
            <w:color w:val="000000" w:themeColor="text1"/>
          </w:rPr>
          <w:t xml:space="preserve">and </w:t>
        </w:r>
      </w:ins>
      <w:del w:id="1009"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1010" w:author="Kris.Wild" w:date="2023-04-11T09:47:00Z">
        <w:r w:rsidR="00B233F1" w:rsidRPr="00722C71" w:rsidDel="006706A4">
          <w:rPr>
            <w:color w:val="000000" w:themeColor="text1"/>
          </w:rPr>
          <w:delText xml:space="preserve">behaviours </w:delText>
        </w:r>
      </w:del>
      <w:ins w:id="1011" w:author="Kris.Wild" w:date="2023-04-11T09:47:00Z">
        <w:r w:rsidR="006706A4">
          <w:rPr>
            <w:color w:val="000000" w:themeColor="text1"/>
          </w:rPr>
          <w:t>fecundity</w:t>
        </w:r>
      </w:ins>
      <w:ins w:id="1012" w:author="Wild, Kristoffer H." w:date="2023-04-30T18:25:00Z">
        <w:r w:rsidR="00A86237">
          <w:rPr>
            <w:color w:val="000000" w:themeColor="text1"/>
          </w:rPr>
          <w:t xml:space="preserve"> </w:t>
        </w:r>
        <w:r w:rsidR="00A86237">
          <w:t xml:space="preserve">in wild populations of </w:t>
        </w:r>
        <w:r w:rsidR="00A86237">
          <w:rPr>
            <w:i/>
            <w:iCs/>
          </w:rPr>
          <w:t>P. vitticeps</w:t>
        </w:r>
      </w:ins>
      <w:ins w:id="1013" w:author="Kris.Wild" w:date="2023-04-11T09:47:00Z">
        <w:r w:rsidR="006706A4">
          <w:rPr>
            <w:color w:val="000000" w:themeColor="text1"/>
          </w:rPr>
          <w:t xml:space="preserve"> </w:t>
        </w:r>
        <w:del w:id="1014" w:author="Wild, Kristoffer H." w:date="2023-04-30T18:24:00Z">
          <w:r w:rsidR="006706A4" w:rsidDel="00A45699">
            <w:rPr>
              <w:color w:val="000000" w:themeColor="text1"/>
            </w:rPr>
            <w:delText>differences</w:delText>
          </w:r>
          <w:r w:rsidR="006706A4" w:rsidRPr="00722C71" w:rsidDel="00A45699">
            <w:rPr>
              <w:color w:val="000000" w:themeColor="text1"/>
            </w:rPr>
            <w:delText xml:space="preserve"> </w:delText>
          </w:r>
        </w:del>
      </w:ins>
      <w:del w:id="1015" w:author="Wild, Kristoffer H." w:date="2023-04-30T18:24:00Z">
        <w:r w:rsidR="00B233F1" w:rsidDel="00A45699">
          <w:rPr>
            <w:color w:val="000000" w:themeColor="text1"/>
          </w:rPr>
          <w:delText>as</w:delText>
        </w:r>
      </w:del>
      <w:ins w:id="1016" w:author="Kristoffer Wild" w:date="2023-04-30T14:05:00Z">
        <w:del w:id="1017" w:author="Wild, Kristoffer H." w:date="2023-04-30T18:24:00Z">
          <w:r w:rsidR="002431E2" w:rsidDel="00A45699">
            <w:rPr>
              <w:color w:val="000000" w:themeColor="text1"/>
            </w:rPr>
            <w:delText>in</w:delText>
          </w:r>
        </w:del>
      </w:ins>
      <w:ins w:id="1018" w:author="Kristoffer Wild" w:date="2023-04-30T14:06:00Z">
        <w:del w:id="1019" w:author="Wild, Kristoffer H." w:date="2023-04-30T18:24:00Z">
          <w:r w:rsidR="008720EA" w:rsidDel="00A45699">
            <w:rPr>
              <w:color w:val="000000" w:themeColor="text1"/>
            </w:rPr>
            <w:delText xml:space="preserve"> </w:delText>
          </w:r>
          <w:r w:rsidR="008720EA" w:rsidDel="00A45699">
            <w:rPr>
              <w:i/>
              <w:iCs/>
              <w:color w:val="000000" w:themeColor="text1"/>
            </w:rPr>
            <w:delText>P. vitticeps</w:delText>
          </w:r>
        </w:del>
      </w:ins>
      <w:del w:id="1020" w:author="Wild, Kristoffer H." w:date="2023-04-30T18:24:00Z">
        <w:r w:rsidR="00B233F1" w:rsidRPr="00722C71" w:rsidDel="00A45699">
          <w:rPr>
            <w:color w:val="000000" w:themeColor="text1"/>
          </w:rPr>
          <w:delText xml:space="preserve"> </w:delText>
        </w:r>
      </w:del>
      <w:ins w:id="1021" w:author="Kris.Wild" w:date="2023-04-21T13:09:00Z">
        <w:del w:id="1022" w:author="Wild, Kristoffer H." w:date="2023-04-30T18:24:00Z">
          <w:r w:rsidR="00DF1054" w:rsidDel="00A45699">
            <w:rPr>
              <w:color w:val="000000" w:themeColor="text1"/>
            </w:rPr>
            <w:delText>sub-adults or</w:delText>
          </w:r>
        </w:del>
      </w:ins>
      <w:ins w:id="1023" w:author="Daniel Noble" w:date="2023-04-27T11:10:00Z">
        <w:del w:id="1024" w:author="Wild, Kristoffer H." w:date="2023-04-30T18:24:00Z">
          <w:r w:rsidR="000040E6" w:rsidDel="00A45699">
            <w:rPr>
              <w:color w:val="000000" w:themeColor="text1"/>
            </w:rPr>
            <w:delText xml:space="preserve">and </w:delText>
          </w:r>
        </w:del>
      </w:ins>
      <w:ins w:id="1025" w:author="Kris.Wild" w:date="2023-04-21T13:09:00Z">
        <w:del w:id="1026" w:author="Wild, Kristoffer H." w:date="2023-04-30T18:24:00Z">
          <w:r w:rsidR="00DF1054" w:rsidDel="00A45699">
            <w:rPr>
              <w:color w:val="000000" w:themeColor="text1"/>
            </w:rPr>
            <w:delText xml:space="preserve"> </w:delText>
          </w:r>
        </w:del>
      </w:ins>
      <w:del w:id="1027" w:author="Wild, Kristoffer H." w:date="2023-04-30T18:24:00Z">
        <w:r w:rsidR="00B233F1" w:rsidDel="00A45699">
          <w:rPr>
            <w:color w:val="000000" w:themeColor="text1"/>
          </w:rPr>
          <w:delText>adults</w:delText>
        </w:r>
      </w:del>
      <w:ins w:id="1028" w:author="Kristoffer Wild" w:date="2023-04-30T14:06:00Z">
        <w:del w:id="1029" w:author="Wild, Kristoffer H." w:date="2023-04-30T18:24:00Z">
          <w:r w:rsidR="008720EA" w:rsidDel="00A45699">
            <w:rPr>
              <w:color w:val="000000" w:themeColor="text1"/>
            </w:rPr>
            <w:delText>in the wild</w:delText>
          </w:r>
        </w:del>
      </w:ins>
      <w:ins w:id="1030" w:author="Daniel Noble" w:date="2023-04-27T11:10:00Z">
        <w:del w:id="1031" w:author="Wild, Kristoffer H." w:date="2023-04-30T18:24:00Z">
          <w:r w:rsidR="000040E6" w:rsidDel="00A45699">
            <w:rPr>
              <w:color w:val="000000" w:themeColor="text1"/>
            </w:rPr>
            <w:delText xml:space="preserve"> </w:delText>
          </w:r>
        </w:del>
      </w:ins>
      <w:customXmlInsRangeStart w:id="1032" w:author="Wild, Kristoffer H." w:date="2023-04-30T18:17:00Z"/>
      <w:sdt>
        <w:sdtPr>
          <w:rPr>
            <w:color w:val="000000"/>
          </w:rPr>
          <w:tag w:val="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
          <w:id w:val="402959175"/>
          <w:placeholder>
            <w:docPart w:val="DefaultPlaceholder_-1854013440"/>
          </w:placeholder>
        </w:sdtPr>
        <w:sdtContent>
          <w:customXmlInsRangeEnd w:id="1032"/>
          <w:ins w:id="1033" w:author="Wild, Kristoffer H." w:date="2023-04-30T19:20:00Z">
            <w:r w:rsidR="0027621E" w:rsidRPr="0027621E">
              <w:rPr>
                <w:color w:val="000000"/>
                <w:rPrChange w:id="1034" w:author="Wild, Kristoffer H." w:date="2023-04-30T19:20:00Z">
                  <w:rPr/>
                </w:rPrChange>
              </w:rPr>
              <w:t>(Wild et al., 2022)</w:t>
            </w:r>
          </w:ins>
          <w:customXmlInsRangeStart w:id="1035" w:author="Wild, Kristoffer H." w:date="2023-04-30T18:17:00Z"/>
        </w:sdtContent>
      </w:sdt>
      <w:customXmlInsRangeEnd w:id="1035"/>
      <w:ins w:id="1036" w:author="Daniel Noble" w:date="2023-04-27T11:10:00Z">
        <w:del w:id="1037" w:author="Kristoffer Wild" w:date="2023-04-30T14:04:00Z">
          <w:r w:rsidR="000040E6" w:rsidDel="002431E2">
            <w:rPr>
              <w:color w:val="000000" w:themeColor="text1"/>
            </w:rPr>
            <w:delText>i</w:delText>
          </w:r>
        </w:del>
        <w:del w:id="1038" w:author="Kristoffer Wild" w:date="2023-04-30T14:03:00Z">
          <w:r w:rsidR="000040E6" w:rsidDel="002431E2">
            <w:rPr>
              <w:color w:val="000000" w:themeColor="text1"/>
            </w:rPr>
            <w:delText>n the wild</w:delText>
          </w:r>
        </w:del>
      </w:ins>
      <w:ins w:id="1039" w:author="Kristoffer Wild" w:date="2023-04-30T13:10:00Z">
        <w:del w:id="1040" w:author="Wild, Kristoffer H." w:date="2023-04-30T18:16:00Z">
          <w:r w:rsidR="00045344" w:rsidDel="00A45699">
            <w:rPr>
              <w:color w:val="000000" w:themeColor="text1"/>
            </w:rPr>
            <w:delText>(Wild et al., 2022)</w:delText>
          </w:r>
        </w:del>
      </w:ins>
      <w:r w:rsidR="00B233F1">
        <w:rPr>
          <w:color w:val="000000" w:themeColor="text1"/>
        </w:rPr>
        <w:t>.</w:t>
      </w:r>
      <w:r w:rsidR="00B233F1" w:rsidRPr="002B5FD0">
        <w:rPr>
          <w:b/>
          <w:bCs/>
          <w:color w:val="000000" w:themeColor="text1"/>
        </w:rPr>
        <w:t xml:space="preserve"> </w:t>
      </w:r>
    </w:p>
    <w:p w14:paraId="6D27F7A7" w14:textId="77777777" w:rsidR="001A10D8" w:rsidRPr="00A25A54" w:rsidRDefault="001A10D8" w:rsidP="003469AB">
      <w:pPr>
        <w:ind w:firstLine="720"/>
        <w:contextualSpacing/>
        <w:rPr>
          <w:ins w:id="1041" w:author="Wild, Kristoffer H." w:date="2023-05-01T17:57:00Z"/>
          <w:color w:val="000000" w:themeColor="text1"/>
        </w:rPr>
      </w:pPr>
    </w:p>
    <w:p w14:paraId="69119349" w14:textId="56561BE0" w:rsidR="008400AD" w:rsidRPr="008400AD" w:rsidRDefault="004D769C" w:rsidP="008400AD">
      <w:pPr>
        <w:ind w:firstLine="720"/>
        <w:contextualSpacing/>
        <w:rPr>
          <w:ins w:id="1042" w:author="Wild, Kristoffer H." w:date="2023-05-01T17:42:00Z"/>
          <w:color w:val="000000" w:themeColor="text1"/>
          <w:rPrChange w:id="1043" w:author="Wild, Kristoffer H." w:date="2023-05-01T17:43:00Z">
            <w:rPr>
              <w:ins w:id="1044" w:author="Wild, Kristoffer H." w:date="2023-05-01T17:42:00Z"/>
              <w:b/>
              <w:bCs/>
              <w:color w:val="000000" w:themeColor="text1"/>
            </w:rPr>
          </w:rPrChange>
        </w:rPr>
      </w:pPr>
      <w:del w:id="1045" w:author="Kris.Wild" w:date="2023-04-11T12:18:00Z">
        <w:r w:rsidRPr="00AC721D" w:rsidDel="0041102C">
          <w:rPr>
            <w:color w:val="000000" w:themeColor="text1"/>
            <w:highlight w:val="yellow"/>
            <w:rPrChange w:id="1046" w:author="Wild, Kristoffer H." w:date="2023-05-01T16:31:00Z">
              <w:rPr>
                <w:color w:val="000000" w:themeColor="text1"/>
              </w:rPr>
            </w:rPrChange>
          </w:rPr>
          <w:delText xml:space="preserve">The </w:delText>
        </w:r>
      </w:del>
      <w:ins w:id="1047" w:author="Kris.Wild" w:date="2023-04-11T12:18:00Z">
        <w:del w:id="1048" w:author="Wild, Kristoffer H." w:date="2023-05-01T14:14:00Z">
          <w:r w:rsidR="0041102C" w:rsidRPr="00AC721D" w:rsidDel="006870FB">
            <w:rPr>
              <w:color w:val="000000" w:themeColor="text1"/>
              <w:highlight w:val="yellow"/>
              <w:rPrChange w:id="1049" w:author="Wild, Kristoffer H." w:date="2023-05-01T16:31:00Z">
                <w:rPr>
                  <w:color w:val="000000" w:themeColor="text1"/>
                </w:rPr>
              </w:rPrChange>
            </w:rPr>
            <w:delText xml:space="preserve">One </w:delText>
          </w:r>
        </w:del>
        <w:del w:id="1050" w:author="Wild, Kristoffer H." w:date="2023-04-30T19:11:00Z">
          <w:r w:rsidR="0041102C" w:rsidRPr="00AC721D" w:rsidDel="0027621E">
            <w:rPr>
              <w:color w:val="000000" w:themeColor="text1"/>
              <w:highlight w:val="yellow"/>
              <w:rPrChange w:id="1051" w:author="Wild, Kristoffer H." w:date="2023-05-01T16:31:00Z">
                <w:rPr>
                  <w:color w:val="000000" w:themeColor="text1"/>
                </w:rPr>
              </w:rPrChange>
            </w:rPr>
            <w:delText>simple</w:delText>
          </w:r>
        </w:del>
        <w:del w:id="1052" w:author="Wild, Kristoffer H." w:date="2023-05-01T14:14:00Z">
          <w:r w:rsidR="0041102C" w:rsidRPr="00AC721D" w:rsidDel="006870FB">
            <w:rPr>
              <w:color w:val="000000" w:themeColor="text1"/>
              <w:highlight w:val="yellow"/>
              <w:rPrChange w:id="1053" w:author="Wild, Kristoffer H." w:date="2023-05-01T16:31:00Z">
                <w:rPr>
                  <w:color w:val="000000" w:themeColor="text1"/>
                </w:rPr>
              </w:rPrChange>
            </w:rPr>
            <w:delText xml:space="preserve"> explanation for</w:delText>
          </w:r>
        </w:del>
      </w:ins>
      <w:ins w:id="1054" w:author="Wild, Kristoffer H." w:date="2023-05-01T17:45:00Z">
        <w:r w:rsidR="008E3AA8" w:rsidRPr="008E3AA8">
          <w:rPr>
            <w:rFonts w:ascii="Inter-Regular" w:eastAsiaTheme="minorHAnsi" w:hAnsi="Inter-Regular" w:cs="Inter-Regular"/>
            <w:sz w:val="28"/>
            <w:szCs w:val="28"/>
            <w:lang w:val="en-GB" w:eastAsia="en-US"/>
          </w:rPr>
          <w:t xml:space="preserve"> </w:t>
        </w:r>
      </w:ins>
      <w:ins w:id="1055" w:author="Wild, Kristoffer H." w:date="2023-05-01T17:47:00Z">
        <w:r w:rsidR="008E3AA8" w:rsidRPr="001A10D8">
          <w:rPr>
            <w:color w:val="000000" w:themeColor="text1"/>
            <w:rPrChange w:id="1056" w:author="Wild, Kristoffer H." w:date="2023-05-01T17:58:00Z">
              <w:rPr>
                <w:color w:val="000000" w:themeColor="text1"/>
                <w:highlight w:val="yellow"/>
              </w:rPr>
            </w:rPrChange>
          </w:rPr>
          <w:t xml:space="preserve">There are two possible explanations for the observed </w:t>
        </w:r>
      </w:ins>
      <w:ins w:id="1057" w:author="Wild, Kristoffer H." w:date="2023-05-01T17:49:00Z">
        <w:r w:rsidR="008E3AA8" w:rsidRPr="001A10D8">
          <w:rPr>
            <w:color w:val="000000" w:themeColor="text1"/>
            <w:rPrChange w:id="1058" w:author="Wild, Kristoffer H." w:date="2023-05-01T17:58:00Z">
              <w:rPr>
                <w:color w:val="000000" w:themeColor="text1"/>
                <w:highlight w:val="yellow"/>
              </w:rPr>
            </w:rPrChange>
          </w:rPr>
          <w:t>evidence</w:t>
        </w:r>
      </w:ins>
      <w:ins w:id="1059" w:author="Wild, Kristoffer H." w:date="2023-05-01T17:47:00Z">
        <w:r w:rsidR="008E3AA8" w:rsidRPr="001A10D8">
          <w:rPr>
            <w:color w:val="000000" w:themeColor="text1"/>
            <w:rPrChange w:id="1060" w:author="Wild, Kristoffer H." w:date="2023-05-01T17:58:00Z">
              <w:rPr>
                <w:color w:val="000000" w:themeColor="text1"/>
                <w:highlight w:val="yellow"/>
              </w:rPr>
            </w:rPrChange>
          </w:rPr>
          <w:t xml:space="preserve"> for the like phenotype hypothesis in </w:t>
        </w:r>
        <w:r w:rsidR="008E3AA8" w:rsidRPr="001A10D8">
          <w:rPr>
            <w:i/>
            <w:iCs/>
            <w:color w:val="000000" w:themeColor="text1"/>
            <w:rPrChange w:id="1061" w:author="Wild, Kristoffer H." w:date="2023-05-01T17:58:00Z">
              <w:rPr>
                <w:i/>
                <w:iCs/>
                <w:color w:val="000000" w:themeColor="text1"/>
                <w:highlight w:val="yellow"/>
              </w:rPr>
            </w:rPrChange>
          </w:rPr>
          <w:t>B. duperreyi</w:t>
        </w:r>
        <w:r w:rsidR="008E3AA8" w:rsidRPr="001A10D8">
          <w:rPr>
            <w:color w:val="000000" w:themeColor="text1"/>
            <w:rPrChange w:id="1062" w:author="Wild, Kristoffer H." w:date="2023-05-01T17:58:00Z">
              <w:rPr>
                <w:color w:val="000000" w:themeColor="text1"/>
                <w:highlight w:val="yellow"/>
              </w:rPr>
            </w:rPrChange>
          </w:rPr>
          <w:t xml:space="preserve">. First is that </w:t>
        </w:r>
        <w:r w:rsidR="008E3AA8" w:rsidRPr="001A10D8">
          <w:rPr>
            <w:color w:val="000000" w:themeColor="text1"/>
            <w:lang w:val="en-GB"/>
            <w:rPrChange w:id="1063" w:author="Wild, Kristoffer H." w:date="2023-05-01T17:58:00Z">
              <w:rPr>
                <w:color w:val="000000" w:themeColor="text1"/>
                <w:highlight w:val="yellow"/>
                <w:lang w:val="en-GB"/>
              </w:rPr>
            </w:rPrChange>
          </w:rPr>
          <w:t>traits linked to metabolism for</w:t>
        </w:r>
      </w:ins>
      <w:ins w:id="1064" w:author="Wild, Kristoffer H." w:date="2023-05-01T17:50:00Z">
        <w:r w:rsidR="008E3AA8" w:rsidRPr="001A10D8">
          <w:rPr>
            <w:color w:val="000000" w:themeColor="text1"/>
            <w:lang w:val="en-GB"/>
            <w:rPrChange w:id="1065" w:author="Wild, Kristoffer H." w:date="2023-05-01T17:58:00Z">
              <w:rPr>
                <w:color w:val="000000" w:themeColor="text1"/>
                <w:highlight w:val="yellow"/>
                <w:lang w:val="en-GB"/>
              </w:rPr>
            </w:rPrChange>
          </w:rPr>
          <w:t xml:space="preserve"> sex-reversed males </w:t>
        </w:r>
        <w:r w:rsidR="008E3AA8" w:rsidRPr="001A10D8">
          <w:rPr>
            <w:color w:val="000000" w:themeColor="text1"/>
            <w:lang w:val="en-GB"/>
          </w:rPr>
          <w:t>(</w:t>
        </w:r>
        <w:r w:rsidR="008E3AA8" w:rsidRPr="001A10D8">
          <w:rPr>
            <w:color w:val="000000" w:themeColor="text1"/>
          </w:rPr>
          <w:t>male</w:t>
        </w:r>
        <w:r w:rsidR="008E3AA8" w:rsidRPr="001A10D8">
          <w:rPr>
            <w:color w:val="000000" w:themeColor="text1"/>
            <w:vertAlign w:val="subscript"/>
          </w:rPr>
          <w:t xml:space="preserve">SR </w:t>
        </w:r>
        <w:r w:rsidR="008E3AA8" w:rsidRPr="001A10D8">
          <w:rPr>
            <w:color w:val="000000" w:themeColor="text1"/>
          </w:rPr>
          <w:t>XX</w:t>
        </w:r>
        <w:r w:rsidR="008E3AA8" w:rsidRPr="001A10D8">
          <w:rPr>
            <w:color w:val="000000" w:themeColor="text1"/>
          </w:rPr>
          <w:t>)</w:t>
        </w:r>
        <w:r w:rsidR="008E3AA8" w:rsidRPr="001A10D8">
          <w:rPr>
            <w:color w:val="000000" w:themeColor="text1"/>
            <w:lang w:val="en-GB"/>
            <w:rPrChange w:id="1066" w:author="Wild, Kristoffer H." w:date="2023-05-01T17:58:00Z">
              <w:rPr>
                <w:color w:val="000000" w:themeColor="text1"/>
                <w:highlight w:val="yellow"/>
                <w:lang w:val="en-GB"/>
              </w:rPr>
            </w:rPrChange>
          </w:rPr>
          <w:t xml:space="preserve"> in</w:t>
        </w:r>
      </w:ins>
      <w:ins w:id="1067" w:author="Wild, Kristoffer H." w:date="2023-05-01T17:47:00Z">
        <w:r w:rsidR="008E3AA8" w:rsidRPr="001A10D8">
          <w:rPr>
            <w:color w:val="000000" w:themeColor="text1"/>
            <w:lang w:val="en-GB"/>
            <w:rPrChange w:id="1068" w:author="Wild, Kristoffer H." w:date="2023-05-01T17:58:00Z">
              <w:rPr>
                <w:color w:val="000000" w:themeColor="text1"/>
                <w:highlight w:val="yellow"/>
                <w:lang w:val="en-GB"/>
              </w:rPr>
            </w:rPrChange>
          </w:rPr>
          <w:t xml:space="preserve"> this species are less associated with sex chromosomes and are linked to hormonal levels relevant to phenotypic</w:t>
        </w:r>
        <w:r w:rsidR="008E3AA8" w:rsidRPr="001A10D8">
          <w:rPr>
            <w:color w:val="000000" w:themeColor="text1"/>
            <w:lang w:val="en-GB"/>
            <w:rPrChange w:id="1069" w:author="Wild, Kristoffer H." w:date="2023-05-01T17:58:00Z">
              <w:rPr>
                <w:color w:val="000000" w:themeColor="text1"/>
                <w:highlight w:val="yellow"/>
                <w:lang w:val="en-GB"/>
              </w:rPr>
            </w:rPrChange>
          </w:rPr>
          <w:t xml:space="preserve"> sex</w:t>
        </w:r>
      </w:ins>
      <w:ins w:id="1070" w:author="Kris.Wild" w:date="2023-04-11T12:18:00Z">
        <w:del w:id="1071" w:author="Wild, Kristoffer H." w:date="2023-05-01T17:45:00Z">
          <w:r w:rsidR="0041102C" w:rsidRPr="001A10D8" w:rsidDel="008E3AA8">
            <w:rPr>
              <w:color w:val="000000" w:themeColor="text1"/>
            </w:rPr>
            <w:delText xml:space="preserve"> </w:delText>
          </w:r>
        </w:del>
      </w:ins>
      <w:ins w:id="1072" w:author="Wild, Kristoffer H." w:date="2023-05-01T14:36:00Z">
        <w:r w:rsidR="00302135" w:rsidRPr="001A10D8">
          <w:rPr>
            <w:color w:val="000000" w:themeColor="text1"/>
            <w:lang w:val="en-GB"/>
          </w:rPr>
          <w:t>.</w:t>
        </w:r>
      </w:ins>
      <w:ins w:id="1073" w:author="Wild, Kristoffer H." w:date="2023-05-01T14:37:00Z">
        <w:r w:rsidR="00302135" w:rsidRPr="001A10D8">
          <w:rPr>
            <w:color w:val="000000" w:themeColor="text1"/>
            <w:lang w:val="en-GB"/>
          </w:rPr>
          <w:t xml:space="preserve"> </w:t>
        </w:r>
      </w:ins>
      <w:ins w:id="1074" w:author="Wild, Kristoffer H." w:date="2023-05-01T17:56:00Z">
        <w:r w:rsidR="001A10D8" w:rsidRPr="001A10D8">
          <w:rPr>
            <w:color w:val="000000" w:themeColor="text1"/>
            <w:lang w:val="en-GB"/>
          </w:rPr>
          <w:t>If phenotypic males share similarities in their gonadal steroid levels, specifically testosterone, it is likely that it would have a comparable effect on their metabolic processes</w:t>
        </w:r>
      </w:ins>
      <w:ins w:id="1075" w:author="Wild, Kristoffer H." w:date="2023-05-01T18:35:00Z">
        <w:r w:rsidR="00AC1EEC">
          <w:rPr>
            <w:color w:val="000000" w:themeColor="text1"/>
            <w:lang w:val="en-GB"/>
          </w:rPr>
          <w:t>,</w:t>
        </w:r>
      </w:ins>
      <w:ins w:id="1076" w:author="Wild, Kristoffer H." w:date="2023-05-01T17:54:00Z">
        <w:r w:rsidR="008E3AA8">
          <w:rPr>
            <w:color w:val="000000" w:themeColor="text1"/>
          </w:rPr>
          <w:t xml:space="preserve"> </w:t>
        </w:r>
      </w:ins>
      <w:ins w:id="1077" w:author="Wild, Kristoffer H." w:date="2023-05-01T18:35:00Z">
        <w:r w:rsidR="00AC1EEC">
          <w:rPr>
            <w:color w:val="000000" w:themeColor="text1"/>
          </w:rPr>
          <w:t xml:space="preserve">and </w:t>
        </w:r>
      </w:ins>
      <w:ins w:id="1078" w:author="Wild, Kristoffer H." w:date="2023-05-01T18:36:00Z">
        <w:r w:rsidR="00AC1EEC">
          <w:rPr>
            <w:color w:val="000000" w:themeColor="text1"/>
          </w:rPr>
          <w:t xml:space="preserve">the strengths of </w:t>
        </w:r>
      </w:ins>
      <w:ins w:id="1079" w:author="Wild, Kristoffer H." w:date="2023-05-01T18:35:00Z">
        <w:r w:rsidR="00AC1EEC">
          <w:rPr>
            <w:color w:val="000000" w:themeColor="text1"/>
          </w:rPr>
          <w:t>these signals could</w:t>
        </w:r>
      </w:ins>
      <w:ins w:id="1080" w:author="Wild, Kristoffer H." w:date="2023-05-01T18:36:00Z">
        <w:r w:rsidR="00AC1EEC">
          <w:rPr>
            <w:color w:val="000000" w:themeColor="text1"/>
          </w:rPr>
          <w:t xml:space="preserve"> differ across life stages or</w:t>
        </w:r>
      </w:ins>
      <w:ins w:id="1081" w:author="Wild, Kristoffer H." w:date="2023-05-01T18:35:00Z">
        <w:r w:rsidR="00AC1EEC">
          <w:rPr>
            <w:color w:val="000000" w:themeColor="text1"/>
          </w:rPr>
          <w:t xml:space="preserve"> </w:t>
        </w:r>
      </w:ins>
      <w:ins w:id="1082" w:author="Wild, Kristoffer H." w:date="2023-05-01T18:36:00Z">
        <w:r w:rsidR="00AC1EEC">
          <w:rPr>
            <w:color w:val="000000" w:themeColor="text1"/>
          </w:rPr>
          <w:t>seasons</w:t>
        </w:r>
      </w:ins>
      <w:ins w:id="1083" w:author="Wild, Kristoffer H." w:date="2023-05-01T18:35:00Z">
        <w:r w:rsidR="00AC1EEC">
          <w:rPr>
            <w:color w:val="000000" w:themeColor="text1"/>
          </w:rPr>
          <w:t xml:space="preserve"> </w:t>
        </w:r>
      </w:ins>
      <w:ins w:id="1084" w:author="Wild, Kristoffer H." w:date="2023-05-01T16:38:00Z">
        <w:r w:rsidR="00586970">
          <w:rPr>
            <w:color w:val="000000" w:themeColor="text1"/>
          </w:rPr>
          <w:t>(</w:t>
        </w:r>
      </w:ins>
      <w:proofErr w:type="spellStart"/>
      <w:ins w:id="1085" w:author="Wild, Kristoffer H." w:date="2023-05-01T17:01:00Z">
        <w:r w:rsidR="001F46DC">
          <w:rPr>
            <w:color w:val="000000" w:themeColor="text1"/>
          </w:rPr>
          <w:t>Marler</w:t>
        </w:r>
        <w:proofErr w:type="spellEnd"/>
        <w:r w:rsidR="001F46DC">
          <w:rPr>
            <w:color w:val="000000" w:themeColor="text1"/>
          </w:rPr>
          <w:t xml:space="preserve"> and Moore, 1989; </w:t>
        </w:r>
      </w:ins>
      <w:proofErr w:type="spellStart"/>
      <w:ins w:id="1086" w:author="Wild, Kristoffer H." w:date="2023-05-01T17:04:00Z">
        <w:r w:rsidR="002509DD">
          <w:rPr>
            <w:color w:val="000000" w:themeColor="text1"/>
          </w:rPr>
          <w:t>Oppliger</w:t>
        </w:r>
        <w:proofErr w:type="spellEnd"/>
        <w:r w:rsidR="002509DD">
          <w:rPr>
            <w:color w:val="000000" w:themeColor="text1"/>
          </w:rPr>
          <w:t xml:space="preserve"> e</w:t>
        </w:r>
      </w:ins>
      <w:ins w:id="1087" w:author="Wild, Kristoffer H." w:date="2023-05-01T17:05:00Z">
        <w:r w:rsidR="002509DD">
          <w:rPr>
            <w:color w:val="000000" w:themeColor="text1"/>
          </w:rPr>
          <w:t>t al., 2004</w:t>
        </w:r>
      </w:ins>
      <w:ins w:id="1088" w:author="Wild, Kristoffer H." w:date="2023-05-01T18:49:00Z">
        <w:r w:rsidR="006721B8">
          <w:rPr>
            <w:color w:val="000000" w:themeColor="text1"/>
          </w:rPr>
          <w:t>; Zena et al., 2019</w:t>
        </w:r>
      </w:ins>
      <w:ins w:id="1089" w:author="Wild, Kristoffer H." w:date="2023-05-01T16:38:00Z">
        <w:r w:rsidR="00586970">
          <w:rPr>
            <w:color w:val="000000" w:themeColor="text1"/>
          </w:rPr>
          <w:t>).</w:t>
        </w:r>
      </w:ins>
      <w:ins w:id="1090" w:author="Wild, Kristoffer H." w:date="2023-05-01T18:05:00Z">
        <w:r w:rsidR="008A7093">
          <w:rPr>
            <w:color w:val="000000" w:themeColor="text1"/>
          </w:rPr>
          <w:t xml:space="preserve"> </w:t>
        </w:r>
      </w:ins>
      <w:ins w:id="1091" w:author="Wild, Kristoffer H." w:date="2023-05-01T16:31:00Z">
        <w:r w:rsidR="00AC721D">
          <w:rPr>
            <w:color w:val="000000" w:themeColor="text1"/>
            <w:lang w:val="en-GB"/>
          </w:rPr>
          <w:t>Alternatively,</w:t>
        </w:r>
      </w:ins>
      <w:ins w:id="1092" w:author="Wild, Kristoffer H." w:date="2023-05-01T14:26:00Z">
        <w:r w:rsidR="005F5EA3">
          <w:rPr>
            <w:color w:val="000000" w:themeColor="text1"/>
            <w:lang w:val="en-GB"/>
          </w:rPr>
          <w:t xml:space="preserve"> </w:t>
        </w:r>
        <w:r w:rsidR="005F5EA3" w:rsidRPr="004A667D">
          <w:rPr>
            <w:color w:val="000000" w:themeColor="text1"/>
          </w:rPr>
          <w:t>metabolism</w:t>
        </w:r>
        <w:r w:rsidR="005F5EA3">
          <w:rPr>
            <w:color w:val="000000" w:themeColor="text1"/>
          </w:rPr>
          <w:t xml:space="preserve"> between </w:t>
        </w:r>
      </w:ins>
      <w:ins w:id="1093" w:author="Wild, Kristoffer H." w:date="2023-05-01T14:34:00Z">
        <w:r w:rsidR="00302135">
          <w:rPr>
            <w:color w:val="000000" w:themeColor="text1"/>
          </w:rPr>
          <w:t>male</w:t>
        </w:r>
        <w:r w:rsidR="00302135" w:rsidRPr="00470716">
          <w:rPr>
            <w:color w:val="000000" w:themeColor="text1"/>
            <w:vertAlign w:val="subscript"/>
          </w:rPr>
          <w:t>SR</w:t>
        </w:r>
        <w:r w:rsidR="00302135">
          <w:rPr>
            <w:color w:val="000000" w:themeColor="text1"/>
            <w:vertAlign w:val="subscript"/>
          </w:rPr>
          <w:t xml:space="preserve"> </w:t>
        </w:r>
        <w:r w:rsidR="00302135">
          <w:rPr>
            <w:color w:val="000000" w:themeColor="text1"/>
          </w:rPr>
          <w:t xml:space="preserve">XX and male XY </w:t>
        </w:r>
      </w:ins>
      <w:ins w:id="1094" w:author="Wild, Kristoffer H." w:date="2023-05-01T14:28:00Z">
        <w:r w:rsidR="005F5EA3">
          <w:rPr>
            <w:color w:val="000000" w:themeColor="text1"/>
          </w:rPr>
          <w:t>could</w:t>
        </w:r>
      </w:ins>
      <w:ins w:id="1095" w:author="Wild, Kristoffer H." w:date="2023-05-01T14:26:00Z">
        <w:r w:rsidR="005F5EA3">
          <w:rPr>
            <w:color w:val="000000" w:themeColor="text1"/>
          </w:rPr>
          <w:t xml:space="preserve"> occur</w:t>
        </w:r>
        <w:r w:rsidR="005F5EA3" w:rsidRPr="004A667D">
          <w:rPr>
            <w:color w:val="000000" w:themeColor="text1"/>
          </w:rPr>
          <w:t xml:space="preserve">, but these differences are subtle depending on </w:t>
        </w:r>
        <w:r w:rsidR="005F5EA3">
          <w:rPr>
            <w:color w:val="000000" w:themeColor="text1"/>
          </w:rPr>
          <w:t xml:space="preserve">the </w:t>
        </w:r>
        <w:r w:rsidR="005F5EA3" w:rsidRPr="004A667D">
          <w:rPr>
            <w:color w:val="000000" w:themeColor="text1"/>
          </w:rPr>
          <w:t xml:space="preserve">population of </w:t>
        </w:r>
        <w:r w:rsidR="005F5EA3" w:rsidRPr="004A667D">
          <w:rPr>
            <w:i/>
            <w:iCs/>
            <w:color w:val="000000" w:themeColor="text1"/>
          </w:rPr>
          <w:t>B. duperreyi</w:t>
        </w:r>
        <w:r w:rsidR="005F5EA3">
          <w:rPr>
            <w:i/>
            <w:iCs/>
            <w:color w:val="000000" w:themeColor="text1"/>
          </w:rPr>
          <w:t xml:space="preserve"> </w:t>
        </w:r>
        <w:r w:rsidR="005F5EA3">
          <w:rPr>
            <w:color w:val="000000" w:themeColor="text1"/>
          </w:rPr>
          <w:t>being sampled</w:t>
        </w:r>
      </w:ins>
      <w:ins w:id="1096" w:author="Wild, Kristoffer H." w:date="2023-05-01T14:28:00Z">
        <w:r w:rsidR="005F5EA3">
          <w:rPr>
            <w:color w:val="000000" w:themeColor="text1"/>
          </w:rPr>
          <w:t>.</w:t>
        </w:r>
      </w:ins>
      <w:ins w:id="1097" w:author="Wild, Kristoffer H." w:date="2023-05-01T14:29:00Z">
        <w:r w:rsidR="005F5EA3">
          <w:rPr>
            <w:color w:val="000000" w:themeColor="text1"/>
          </w:rPr>
          <w:t xml:space="preserve"> S</w:t>
        </w:r>
        <w:r w:rsidR="005F5EA3" w:rsidRPr="00DF747A">
          <w:rPr>
            <w:color w:val="000000" w:themeColor="text1"/>
          </w:rPr>
          <w:t xml:space="preserve">ex-reversal in </w:t>
        </w:r>
        <w:r w:rsidR="005F5EA3" w:rsidRPr="00DF747A">
          <w:rPr>
            <w:i/>
            <w:iCs/>
            <w:color w:val="000000" w:themeColor="text1"/>
          </w:rPr>
          <w:t xml:space="preserve">B. duperreyi </w:t>
        </w:r>
        <w:r w:rsidR="005F5EA3" w:rsidRPr="00DF747A">
          <w:rPr>
            <w:color w:val="000000" w:themeColor="text1"/>
          </w:rPr>
          <w:t xml:space="preserve">is linked to </w:t>
        </w:r>
        <w:r w:rsidR="005F5EA3">
          <w:rPr>
            <w:color w:val="000000" w:themeColor="text1"/>
          </w:rPr>
          <w:t>cooler popul</w:t>
        </w:r>
      </w:ins>
      <w:ins w:id="1098" w:author="Wild, Kristoffer H." w:date="2023-05-01T14:30:00Z">
        <w:r w:rsidR="005F5EA3">
          <w:rPr>
            <w:color w:val="000000" w:themeColor="text1"/>
          </w:rPr>
          <w:t xml:space="preserve">ations at higher elevations </w:t>
        </w:r>
      </w:ins>
      <w:customXmlInsRangeStart w:id="1099" w:author="Wild, Kristoffer H." w:date="2023-05-01T14:38:00Z"/>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1732850291"/>
          <w:placeholder>
            <w:docPart w:val="0379AB55ED2A724C801B5BEF51E17C17"/>
          </w:placeholder>
        </w:sdtPr>
        <w:sdtContent>
          <w:customXmlInsRangeEnd w:id="1099"/>
          <w:ins w:id="1100" w:author="Wild, Kristoffer H." w:date="2023-05-01T14:38:00Z">
            <w:r w:rsidR="00302135" w:rsidRPr="00917ACB">
              <w:rPr>
                <w:color w:val="000000"/>
              </w:rPr>
              <w:t>(Dissanayake et al., 2021a)</w:t>
            </w:r>
          </w:ins>
          <w:customXmlInsRangeStart w:id="1101" w:author="Wild, Kristoffer H." w:date="2023-05-01T14:38:00Z"/>
        </w:sdtContent>
      </w:sdt>
      <w:customXmlInsRangeEnd w:id="1101"/>
      <w:ins w:id="1102" w:author="Wild, Kristoffer H." w:date="2023-05-01T17:26:00Z">
        <w:r w:rsidR="00DD5D6C">
          <w:rPr>
            <w:color w:val="000000"/>
          </w:rPr>
          <w:t>,</w:t>
        </w:r>
      </w:ins>
      <w:ins w:id="1103" w:author="Wild, Kristoffer H." w:date="2023-05-01T14:38:00Z">
        <w:r w:rsidR="00302135">
          <w:rPr>
            <w:color w:val="000000" w:themeColor="text1"/>
          </w:rPr>
          <w:t xml:space="preserve"> </w:t>
        </w:r>
      </w:ins>
      <w:ins w:id="1104" w:author="Wild, Kristoffer H." w:date="2023-05-01T14:30:00Z">
        <w:r w:rsidR="005F5EA3">
          <w:rPr>
            <w:color w:val="000000" w:themeColor="text1"/>
          </w:rPr>
          <w:t>and other</w:t>
        </w:r>
      </w:ins>
      <w:ins w:id="1105" w:author="Wild, Kristoffer H." w:date="2023-05-01T14:29:00Z">
        <w:r w:rsidR="005F5EA3" w:rsidRPr="00DF747A">
          <w:rPr>
            <w:color w:val="000000" w:themeColor="text1"/>
          </w:rPr>
          <w:t xml:space="preserve"> hatchling phenotypes</w:t>
        </w:r>
        <w:r w:rsidR="005F5EA3">
          <w:rPr>
            <w:color w:val="000000" w:themeColor="text1"/>
          </w:rPr>
          <w:t xml:space="preserve"> </w:t>
        </w:r>
      </w:ins>
      <w:ins w:id="1106" w:author="Wild, Kristoffer H." w:date="2023-05-01T17:27:00Z">
        <w:r w:rsidR="00DD5D6C">
          <w:rPr>
            <w:color w:val="000000" w:themeColor="text1"/>
          </w:rPr>
          <w:t>–</w:t>
        </w:r>
      </w:ins>
      <w:ins w:id="1107" w:author="Wild, Kristoffer H." w:date="2023-05-01T14:29:00Z">
        <w:r w:rsidR="005F5EA3">
          <w:rPr>
            <w:color w:val="000000" w:themeColor="text1"/>
          </w:rPr>
          <w:t xml:space="preserve"> </w:t>
        </w:r>
        <w:r w:rsidR="005F5EA3" w:rsidRPr="00DF747A">
          <w:rPr>
            <w:color w:val="000000" w:themeColor="text1"/>
          </w:rPr>
          <w:t>morphology, locomotor performance, growth rates</w:t>
        </w:r>
        <w:r w:rsidR="005F5EA3">
          <w:rPr>
            <w:color w:val="000000" w:themeColor="text1"/>
          </w:rPr>
          <w:t xml:space="preserve">, survival, cognitive ability </w:t>
        </w:r>
      </w:ins>
      <w:ins w:id="1108" w:author="Wild, Kristoffer H." w:date="2023-05-01T17:27:00Z">
        <w:r w:rsidR="00DD5D6C">
          <w:rPr>
            <w:color w:val="000000" w:themeColor="text1"/>
          </w:rPr>
          <w:t>–</w:t>
        </w:r>
      </w:ins>
      <w:ins w:id="1109" w:author="Wild, Kristoffer H." w:date="2023-05-01T14:29:00Z">
        <w:r w:rsidR="005F5EA3" w:rsidRPr="00DF747A">
          <w:rPr>
            <w:color w:val="000000" w:themeColor="text1"/>
          </w:rPr>
          <w:t xml:space="preserve"> are</w:t>
        </w:r>
        <w:r w:rsidR="005F5EA3">
          <w:rPr>
            <w:color w:val="000000" w:themeColor="text1"/>
          </w:rPr>
          <w:t xml:space="preserve"> significantly</w:t>
        </w:r>
        <w:r w:rsidR="005F5EA3" w:rsidRPr="00DF747A">
          <w:rPr>
            <w:color w:val="000000" w:themeColor="text1"/>
          </w:rPr>
          <w:t xml:space="preserve"> influenced by incubation temperatures in </w:t>
        </w:r>
        <w:r w:rsidR="005F5EA3" w:rsidRPr="00DF747A">
          <w:rPr>
            <w:i/>
            <w:iCs/>
            <w:color w:val="000000" w:themeColor="text1"/>
          </w:rPr>
          <w:t xml:space="preserve">B. duperreyi </w:t>
        </w:r>
      </w:ins>
      <w:customXmlInsRangeStart w:id="1110" w:author="Wild, Kristoffer H." w:date="2023-05-01T14:29:00Z"/>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GFuZCBTaGluZSwgMjAxMjsgRmxhdHQgZXQgYWwuLCAyMDAxOyBTaGluZSBhbmQgSGFybG93LCAxOTk2OyBTaGluZSBldCBhbC4sIDE5OTcpIn0sImNpdGF0aW9uSXRlbXMiOlt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"/>
          <w:id w:val="586340840"/>
          <w:placeholder>
            <w:docPart w:val="DBD92751A83D5947A0965EC15388C5AF"/>
          </w:placeholder>
        </w:sdtPr>
        <w:sdtContent>
          <w:customXmlInsRangeEnd w:id="1110"/>
          <w:ins w:id="1111" w:author="Wild, Kristoffer H." w:date="2023-05-01T14:29:00Z">
            <w:r w:rsidR="005F5EA3" w:rsidRPr="00917ACB">
              <w:rPr>
                <w:color w:val="000000"/>
              </w:rPr>
              <w:t>(</w:t>
            </w:r>
            <w:proofErr w:type="spellStart"/>
            <w:r w:rsidR="005F5EA3" w:rsidRPr="00917ACB">
              <w:rPr>
                <w:color w:val="000000"/>
              </w:rPr>
              <w:t>Amiel</w:t>
            </w:r>
            <w:proofErr w:type="spellEnd"/>
            <w:r w:rsidR="005F5EA3" w:rsidRPr="00917ACB">
              <w:rPr>
                <w:color w:val="000000"/>
              </w:rPr>
              <w:t xml:space="preserve"> and Shine, 2012; Flatt et al., 2001; Shine and Harlow, 1996; Shine et al., 1997)</w:t>
            </w:r>
          </w:ins>
          <w:customXmlInsRangeStart w:id="1112" w:author="Wild, Kristoffer H." w:date="2023-05-01T14:29:00Z"/>
        </w:sdtContent>
      </w:sdt>
      <w:customXmlInsRangeEnd w:id="1112"/>
      <w:ins w:id="1113" w:author="Wild, Kristoffer H." w:date="2023-05-01T14:29:00Z">
        <w:r w:rsidR="005F5EA3">
          <w:rPr>
            <w:color w:val="000000" w:themeColor="text1"/>
          </w:rPr>
          <w:t>.</w:t>
        </w:r>
      </w:ins>
      <w:ins w:id="1114" w:author="Wild, Kristoffer H." w:date="2023-05-01T14:30:00Z">
        <w:r w:rsidR="005F5EA3">
          <w:rPr>
            <w:color w:val="000000" w:themeColor="text1"/>
          </w:rPr>
          <w:t xml:space="preserve"> </w:t>
        </w:r>
      </w:ins>
      <w:ins w:id="1115" w:author="Wild, Kristoffer H." w:date="2023-05-01T17:31:00Z">
        <w:r w:rsidR="00DD5D6C">
          <w:rPr>
            <w:color w:val="000000" w:themeColor="text1"/>
          </w:rPr>
          <w:t>Indicating</w:t>
        </w:r>
      </w:ins>
      <w:ins w:id="1116" w:author="Wild, Kristoffer H." w:date="2023-05-01T17:27:00Z">
        <w:r w:rsidR="00DD5D6C">
          <w:rPr>
            <w:color w:val="000000" w:themeColor="text1"/>
          </w:rPr>
          <w:t xml:space="preserve"> a high temperature dependence </w:t>
        </w:r>
      </w:ins>
      <w:ins w:id="1117" w:author="Wild, Kristoffer H." w:date="2023-05-01T17:31:00Z">
        <w:r w:rsidR="00DD5D6C">
          <w:rPr>
            <w:color w:val="000000" w:themeColor="text1"/>
          </w:rPr>
          <w:t>for</w:t>
        </w:r>
      </w:ins>
      <w:ins w:id="1118" w:author="Wild, Kristoffer H." w:date="2023-05-01T17:27:00Z">
        <w:r w:rsidR="00DD5D6C">
          <w:rPr>
            <w:color w:val="000000" w:themeColor="text1"/>
          </w:rPr>
          <w:t xml:space="preserve"> physiological </w:t>
        </w:r>
      </w:ins>
      <w:ins w:id="1119" w:author="Wild, Kristoffer H." w:date="2023-05-01T17:31:00Z">
        <w:r w:rsidR="00DD5D6C">
          <w:rPr>
            <w:color w:val="000000" w:themeColor="text1"/>
          </w:rPr>
          <w:t>processes</w:t>
        </w:r>
      </w:ins>
      <w:ins w:id="1120" w:author="Wild, Kristoffer H." w:date="2023-05-01T17:28:00Z">
        <w:r w:rsidR="00DD5D6C">
          <w:rPr>
            <w:color w:val="000000" w:themeColor="text1"/>
          </w:rPr>
          <w:t xml:space="preserve"> and</w:t>
        </w:r>
      </w:ins>
      <w:ins w:id="1121" w:author="Wild, Kristoffer H." w:date="2023-05-01T17:27:00Z">
        <w:r w:rsidR="00DD5D6C">
          <w:rPr>
            <w:color w:val="000000" w:themeColor="text1"/>
          </w:rPr>
          <w:t xml:space="preserve"> possibly met</w:t>
        </w:r>
      </w:ins>
      <w:ins w:id="1122" w:author="Wild, Kristoffer H." w:date="2023-05-01T17:28:00Z">
        <w:r w:rsidR="00DD5D6C">
          <w:rPr>
            <w:color w:val="000000" w:themeColor="text1"/>
          </w:rPr>
          <w:t xml:space="preserve">abolism. </w:t>
        </w:r>
      </w:ins>
      <w:ins w:id="1123" w:author="Wild, Kristoffer H." w:date="2023-05-01T14:31:00Z">
        <w:r w:rsidR="005F5EA3" w:rsidRPr="004A667D">
          <w:rPr>
            <w:color w:val="000000" w:themeColor="text1"/>
          </w:rPr>
          <w:t xml:space="preserve">It is possible </w:t>
        </w:r>
      </w:ins>
      <w:ins w:id="1124" w:author="Wild, Kristoffer H." w:date="2023-05-01T14:32:00Z">
        <w:r w:rsidR="00302135" w:rsidRPr="008400AD">
          <w:rPr>
            <w:color w:val="000000" w:themeColor="text1"/>
          </w:rPr>
          <w:t xml:space="preserve">the </w:t>
        </w:r>
        <w:r w:rsidR="00302135" w:rsidRPr="008400AD">
          <w:rPr>
            <w:color w:val="000000" w:themeColor="text1"/>
          </w:rPr>
          <w:t>temperature selected for our metabolic experiments was not at an ecologically relevant body temperature that hatchling lizards actively select for in natural settings to assimilate energy</w:t>
        </w:r>
      </w:ins>
      <w:ins w:id="1125" w:author="Wild, Kristoffer H." w:date="2023-05-01T14:31:00Z">
        <w:r w:rsidR="005F5EA3" w:rsidRPr="008400AD">
          <w:rPr>
            <w:color w:val="000000" w:themeColor="text1"/>
          </w:rPr>
          <w:t xml:space="preserve">. </w:t>
        </w:r>
        <w:r w:rsidR="005F5EA3" w:rsidRPr="008400AD">
          <w:rPr>
            <w:color w:val="000000" w:themeColor="text1"/>
          </w:rPr>
          <w:t>Local adaptations in other physiological traits have been postulated as a possible mechanism for explaining the distribution of sex-reversal in other species (Castelli et al., 2020)</w:t>
        </w:r>
      </w:ins>
      <w:ins w:id="1126" w:author="Wild, Kristoffer H." w:date="2023-05-01T17:31:00Z">
        <w:r w:rsidR="00DD5D6C" w:rsidRPr="008400AD">
          <w:rPr>
            <w:color w:val="000000" w:themeColor="text1"/>
          </w:rPr>
          <w:t xml:space="preserve">. </w:t>
        </w:r>
      </w:ins>
      <w:ins w:id="1127" w:author="Wild, Kristoffer H." w:date="2023-05-01T17:42:00Z">
        <w:r w:rsidR="008400AD" w:rsidRPr="008400AD">
          <w:rPr>
            <w:color w:val="000000" w:themeColor="text1"/>
            <w:lang w:val="en-GB"/>
            <w:rPrChange w:id="1128" w:author="Wild, Kristoffer H." w:date="2023-05-01T17:43:00Z">
              <w:rPr>
                <w:b/>
                <w:bCs/>
                <w:color w:val="000000" w:themeColor="text1"/>
                <w:lang w:val="en-GB"/>
              </w:rPr>
            </w:rPrChange>
          </w:rPr>
          <w:t xml:space="preserve">More research is necessary to establish whether hormonal patterns or hatchling </w:t>
        </w:r>
        <w:r w:rsidR="008400AD" w:rsidRPr="008400AD">
          <w:rPr>
            <w:color w:val="000000" w:themeColor="text1"/>
            <w:lang w:val="en-GB"/>
          </w:rPr>
          <w:t>phenotypes exist across age and sex</w:t>
        </w:r>
        <w:r w:rsidR="008400AD" w:rsidRPr="008400AD">
          <w:rPr>
            <w:color w:val="000000" w:themeColor="text1"/>
          </w:rPr>
          <w:t xml:space="preserve"> (genotypically vs phenotypically)</w:t>
        </w:r>
        <w:r w:rsidR="008400AD" w:rsidRPr="008400AD">
          <w:rPr>
            <w:color w:val="000000" w:themeColor="text1"/>
          </w:rPr>
          <w:t>,</w:t>
        </w:r>
        <w:r w:rsidR="008400AD" w:rsidRPr="008400AD">
          <w:rPr>
            <w:color w:val="000000" w:themeColor="text1"/>
          </w:rPr>
          <w:t xml:space="preserve"> and to test if </w:t>
        </w:r>
        <w:r w:rsidR="008400AD" w:rsidRPr="008400AD">
          <w:rPr>
            <w:color w:val="000000" w:themeColor="text1"/>
            <w:lang w:val="en-GB"/>
          </w:rPr>
          <w:t xml:space="preserve">physiological traits vary across populations of </w:t>
        </w:r>
        <w:r w:rsidR="008400AD" w:rsidRPr="008400AD">
          <w:rPr>
            <w:i/>
            <w:iCs/>
            <w:color w:val="000000" w:themeColor="text1"/>
            <w:lang w:val="en-GB"/>
          </w:rPr>
          <w:t>B. duperreyi</w:t>
        </w:r>
        <w:r w:rsidR="008400AD" w:rsidRPr="008400AD">
          <w:rPr>
            <w:color w:val="000000" w:themeColor="text1"/>
            <w:lang w:val="en-GB"/>
          </w:rPr>
          <w:t>.</w:t>
        </w:r>
      </w:ins>
    </w:p>
    <w:p w14:paraId="463F2513" w14:textId="624C42E4" w:rsidR="009D367F" w:rsidRPr="008400AD" w:rsidDel="003A7C7A" w:rsidRDefault="0041102C" w:rsidP="00A146D7">
      <w:pPr>
        <w:ind w:firstLine="720"/>
        <w:contextualSpacing/>
        <w:rPr>
          <w:del w:id="1129" w:author="Wild, Kristoffer H." w:date="2023-04-30T18:45:00Z"/>
          <w:color w:val="000000" w:themeColor="text1"/>
          <w:lang w:val="en-GB"/>
        </w:rPr>
      </w:pPr>
      <w:ins w:id="1130" w:author="Kris.Wild" w:date="2023-04-11T12:18:00Z">
        <w:del w:id="1131" w:author="Wild, Kristoffer H." w:date="2023-04-30T19:19:00Z">
          <w:r w:rsidRPr="008400AD" w:rsidDel="0027621E">
            <w:rPr>
              <w:color w:val="000000" w:themeColor="text1"/>
            </w:rPr>
            <w:delText xml:space="preserve">the </w:delText>
          </w:r>
        </w:del>
      </w:ins>
      <w:del w:id="1132" w:author="Wild, Kristoffer H." w:date="2023-04-30T19:19:00Z">
        <w:r w:rsidR="004D769C" w:rsidRPr="008400AD" w:rsidDel="0027621E">
          <w:rPr>
            <w:color w:val="000000" w:themeColor="text1"/>
          </w:rPr>
          <w:delText>lack of differences observed in metabolic rates</w:delText>
        </w:r>
      </w:del>
      <w:ins w:id="1133" w:author="Kris.Wild" w:date="2023-04-11T09:56:00Z">
        <w:del w:id="1134" w:author="Wild, Kristoffer H." w:date="2023-04-30T19:19:00Z">
          <w:r w:rsidR="003F7E8E" w:rsidRPr="008400AD" w:rsidDel="0027621E">
            <w:rPr>
              <w:color w:val="000000" w:themeColor="text1"/>
            </w:rPr>
            <w:delText xml:space="preserve"> and growth</w:delText>
          </w:r>
        </w:del>
      </w:ins>
      <w:del w:id="1135" w:author="Wild, Kristoffer H." w:date="2023-04-30T19:19:00Z">
        <w:r w:rsidR="004D769C" w:rsidRPr="008400AD" w:rsidDel="0027621E">
          <w:rPr>
            <w:color w:val="000000" w:themeColor="text1"/>
          </w:rPr>
          <w:delText xml:space="preserve"> between male XY and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w:delText>
        </w:r>
        <w:r w:rsidR="004D769C" w:rsidRPr="008400AD" w:rsidDel="0027621E">
          <w:rPr>
            <w:i/>
            <w:iCs/>
            <w:color w:val="000000" w:themeColor="text1"/>
          </w:rPr>
          <w:delText xml:space="preserve">B. duperreyi </w:delText>
        </w:r>
        <w:r w:rsidR="004D769C" w:rsidRPr="008400AD" w:rsidDel="0027621E">
          <w:rPr>
            <w:color w:val="000000" w:themeColor="text1"/>
          </w:rPr>
          <w:delText>suggests that</w:delText>
        </w:r>
      </w:del>
      <w:ins w:id="1136" w:author="Kris.Wild" w:date="2023-04-11T12:18:00Z">
        <w:del w:id="1137" w:author="Wild, Kristoffer H." w:date="2023-04-30T19:19:00Z">
          <w:r w:rsidRPr="008400AD" w:rsidDel="0027621E">
            <w:rPr>
              <w:color w:val="000000" w:themeColor="text1"/>
            </w:rPr>
            <w:delText>is</w:delText>
          </w:r>
        </w:del>
      </w:ins>
      <w:del w:id="1138" w:author="Wild, Kristoffer H." w:date="2023-04-30T19:19:00Z">
        <w:r w:rsidR="004D769C" w:rsidRPr="008400AD" w:rsidDel="0027621E">
          <w:rPr>
            <w:color w:val="000000" w:themeColor="text1"/>
          </w:rPr>
          <w:delText xml:space="preserve"> </w:delText>
        </w:r>
      </w:del>
      <w:ins w:id="1139" w:author="Kris.Wild" w:date="2023-04-11T12:19:00Z">
        <w:del w:id="1140" w:author="Wild, Kristoffer H." w:date="2023-04-30T19:19:00Z">
          <w:r w:rsidRPr="008400AD" w:rsidDel="0027621E">
            <w:rPr>
              <w:color w:val="000000" w:themeColor="text1"/>
            </w:rPr>
            <w:delText>there is</w:delText>
          </w:r>
        </w:del>
      </w:ins>
      <w:ins w:id="1141" w:author="Daniel Noble" w:date="2023-04-19T15:45:00Z">
        <w:del w:id="1142" w:author="Wild, Kristoffer H." w:date="2023-04-30T19:12:00Z">
          <w:r w:rsidR="00E955A3" w:rsidRPr="008400AD" w:rsidDel="0027621E">
            <w:rPr>
              <w:color w:val="000000" w:themeColor="text1"/>
            </w:rPr>
            <w:delText>being</w:delText>
          </w:r>
        </w:del>
      </w:ins>
      <w:ins w:id="1143" w:author="Kris.Wild" w:date="2023-04-11T12:19:00Z">
        <w:del w:id="1144" w:author="Wild, Kristoffer H." w:date="2023-04-30T19:19:00Z">
          <w:r w:rsidRPr="008400AD" w:rsidDel="0027621E">
            <w:rPr>
              <w:color w:val="000000" w:themeColor="text1"/>
            </w:rPr>
            <w:delText xml:space="preserve"> </w:delText>
          </w:r>
        </w:del>
      </w:ins>
      <w:del w:id="1145" w:author="Wild, Kristoffer H." w:date="2023-04-30T19:19:00Z">
        <w:r w:rsidR="005B228F" w:rsidRPr="008400AD" w:rsidDel="0027621E">
          <w:rPr>
            <w:color w:val="000000" w:themeColor="text1"/>
          </w:rPr>
          <w:delText xml:space="preserve">this species likely has little or no selection for </w:delText>
        </w:r>
      </w:del>
      <w:ins w:id="1146" w:author="Daniel Noble" w:date="2023-04-19T15:39:00Z">
        <w:del w:id="1147" w:author="Wild, Kristoffer H." w:date="2023-04-30T19:19:00Z">
          <w:r w:rsidR="00F15204" w:rsidRPr="008400AD" w:rsidDel="0027621E">
            <w:rPr>
              <w:color w:val="000000" w:themeColor="text1"/>
            </w:rPr>
            <w:delText xml:space="preserve">on </w:delText>
          </w:r>
        </w:del>
      </w:ins>
      <w:del w:id="1148" w:author="Wild, Kristoffer H." w:date="2023-04-30T19:19:00Z">
        <w:r w:rsidR="005B228F" w:rsidRPr="008400AD" w:rsidDel="0027621E">
          <w:rPr>
            <w:color w:val="000000" w:themeColor="text1"/>
          </w:rPr>
          <w:delText xml:space="preserve">sex-reversal </w:delText>
        </w:r>
        <w:r w:rsidR="004D769C" w:rsidRPr="008400AD" w:rsidDel="0027621E">
          <w:rPr>
            <w:color w:val="000000" w:themeColor="text1"/>
          </w:rPr>
          <w:delText>during early development</w:delText>
        </w:r>
      </w:del>
      <w:ins w:id="1149" w:author="Kris.Wild" w:date="2023-04-11T12:19:00Z">
        <w:del w:id="1150" w:author="Wild, Kristoffer H." w:date="2023-04-30T19:19:00Z">
          <w:r w:rsidRPr="008400AD" w:rsidDel="0027621E">
            <w:rPr>
              <w:color w:val="000000" w:themeColor="text1"/>
            </w:rPr>
            <w:delText xml:space="preserve"> for</w:delText>
          </w:r>
        </w:del>
      </w:ins>
      <w:ins w:id="1151" w:author="Daniel Noble" w:date="2023-04-19T15:45:00Z">
        <w:del w:id="1152" w:author="Wild, Kristoffer H." w:date="2023-04-30T19:19:00Z">
          <w:r w:rsidR="00E955A3" w:rsidRPr="008400AD" w:rsidDel="0027621E">
            <w:rPr>
              <w:color w:val="000000" w:themeColor="text1"/>
            </w:rPr>
            <w:delText>in</w:delText>
          </w:r>
        </w:del>
      </w:ins>
      <w:ins w:id="1153" w:author="Kris.Wild" w:date="2023-04-11T12:19:00Z">
        <w:del w:id="1154" w:author="Wild, Kristoffer H." w:date="2023-04-30T19:19:00Z">
          <w:r w:rsidRPr="008400AD" w:rsidDel="0027621E">
            <w:rPr>
              <w:color w:val="000000" w:themeColor="text1"/>
            </w:rPr>
            <w:delText xml:space="preserve"> this species</w:delText>
          </w:r>
        </w:del>
      </w:ins>
      <w:del w:id="1155" w:author="Wild, Kristoffer H." w:date="2023-04-30T19:19:00Z">
        <w:r w:rsidR="004D769C" w:rsidRPr="008400AD" w:rsidDel="0027621E">
          <w:rPr>
            <w:color w:val="000000" w:themeColor="text1"/>
          </w:rPr>
          <w:delText xml:space="preserve">. However, geographic range, habitat, and behaviours can </w:delText>
        </w:r>
        <w:r w:rsidR="005B228F" w:rsidRPr="008400AD" w:rsidDel="0027621E">
          <w:rPr>
            <w:color w:val="000000" w:themeColor="text1"/>
          </w:rPr>
          <w:delText>notably affect</w:delText>
        </w:r>
        <w:r w:rsidR="004D769C" w:rsidRPr="008400AD" w:rsidDel="0027621E">
          <w:rPr>
            <w:color w:val="000000" w:themeColor="text1"/>
          </w:rPr>
          <w:delText xml:space="preserve"> metabolic rates within species </w:delText>
        </w:r>
      </w:del>
      <w:customXmlDelRangeStart w:id="1156" w:author="Wild, Kristoffer H." w:date="2023-04-30T19:19:00Z"/>
      <w:sdt>
        <w:sdtPr>
          <w:rPr>
            <w:color w:val="000000"/>
          </w:rPr>
          <w:tag w:val="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004484242"/>
          <w:placeholder>
            <w:docPart w:val="F0250F61E0BDF04FA83018BDCE5CDB72"/>
          </w:placeholder>
        </w:sdtPr>
        <w:sdtContent>
          <w:customXmlDelRangeEnd w:id="1156"/>
          <w:del w:id="1157" w:author="Wild, Kristoffer H." w:date="2023-04-30T16:46:00Z">
            <w:r w:rsidR="00EB4892" w:rsidRPr="008400AD" w:rsidDel="001437AD">
              <w:rPr>
                <w:color w:val="000000"/>
              </w:rPr>
              <w:delText>(Angilletta, 2001; Sears, 2005)</w:delText>
            </w:r>
          </w:del>
          <w:customXmlDelRangeStart w:id="1158" w:author="Wild, Kristoffer H." w:date="2023-04-30T19:19:00Z"/>
        </w:sdtContent>
      </w:sdt>
      <w:customXmlDelRangeEnd w:id="1158"/>
      <w:del w:id="1159" w:author="Wild, Kristoffer H." w:date="2023-04-30T19:19:00Z">
        <w:r w:rsidR="004D769C" w:rsidRPr="008400AD" w:rsidDel="0027621E">
          <w:rPr>
            <w:color w:val="000000" w:themeColor="text1"/>
          </w:rPr>
          <w:delText>. S</w:delText>
        </w:r>
      </w:del>
      <w:ins w:id="1160" w:author="Kris.Wild" w:date="2023-04-11T12:19:00Z">
        <w:del w:id="1161" w:author="Wild, Kristoffer H." w:date="2023-04-30T19:19:00Z">
          <w:r w:rsidRPr="008400AD" w:rsidDel="0027621E">
            <w:rPr>
              <w:color w:val="000000" w:themeColor="text1"/>
            </w:rPr>
            <w:delText>s</w:delText>
          </w:r>
        </w:del>
      </w:ins>
      <w:del w:id="1162" w:author="Wild, Kristoffer H." w:date="2023-04-30T19:19:00Z">
        <w:r w:rsidR="004D769C" w:rsidRPr="008400AD" w:rsidDel="0027621E">
          <w:rPr>
            <w:color w:val="000000" w:themeColor="text1"/>
          </w:rPr>
          <w:delText xml:space="preserve">ex-reversal in </w:delText>
        </w:r>
        <w:r w:rsidR="004D769C" w:rsidRPr="008400AD" w:rsidDel="0027621E">
          <w:rPr>
            <w:i/>
            <w:iCs/>
            <w:color w:val="000000" w:themeColor="text1"/>
          </w:rPr>
          <w:delText xml:space="preserve">B. duperreyi </w:delText>
        </w:r>
        <w:r w:rsidR="004D769C" w:rsidRPr="008400AD" w:rsidDel="0027621E">
          <w:rPr>
            <w:color w:val="000000" w:themeColor="text1"/>
          </w:rPr>
          <w:delText xml:space="preserve">is linked to changes in elevational gradients where high elevations, with cooler temperatures, increase the frequency of sex-reversed males </w:delText>
        </w:r>
      </w:del>
      <w:customXmlDelRangeStart w:id="1163" w:author="Wild, Kristoffer H." w:date="2023-04-30T19:19:00Z"/>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
          <w:id w:val="-946083266"/>
          <w:placeholder>
            <w:docPart w:val="F0250F61E0BDF04FA83018BDCE5CDB72"/>
          </w:placeholder>
        </w:sdtPr>
        <w:sdtContent>
          <w:customXmlDelRangeEnd w:id="1163"/>
          <w:del w:id="1164" w:author="Wild, Kristoffer H." w:date="2023-04-30T16:46:00Z">
            <w:r w:rsidR="00EB4892" w:rsidRPr="008400AD" w:rsidDel="001437AD">
              <w:rPr>
                <w:color w:val="000000"/>
              </w:rPr>
              <w:delText>(Dissanayake, Holleley, Deakin, et al., 2021)</w:delText>
            </w:r>
          </w:del>
          <w:customXmlDelRangeStart w:id="1165" w:author="Wild, Kristoffer H." w:date="2023-04-30T19:19:00Z"/>
        </w:sdtContent>
      </w:sdt>
      <w:customXmlDelRangeEnd w:id="1165"/>
      <w:del w:id="1166" w:author="Wild, Kristoffer H." w:date="2023-04-30T19:19:00Z">
        <w:r w:rsidR="004D769C" w:rsidRPr="008400AD" w:rsidDel="0027621E">
          <w:rPr>
            <w:color w:val="000000" w:themeColor="text1"/>
          </w:rPr>
          <w:delText>. Additionally, hatchling phenotypes - morphology, locomotor performance, growth rates, survival, cognitive ability</w:delText>
        </w:r>
        <w:r w:rsidR="0024073E" w:rsidRPr="008400AD" w:rsidDel="0027621E">
          <w:rPr>
            <w:color w:val="000000" w:themeColor="text1"/>
          </w:rPr>
          <w:delText xml:space="preserve"> </w:delText>
        </w:r>
        <w:r w:rsidR="004D769C" w:rsidRPr="008400AD" w:rsidDel="0027621E">
          <w:rPr>
            <w:color w:val="000000" w:themeColor="text1"/>
          </w:rPr>
          <w:delText xml:space="preserve">- are significantly influenced by incubation temperatures in </w:delText>
        </w:r>
        <w:r w:rsidR="004D769C" w:rsidRPr="008400AD" w:rsidDel="0027621E">
          <w:rPr>
            <w:i/>
            <w:iCs/>
            <w:color w:val="000000" w:themeColor="text1"/>
          </w:rPr>
          <w:delText xml:space="preserve">B. duperreyi </w:delText>
        </w:r>
      </w:del>
      <w:customXmlDelRangeStart w:id="1167" w:author="Wild, Kristoffer H." w:date="2023-04-30T19:19:00Z"/>
      <w:sdt>
        <w:sdtPr>
          <w:rPr>
            <w:color w:val="000000"/>
          </w:rPr>
          <w:tag w:val="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
          <w:id w:val="-920102393"/>
          <w:placeholder>
            <w:docPart w:val="F0250F61E0BDF04FA83018BDCE5CDB72"/>
          </w:placeholder>
        </w:sdtPr>
        <w:sdtContent>
          <w:customXmlDelRangeEnd w:id="1167"/>
          <w:del w:id="1168" w:author="Wild, Kristoffer H." w:date="2023-04-30T16:46:00Z">
            <w:r w:rsidR="00EB4892" w:rsidRPr="008400AD" w:rsidDel="001437AD">
              <w:rPr>
                <w:color w:val="000000"/>
                <w:rPrChange w:id="1169" w:author="Wild, Kristoffer H." w:date="2023-05-01T17:43:00Z">
                  <w:rPr/>
                </w:rPrChange>
              </w:rPr>
              <w:delText>(Amiel &amp; Shine, 2012; Flatt et al., 2001; Shine et al., 1997; Shine &amp; Harlow, 1996)</w:delText>
            </w:r>
          </w:del>
          <w:customXmlDelRangeStart w:id="1170" w:author="Wild, Kristoffer H." w:date="2023-04-30T19:19:00Z"/>
        </w:sdtContent>
      </w:sdt>
      <w:customXmlDelRangeEnd w:id="1170"/>
      <w:del w:id="1171" w:author="Wild, Kristoffer H." w:date="2023-04-30T19:19:00Z">
        <w:r w:rsidR="004D769C" w:rsidRPr="008400AD" w:rsidDel="0027621E">
          <w:rPr>
            <w:color w:val="000000" w:themeColor="text1"/>
          </w:rPr>
          <w:delText xml:space="preserve">. </w:delText>
        </w:r>
      </w:del>
      <w:ins w:id="1172" w:author="Kris.Wild" w:date="2023-04-11T12:20:00Z">
        <w:del w:id="1173" w:author="Wild, Kristoffer H." w:date="2023-04-30T19:19:00Z">
          <w:r w:rsidRPr="008400AD" w:rsidDel="0027621E">
            <w:rPr>
              <w:color w:val="000000" w:themeColor="text1"/>
            </w:rPr>
            <w:delText>G</w:delText>
          </w:r>
        </w:del>
      </w:ins>
      <w:ins w:id="1174" w:author="Kris.Wild" w:date="2023-04-11T12:19:00Z">
        <w:del w:id="1175" w:author="Wild, Kristoffer H." w:date="2023-04-30T19:19:00Z">
          <w:r w:rsidRPr="008400AD" w:rsidDel="0027621E">
            <w:rPr>
              <w:color w:val="000000" w:themeColor="text1"/>
            </w:rPr>
            <w:delText xml:space="preserve">eographic range, habitat, and behaviours can notably affect metabolic rates within species </w:delText>
          </w:r>
        </w:del>
      </w:ins>
      <w:customXmlInsRangeStart w:id="1176" w:author="Kris.Wild" w:date="2023-04-11T12:19:00Z"/>
      <w:customXmlDelRangeStart w:id="1177" w:author="Wild, Kristoffer H." w:date="2023-04-30T19:19:00Z"/>
      <w:sdt>
        <w:sdtPr>
          <w:rPr>
            <w:color w:val="000000"/>
          </w:rPr>
          <w:tag w:val="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
          <w:id w:val="1572003205"/>
          <w:placeholder>
            <w:docPart w:val="F8FF612CBF663D43B8B743817328D5D0"/>
          </w:placeholder>
        </w:sdtPr>
        <w:sdtContent>
          <w:customXmlInsRangeEnd w:id="1176"/>
          <w:customXmlDelRangeEnd w:id="1177"/>
          <w:ins w:id="1178" w:author="Kris.Wild" w:date="2023-04-11T12:19:00Z">
            <w:del w:id="1179" w:author="Wild, Kristoffer H." w:date="2023-04-30T16:46:00Z">
              <w:r w:rsidRPr="008400AD" w:rsidDel="001437AD">
                <w:rPr>
                  <w:color w:val="000000"/>
                </w:rPr>
                <w:delText>(Angilletta, 2001; Sears, 2005)</w:delText>
              </w:r>
            </w:del>
          </w:ins>
          <w:customXmlInsRangeStart w:id="1180" w:author="Kris.Wild" w:date="2023-04-11T12:19:00Z"/>
          <w:customXmlDelRangeStart w:id="1181" w:author="Wild, Kristoffer H." w:date="2023-04-30T19:19:00Z"/>
        </w:sdtContent>
      </w:sdt>
      <w:customXmlInsRangeEnd w:id="1180"/>
      <w:customXmlDelRangeEnd w:id="1181"/>
      <w:ins w:id="1182" w:author="Kris.Wild" w:date="2023-04-11T12:19:00Z">
        <w:del w:id="1183" w:author="Wild, Kristoffer H." w:date="2023-04-30T19:19:00Z">
          <w:r w:rsidRPr="008400AD" w:rsidDel="0027621E">
            <w:rPr>
              <w:color w:val="000000" w:themeColor="text1"/>
            </w:rPr>
            <w:delText xml:space="preserve">. </w:delText>
          </w:r>
        </w:del>
      </w:ins>
      <w:del w:id="1184" w:author="Wild, Kristoffer H." w:date="2023-04-30T19:19:00Z">
        <w:r w:rsidR="004D769C" w:rsidRPr="008400AD" w:rsidDel="0027621E">
          <w:rPr>
            <w:color w:val="000000" w:themeColor="text1"/>
          </w:rPr>
          <w:delText>It is possible that selection on metabolism</w:delText>
        </w:r>
      </w:del>
      <w:ins w:id="1185" w:author="Kris.Wild" w:date="2023-04-10T12:52:00Z">
        <w:del w:id="1186" w:author="Wild, Kristoffer H." w:date="2023-04-30T19:19:00Z">
          <w:r w:rsidR="000A2256" w:rsidRPr="008400AD" w:rsidDel="0027621E">
            <w:rPr>
              <w:color w:val="000000" w:themeColor="text1"/>
            </w:rPr>
            <w:delText xml:space="preserve"> between sex</w:delText>
          </w:r>
        </w:del>
      </w:ins>
      <w:del w:id="1187" w:author="Wild, Kristoffer H." w:date="2023-04-30T19:19:00Z">
        <w:r w:rsidR="004D769C" w:rsidRPr="008400AD" w:rsidDel="0027621E">
          <w:rPr>
            <w:color w:val="000000" w:themeColor="text1"/>
          </w:rPr>
          <w:delText xml:space="preserve"> does occur, but these differences are subtle depending on the environment or population of </w:delText>
        </w:r>
        <w:r w:rsidR="004D769C" w:rsidRPr="008400AD" w:rsidDel="0027621E">
          <w:rPr>
            <w:i/>
            <w:iCs/>
            <w:color w:val="000000" w:themeColor="text1"/>
          </w:rPr>
          <w:delText xml:space="preserve">B. duperreyi </w:delText>
        </w:r>
        <w:r w:rsidR="004D769C" w:rsidRPr="008400AD" w:rsidDel="0027621E">
          <w:rPr>
            <w:color w:val="000000" w:themeColor="text1"/>
          </w:rPr>
          <w:delText>being sampled</w:delText>
        </w:r>
        <w:r w:rsidR="004D769C" w:rsidRPr="008400AD" w:rsidDel="0027621E">
          <w:rPr>
            <w:i/>
            <w:iCs/>
            <w:color w:val="000000" w:themeColor="text1"/>
          </w:rPr>
          <w:delText xml:space="preserve">. </w:delText>
        </w:r>
        <w:r w:rsidR="004D769C" w:rsidRPr="008400AD" w:rsidDel="0027621E">
          <w:rPr>
            <w:color w:val="000000" w:themeColor="text1"/>
          </w:rPr>
          <w:delText xml:space="preserve">For populations at higher elevations, we would predict higher temperature dependence for physiological processes, such as metabolic rate. </w:delText>
        </w:r>
        <w:r w:rsidR="00212C00" w:rsidRPr="008400AD" w:rsidDel="0027621E">
          <w:rPr>
            <w:color w:val="000000" w:themeColor="text1"/>
          </w:rPr>
          <w:delText>Additionally, lizard</w:delText>
        </w:r>
        <w:r w:rsidR="004D769C" w:rsidRPr="008400AD" w:rsidDel="0027621E">
          <w:rPr>
            <w:color w:val="000000" w:themeColor="text1"/>
          </w:rPr>
          <w:delText xml:space="preserve"> populations at higher elevations</w:delText>
        </w:r>
        <w:r w:rsidR="00212C00" w:rsidRPr="008400AD" w:rsidDel="0027621E">
          <w:rPr>
            <w:color w:val="000000" w:themeColor="text1"/>
          </w:rPr>
          <w:delText xml:space="preserve"> </w:delText>
        </w:r>
        <w:r w:rsidR="004D769C" w:rsidRPr="008400AD" w:rsidDel="0027621E">
          <w:rPr>
            <w:color w:val="000000" w:themeColor="text1"/>
          </w:rPr>
          <w:delText>would have limited time to achieve body temperatures at physiological optimums or acclimation responses to temperature may differ in lower populations</w:delText>
        </w:r>
      </w:del>
      <w:del w:id="1188" w:author="Wild, Kristoffer H." w:date="2023-04-30T18:32:00Z">
        <w:r w:rsidR="004D769C" w:rsidRPr="008400AD" w:rsidDel="00A86237">
          <w:rPr>
            <w:color w:val="000000" w:themeColor="text1"/>
          </w:rPr>
          <w:delText xml:space="preserve"> </w:delText>
        </w:r>
      </w:del>
      <w:customXmlDelRangeStart w:id="1189" w:author="Wild, Kristoffer H." w:date="2023-04-30T18:30:00Z"/>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
          <w:id w:val="-1826427543"/>
          <w:placeholder>
            <w:docPart w:val="C8F56ACEDA2BA04E9D2F59377859D136"/>
          </w:placeholder>
        </w:sdtPr>
        <w:sdtContent>
          <w:customXmlDelRangeEnd w:id="1189"/>
          <w:del w:id="1190" w:author="Wild, Kristoffer H." w:date="2023-04-30T16:46:00Z">
            <w:r w:rsidR="00EB4892" w:rsidRPr="008400AD" w:rsidDel="001437AD">
              <w:rPr>
                <w:color w:val="000000"/>
              </w:rPr>
              <w:delText xml:space="preserve">(Jameson Jr et al., 1977; Tsuji, 1988). </w:delText>
            </w:r>
          </w:del>
          <w:customXmlDelRangeStart w:id="1191" w:author="Wild, Kristoffer H." w:date="2023-04-30T18:30:00Z"/>
        </w:sdtContent>
      </w:sdt>
      <w:customXmlDelRangeEnd w:id="1191"/>
      <w:del w:id="1192" w:author="Wild, Kristoffer H." w:date="2023-04-30T19:19:00Z">
        <w:r w:rsidR="004D769C" w:rsidRPr="008400AD" w:rsidDel="0027621E">
          <w:rPr>
            <w:color w:val="000000" w:themeColor="text1"/>
          </w:rPr>
          <w:delText>One alternative explanation for not capturing differences between male</w:delText>
        </w:r>
        <w:r w:rsidR="004D769C" w:rsidRPr="008400AD" w:rsidDel="0027621E">
          <w:rPr>
            <w:color w:val="000000" w:themeColor="text1"/>
            <w:vertAlign w:val="subscript"/>
          </w:rPr>
          <w:delText xml:space="preserve">SR </w:delText>
        </w:r>
        <w:r w:rsidR="004D769C" w:rsidRPr="008400AD" w:rsidDel="0027621E">
          <w:rPr>
            <w:color w:val="000000" w:themeColor="text1"/>
          </w:rPr>
          <w:delText xml:space="preserve">XX and male XY in our metabolic measurements is that the temperature selected for our </w:delText>
        </w:r>
        <w:r w:rsidR="00212C00" w:rsidRPr="008400AD" w:rsidDel="0027621E">
          <w:rPr>
            <w:color w:val="000000" w:themeColor="text1"/>
          </w:rPr>
          <w:delText xml:space="preserve">metabolic </w:delText>
        </w:r>
        <w:r w:rsidR="004D769C" w:rsidRPr="008400AD" w:rsidDel="0027621E">
          <w:rPr>
            <w:color w:val="000000" w:themeColor="text1"/>
          </w:rPr>
          <w:delText>experiments was not at an ecologically relevant body temperature</w:delText>
        </w:r>
      </w:del>
      <w:ins w:id="1193" w:author="Kris.Wild" w:date="2023-04-12T09:23:00Z">
        <w:del w:id="1194" w:author="Wild, Kristoffer H." w:date="2023-04-30T19:19:00Z">
          <w:r w:rsidR="005E4AC5" w:rsidRPr="008400AD" w:rsidDel="0027621E">
            <w:rPr>
              <w:color w:val="000000" w:themeColor="text1"/>
            </w:rPr>
            <w:delText xml:space="preserve"> that</w:delText>
          </w:r>
        </w:del>
      </w:ins>
      <w:del w:id="1195" w:author="Wild, Kristoffer H." w:date="2023-04-30T19:19:00Z">
        <w:r w:rsidR="004D769C" w:rsidRPr="008400AD" w:rsidDel="0027621E">
          <w:rPr>
            <w:color w:val="000000" w:themeColor="text1"/>
          </w:rPr>
          <w:delText xml:space="preserve"> hatchling lizards actively select for in natural settings to assimilate energy. Behaviours and physiological processes of hatchling </w:delText>
        </w:r>
        <w:r w:rsidR="004D769C" w:rsidRPr="008400AD" w:rsidDel="0027621E">
          <w:rPr>
            <w:i/>
            <w:iCs/>
            <w:color w:val="000000" w:themeColor="text1"/>
          </w:rPr>
          <w:delText>B. duperreyi</w:delText>
        </w:r>
        <w:r w:rsidR="004D769C" w:rsidRPr="008400AD" w:rsidDel="0027621E">
          <w:rPr>
            <w:color w:val="000000" w:themeColor="text1"/>
          </w:rPr>
          <w:delText xml:space="preserve"> </w:delText>
        </w:r>
        <w:r w:rsidR="00241136" w:rsidRPr="008400AD" w:rsidDel="0027621E">
          <w:rPr>
            <w:color w:val="000000" w:themeColor="text1"/>
          </w:rPr>
          <w:delText>are</w:delText>
        </w:r>
        <w:r w:rsidR="004D769C" w:rsidRPr="008400AD" w:rsidDel="0027621E">
          <w:rPr>
            <w:color w:val="000000" w:themeColor="text1"/>
          </w:rPr>
          <w:delText xml:space="preserve"> affected by mean temperature, </w:delText>
        </w:r>
        <w:r w:rsidR="0024073E" w:rsidRPr="008400AD" w:rsidDel="0027621E">
          <w:rPr>
            <w:color w:val="000000" w:themeColor="text1"/>
          </w:rPr>
          <w:delText xml:space="preserve">the </w:delText>
        </w:r>
        <w:r w:rsidR="004D769C" w:rsidRPr="008400AD" w:rsidDel="0027621E">
          <w:rPr>
            <w:color w:val="000000" w:themeColor="text1"/>
          </w:rPr>
          <w:delText xml:space="preserve">variance of temperature within each day, and temperature differences across months </w:delText>
        </w:r>
      </w:del>
      <w:customXmlDelRangeStart w:id="1196" w:author="Wild, Kristoffer H." w:date="2023-04-30T19:19:00Z"/>
      <w:sdt>
        <w:sdtPr>
          <w:rPr>
            <w:color w:val="000000"/>
          </w:rPr>
          <w:tag w:val="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
          <w:id w:val="-636407894"/>
          <w:placeholder>
            <w:docPart w:val="59314FEB6ACDB44EA3573FF152A41BF0"/>
          </w:placeholder>
        </w:sdtPr>
        <w:sdtContent>
          <w:customXmlDelRangeEnd w:id="1196"/>
          <w:del w:id="1197" w:author="Wild, Kristoffer H." w:date="2023-04-30T16:46:00Z">
            <w:r w:rsidR="00EB4892" w:rsidRPr="008400AD" w:rsidDel="001437AD">
              <w:rPr>
                <w:color w:val="000000"/>
                <w:rPrChange w:id="1198" w:author="Wild, Kristoffer H." w:date="2023-05-01T17:43:00Z">
                  <w:rPr/>
                </w:rPrChange>
              </w:rPr>
              <w:delText>(Shine, 2002, 2004; Shine et al., 1997; Shine &amp; Elphick, 2001; Shine &amp; Harlow, 1996)</w:delText>
            </w:r>
          </w:del>
          <w:customXmlDelRangeStart w:id="1199" w:author="Wild, Kristoffer H." w:date="2023-04-30T19:19:00Z"/>
        </w:sdtContent>
      </w:sdt>
      <w:customXmlDelRangeEnd w:id="1199"/>
      <w:del w:id="1200" w:author="Wild, Kristoffer H." w:date="2023-04-30T19:19:00Z">
        <w:r w:rsidR="004D769C" w:rsidRPr="008400AD" w:rsidDel="0027621E">
          <w:rPr>
            <w:color w:val="000000" w:themeColor="text1"/>
          </w:rPr>
          <w:delText xml:space="preserve">. </w:delText>
        </w:r>
        <w:r w:rsidR="00212C00" w:rsidRPr="008400AD" w:rsidDel="0027621E">
          <w:rPr>
            <w:color w:val="000000" w:themeColor="text1"/>
          </w:rPr>
          <w:delText>L</w:delText>
        </w:r>
        <w:r w:rsidR="004D769C" w:rsidRPr="008400AD" w:rsidDel="0027621E">
          <w:rPr>
            <w:color w:val="000000" w:themeColor="text1"/>
          </w:rPr>
          <w:delText xml:space="preserve">ocal adaptations in other physiological traits have been postulated as a </w:delText>
        </w:r>
      </w:del>
      <w:ins w:id="1201" w:author="Kris.Wild" w:date="2023-04-11T12:30:00Z">
        <w:del w:id="1202" w:author="Wild, Kristoffer H." w:date="2023-04-30T19:19:00Z">
          <w:r w:rsidR="00873ED5" w:rsidRPr="008400AD" w:rsidDel="0027621E">
            <w:rPr>
              <w:color w:val="000000" w:themeColor="text1"/>
            </w:rPr>
            <w:delText xml:space="preserve">possible </w:delText>
          </w:r>
        </w:del>
      </w:ins>
      <w:del w:id="1203" w:author="Wild, Kristoffer H." w:date="2023-04-30T19:19:00Z">
        <w:r w:rsidR="004D769C" w:rsidRPr="008400AD" w:rsidDel="0027621E">
          <w:rPr>
            <w:color w:val="000000" w:themeColor="text1"/>
          </w:rPr>
          <w:delText>mechanism for explaining the distribution of sex-reversal in other species (Castelli et al., 2001</w:delText>
        </w:r>
      </w:del>
      <w:ins w:id="1204" w:author="Kris.Wild" w:date="2023-04-11T12:31:00Z">
        <w:del w:id="1205" w:author="Wild, Kristoffer H." w:date="2023-04-30T19:19:00Z">
          <w:r w:rsidR="00873ED5" w:rsidRPr="008400AD" w:rsidDel="0027621E">
            <w:rPr>
              <w:color w:val="000000" w:themeColor="text1"/>
            </w:rPr>
            <w:delText>2020</w:delText>
          </w:r>
        </w:del>
      </w:ins>
      <w:del w:id="1206" w:author="Wild, Kristoffer H." w:date="2023-04-30T19:19:00Z">
        <w:r w:rsidR="004D769C" w:rsidRPr="008400AD" w:rsidDel="0027621E">
          <w:rPr>
            <w:color w:val="000000" w:themeColor="text1"/>
          </w:rPr>
          <w:delText xml:space="preserve">). </w:delText>
        </w:r>
        <w:r w:rsidR="004D769C" w:rsidRPr="008400AD" w:rsidDel="0027621E">
          <w:rPr>
            <w:color w:val="000000" w:themeColor="text1"/>
            <w:lang w:val="en-GB"/>
          </w:rPr>
          <w:delText xml:space="preserve">Further insight could be made by examining how metabolic rates vary along a gradient of temperatures and how local adaptations in physiological traits influence </w:delText>
        </w:r>
      </w:del>
      <w:ins w:id="1207" w:author="Kris.Wild" w:date="2023-04-10T12:53:00Z">
        <w:del w:id="1208" w:author="Wild, Kristoffer H." w:date="2023-04-30T19:19:00Z">
          <w:r w:rsidR="000A2256" w:rsidRPr="008400AD" w:rsidDel="0027621E">
            <w:rPr>
              <w:color w:val="000000" w:themeColor="text1"/>
              <w:lang w:val="en-GB"/>
            </w:rPr>
            <w:delText xml:space="preserve">sex-specific </w:delText>
          </w:r>
        </w:del>
      </w:ins>
      <w:del w:id="1209" w:author="Wild, Kristoffer H." w:date="2023-04-30T19:19:00Z">
        <w:r w:rsidR="004D769C" w:rsidRPr="008400AD" w:rsidDel="0027621E">
          <w:rPr>
            <w:color w:val="000000" w:themeColor="text1"/>
            <w:lang w:val="en-GB"/>
          </w:rPr>
          <w:delText xml:space="preserve">selection processes of sex-reversal in </w:delText>
        </w:r>
        <w:r w:rsidR="004D769C" w:rsidRPr="008400AD" w:rsidDel="0027621E">
          <w:rPr>
            <w:i/>
            <w:iCs/>
            <w:color w:val="000000" w:themeColor="text1"/>
            <w:lang w:val="en-GB"/>
          </w:rPr>
          <w:delText xml:space="preserve">B. </w:delText>
        </w:r>
        <w:r w:rsidR="004D769C" w:rsidRPr="008400AD" w:rsidDel="0027621E">
          <w:rPr>
            <w:i/>
            <w:iCs/>
            <w:color w:val="000000" w:themeColor="text1"/>
          </w:rPr>
          <w:delText xml:space="preserve">duperreyi </w:delText>
        </w:r>
        <w:r w:rsidR="004D769C" w:rsidRPr="008400AD" w:rsidDel="0027621E">
          <w:rPr>
            <w:color w:val="000000" w:themeColor="text1"/>
          </w:rPr>
          <w:delText>and other species that undergo sex-reversal</w:delText>
        </w:r>
        <w:r w:rsidR="004D769C" w:rsidRPr="008400AD" w:rsidDel="0027621E">
          <w:rPr>
            <w:color w:val="000000" w:themeColor="text1"/>
            <w:lang w:val="en-GB"/>
          </w:rPr>
          <w:delText>.</w:delText>
        </w:r>
      </w:del>
    </w:p>
    <w:p w14:paraId="71C7AF07" w14:textId="1A33D331" w:rsidR="009D367F" w:rsidRPr="008400AD" w:rsidDel="00C10E71" w:rsidRDefault="009D367F" w:rsidP="009D367F">
      <w:pPr>
        <w:ind w:firstLine="720"/>
        <w:contextualSpacing/>
        <w:rPr>
          <w:moveFrom w:id="1210" w:author="Wild, Kristoffer H." w:date="2023-04-30T17:58:00Z"/>
          <w:color w:val="000000" w:themeColor="text1"/>
        </w:rPr>
      </w:pPr>
      <w:moveFromRangeStart w:id="1211" w:author="Wild, Kristoffer H." w:date="2023-04-30T17:58:00Z" w:name="move133769954"/>
      <w:moveFrom w:id="1212" w:author="Wild, Kristoffer H." w:date="2023-04-30T17:58:00Z">
        <w:ins w:id="1213" w:author="Kristoffer Wild" w:date="2023-04-30T16:21:00Z">
          <w:r w:rsidRPr="008400AD" w:rsidDel="00C10E71">
            <w:rPr>
              <w:color w:val="000000" w:themeColor="text1"/>
            </w:rPr>
            <w:t>Not only within the Like Phenotype/Genotype framework were we able to interpret differences among the genotypic or phenotypic counterparts when accounting for sex-reversal, but we were able to compare differences between a ZW and XY systems which have different phenotypes that reverse sex. Interestingly, regardless of the sex-determining system, we show that concordant females had higher mass scaling relationships for metabolism than concordant males (Tables 1 &amp; 2). Hormone-mediated effects such as thyroxine, corticosterone, or testosterone, have been responsible for affecting metabolic rates in lizards and are important regulators of phenotypic sex differences in adults (</w:t>
          </w:r>
          <w:commentRangeStart w:id="1214"/>
          <w:commentRangeStart w:id="1215"/>
          <w:commentRangeStart w:id="1216"/>
          <w:r w:rsidRPr="008400AD" w:rsidDel="00C10E71">
            <w:rPr>
              <w:color w:val="000000" w:themeColor="text1"/>
            </w:rPr>
            <w:t>John-Alder, 1990</w:t>
          </w:r>
          <w:commentRangeEnd w:id="1214"/>
          <w:r w:rsidRPr="008400AD" w:rsidDel="00C10E71">
            <w:rPr>
              <w:color w:val="000000" w:themeColor="text1"/>
            </w:rPr>
            <w:commentReference w:id="1214"/>
          </w:r>
          <w:commentRangeEnd w:id="1215"/>
          <w:r w:rsidRPr="008400AD" w:rsidDel="00C10E71">
            <w:rPr>
              <w:color w:val="000000" w:themeColor="text1"/>
            </w:rPr>
            <w:commentReference w:id="1215"/>
          </w:r>
          <w:commentRangeEnd w:id="1216"/>
          <w:r w:rsidRPr="008400AD" w:rsidDel="00C10E71">
            <w:rPr>
              <w:color w:val="000000" w:themeColor="text1"/>
            </w:rPr>
            <w:commentReference w:id="1216"/>
          </w:r>
          <w:r w:rsidRPr="008400AD" w:rsidDel="00C10E71">
            <w:rPr>
              <w:color w:val="000000" w:themeColor="text1"/>
            </w:rPr>
            <w:t>; Lovern et al., 2001</w:t>
          </w:r>
          <w:r w:rsidRPr="008400AD" w:rsidDel="00C10E71">
            <w:rPr>
              <w:i/>
              <w:iCs/>
              <w:color w:val="000000" w:themeColor="text1"/>
            </w:rPr>
            <w:t xml:space="preserve">; </w:t>
          </w:r>
          <w:r w:rsidRPr="008400AD" w:rsidDel="00C10E71">
            <w:rPr>
              <w:color w:val="000000" w:themeColor="text1"/>
            </w:rPr>
            <w:t xml:space="preserve">Oppliger et al., 2004; Miles et al., 2007). Such hormonal differences may be responsible for observed phenotypic differences in metabolism, but endogenous hormone levels and how they shift during early ontogeny in natural systems remains unknown. Working within the Like Phenotype/Like Genotype framework will provide a productive future avenue for future research in these GSD systems to untangle if hormonal or genetic differences are responsible for differences in measurable phenotypic traits. </w:t>
          </w:r>
        </w:ins>
      </w:moveFrom>
    </w:p>
    <w:moveFromRangeEnd w:id="1211"/>
    <w:p w14:paraId="4F2A8DDD" w14:textId="00F2EFAD" w:rsidR="00F054CD" w:rsidRPr="008400AD" w:rsidDel="00045344" w:rsidRDefault="00DE27BA" w:rsidP="00D848D9">
      <w:pPr>
        <w:ind w:firstLine="720"/>
        <w:contextualSpacing/>
        <w:rPr>
          <w:del w:id="1217" w:author="Kristoffer Wild" w:date="2023-04-30T13:11:00Z"/>
          <w:color w:val="000000" w:themeColor="text1"/>
        </w:rPr>
      </w:pPr>
      <w:del w:id="1218" w:author="Kristoffer Wild" w:date="2023-04-30T13:11:00Z">
        <w:r w:rsidRPr="008400AD" w:rsidDel="00045344">
          <w:rPr>
            <w:color w:val="000000" w:themeColor="text1"/>
          </w:rPr>
          <w:delText>The frequency of sex-reversal in</w:delText>
        </w:r>
        <w:r w:rsidRPr="008400AD" w:rsidDel="00045344">
          <w:rPr>
            <w:i/>
            <w:iCs/>
            <w:color w:val="000000" w:themeColor="text1"/>
          </w:rPr>
          <w:delText xml:space="preserve"> P. vitticeps </w:delText>
        </w:r>
        <w:r w:rsidRPr="008400AD" w:rsidDel="00045344">
          <w:rPr>
            <w:color w:val="000000" w:themeColor="text1"/>
          </w:rPr>
          <w:delText>occurs across a large part of its range, but neither latitude</w:delText>
        </w:r>
      </w:del>
      <w:ins w:id="1219" w:author="Kris.Wild" w:date="2023-04-11T15:25:00Z">
        <w:del w:id="1220" w:author="Kristoffer Wild" w:date="2023-04-30T13:11:00Z">
          <w:r w:rsidR="00F054CD" w:rsidRPr="008400AD" w:rsidDel="00045344">
            <w:rPr>
              <w:color w:val="000000" w:themeColor="text1"/>
            </w:rPr>
            <w:delText xml:space="preserve">, </w:delText>
          </w:r>
        </w:del>
      </w:ins>
      <w:del w:id="1221" w:author="Kristoffer Wild" w:date="2023-04-30T13:11:00Z">
        <w:r w:rsidRPr="008400AD" w:rsidDel="00045344">
          <w:rPr>
            <w:color w:val="000000" w:themeColor="text1"/>
          </w:rPr>
          <w:delText xml:space="preserve"> nor climate</w:delText>
        </w:r>
      </w:del>
      <w:ins w:id="1222" w:author="Kris.Wild" w:date="2023-04-11T15:25:00Z">
        <w:del w:id="1223" w:author="Kristoffer Wild" w:date="2023-04-30T13:11:00Z">
          <w:r w:rsidR="00F054CD" w:rsidRPr="008400AD" w:rsidDel="00045344">
            <w:rPr>
              <w:color w:val="000000" w:themeColor="text1"/>
            </w:rPr>
            <w:delText>, nor behaviours</w:delText>
          </w:r>
        </w:del>
      </w:ins>
      <w:del w:id="1224" w:author="Kristoffer Wild" w:date="2023-04-30T13:11:00Z">
        <w:r w:rsidRPr="008400AD" w:rsidDel="00045344">
          <w:rPr>
            <w:color w:val="000000" w:themeColor="text1"/>
          </w:rPr>
          <w:delText xml:space="preserve"> explains the distribution of sex-reversal </w:delText>
        </w:r>
      </w:del>
      <w:customXmlDelRangeStart w:id="1225" w:author="Kristoffer Wild" w:date="2023-04-30T13:11:00Z"/>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
          <w:id w:val="-2125058734"/>
          <w:placeholder>
            <w:docPart w:val="F098AEE089B5304B86B518A1BDDE733D"/>
          </w:placeholder>
        </w:sdtPr>
        <w:sdtContent>
          <w:customXmlDelRangeEnd w:id="1225"/>
          <w:del w:id="1226" w:author="Wild, Kristoffer H." w:date="2023-04-30T16:46:00Z">
            <w:r w:rsidR="00EB4892" w:rsidRPr="008400AD" w:rsidDel="001437AD">
              <w:rPr>
                <w:color w:val="000000"/>
              </w:rPr>
              <w:delText>(Castelli et al., 2021</w:delText>
            </w:r>
          </w:del>
          <w:ins w:id="1227" w:author="Kris.Wild" w:date="2023-04-11T15:25:00Z">
            <w:del w:id="1228" w:author="Wild, Kristoffer H." w:date="2023-04-30T16:46:00Z">
              <w:r w:rsidR="00F054CD" w:rsidRPr="008400AD" w:rsidDel="001437AD">
                <w:rPr>
                  <w:color w:val="000000"/>
                </w:rPr>
                <w:delText>; Wild et al., 2022</w:delText>
              </w:r>
            </w:del>
          </w:ins>
          <w:del w:id="1229" w:author="Wild, Kristoffer H." w:date="2023-04-30T16:46:00Z">
            <w:r w:rsidR="00EB4892" w:rsidRPr="008400AD" w:rsidDel="001437AD">
              <w:rPr>
                <w:color w:val="000000"/>
              </w:rPr>
              <w:delText>)</w:delText>
            </w:r>
          </w:del>
          <w:customXmlDelRangeStart w:id="1230" w:author="Kristoffer Wild" w:date="2023-04-30T13:11:00Z"/>
        </w:sdtContent>
      </w:sdt>
      <w:customXmlDelRangeEnd w:id="1230"/>
      <w:del w:id="1231" w:author="Kristoffer Wild" w:date="2023-04-30T13:11:00Z">
        <w:r w:rsidRPr="008400AD" w:rsidDel="00045344">
          <w:rPr>
            <w:color w:val="000000" w:themeColor="text1"/>
          </w:rPr>
          <w:delText xml:space="preserve">. </w:delText>
        </w:r>
      </w:del>
      <w:commentRangeStart w:id="1232"/>
      <w:ins w:id="1233" w:author="Daniel Noble" w:date="2023-04-22T08:32:00Z">
        <w:del w:id="1234" w:author="Kristoffer Wild" w:date="2023-04-30T13:11:00Z">
          <w:r w:rsidR="0071069C" w:rsidRPr="008400AD" w:rsidDel="00045344">
            <w:rPr>
              <w:color w:val="000000" w:themeColor="text1"/>
            </w:rPr>
            <w:delText xml:space="preserve">Interestingly, we also found little evidence that </w:delText>
          </w:r>
        </w:del>
      </w:ins>
      <w:ins w:id="1235" w:author="Daniel Noble" w:date="2023-04-22T08:33:00Z">
        <w:del w:id="1236" w:author="Kristoffer Wild" w:date="2023-04-30T13:11:00Z">
          <w:r w:rsidR="0071069C" w:rsidRPr="008400AD" w:rsidDel="00045344">
            <w:rPr>
              <w:color w:val="000000" w:themeColor="text1"/>
            </w:rPr>
            <w:delText>in early life stages metabolic rate differed between sex concordant and sex-</w:delText>
          </w:r>
        </w:del>
      </w:ins>
      <w:ins w:id="1237" w:author="Daniel Noble" w:date="2023-04-22T08:34:00Z">
        <w:del w:id="1238" w:author="Kristoffer Wild" w:date="2023-04-30T13:11:00Z">
          <w:r w:rsidR="0071069C" w:rsidRPr="008400AD" w:rsidDel="00045344">
            <w:rPr>
              <w:color w:val="000000" w:themeColor="text1"/>
            </w:rPr>
            <w:delText>reversed</w:delText>
          </w:r>
        </w:del>
      </w:ins>
      <w:ins w:id="1239" w:author="Daniel Noble" w:date="2023-04-22T08:33:00Z">
        <w:del w:id="1240" w:author="Kristoffer Wild" w:date="2023-04-30T13:11:00Z">
          <w:r w:rsidR="0071069C" w:rsidRPr="008400AD" w:rsidDel="00045344">
            <w:rPr>
              <w:color w:val="000000" w:themeColor="text1"/>
            </w:rPr>
            <w:delText xml:space="preserve"> </w:delText>
          </w:r>
          <w:r w:rsidR="0071069C" w:rsidRPr="008400AD" w:rsidDel="00045344">
            <w:rPr>
              <w:i/>
              <w:iCs/>
              <w:color w:val="000000" w:themeColor="text1"/>
              <w:rPrChange w:id="1241" w:author="Wild, Kristoffer H." w:date="2023-05-01T17:43:00Z">
                <w:rPr>
                  <w:color w:val="000000" w:themeColor="text1"/>
                </w:rPr>
              </w:rPrChange>
            </w:rPr>
            <w:delText>Pogona</w:delText>
          </w:r>
          <w:r w:rsidR="0071069C" w:rsidRPr="008400AD" w:rsidDel="00045344">
            <w:rPr>
              <w:color w:val="000000" w:themeColor="text1"/>
            </w:rPr>
            <w:delText>, ex</w:delText>
          </w:r>
        </w:del>
      </w:ins>
      <w:ins w:id="1242" w:author="Daniel Noble" w:date="2023-04-27T13:19:00Z">
        <w:del w:id="1243" w:author="Kristoffer Wild" w:date="2023-04-30T13:11:00Z">
          <w:r w:rsidR="00BE4B85" w:rsidRPr="008400AD" w:rsidDel="00045344">
            <w:rPr>
              <w:color w:val="000000" w:themeColor="text1"/>
            </w:rPr>
            <w:delText>cept</w:delText>
          </w:r>
        </w:del>
      </w:ins>
      <w:ins w:id="1244" w:author="Daniel Noble" w:date="2023-04-22T08:33:00Z">
        <w:del w:id="1245" w:author="Kristoffer Wild" w:date="2023-04-30T13:11:00Z">
          <w:r w:rsidR="0071069C" w:rsidRPr="008400AD" w:rsidDel="00045344">
            <w:rPr>
              <w:color w:val="000000" w:themeColor="text1"/>
            </w:rPr>
            <w:delText xml:space="preserve"> when comparing the largest individuals born</w:delText>
          </w:r>
        </w:del>
      </w:ins>
      <w:ins w:id="1246" w:author="Daniel Noble" w:date="2023-04-22T08:37:00Z">
        <w:del w:id="1247" w:author="Kristoffer Wild" w:date="2023-04-30T13:11:00Z">
          <w:r w:rsidR="0071069C" w:rsidRPr="008400AD" w:rsidDel="00045344">
            <w:rPr>
              <w:color w:val="000000" w:themeColor="text1"/>
            </w:rPr>
            <w:delText>.</w:delText>
          </w:r>
        </w:del>
      </w:ins>
      <w:ins w:id="1248" w:author="Daniel Noble" w:date="2023-04-22T08:36:00Z">
        <w:del w:id="1249" w:author="Kristoffer Wild" w:date="2023-04-30T13:11:00Z">
          <w:r w:rsidR="0071069C" w:rsidRPr="008400AD" w:rsidDel="00045344">
            <w:rPr>
              <w:color w:val="000000" w:themeColor="text1"/>
            </w:rPr>
            <w:delText xml:space="preserve"> </w:delText>
          </w:r>
        </w:del>
      </w:ins>
      <w:ins w:id="1250" w:author="Daniel Noble" w:date="2023-04-22T08:37:00Z">
        <w:del w:id="1251" w:author="Kristoffer Wild" w:date="2023-04-30T13:11:00Z">
          <w:r w:rsidR="0071069C" w:rsidRPr="008400AD" w:rsidDel="00045344">
            <w:rPr>
              <w:color w:val="000000" w:themeColor="text1"/>
            </w:rPr>
            <w:delText>Among the largest hatchlings</w:delText>
          </w:r>
        </w:del>
      </w:ins>
      <w:ins w:id="1252" w:author="Daniel Noble" w:date="2023-04-22T08:39:00Z">
        <w:del w:id="1253" w:author="Kristoffer Wild" w:date="2023-04-30T13:11:00Z">
          <w:r w:rsidR="0002573E" w:rsidRPr="008400AD" w:rsidDel="00045344">
            <w:rPr>
              <w:color w:val="000000" w:themeColor="text1"/>
            </w:rPr>
            <w:delText>,</w:delText>
          </w:r>
        </w:del>
      </w:ins>
      <w:ins w:id="1254" w:author="Daniel Noble" w:date="2023-04-22T08:36:00Z">
        <w:del w:id="1255" w:author="Kristoffer Wild" w:date="2023-04-30T13:11:00Z">
          <w:r w:rsidR="0071069C" w:rsidRPr="008400AD" w:rsidDel="00045344">
            <w:rPr>
              <w:color w:val="000000" w:themeColor="text1"/>
            </w:rPr>
            <w:delText xml:space="preserve"> sex reversed animals had lower metabolic rate compared to concordant sex lizards</w:delText>
          </w:r>
        </w:del>
      </w:ins>
      <w:ins w:id="1256" w:author="Daniel Noble" w:date="2023-04-22T08:34:00Z">
        <w:del w:id="1257" w:author="Kristoffer Wild" w:date="2023-04-30T13:11:00Z">
          <w:r w:rsidR="0071069C" w:rsidRPr="008400AD" w:rsidDel="00045344">
            <w:rPr>
              <w:color w:val="000000" w:themeColor="text1"/>
            </w:rPr>
            <w:delText xml:space="preserve"> </w:delText>
          </w:r>
        </w:del>
      </w:ins>
      <w:ins w:id="1258" w:author="Daniel Noble" w:date="2023-04-22T08:39:00Z">
        <w:del w:id="1259" w:author="Kristoffer Wild" w:date="2023-04-30T13:11:00Z">
          <w:r w:rsidR="0002573E" w:rsidRPr="008400AD" w:rsidDel="00045344">
            <w:rPr>
              <w:color w:val="000000" w:themeColor="text1"/>
            </w:rPr>
            <w:delText xml:space="preserve">of comparable size </w:delText>
          </w:r>
        </w:del>
      </w:ins>
      <w:ins w:id="1260" w:author="Daniel Noble" w:date="2023-04-22T08:34:00Z">
        <w:del w:id="1261" w:author="Kristoffer Wild" w:date="2023-04-30T13:11:00Z">
          <w:r w:rsidR="0071069C" w:rsidRPr="008400AD" w:rsidDel="00045344">
            <w:rPr>
              <w:color w:val="000000" w:themeColor="text1"/>
            </w:rPr>
            <w:delText>(Figure 2D)</w:delText>
          </w:r>
        </w:del>
      </w:ins>
      <w:ins w:id="1262" w:author="Daniel Noble" w:date="2023-04-22T08:33:00Z">
        <w:del w:id="1263" w:author="Kristoffer Wild" w:date="2023-04-30T13:11:00Z">
          <w:r w:rsidR="0071069C" w:rsidRPr="008400AD" w:rsidDel="00045344">
            <w:rPr>
              <w:color w:val="000000" w:themeColor="text1"/>
            </w:rPr>
            <w:delText>.</w:delText>
          </w:r>
        </w:del>
      </w:ins>
      <w:ins w:id="1264" w:author="Daniel Noble" w:date="2023-04-22T08:34:00Z">
        <w:del w:id="1265" w:author="Kristoffer Wild" w:date="2023-04-30T13:11:00Z">
          <w:r w:rsidR="0071069C" w:rsidRPr="008400AD" w:rsidDel="00045344">
            <w:rPr>
              <w:color w:val="000000" w:themeColor="text1"/>
            </w:rPr>
            <w:delText xml:space="preserve"> Given that mortality and selection on body size is </w:delText>
          </w:r>
        </w:del>
      </w:ins>
      <w:ins w:id="1266" w:author="Daniel Noble" w:date="2023-04-22T08:35:00Z">
        <w:del w:id="1267" w:author="Kristoffer Wild" w:date="2023-04-30T13:11:00Z">
          <w:r w:rsidR="0071069C" w:rsidRPr="008400AD" w:rsidDel="00045344">
            <w:rPr>
              <w:color w:val="000000" w:themeColor="text1"/>
            </w:rPr>
            <w:delText xml:space="preserve">often </w:delText>
          </w:r>
        </w:del>
      </w:ins>
      <w:ins w:id="1268" w:author="Daniel Noble" w:date="2023-04-22T08:34:00Z">
        <w:del w:id="1269" w:author="Kristoffer Wild" w:date="2023-04-30T13:11:00Z">
          <w:r w:rsidR="0071069C" w:rsidRPr="008400AD" w:rsidDel="00045344">
            <w:rPr>
              <w:color w:val="000000" w:themeColor="text1"/>
            </w:rPr>
            <w:delText xml:space="preserve">strongest </w:delText>
          </w:r>
        </w:del>
      </w:ins>
      <w:ins w:id="1270" w:author="Daniel Noble" w:date="2023-04-22T08:35:00Z">
        <w:del w:id="1271" w:author="Kristoffer Wild" w:date="2023-04-30T13:11:00Z">
          <w:r w:rsidR="0071069C" w:rsidRPr="008400AD" w:rsidDel="00045344">
            <w:rPr>
              <w:color w:val="000000" w:themeColor="text1"/>
            </w:rPr>
            <w:delText>early in life for many reptiles (</w:delText>
          </w:r>
        </w:del>
      </w:ins>
      <w:ins w:id="1272" w:author="Kris.Wild" w:date="2023-04-22T08:56:00Z">
        <w:del w:id="1273" w:author="Kristoffer Wild" w:date="2023-04-30T13:11:00Z">
          <w:r w:rsidR="002E0FA4" w:rsidRPr="008400AD" w:rsidDel="00045344">
            <w:delText>Sinervo et al.,1992; Warner &amp; Andrews, 2002</w:delText>
          </w:r>
        </w:del>
      </w:ins>
      <w:ins w:id="1274" w:author="Daniel Noble" w:date="2023-04-22T08:35:00Z">
        <w:del w:id="1275" w:author="Kristoffer Wild" w:date="2023-04-30T13:11:00Z">
          <w:r w:rsidR="0071069C" w:rsidRPr="008400AD" w:rsidDel="00045344">
            <w:rPr>
              <w:color w:val="000000" w:themeColor="text1"/>
            </w:rPr>
            <w:delText>CITE, CITE)</w:delText>
          </w:r>
        </w:del>
      </w:ins>
      <w:ins w:id="1276" w:author="Kris.Wild" w:date="2023-04-22T09:05:00Z">
        <w:del w:id="1277" w:author="Kristoffer Wild" w:date="2023-04-30T13:11:00Z">
          <w:r w:rsidR="0063411B" w:rsidRPr="008400AD" w:rsidDel="00045344">
            <w:rPr>
              <w:color w:val="000000" w:themeColor="text1"/>
            </w:rPr>
            <w:delText>,</w:delText>
          </w:r>
        </w:del>
      </w:ins>
      <w:ins w:id="1278" w:author="Daniel Noble" w:date="2023-04-22T08:35:00Z">
        <w:del w:id="1279" w:author="Kristoffer Wild" w:date="2023-04-30T13:11:00Z">
          <w:r w:rsidR="0071069C" w:rsidRPr="008400AD" w:rsidDel="00045344">
            <w:rPr>
              <w:color w:val="000000" w:themeColor="text1"/>
            </w:rPr>
            <w:delText xml:space="preserve"> energetic </w:delText>
          </w:r>
        </w:del>
      </w:ins>
      <w:ins w:id="1280" w:author="Daniel Noble" w:date="2023-04-22T08:36:00Z">
        <w:del w:id="1281" w:author="Kristoffer Wild" w:date="2023-04-30T13:11:00Z">
          <w:r w:rsidR="0071069C" w:rsidRPr="008400AD" w:rsidDel="00045344">
            <w:rPr>
              <w:color w:val="000000" w:themeColor="text1"/>
            </w:rPr>
            <w:delText xml:space="preserve">differences could </w:delText>
          </w:r>
        </w:del>
      </w:ins>
      <w:ins w:id="1282" w:author="Daniel Noble" w:date="2023-04-22T08:37:00Z">
        <w:del w:id="1283" w:author="Kristoffer Wild" w:date="2023-04-30T13:11:00Z">
          <w:r w:rsidR="0071069C" w:rsidRPr="008400AD" w:rsidDel="00045344">
            <w:rPr>
              <w:color w:val="000000" w:themeColor="text1"/>
            </w:rPr>
            <w:delText xml:space="preserve">help to explain the </w:delText>
          </w:r>
        </w:del>
      </w:ins>
      <w:ins w:id="1284" w:author="Daniel Noble" w:date="2023-04-22T08:38:00Z">
        <w:del w:id="1285" w:author="Kristoffer Wild" w:date="2023-04-30T13:11:00Z">
          <w:r w:rsidR="0002573E" w:rsidRPr="008400AD" w:rsidDel="00045344">
            <w:rPr>
              <w:color w:val="000000" w:themeColor="text1"/>
            </w:rPr>
            <w:delText xml:space="preserve">changes in the frequency of sex-reversal in </w:delText>
          </w:r>
          <w:r w:rsidR="0002573E" w:rsidRPr="008400AD" w:rsidDel="00045344">
            <w:rPr>
              <w:i/>
              <w:iCs/>
              <w:color w:val="000000" w:themeColor="text1"/>
              <w:rPrChange w:id="1286" w:author="Wild, Kristoffer H." w:date="2023-05-01T17:43:00Z">
                <w:rPr>
                  <w:color w:val="000000" w:themeColor="text1"/>
                </w:rPr>
              </w:rPrChange>
            </w:rPr>
            <w:delText>Pogona</w:delText>
          </w:r>
          <w:r w:rsidR="0002573E" w:rsidRPr="008400AD" w:rsidDel="00045344">
            <w:rPr>
              <w:color w:val="000000" w:themeColor="text1"/>
            </w:rPr>
            <w:delText xml:space="preserve">. </w:delText>
          </w:r>
        </w:del>
      </w:ins>
      <w:ins w:id="1287" w:author="Daniel Noble" w:date="2023-04-22T08:45:00Z">
        <w:del w:id="1288" w:author="Kristoffer Wild" w:date="2023-04-30T13:11:00Z">
          <w:r w:rsidR="00642B9E" w:rsidRPr="008400AD" w:rsidDel="00045344">
            <w:rPr>
              <w:color w:val="000000" w:themeColor="text1"/>
            </w:rPr>
            <w:delText>The higher survival of larger hatchlings</w:delText>
          </w:r>
        </w:del>
      </w:ins>
      <w:ins w:id="1289" w:author="Daniel Noble" w:date="2023-04-22T08:46:00Z">
        <w:del w:id="1290" w:author="Kristoffer Wild" w:date="2023-04-30T13:11:00Z">
          <w:r w:rsidR="00642B9E" w:rsidRPr="008400AD" w:rsidDel="00045344">
            <w:rPr>
              <w:color w:val="000000" w:themeColor="text1"/>
            </w:rPr>
            <w:delText>,</w:delText>
          </w:r>
        </w:del>
      </w:ins>
      <w:ins w:id="1291" w:author="Daniel Noble" w:date="2023-04-22T08:45:00Z">
        <w:del w:id="1292" w:author="Kristoffer Wild" w:date="2023-04-30T13:11:00Z">
          <w:r w:rsidR="00642B9E" w:rsidRPr="008400AD" w:rsidDel="00045344">
            <w:rPr>
              <w:color w:val="000000" w:themeColor="text1"/>
            </w:rPr>
            <w:delText xml:space="preserve"> combined with l</w:delText>
          </w:r>
        </w:del>
      </w:ins>
      <w:ins w:id="1293" w:author="Daniel Noble" w:date="2023-04-22T08:38:00Z">
        <w:del w:id="1294" w:author="Kristoffer Wild" w:date="2023-04-30T13:11:00Z">
          <w:r w:rsidR="0002573E" w:rsidRPr="008400AD" w:rsidDel="00045344">
            <w:rPr>
              <w:color w:val="000000" w:themeColor="text1"/>
            </w:rPr>
            <w:delText>ower meta</w:delText>
          </w:r>
        </w:del>
      </w:ins>
      <w:ins w:id="1295" w:author="Daniel Noble" w:date="2023-04-22T08:40:00Z">
        <w:del w:id="1296" w:author="Kristoffer Wild" w:date="2023-04-30T13:11:00Z">
          <w:r w:rsidR="0002573E" w:rsidRPr="008400AD" w:rsidDel="00045344">
            <w:rPr>
              <w:color w:val="000000" w:themeColor="text1"/>
            </w:rPr>
            <w:delText>bolism of sex-reversed females</w:delText>
          </w:r>
        </w:del>
      </w:ins>
      <w:ins w:id="1297" w:author="Daniel Noble" w:date="2023-04-22T08:46:00Z">
        <w:del w:id="1298" w:author="Kristoffer Wild" w:date="2023-04-30T13:11:00Z">
          <w:r w:rsidR="00642B9E" w:rsidRPr="008400AD" w:rsidDel="00045344">
            <w:rPr>
              <w:color w:val="000000" w:themeColor="text1"/>
            </w:rPr>
            <w:delText>,</w:delText>
          </w:r>
        </w:del>
      </w:ins>
      <w:ins w:id="1299" w:author="Daniel Noble" w:date="2023-04-22T08:40:00Z">
        <w:del w:id="1300" w:author="Kristoffer Wild" w:date="2023-04-30T13:11:00Z">
          <w:r w:rsidR="0002573E" w:rsidRPr="008400AD" w:rsidDel="00045344">
            <w:rPr>
              <w:color w:val="000000" w:themeColor="text1"/>
            </w:rPr>
            <w:delText xml:space="preserve"> may impact </w:delText>
          </w:r>
        </w:del>
      </w:ins>
      <w:ins w:id="1301" w:author="Daniel Noble" w:date="2023-04-22T08:46:00Z">
        <w:del w:id="1302" w:author="Kristoffer Wild" w:date="2023-04-30T13:11:00Z">
          <w:r w:rsidR="00642B9E" w:rsidRPr="008400AD" w:rsidDel="00045344">
            <w:rPr>
              <w:color w:val="000000" w:themeColor="text1"/>
            </w:rPr>
            <w:delText xml:space="preserve">differences in </w:delText>
          </w:r>
        </w:del>
      </w:ins>
      <w:ins w:id="1303" w:author="Daniel Noble" w:date="2023-04-22T08:40:00Z">
        <w:del w:id="1304" w:author="Kristoffer Wild" w:date="2023-04-30T13:11:00Z">
          <w:r w:rsidR="0002573E" w:rsidRPr="008400AD" w:rsidDel="00045344">
            <w:rPr>
              <w:color w:val="000000" w:themeColor="text1"/>
            </w:rPr>
            <w:delText xml:space="preserve">energy allocation to reproduction or survival </w:delText>
          </w:r>
        </w:del>
      </w:ins>
      <w:ins w:id="1305" w:author="Daniel Noble" w:date="2023-04-22T08:46:00Z">
        <w:del w:id="1306" w:author="Kristoffer Wild" w:date="2023-04-30T13:11:00Z">
          <w:r w:rsidR="00642B9E" w:rsidRPr="008400AD" w:rsidDel="00045344">
            <w:rPr>
              <w:color w:val="000000" w:themeColor="text1"/>
            </w:rPr>
            <w:delText xml:space="preserve">of these individuals </w:delText>
          </w:r>
        </w:del>
      </w:ins>
      <w:ins w:id="1307" w:author="Daniel Noble" w:date="2023-04-22T08:40:00Z">
        <w:del w:id="1308" w:author="Kristoffer Wild" w:date="2023-04-30T13:11:00Z">
          <w:r w:rsidR="0002573E" w:rsidRPr="008400AD" w:rsidDel="00045344">
            <w:rPr>
              <w:color w:val="000000" w:themeColor="text1"/>
            </w:rPr>
            <w:delText>in the wil</w:delText>
          </w:r>
        </w:del>
      </w:ins>
      <w:ins w:id="1309" w:author="Daniel Noble" w:date="2023-04-22T08:41:00Z">
        <w:del w:id="1310" w:author="Kristoffer Wild" w:date="2023-04-30T13:11:00Z">
          <w:r w:rsidR="0002573E" w:rsidRPr="008400AD" w:rsidDel="00045344">
            <w:rPr>
              <w:color w:val="000000" w:themeColor="text1"/>
            </w:rPr>
            <w:delText>d</w:delText>
          </w:r>
        </w:del>
      </w:ins>
      <w:ins w:id="1311" w:author="Daniel Noble" w:date="2023-04-22T08:43:00Z">
        <w:del w:id="1312" w:author="Kristoffer Wild" w:date="2023-04-30T13:11:00Z">
          <w:r w:rsidR="0002573E" w:rsidRPr="008400AD" w:rsidDel="00045344">
            <w:rPr>
              <w:color w:val="000000" w:themeColor="text1"/>
            </w:rPr>
            <w:delText>. Such differences may be magnified by the</w:delText>
          </w:r>
        </w:del>
      </w:ins>
      <w:ins w:id="1313" w:author="Daniel Noble" w:date="2023-04-22T08:42:00Z">
        <w:del w:id="1314" w:author="Kristoffer Wild" w:date="2023-04-30T13:11:00Z">
          <w:r w:rsidR="0002573E" w:rsidRPr="008400AD" w:rsidDel="00045344">
            <w:rPr>
              <w:i/>
              <w:iCs/>
              <w:color w:val="000000" w:themeColor="text1"/>
            </w:rPr>
            <w:delText xml:space="preserve"> </w:delText>
          </w:r>
          <w:r w:rsidR="0002573E" w:rsidRPr="008400AD" w:rsidDel="00045344">
            <w:rPr>
              <w:color w:val="000000" w:themeColor="text1"/>
            </w:rPr>
            <w:delText xml:space="preserve">unpredictable resource pulses (high rainfall events/high productivity vs. drought/low productivity) in arid or semi-arid environments </w:delText>
          </w:r>
        </w:del>
      </w:ins>
      <w:ins w:id="1315" w:author="Daniel Noble" w:date="2023-04-22T08:47:00Z">
        <w:del w:id="1316" w:author="Kristoffer Wild" w:date="2023-04-30T13:11:00Z">
          <w:r w:rsidR="00642B9E" w:rsidRPr="008400AD" w:rsidDel="00045344">
            <w:rPr>
              <w:color w:val="000000" w:themeColor="text1"/>
            </w:rPr>
            <w:delText xml:space="preserve">that are known to </w:delText>
          </w:r>
        </w:del>
      </w:ins>
      <w:ins w:id="1317" w:author="Daniel Noble" w:date="2023-04-22T08:42:00Z">
        <w:del w:id="1318" w:author="Kristoffer Wild" w:date="2023-04-30T13:11:00Z">
          <w:r w:rsidR="0002573E" w:rsidRPr="008400AD" w:rsidDel="00045344">
            <w:rPr>
              <w:color w:val="000000" w:themeColor="text1"/>
            </w:rPr>
            <w:delText xml:space="preserve">shape many demographic processes for other species </w:delText>
          </w:r>
        </w:del>
      </w:ins>
      <w:customXmlInsRangeStart w:id="1319" w:author="Daniel Noble" w:date="2023-04-22T08:42:00Z"/>
      <w:customXmlDelRangeStart w:id="1320" w:author="Kristoffer Wild" w:date="2023-04-30T13:11:00Z"/>
      <w:sdt>
        <w:sdtPr>
          <w:rPr>
            <w:color w:val="000000"/>
          </w:rPr>
          <w:tag w:val="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1319"/>
          <w:customXmlDelRangeEnd w:id="1320"/>
          <w:ins w:id="1321" w:author="Daniel Noble" w:date="2023-04-22T08:42:00Z">
            <w:del w:id="1322" w:author="Wild, Kristoffer H." w:date="2023-04-30T16:46:00Z">
              <w:r w:rsidR="0002573E" w:rsidRPr="008400AD" w:rsidDel="001437AD">
                <w:rPr>
                  <w:color w:val="000000"/>
                  <w:rPrChange w:id="1323" w:author="Wild, Kristoffer H." w:date="2023-05-01T17:43:00Z">
                    <w:rPr/>
                  </w:rPrChange>
                </w:rPr>
                <w:delText xml:space="preserve">(Kwok et al., 2016; Letnic &amp; Dickman, 2010; </w:delText>
              </w:r>
            </w:del>
          </w:ins>
          <w:ins w:id="1324" w:author="Kris.Wild" w:date="2023-04-22T09:04:00Z">
            <w:del w:id="1325" w:author="Wild, Kristoffer H." w:date="2023-04-30T16:46:00Z">
              <w:r w:rsidR="008B5799" w:rsidRPr="008400AD" w:rsidDel="001437AD">
                <w:rPr>
                  <w:color w:val="000000"/>
                  <w:rPrChange w:id="1326" w:author="Wild, Kristoffer H." w:date="2023-05-01T17:43:00Z">
                    <w:rPr/>
                  </w:rPrChange>
                </w:rPr>
                <w:delText>Kearney &amp; Porter, 2004; Congdon, 1989</w:delText>
              </w:r>
            </w:del>
          </w:ins>
          <w:ins w:id="1327" w:author="Daniel Noble" w:date="2023-04-22T08:42:00Z">
            <w:del w:id="1328" w:author="Wild, Kristoffer H." w:date="2023-04-30T16:46:00Z">
              <w:r w:rsidR="0002573E" w:rsidRPr="008400AD" w:rsidDel="001437AD">
                <w:rPr>
                  <w:color w:val="000000"/>
                  <w:rPrChange w:id="1329" w:author="Wild, Kristoffer H." w:date="2023-05-01T17:43:00Z">
                    <w:rPr/>
                  </w:rPrChange>
                </w:rPr>
                <w:delText>Noy-Meir, 1973)</w:delText>
              </w:r>
            </w:del>
          </w:ins>
          <w:ins w:id="1330" w:author="Daniel Noble" w:date="2023-04-22T08:47:00Z">
            <w:del w:id="1331" w:author="Wild, Kristoffer H." w:date="2023-04-30T16:46:00Z">
              <w:r w:rsidR="00642B9E" w:rsidRPr="008400AD" w:rsidDel="001437AD">
                <w:rPr>
                  <w:color w:val="000000"/>
                  <w:rPrChange w:id="1332" w:author="Wild, Kristoffer H." w:date="2023-05-01T17:43:00Z">
                    <w:rPr>
                      <w:color w:val="000000"/>
                      <w:vertAlign w:val="superscript"/>
                    </w:rPr>
                  </w:rPrChange>
                </w:rPr>
                <w:delText xml:space="preserve"> </w:delText>
              </w:r>
            </w:del>
          </w:ins>
          <w:customXmlInsRangeStart w:id="1333" w:author="Daniel Noble" w:date="2023-04-22T08:47:00Z"/>
          <w:customXmlDelRangeStart w:id="1334" w:author="Wild, Kristoffer H." w:date="2023-04-30T16:46:00Z"/>
          <w:sdt>
            <w:sdtPr>
              <w:rPr>
                <w:color w:val="000000"/>
              </w:rPr>
              <w:tag w:val="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1333"/>
              <w:customXmlDelRangeEnd w:id="1334"/>
              <w:ins w:id="1335" w:author="Daniel Noble" w:date="2023-04-22T08:47:00Z">
                <w:del w:id="1336" w:author="Wild, Kristoffer H." w:date="2023-04-30T16:46:00Z">
                  <w:r w:rsidR="00642B9E" w:rsidRPr="008400AD" w:rsidDel="001437AD">
                    <w:rPr>
                      <w:color w:val="000000"/>
                      <w:rPrChange w:id="1337" w:author="Wild, Kristoffer H." w:date="2023-05-01T17:43:00Z">
                        <w:rPr/>
                      </w:rPrChange>
                    </w:rPr>
                    <w:delText>(Bradshaw, 1997; Congdon, 1989; Kearney &amp; Porter, 2004)</w:delText>
                  </w:r>
                </w:del>
              </w:ins>
              <w:customXmlInsRangeStart w:id="1338" w:author="Daniel Noble" w:date="2023-04-22T08:47:00Z"/>
              <w:customXmlDelRangeStart w:id="1339" w:author="Wild, Kristoffer H." w:date="2023-04-30T16:46:00Z"/>
            </w:sdtContent>
          </w:sdt>
          <w:customXmlInsRangeEnd w:id="1338"/>
          <w:customXmlDelRangeEnd w:id="1339"/>
          <w:customXmlInsRangeStart w:id="1340" w:author="Daniel Noble" w:date="2023-04-22T08:42:00Z"/>
          <w:customXmlDelRangeStart w:id="1341" w:author="Kristoffer Wild" w:date="2023-04-30T13:11:00Z"/>
        </w:sdtContent>
      </w:sdt>
      <w:customXmlInsRangeEnd w:id="1340"/>
      <w:customXmlDelRangeEnd w:id="1341"/>
      <w:commentRangeEnd w:id="1232"/>
      <w:ins w:id="1342" w:author="Daniel Noble" w:date="2023-04-27T13:20:00Z">
        <w:del w:id="1343" w:author="Kristoffer Wild" w:date="2023-04-30T13:11:00Z">
          <w:r w:rsidR="00BE4B85" w:rsidRPr="008400AD" w:rsidDel="00045344">
            <w:rPr>
              <w:rStyle w:val="CommentReference"/>
              <w:sz w:val="24"/>
              <w:szCs w:val="24"/>
              <w:rPrChange w:id="1344" w:author="Wild, Kristoffer H." w:date="2023-05-01T17:43:00Z">
                <w:rPr>
                  <w:rStyle w:val="CommentReference"/>
                </w:rPr>
              </w:rPrChange>
            </w:rPr>
            <w:commentReference w:id="1232"/>
          </w:r>
        </w:del>
      </w:ins>
      <w:ins w:id="1345" w:author="Daniel Noble" w:date="2023-04-22T08:42:00Z">
        <w:del w:id="1346" w:author="Kristoffer Wild" w:date="2023-04-30T13:11:00Z">
          <w:r w:rsidR="0002573E" w:rsidRPr="008400AD" w:rsidDel="00045344">
            <w:rPr>
              <w:color w:val="000000" w:themeColor="text1"/>
            </w:rPr>
            <w:delText>.</w:delText>
          </w:r>
          <w:r w:rsidR="0002573E" w:rsidRPr="008400AD" w:rsidDel="00045344">
            <w:delText xml:space="preserve"> </w:delText>
          </w:r>
          <w:r w:rsidR="0002573E" w:rsidRPr="008400AD" w:rsidDel="00045344">
            <w:rPr>
              <w:color w:val="000000" w:themeColor="text1"/>
            </w:rPr>
            <w:delText>Locations that experience stochastic fluctuations in resource availability may allow female</w:delText>
          </w:r>
          <w:r w:rsidR="0002573E" w:rsidRPr="008400AD" w:rsidDel="00045344">
            <w:rPr>
              <w:color w:val="000000" w:themeColor="text1"/>
              <w:vertAlign w:val="subscript"/>
            </w:rPr>
            <w:delText xml:space="preserve">SR </w:delText>
          </w:r>
          <w:r w:rsidR="0002573E" w:rsidRPr="008400AD" w:rsidDel="00045344">
            <w:rPr>
              <w:color w:val="000000" w:themeColor="text1"/>
            </w:rPr>
            <w:delText xml:space="preserve">ZZ to persist in low frequencies </w:delText>
          </w:r>
        </w:del>
      </w:ins>
      <w:customXmlInsRangeStart w:id="1347" w:author="Daniel Noble" w:date="2023-04-22T08:42:00Z"/>
      <w:customXmlDelRangeStart w:id="1348" w:author="Kristoffer Wild" w:date="2023-04-30T13:11:00Z"/>
      <w:sdt>
        <w:sdtPr>
          <w:rPr>
            <w:color w:val="000000"/>
          </w:rPr>
          <w:tag w:val="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1347"/>
          <w:customXmlDelRangeEnd w:id="1348"/>
          <w:ins w:id="1349" w:author="Daniel Noble" w:date="2023-04-22T08:42:00Z">
            <w:del w:id="1350" w:author="Wild, Kristoffer H." w:date="2023-04-30T16:46:00Z">
              <w:r w:rsidR="0002573E" w:rsidRPr="008400AD" w:rsidDel="001437AD">
                <w:rPr>
                  <w:color w:val="000000"/>
                  <w:rPrChange w:id="1351" w:author="Wild, Kristoffer H." w:date="2023-05-01T17:43:00Z">
                    <w:rPr/>
                  </w:rPrChange>
                </w:rPr>
                <w:delText>(Burton et al., 2011; Ricklefs &amp; Wikelski, 2002)</w:delText>
              </w:r>
            </w:del>
          </w:ins>
          <w:customXmlInsRangeStart w:id="1352" w:author="Daniel Noble" w:date="2023-04-22T08:42:00Z"/>
          <w:customXmlDelRangeStart w:id="1353" w:author="Kristoffer Wild" w:date="2023-04-30T13:11:00Z"/>
        </w:sdtContent>
      </w:sdt>
      <w:customXmlInsRangeEnd w:id="1352"/>
      <w:customXmlDelRangeEnd w:id="1353"/>
      <w:ins w:id="1354" w:author="Daniel Noble" w:date="2023-04-22T08:42:00Z">
        <w:del w:id="1355" w:author="Kristoffer Wild" w:date="2023-04-30T13:11:00Z">
          <w:r w:rsidR="0002573E" w:rsidRPr="008400AD" w:rsidDel="00045344">
            <w:rPr>
              <w:color w:val="000000" w:themeColor="text1"/>
            </w:rPr>
            <w:delText xml:space="preserve">. </w:delText>
          </w:r>
        </w:del>
      </w:ins>
      <w:del w:id="1356" w:author="Kristoffer Wild" w:date="2023-04-30T13:11:00Z">
        <w:r w:rsidRPr="008400AD" w:rsidDel="00045344">
          <w:rPr>
            <w:color w:val="000000" w:themeColor="text1"/>
          </w:rPr>
          <w:delText xml:space="preserve">Resource availability is a limiting factor for many adult lizards in arid and semi-arid environments </w:delText>
        </w:r>
      </w:del>
      <w:customXmlDelRangeStart w:id="1357" w:author="Kristoffer Wild" w:date="2023-04-30T13:11:00Z"/>
      <w:sdt>
        <w:sdtPr>
          <w:rPr>
            <w:color w:val="000000"/>
          </w:rPr>
          <w:tag w:val="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1357"/>
          <w:del w:id="1358" w:author="Wild, Kristoffer H." w:date="2023-04-30T16:46:00Z">
            <w:r w:rsidR="00EB4892" w:rsidRPr="008400AD" w:rsidDel="001437AD">
              <w:rPr>
                <w:color w:val="000000"/>
                <w:rPrChange w:id="1359" w:author="Wild, Kristoffer H." w:date="2023-05-01T17:43:00Z">
                  <w:rPr/>
                </w:rPrChange>
              </w:rPr>
              <w:delText>(Bradshaw, 1997; Congdon, 1989; Kearney &amp; Porter, 2004)</w:delText>
            </w:r>
          </w:del>
          <w:customXmlDelRangeStart w:id="1360" w:author="Kristoffer Wild" w:date="2023-04-30T13:11:00Z"/>
        </w:sdtContent>
      </w:sdt>
      <w:customXmlDelRangeEnd w:id="1360"/>
      <w:del w:id="1361" w:author="Kristoffer Wild" w:date="2023-04-30T13:11:00Z">
        <w:r w:rsidRPr="008400AD" w:rsidDel="00045344">
          <w:rPr>
            <w:color w:val="000000" w:themeColor="text1"/>
            <w:vertAlign w:val="superscript"/>
          </w:rPr>
          <w:delText xml:space="preserve"> </w:delText>
        </w:r>
        <w:r w:rsidRPr="008400AD" w:rsidDel="00045344">
          <w:rPr>
            <w:color w:val="000000" w:themeColor="text1"/>
          </w:rPr>
          <w:delText xml:space="preserve">occupied by </w:delText>
        </w:r>
        <w:r w:rsidRPr="008400AD" w:rsidDel="00045344">
          <w:rPr>
            <w:i/>
            <w:iCs/>
            <w:color w:val="000000" w:themeColor="text1"/>
          </w:rPr>
          <w:delText>P. vitticeps</w:delText>
        </w:r>
        <w:r w:rsidRPr="008400AD" w:rsidDel="00045344">
          <w:rPr>
            <w:color w:val="000000" w:themeColor="text1"/>
          </w:rPr>
          <w:delText xml:space="preserve"> </w:delText>
        </w:r>
      </w:del>
      <w:customXmlDelRangeStart w:id="1362" w:author="Kristoffer Wild" w:date="2023-04-30T13:11: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
          <w:id w:val="1541627402"/>
          <w:placeholder>
            <w:docPart w:val="9B459C93B67A0E43871DE1EABFC92EEF"/>
          </w:placeholder>
        </w:sdtPr>
        <w:sdtContent>
          <w:customXmlDelRangeEnd w:id="1362"/>
          <w:del w:id="1363" w:author="Wild, Kristoffer H." w:date="2023-04-30T16:46:00Z">
            <w:r w:rsidR="00EB4892" w:rsidRPr="008400AD" w:rsidDel="001437AD">
              <w:rPr>
                <w:color w:val="000000"/>
              </w:rPr>
              <w:delText>(Greer, 1989)</w:delText>
            </w:r>
          </w:del>
          <w:customXmlDelRangeStart w:id="1364" w:author="Kristoffer Wild" w:date="2023-04-30T13:11:00Z"/>
        </w:sdtContent>
      </w:sdt>
      <w:customXmlDelRangeEnd w:id="1364"/>
      <w:del w:id="1365" w:author="Kristoffer Wild" w:date="2023-04-30T13:11:00Z">
        <w:r w:rsidRPr="008400AD" w:rsidDel="00045344">
          <w:rPr>
            <w:color w:val="000000" w:themeColor="text1"/>
          </w:rPr>
          <w:delText>. Resource</w:delText>
        </w:r>
        <w:r w:rsidRPr="008400AD" w:rsidDel="00045344">
          <w:rPr>
            <w:color w:val="000000" w:themeColor="text1"/>
            <w:lang w:val="en-GB"/>
          </w:rPr>
          <w:delText xml:space="preserve"> competition in </w:delText>
        </w:r>
      </w:del>
      <w:ins w:id="1366" w:author="Kris.Wild" w:date="2023-04-11T15:34:00Z">
        <w:del w:id="1367" w:author="Kristoffer Wild" w:date="2023-04-30T13:11:00Z">
          <w:r w:rsidR="00AD6792" w:rsidRPr="008400AD" w:rsidDel="00045344">
            <w:rPr>
              <w:color w:val="000000" w:themeColor="text1"/>
              <w:lang w:val="en-GB"/>
            </w:rPr>
            <w:delText>fluctuating</w:delText>
          </w:r>
        </w:del>
      </w:ins>
      <w:del w:id="1368" w:author="Kristoffer Wild" w:date="2023-04-30T13:11:00Z">
        <w:r w:rsidRPr="008400AD" w:rsidDel="00045344">
          <w:rPr>
            <w:color w:val="000000" w:themeColor="text1"/>
            <w:lang w:val="en-GB"/>
          </w:rPr>
          <w:delText xml:space="preserve">these systems </w:delText>
        </w:r>
      </w:del>
      <w:ins w:id="1369" w:author="Kris.Wild" w:date="2023-04-11T15:35:00Z">
        <w:del w:id="1370" w:author="Kristoffer Wild" w:date="2023-04-30T13:11:00Z">
          <w:r w:rsidR="00AD6792" w:rsidRPr="008400AD" w:rsidDel="00045344">
            <w:rPr>
              <w:color w:val="000000" w:themeColor="text1"/>
              <w:lang w:val="en-GB"/>
            </w:rPr>
            <w:delText xml:space="preserve"> systems </w:delText>
          </w:r>
        </w:del>
      </w:ins>
      <w:del w:id="1371" w:author="Kristoffer Wild" w:date="2023-04-30T13:11:00Z">
        <w:r w:rsidRPr="008400AD" w:rsidDel="00045344">
          <w:rPr>
            <w:color w:val="000000" w:themeColor="text1"/>
            <w:lang w:val="en-GB"/>
          </w:rPr>
          <w:delText>has</w:delText>
        </w:r>
      </w:del>
      <w:ins w:id="1372" w:author="Kris.Wild" w:date="2023-04-11T15:36:00Z">
        <w:del w:id="1373" w:author="Kristoffer Wild" w:date="2023-04-30T13:11:00Z">
          <w:r w:rsidR="00AD6792" w:rsidRPr="008400AD" w:rsidDel="00045344">
            <w:rPr>
              <w:color w:val="000000" w:themeColor="text1"/>
              <w:lang w:val="en-GB"/>
            </w:rPr>
            <w:delText>have</w:delText>
          </w:r>
        </w:del>
      </w:ins>
      <w:del w:id="1374" w:author="Kristoffer Wild" w:date="2023-04-30T13:11:00Z">
        <w:r w:rsidRPr="008400AD" w:rsidDel="00045344">
          <w:rPr>
            <w:color w:val="000000" w:themeColor="text1"/>
            <w:lang w:val="en-GB"/>
          </w:rPr>
          <w:delText xml:space="preserve"> been shown to drive selection towards lower metabolic rates when resources are </w:delText>
        </w:r>
        <w:r w:rsidR="00241136" w:rsidRPr="008400AD" w:rsidDel="00045344">
          <w:rPr>
            <w:color w:val="000000" w:themeColor="text1"/>
            <w:lang w:val="en-GB"/>
          </w:rPr>
          <w:delText>scarce</w:delText>
        </w:r>
        <w:r w:rsidRPr="008400AD" w:rsidDel="00045344">
          <w:rPr>
            <w:color w:val="000000" w:themeColor="text1"/>
            <w:lang w:val="en-GB"/>
          </w:rPr>
          <w:delText xml:space="preserve"> and vice versa when resources are high</w:delText>
        </w:r>
        <w:r w:rsidRPr="008400AD" w:rsidDel="00045344">
          <w:rPr>
            <w:color w:val="000000" w:themeColor="text1"/>
            <w:vertAlign w:val="superscript"/>
            <w:lang w:val="en-GB"/>
          </w:rPr>
          <w:delText xml:space="preserve"> </w:delText>
        </w:r>
      </w:del>
      <w:customXmlDelRangeStart w:id="1375" w:author="Kristoffer Wild" w:date="2023-04-30T13:11:00Z"/>
      <w:sdt>
        <w:sdtPr>
          <w:rPr>
            <w:color w:val="000000"/>
            <w:lang w:val="en-GB"/>
          </w:rPr>
          <w:tag w:val="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1375"/>
          <w:del w:id="1376" w:author="Wild, Kristoffer H." w:date="2023-04-30T16:46:00Z">
            <w:r w:rsidR="00EB4892" w:rsidRPr="008400AD" w:rsidDel="001437AD">
              <w:rPr>
                <w:color w:val="000000"/>
                <w:rPrChange w:id="1377" w:author="Wild, Kristoffer H." w:date="2023-05-01T17:43:00Z">
                  <w:rPr/>
                </w:rPrChange>
              </w:rPr>
              <w:delText>(Arnqvist et al., 2022; Mueller &amp; Diamond, 2001)</w:delText>
            </w:r>
          </w:del>
          <w:customXmlDelRangeStart w:id="1378" w:author="Kristoffer Wild" w:date="2023-04-30T13:11:00Z"/>
        </w:sdtContent>
      </w:sdt>
      <w:customXmlDelRangeEnd w:id="1378"/>
      <w:ins w:id="1379" w:author="Kris.Wild" w:date="2023-04-11T15:36:00Z">
        <w:del w:id="1380" w:author="Kristoffer Wild" w:date="2023-04-30T13:11:00Z">
          <w:r w:rsidR="00AD6792" w:rsidRPr="008400AD" w:rsidDel="00045344">
            <w:rPr>
              <w:color w:val="000000" w:themeColor="text1"/>
              <w:lang w:val="en-GB"/>
            </w:rPr>
            <w:delText>.</w:delText>
          </w:r>
        </w:del>
      </w:ins>
      <w:del w:id="1381" w:author="Kristoffer Wild" w:date="2023-04-30T13:11:00Z">
        <w:r w:rsidRPr="008400AD" w:rsidDel="00045344">
          <w:rPr>
            <w:color w:val="000000" w:themeColor="text1"/>
            <w:lang w:val="en-GB"/>
          </w:rPr>
          <w:delText xml:space="preserve">. </w:delText>
        </w:r>
        <w:r w:rsidRPr="008400AD" w:rsidDel="00045344">
          <w:rPr>
            <w:color w:val="000000" w:themeColor="text1"/>
          </w:rPr>
          <w:delText>The</w:delText>
        </w:r>
        <w:r w:rsidRPr="008400AD" w:rsidDel="00045344">
          <w:rPr>
            <w:i/>
            <w:iCs/>
            <w:color w:val="000000" w:themeColor="text1"/>
          </w:rPr>
          <w:delText xml:space="preserve"> </w:delText>
        </w:r>
        <w:r w:rsidRPr="008400AD" w:rsidDel="00045344">
          <w:rPr>
            <w:color w:val="000000" w:themeColor="text1"/>
          </w:rPr>
          <w:delText>unpredictable resource pulses (high rainfall events/high productivity</w:delText>
        </w:r>
        <w:r w:rsidR="0024073E" w:rsidRPr="008400AD" w:rsidDel="00045344">
          <w:rPr>
            <w:color w:val="000000" w:themeColor="text1"/>
          </w:rPr>
          <w:delText xml:space="preserve"> vs. drought/low productivity</w:delText>
        </w:r>
        <w:r w:rsidRPr="008400AD" w:rsidDel="00045344">
          <w:rPr>
            <w:color w:val="000000" w:themeColor="text1"/>
          </w:rPr>
          <w:delText>) of this region shape</w:delText>
        </w:r>
      </w:del>
      <w:ins w:id="1382" w:author="Kris.Wild" w:date="2023-04-11T15:36:00Z">
        <w:del w:id="1383" w:author="Kristoffer Wild" w:date="2023-04-30T13:11:00Z">
          <w:r w:rsidR="00AD6792" w:rsidRPr="008400AD" w:rsidDel="00045344">
            <w:rPr>
              <w:color w:val="000000" w:themeColor="text1"/>
            </w:rPr>
            <w:delText xml:space="preserve">in </w:delText>
          </w:r>
        </w:del>
      </w:ins>
      <w:ins w:id="1384" w:author="Kris.Wild" w:date="2023-04-11T15:37:00Z">
        <w:del w:id="1385" w:author="Kristoffer Wild" w:date="2023-04-30T13:11:00Z">
          <w:r w:rsidR="00AD6792" w:rsidRPr="008400AD" w:rsidDel="00045344">
            <w:rPr>
              <w:color w:val="000000" w:themeColor="text1"/>
            </w:rPr>
            <w:delText xml:space="preserve">arid or </w:delText>
          </w:r>
        </w:del>
      </w:ins>
      <w:ins w:id="1386" w:author="Kris.Wild" w:date="2023-04-11T15:36:00Z">
        <w:del w:id="1387" w:author="Kristoffer Wild" w:date="2023-04-30T13:11:00Z">
          <w:r w:rsidR="00AD6792" w:rsidRPr="008400AD" w:rsidDel="00045344">
            <w:rPr>
              <w:color w:val="000000" w:themeColor="text1"/>
            </w:rPr>
            <w:delText>semi-arid environments shape</w:delText>
          </w:r>
        </w:del>
      </w:ins>
      <w:ins w:id="1388" w:author="Kris.Wild" w:date="2023-04-11T14:53:00Z">
        <w:del w:id="1389" w:author="Kristoffer Wild" w:date="2023-04-30T13:11:00Z">
          <w:r w:rsidR="0043781E" w:rsidRPr="008400AD" w:rsidDel="00045344">
            <w:rPr>
              <w:color w:val="000000" w:themeColor="text1"/>
            </w:rPr>
            <w:delText xml:space="preserve"> many</w:delText>
          </w:r>
        </w:del>
      </w:ins>
      <w:del w:id="1390" w:author="Kristoffer Wild" w:date="2023-04-30T13:11:00Z">
        <w:r w:rsidRPr="008400AD" w:rsidDel="00045344">
          <w:rPr>
            <w:color w:val="000000" w:themeColor="text1"/>
          </w:rPr>
          <w:delText xml:space="preserve"> demographic processes for other species </w:delText>
        </w:r>
      </w:del>
      <w:customXmlDelRangeStart w:id="1391" w:author="Kristoffer Wild" w:date="2023-04-30T13:11:00Z"/>
      <w:sdt>
        <w:sdtPr>
          <w:rPr>
            <w:color w:val="000000"/>
          </w:rPr>
          <w:tag w:val="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1391"/>
          <w:del w:id="1392" w:author="Wild, Kristoffer H." w:date="2023-04-30T16:46:00Z">
            <w:r w:rsidR="00EB4892" w:rsidRPr="008400AD" w:rsidDel="001437AD">
              <w:rPr>
                <w:color w:val="000000"/>
                <w:rPrChange w:id="1393" w:author="Wild, Kristoffer H." w:date="2023-05-01T17:43:00Z">
                  <w:rPr/>
                </w:rPrChange>
              </w:rPr>
              <w:delText>(Kwok et al., 2016; Letnic &amp; Dickman, 2010; Noy-Meir, 1973)</w:delText>
            </w:r>
          </w:del>
          <w:customXmlDelRangeStart w:id="1394" w:author="Kristoffer Wild" w:date="2023-04-30T13:11:00Z"/>
        </w:sdtContent>
      </w:sdt>
      <w:customXmlDelRangeEnd w:id="1394"/>
      <w:del w:id="1395" w:author="Kristoffer Wild" w:date="2023-04-30T13:11:00Z">
        <w:r w:rsidRPr="008400AD" w:rsidDel="00045344">
          <w:rPr>
            <w:color w:val="000000" w:themeColor="text1"/>
          </w:rPr>
          <w:delText>.</w:delText>
        </w:r>
      </w:del>
      <w:ins w:id="1396" w:author="Kris.Wild" w:date="2023-04-22T07:28:00Z">
        <w:del w:id="1397" w:author="Kristoffer Wild" w:date="2023-04-30T13:11:00Z">
          <w:r w:rsidR="00D848D9" w:rsidRPr="008400AD" w:rsidDel="00045344">
            <w:delText xml:space="preserve"> </w:delText>
          </w:r>
        </w:del>
      </w:ins>
      <w:del w:id="1398" w:author="Kristoffer Wild" w:date="2023-04-30T13:11:00Z">
        <w:r w:rsidRPr="008400AD" w:rsidDel="00045344">
          <w:rPr>
            <w:color w:val="000000" w:themeColor="text1"/>
          </w:rPr>
          <w:delText xml:space="preserve"> </w:delText>
        </w:r>
        <w:r w:rsidR="006D0E5C" w:rsidRPr="008400AD" w:rsidDel="00045344">
          <w:rPr>
            <w:color w:val="000000" w:themeColor="text1"/>
          </w:rPr>
          <w:delText xml:space="preserve">larger individuals are more likely to survive, but </w:delText>
        </w:r>
      </w:del>
      <w:ins w:id="1399" w:author="Kris.Wild" w:date="2023-04-22T07:42:00Z">
        <w:del w:id="1400" w:author="Kristoffer Wild" w:date="2023-04-30T13:11:00Z">
          <w:r w:rsidR="00C01F57" w:rsidRPr="008400AD" w:rsidDel="00045344">
            <w:rPr>
              <w:color w:val="000000" w:themeColor="text1"/>
            </w:rPr>
            <w:delText>L</w:delText>
          </w:r>
        </w:del>
      </w:ins>
      <w:ins w:id="1401" w:author="Kris.Wild" w:date="2023-04-11T15:00:00Z">
        <w:del w:id="1402" w:author="Kristoffer Wild" w:date="2023-04-30T13:11:00Z">
          <w:r w:rsidR="0043781E" w:rsidRPr="008400AD" w:rsidDel="00045344">
            <w:rPr>
              <w:color w:val="000000" w:themeColor="text1"/>
            </w:rPr>
            <w:delText>ocations</w:delText>
          </w:r>
        </w:del>
      </w:ins>
      <w:ins w:id="1403" w:author="Kris.Wild" w:date="2023-04-11T15:03:00Z">
        <w:del w:id="1404" w:author="Kristoffer Wild" w:date="2023-04-30T13:11:00Z">
          <w:r w:rsidR="00B444C9" w:rsidRPr="008400AD" w:rsidDel="00045344">
            <w:rPr>
              <w:color w:val="000000" w:themeColor="text1"/>
            </w:rPr>
            <w:delText xml:space="preserve"> </w:delText>
          </w:r>
        </w:del>
      </w:ins>
      <w:ins w:id="1405" w:author="Kris.Wild" w:date="2023-04-11T15:05:00Z">
        <w:del w:id="1406" w:author="Kristoffer Wild" w:date="2023-04-30T13:11:00Z">
          <w:r w:rsidR="00B444C9" w:rsidRPr="008400AD" w:rsidDel="00045344">
            <w:rPr>
              <w:color w:val="000000" w:themeColor="text1"/>
            </w:rPr>
            <w:delText xml:space="preserve">that experience </w:delText>
          </w:r>
        </w:del>
      </w:ins>
      <w:ins w:id="1407" w:author="Kris.Wild" w:date="2023-04-11T15:26:00Z">
        <w:del w:id="1408" w:author="Kristoffer Wild" w:date="2023-04-30T13:11:00Z">
          <w:r w:rsidR="00F054CD" w:rsidRPr="008400AD" w:rsidDel="00045344">
            <w:rPr>
              <w:color w:val="000000" w:themeColor="text1"/>
            </w:rPr>
            <w:delText>stochastic</w:delText>
          </w:r>
        </w:del>
      </w:ins>
      <w:ins w:id="1409" w:author="Kris.Wild" w:date="2023-04-11T15:05:00Z">
        <w:del w:id="1410" w:author="Kristoffer Wild" w:date="2023-04-30T13:11:00Z">
          <w:r w:rsidR="00B444C9" w:rsidRPr="008400AD" w:rsidDel="00045344">
            <w:rPr>
              <w:color w:val="000000" w:themeColor="text1"/>
            </w:rPr>
            <w:delText xml:space="preserve"> </w:delText>
          </w:r>
        </w:del>
      </w:ins>
      <w:ins w:id="1411" w:author="Kris.Wild" w:date="2023-04-11T15:24:00Z">
        <w:del w:id="1412" w:author="Kristoffer Wild" w:date="2023-04-30T13:11:00Z">
          <w:r w:rsidR="00F054CD" w:rsidRPr="008400AD" w:rsidDel="00045344">
            <w:rPr>
              <w:color w:val="000000" w:themeColor="text1"/>
            </w:rPr>
            <w:delText>fluctuations</w:delText>
          </w:r>
        </w:del>
      </w:ins>
      <w:ins w:id="1413" w:author="Kris.Wild" w:date="2023-04-11T15:05:00Z">
        <w:del w:id="1414" w:author="Kristoffer Wild" w:date="2023-04-30T13:11:00Z">
          <w:r w:rsidR="00B444C9" w:rsidRPr="008400AD" w:rsidDel="00045344">
            <w:rPr>
              <w:color w:val="000000" w:themeColor="text1"/>
            </w:rPr>
            <w:delText xml:space="preserve"> in </w:delText>
          </w:r>
        </w:del>
      </w:ins>
      <w:ins w:id="1415" w:author="Kris.Wild" w:date="2023-04-11T15:23:00Z">
        <w:del w:id="1416" w:author="Kristoffer Wild" w:date="2023-04-30T13:11:00Z">
          <w:r w:rsidR="00F054CD" w:rsidRPr="008400AD" w:rsidDel="00045344">
            <w:rPr>
              <w:color w:val="000000" w:themeColor="text1"/>
            </w:rPr>
            <w:delText xml:space="preserve">resource </w:delText>
          </w:r>
        </w:del>
      </w:ins>
      <w:ins w:id="1417" w:author="Kris.Wild" w:date="2023-04-11T15:26:00Z">
        <w:del w:id="1418" w:author="Kristoffer Wild" w:date="2023-04-30T13:11:00Z">
          <w:r w:rsidR="00F054CD" w:rsidRPr="008400AD" w:rsidDel="00045344">
            <w:rPr>
              <w:color w:val="000000" w:themeColor="text1"/>
            </w:rPr>
            <w:delText>availability</w:delText>
          </w:r>
        </w:del>
      </w:ins>
      <w:ins w:id="1419" w:author="Kris.Wild" w:date="2023-04-11T15:05:00Z">
        <w:del w:id="1420" w:author="Kristoffer Wild" w:date="2023-04-30T13:11:00Z">
          <w:r w:rsidR="00B444C9" w:rsidRPr="008400AD" w:rsidDel="00045344">
            <w:rPr>
              <w:color w:val="000000" w:themeColor="text1"/>
            </w:rPr>
            <w:delText xml:space="preserve"> </w:delText>
          </w:r>
        </w:del>
      </w:ins>
      <w:ins w:id="1421" w:author="Kris.Wild" w:date="2023-04-11T15:00:00Z">
        <w:del w:id="1422" w:author="Kristoffer Wild" w:date="2023-04-30T13:11:00Z">
          <w:r w:rsidR="0043781E" w:rsidRPr="008400AD" w:rsidDel="00045344">
            <w:rPr>
              <w:color w:val="000000" w:themeColor="text1"/>
            </w:rPr>
            <w:delText xml:space="preserve">may allow </w:delText>
          </w:r>
        </w:del>
      </w:ins>
      <w:ins w:id="1423" w:author="Kris.Wild" w:date="2023-04-19T16:09:00Z">
        <w:del w:id="1424" w:author="Kristoffer Wild" w:date="2023-04-30T13:11:00Z">
          <w:r w:rsidR="003469AB" w:rsidRPr="008400AD" w:rsidDel="00045344">
            <w:rPr>
              <w:color w:val="000000" w:themeColor="text1"/>
            </w:rPr>
            <w:delText>female</w:delText>
          </w:r>
          <w:r w:rsidR="003469AB" w:rsidRPr="008400AD" w:rsidDel="00045344">
            <w:rPr>
              <w:color w:val="000000" w:themeColor="text1"/>
              <w:vertAlign w:val="subscript"/>
            </w:rPr>
            <w:delText xml:space="preserve">SR </w:delText>
          </w:r>
          <w:r w:rsidR="003469AB" w:rsidRPr="008400AD" w:rsidDel="00045344">
            <w:rPr>
              <w:color w:val="000000" w:themeColor="text1"/>
            </w:rPr>
            <w:delText xml:space="preserve">ZZ </w:delText>
          </w:r>
        </w:del>
      </w:ins>
      <w:ins w:id="1425" w:author="Kris.Wild" w:date="2023-04-11T15:00:00Z">
        <w:del w:id="1426" w:author="Kristoffer Wild" w:date="2023-04-30T13:11:00Z">
          <w:r w:rsidR="0043781E" w:rsidRPr="008400AD" w:rsidDel="00045344">
            <w:rPr>
              <w:color w:val="000000" w:themeColor="text1"/>
            </w:rPr>
            <w:delText>to persist</w:delText>
          </w:r>
        </w:del>
      </w:ins>
      <w:ins w:id="1427" w:author="Kris.Wild" w:date="2023-04-11T15:24:00Z">
        <w:del w:id="1428" w:author="Kristoffer Wild" w:date="2023-04-30T13:11:00Z">
          <w:r w:rsidR="00F054CD" w:rsidRPr="008400AD" w:rsidDel="00045344">
            <w:rPr>
              <w:color w:val="000000" w:themeColor="text1"/>
            </w:rPr>
            <w:delText xml:space="preserve"> in low but subtle </w:delText>
          </w:r>
        </w:del>
      </w:ins>
      <w:ins w:id="1429" w:author="Kris.Wild" w:date="2023-04-11T15:26:00Z">
        <w:del w:id="1430" w:author="Kristoffer Wild" w:date="2023-04-30T13:11:00Z">
          <w:r w:rsidR="00F054CD" w:rsidRPr="008400AD" w:rsidDel="00045344">
            <w:rPr>
              <w:color w:val="000000" w:themeColor="text1"/>
            </w:rPr>
            <w:delText>frequencies</w:delText>
          </w:r>
        </w:del>
      </w:ins>
      <w:ins w:id="1431" w:author="Kris.Wild" w:date="2023-04-11T15:00:00Z">
        <w:del w:id="1432" w:author="Kristoffer Wild" w:date="2023-04-30T13:11:00Z">
          <w:r w:rsidR="0043781E" w:rsidRPr="008400AD" w:rsidDel="00045344">
            <w:rPr>
              <w:color w:val="000000" w:themeColor="text1"/>
            </w:rPr>
            <w:delText xml:space="preserve"> </w:delText>
          </w:r>
        </w:del>
      </w:ins>
      <w:del w:id="1433" w:author="Kristoffer Wild" w:date="2023-04-30T13:11:00Z">
        <w:r w:rsidR="00241136" w:rsidRPr="008400AD" w:rsidDel="00045344">
          <w:rPr>
            <w:color w:val="000000" w:themeColor="text1"/>
          </w:rPr>
          <w:delText>Selection may favour</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when resources are limited, pushing the species along a physiologically constrained path </w:delText>
        </w:r>
      </w:del>
      <w:customXmlDelRangeStart w:id="1434" w:author="Kristoffer Wild" w:date="2023-04-30T13:11:00Z"/>
      <w:sdt>
        <w:sdtPr>
          <w:rPr>
            <w:color w:val="000000"/>
          </w:rPr>
          <w:tag w:val="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1434"/>
          <w:del w:id="1435" w:author="Wild, Kristoffer H." w:date="2023-04-30T16:46:00Z">
            <w:r w:rsidR="00EB4892" w:rsidRPr="008400AD" w:rsidDel="001437AD">
              <w:rPr>
                <w:color w:val="000000"/>
                <w:rPrChange w:id="1436" w:author="Wild, Kristoffer H." w:date="2023-05-01T17:43:00Z">
                  <w:rPr/>
                </w:rPrChange>
              </w:rPr>
              <w:delText>(Burton et al., 2011; Ricklefs &amp; Wikelski, 2002)</w:delText>
            </w:r>
          </w:del>
          <w:customXmlDelRangeStart w:id="1437" w:author="Kristoffer Wild" w:date="2023-04-30T13:11:00Z"/>
        </w:sdtContent>
      </w:sdt>
      <w:customXmlDelRangeEnd w:id="1437"/>
      <w:del w:id="1438" w:author="Kristoffer Wild" w:date="2023-04-30T13:11:00Z">
        <w:r w:rsidRPr="008400AD" w:rsidDel="00045344">
          <w:rPr>
            <w:color w:val="000000" w:themeColor="text1"/>
          </w:rPr>
          <w:delText>. Low energy requirements documented in female</w:delText>
        </w:r>
        <w:r w:rsidRPr="008400AD" w:rsidDel="00045344">
          <w:rPr>
            <w:color w:val="000000" w:themeColor="text1"/>
            <w:vertAlign w:val="subscript"/>
          </w:rPr>
          <w:delText xml:space="preserve">SR </w:delText>
        </w:r>
        <w:r w:rsidRPr="008400AD" w:rsidDel="00045344">
          <w:rPr>
            <w:color w:val="000000" w:themeColor="text1"/>
          </w:rPr>
          <w:delText xml:space="preserve">ZZ hatchlings may provide a competitive advantage during </w:delText>
        </w:r>
        <w:r w:rsidR="0024073E" w:rsidRPr="008400AD" w:rsidDel="00045344">
          <w:rPr>
            <w:color w:val="000000" w:themeColor="text1"/>
          </w:rPr>
          <w:delText>drought conditions</w:delText>
        </w:r>
        <w:r w:rsidR="00241136" w:rsidRPr="008400AD" w:rsidDel="00045344">
          <w:rPr>
            <w:color w:val="000000" w:themeColor="text1"/>
          </w:rPr>
          <w:delText>, allowing</w:delText>
        </w:r>
        <w:r w:rsidRPr="008400AD" w:rsidDel="00045344">
          <w:rPr>
            <w:color w:val="000000" w:themeColor="text1"/>
          </w:rPr>
          <w:delText xml:space="preserve"> female</w:delText>
        </w:r>
        <w:r w:rsidRPr="008400AD" w:rsidDel="00045344">
          <w:rPr>
            <w:color w:val="000000" w:themeColor="text1"/>
            <w:vertAlign w:val="subscript"/>
          </w:rPr>
          <w:delText xml:space="preserve">SR </w:delText>
        </w:r>
        <w:r w:rsidRPr="008400AD" w:rsidDel="00045344">
          <w:rPr>
            <w:color w:val="000000" w:themeColor="text1"/>
          </w:rPr>
          <w:delText xml:space="preserve">ZZ to persist within populations that experience </w:delText>
        </w:r>
        <w:r w:rsidR="00212C00" w:rsidRPr="008400AD" w:rsidDel="00045344">
          <w:rPr>
            <w:color w:val="000000" w:themeColor="text1"/>
          </w:rPr>
          <w:delText xml:space="preserve">unpredictable </w:delText>
        </w:r>
        <w:r w:rsidRPr="008400AD" w:rsidDel="00045344">
          <w:rPr>
            <w:color w:val="000000" w:themeColor="text1"/>
          </w:rPr>
          <w:delText>stochastic environmental changes</w:delText>
        </w:r>
      </w:del>
      <w:ins w:id="1439" w:author="Kris.Wild" w:date="2023-04-22T07:42:00Z">
        <w:del w:id="1440" w:author="Kristoffer Wild" w:date="2023-04-30T13:11:00Z">
          <w:r w:rsidR="00C01F57" w:rsidRPr="008400AD" w:rsidDel="00045344">
            <w:rPr>
              <w:color w:val="000000" w:themeColor="text1"/>
            </w:rPr>
            <w:delText xml:space="preserve"> if the mass-specific metabolic rate </w:delText>
          </w:r>
        </w:del>
      </w:ins>
      <w:ins w:id="1441" w:author="Kris.Wild" w:date="2023-04-22T07:43:00Z">
        <w:del w:id="1442" w:author="Kristoffer Wild" w:date="2023-04-30T13:11:00Z">
          <w:r w:rsidR="00C01F57" w:rsidRPr="008400AD" w:rsidDel="00045344">
            <w:rPr>
              <w:color w:val="000000" w:themeColor="text1"/>
            </w:rPr>
            <w:delText>patterns continue between</w:delText>
          </w:r>
        </w:del>
      </w:ins>
      <w:ins w:id="1443" w:author="Kris.Wild" w:date="2023-04-22T07:42:00Z">
        <w:del w:id="1444" w:author="Kristoffer Wild" w:date="2023-04-30T13:11:00Z">
          <w:r w:rsidR="00C01F57" w:rsidRPr="008400AD" w:rsidDel="00045344">
            <w:rPr>
              <w:color w:val="000000" w:themeColor="text1"/>
            </w:rPr>
            <w:delText xml:space="preserve"> female</w:delText>
          </w:r>
          <w:r w:rsidR="00C01F57" w:rsidRPr="008400AD" w:rsidDel="00045344">
            <w:rPr>
              <w:color w:val="000000" w:themeColor="text1"/>
              <w:vertAlign w:val="subscript"/>
            </w:rPr>
            <w:delText xml:space="preserve">SR </w:delText>
          </w:r>
          <w:r w:rsidR="00C01F57" w:rsidRPr="008400AD" w:rsidDel="00045344">
            <w:rPr>
              <w:color w:val="000000" w:themeColor="text1"/>
            </w:rPr>
            <w:delText xml:space="preserve">ZZ and ZW individuals </w:delText>
          </w:r>
        </w:del>
      </w:ins>
      <w:ins w:id="1445" w:author="Kris.Wild" w:date="2023-04-22T07:44:00Z">
        <w:del w:id="1446" w:author="Kristoffer Wild" w:date="2023-04-30T13:11:00Z">
          <w:r w:rsidR="00C01F57" w:rsidRPr="008400AD" w:rsidDel="00045344">
            <w:rPr>
              <w:color w:val="000000" w:themeColor="text1"/>
            </w:rPr>
            <w:delText xml:space="preserve">as they grow larger </w:delText>
          </w:r>
        </w:del>
      </w:ins>
      <w:ins w:id="1447" w:author="Kris.Wild" w:date="2023-04-22T07:42:00Z">
        <w:del w:id="1448" w:author="Kristoffer Wild" w:date="2023-04-30T13:11:00Z">
          <w:r w:rsidR="00C01F57" w:rsidRPr="008400AD" w:rsidDel="00045344">
            <w:rPr>
              <w:color w:val="000000" w:themeColor="text1"/>
            </w:rPr>
            <w:delText>(Figure 2D</w:delText>
          </w:r>
        </w:del>
      </w:ins>
      <w:ins w:id="1449" w:author="Kris.Wild" w:date="2023-04-22T07:44:00Z">
        <w:del w:id="1450" w:author="Kristoffer Wild" w:date="2023-04-30T13:11:00Z">
          <w:r w:rsidR="00C01F57" w:rsidRPr="008400AD" w:rsidDel="00045344">
            <w:rPr>
              <w:color w:val="000000" w:themeColor="text1"/>
            </w:rPr>
            <w:delText>; Table S3</w:delText>
          </w:r>
        </w:del>
      </w:ins>
      <w:ins w:id="1451" w:author="Kris.Wild" w:date="2023-04-22T07:42:00Z">
        <w:del w:id="1452" w:author="Kristoffer Wild" w:date="2023-04-30T13:11:00Z">
          <w:r w:rsidR="00C01F57" w:rsidRPr="008400AD" w:rsidDel="00045344">
            <w:rPr>
              <w:color w:val="000000" w:themeColor="text1"/>
            </w:rPr>
            <w:delText>)</w:delText>
          </w:r>
        </w:del>
      </w:ins>
      <w:ins w:id="1453" w:author="Kris.Wild" w:date="2023-04-22T07:44:00Z">
        <w:del w:id="1454" w:author="Kristoffer Wild" w:date="2023-04-30T13:11:00Z">
          <w:r w:rsidR="00C01F57" w:rsidRPr="008400AD" w:rsidDel="00045344">
            <w:rPr>
              <w:color w:val="000000" w:themeColor="text1"/>
            </w:rPr>
            <w:delText>.</w:delText>
          </w:r>
        </w:del>
      </w:ins>
      <w:del w:id="1455" w:author="Kristoffer Wild" w:date="2023-04-30T13:11:00Z">
        <w:r w:rsidRPr="008400AD" w:rsidDel="00045344">
          <w:rPr>
            <w:color w:val="000000" w:themeColor="text1"/>
          </w:rPr>
          <w:delText xml:space="preserve">. The </w:delText>
        </w:r>
      </w:del>
      <w:ins w:id="1456" w:author="Kris.Wild" w:date="2023-04-11T15:06:00Z">
        <w:del w:id="1457" w:author="Kristoffer Wild" w:date="2023-04-30T13:11:00Z">
          <w:r w:rsidR="00B444C9" w:rsidRPr="008400AD" w:rsidDel="00045344">
            <w:rPr>
              <w:color w:val="000000" w:themeColor="text1"/>
            </w:rPr>
            <w:delText>Further attention is needed to invest</w:delText>
          </w:r>
        </w:del>
      </w:ins>
      <w:ins w:id="1458" w:author="Kris.Wild" w:date="2023-04-11T15:07:00Z">
        <w:del w:id="1459" w:author="Kristoffer Wild" w:date="2023-04-30T13:11:00Z">
          <w:r w:rsidR="00B444C9" w:rsidRPr="008400AD" w:rsidDel="00045344">
            <w:rPr>
              <w:color w:val="000000" w:themeColor="text1"/>
            </w:rPr>
            <w:delText xml:space="preserve">igate </w:delText>
          </w:r>
        </w:del>
      </w:ins>
      <w:ins w:id="1460" w:author="Kris.Wild" w:date="2023-04-11T15:38:00Z">
        <w:del w:id="1461" w:author="Kristoffer Wild" w:date="2023-04-30T13:11:00Z">
          <w:r w:rsidR="00AD6792" w:rsidRPr="008400AD" w:rsidDel="00045344">
            <w:rPr>
              <w:color w:val="000000" w:themeColor="text1"/>
            </w:rPr>
            <w:delText>how the</w:delText>
          </w:r>
        </w:del>
      </w:ins>
      <w:ins w:id="1462" w:author="Kris.Wild" w:date="2023-04-11T15:30:00Z">
        <w:del w:id="1463" w:author="Kristoffer Wild" w:date="2023-04-30T13:11:00Z">
          <w:r w:rsidR="00F054CD" w:rsidRPr="008400AD" w:rsidDel="00045344">
            <w:rPr>
              <w:color w:val="000000" w:themeColor="text1"/>
            </w:rPr>
            <w:delText xml:space="preserve"> availability of resources influences the development of life history characteristics in different sexes and how these responses are connected to the occurrence of sex reversal in natural environments.</w:delText>
          </w:r>
        </w:del>
      </w:ins>
      <w:del w:id="1464" w:author="Kristoffer Wild" w:date="2023-04-30T13:11:00Z">
        <w:r w:rsidRPr="008400AD" w:rsidDel="00045344">
          <w:rPr>
            <w:color w:val="000000" w:themeColor="text1"/>
          </w:rPr>
          <w:delText xml:space="preserve">role resource availability may play in explaining the distribution of sex-reversal in this species and others requires further investigation. </w:delText>
        </w:r>
      </w:del>
      <w:ins w:id="1465" w:author="Daniel Noble" w:date="2023-04-22T08:48:00Z">
        <w:del w:id="1466" w:author="Kristoffer Wild" w:date="2023-04-30T13:11:00Z">
          <w:r w:rsidR="00887E8C" w:rsidRPr="008400AD" w:rsidDel="00045344">
            <w:rPr>
              <w:color w:val="000000" w:themeColor="text1"/>
            </w:rPr>
            <w:delText xml:space="preserve">Future work testing this hypothesis in wild populations will be potentially fruitful in helping to understand the occurrence of sex-reversal in </w:delText>
          </w:r>
          <w:r w:rsidR="00887E8C" w:rsidRPr="008400AD" w:rsidDel="00045344">
            <w:rPr>
              <w:i/>
              <w:iCs/>
              <w:color w:val="000000" w:themeColor="text1"/>
              <w:rPrChange w:id="1467" w:author="Wild, Kristoffer H." w:date="2023-05-01T17:43:00Z">
                <w:rPr>
                  <w:color w:val="000000" w:themeColor="text1"/>
                </w:rPr>
              </w:rPrChange>
            </w:rPr>
            <w:delText>Pogona</w:delText>
          </w:r>
          <w:r w:rsidR="00887E8C" w:rsidRPr="008400AD" w:rsidDel="00045344">
            <w:rPr>
              <w:color w:val="000000" w:themeColor="text1"/>
            </w:rPr>
            <w:delText>.</w:delText>
          </w:r>
        </w:del>
      </w:ins>
    </w:p>
    <w:p w14:paraId="26DE68D4" w14:textId="623E0B2A" w:rsidR="00A976A6" w:rsidRPr="00A976A6" w:rsidRDefault="00A976A6" w:rsidP="00A146D7">
      <w:pPr>
        <w:ind w:firstLine="720"/>
        <w:contextualSpacing/>
        <w:rPr>
          <w:color w:val="000000" w:themeColor="text1"/>
        </w:rPr>
      </w:pPr>
      <w:r w:rsidRPr="008400AD">
        <w:rPr>
          <w:color w:val="000000" w:themeColor="text1"/>
        </w:rPr>
        <w:t>There has been little to no attention focused on the</w:t>
      </w:r>
      <w:r w:rsidRPr="00A976A6">
        <w:rPr>
          <w:color w:val="000000" w:themeColor="text1"/>
        </w:rPr>
        <w:t xml:space="preserve"> energetic and </w:t>
      </w:r>
      <w:del w:id="1468" w:author="Kris.Wild" w:date="2023-04-11T15:12:00Z">
        <w:r w:rsidRPr="00A976A6" w:rsidDel="0026591D">
          <w:rPr>
            <w:color w:val="000000" w:themeColor="text1"/>
          </w:rPr>
          <w:delText xml:space="preserve">fitness </w:delText>
        </w:r>
      </w:del>
      <w:ins w:id="1469" w:author="Kris.Wild" w:date="2023-04-11T15:12:00Z">
        <w:r w:rsidR="0026591D">
          <w:rPr>
            <w:color w:val="000000" w:themeColor="text1"/>
          </w:rPr>
          <w:t>survival</w:t>
        </w:r>
        <w:r w:rsidR="0026591D" w:rsidRPr="00A976A6">
          <w:rPr>
            <w:color w:val="000000" w:themeColor="text1"/>
          </w:rPr>
          <w:t xml:space="preserve"> </w:t>
        </w:r>
      </w:ins>
      <w:ins w:id="1470" w:author="Kris.Wild" w:date="2023-04-11T15:13:00Z">
        <w:r w:rsidR="0026591D">
          <w:rPr>
            <w:color w:val="000000" w:themeColor="text1"/>
          </w:rPr>
          <w:t>consequences</w:t>
        </w:r>
      </w:ins>
      <w:ins w:id="1471" w:author="Kris.Wild" w:date="2023-04-11T15:12:00Z">
        <w:r w:rsidR="0026591D">
          <w:rPr>
            <w:color w:val="000000" w:themeColor="text1"/>
          </w:rPr>
          <w:t xml:space="preserve"> </w:t>
        </w:r>
      </w:ins>
      <w:del w:id="1472"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1473" w:author="Kris.Wild" w:date="2023-04-12T09:27:00Z">
        <w:r w:rsidR="005E4AC5">
          <w:rPr>
            <w:color w:val="000000" w:themeColor="text1"/>
          </w:rPr>
          <w:t>,</w:t>
        </w:r>
      </w:ins>
      <w:r w:rsidR="00212C00">
        <w:rPr>
          <w:color w:val="000000" w:themeColor="text1"/>
        </w:rPr>
        <w:t xml:space="preserve"> </w:t>
      </w:r>
      <w:del w:id="1474" w:author="Kris.Wild" w:date="2023-04-11T15:39:00Z">
        <w:r w:rsidR="00212C00" w:rsidDel="00AD6792">
          <w:rPr>
            <w:color w:val="000000" w:themeColor="text1"/>
          </w:rPr>
          <w:delText xml:space="preserve">and </w:delText>
        </w:r>
      </w:del>
      <w:ins w:id="1475" w:author="Kris.Wild" w:date="2023-04-11T15:39:00Z">
        <w:r w:rsidR="00AD6792">
          <w:rPr>
            <w:color w:val="000000" w:themeColor="text1"/>
          </w:rPr>
          <w:t>growth</w:t>
        </w:r>
      </w:ins>
      <w:ins w:id="1476" w:author="Kris.Wild" w:date="2023-04-12T09:27:00Z">
        <w:r w:rsidR="005E4AC5">
          <w:rPr>
            <w:color w:val="000000" w:themeColor="text1"/>
          </w:rPr>
          <w:t>,</w:t>
        </w:r>
      </w:ins>
      <w:ins w:id="1477" w:author="Kris.Wild" w:date="2023-04-11T15:39:00Z">
        <w:r w:rsidR="00AD6792">
          <w:rPr>
            <w:color w:val="000000" w:themeColor="text1"/>
          </w:rPr>
          <w:t xml:space="preserve"> and survival</w:t>
        </w:r>
      </w:ins>
      <w:del w:id="1478"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1479" w:author="Kris.Wild" w:date="2023-04-11T15:41:00Z">
        <w:r w:rsidRPr="00A976A6" w:rsidDel="00AD6792">
          <w:rPr>
            <w:color w:val="000000" w:themeColor="text1"/>
          </w:rPr>
          <w:delText>vary</w:delText>
        </w:r>
      </w:del>
      <w:ins w:id="1480" w:author="Kris.Wild" w:date="2023-04-11T15:41:00Z">
        <w:r w:rsidR="00AD6792">
          <w:rPr>
            <w:color w:val="000000" w:themeColor="text1"/>
          </w:rPr>
          <w:t>varies</w:t>
        </w:r>
      </w:ins>
      <w:r w:rsidRPr="00A976A6">
        <w:rPr>
          <w:color w:val="000000" w:themeColor="text1"/>
        </w:rPr>
        <w:t xml:space="preserve"> across sexes as individuals get larger (Fig. 2</w:t>
      </w:r>
      <w:ins w:id="1481" w:author="Kris.Wild" w:date="2023-04-11T15:42:00Z">
        <w:r w:rsidR="0046202E">
          <w:rPr>
            <w:color w:val="000000" w:themeColor="text1"/>
          </w:rPr>
          <w:t>)</w:t>
        </w:r>
      </w:ins>
      <w:del w:id="1482" w:author="Kris.Wild" w:date="2023-04-11T15:42:00Z">
        <w:r w:rsidRPr="00A976A6" w:rsidDel="0046202E">
          <w:rPr>
            <w:color w:val="000000" w:themeColor="text1"/>
          </w:rPr>
          <w:delText xml:space="preserve">), </w:delText>
        </w:r>
      </w:del>
      <w:del w:id="1483" w:author="Kris.Wild" w:date="2023-04-11T15:41:00Z">
        <w:r w:rsidRPr="00A976A6" w:rsidDel="00AD6792">
          <w:rPr>
            <w:color w:val="000000" w:themeColor="text1"/>
          </w:rPr>
          <w:delText xml:space="preserve">possibly affecting the </w:delText>
        </w:r>
      </w:del>
      <w:del w:id="1484" w:author="Kris.Wild" w:date="2023-04-11T15:40:00Z">
        <w:r w:rsidRPr="00A976A6" w:rsidDel="00AD6792">
          <w:rPr>
            <w:color w:val="000000" w:themeColor="text1"/>
          </w:rPr>
          <w:delText xml:space="preserve">fitness </w:delText>
        </w:r>
      </w:del>
      <w:del w:id="1485"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1486"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1487" w:author="Kris.Wild" w:date="2023-04-11T15:42:00Z">
        <w:r w:rsidR="00223937" w:rsidRPr="00A976A6" w:rsidDel="0046202E">
          <w:rPr>
            <w:color w:val="000000" w:themeColor="text1"/>
          </w:rPr>
          <w:delText xml:space="preserve">of </w:delText>
        </w:r>
      </w:del>
      <w:ins w:id="1488"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B. duperreyi</w:t>
      </w:r>
      <w:del w:id="1489"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1490"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w:t>
      </w:r>
      <w:del w:id="1491" w:author="Wild, Kristoffer H." w:date="2023-04-30T18:34:00Z">
        <w:r w:rsidR="00223937" w:rsidRPr="00D90C00" w:rsidDel="00A86237">
          <w:rPr>
            <w:color w:val="000000" w:themeColor="text1"/>
            <w:lang w:val="en-US"/>
          </w:rPr>
          <w:delText xml:space="preserve">difference </w:delText>
        </w:r>
      </w:del>
      <w:r w:rsidR="00223937" w:rsidRPr="00D90C00">
        <w:rPr>
          <w:color w:val="000000" w:themeColor="text1"/>
          <w:lang w:val="en-US"/>
        </w:rPr>
        <w:t xml:space="preserve">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w:t>
      </w:r>
      <w:customXmlInsRangeStart w:id="1492" w:author="Wild, Kristoffer H." w:date="2023-04-30T18:35:00Z"/>
      <w:sdt>
        <w:sdtPr>
          <w:rPr>
            <w:color w:val="000000"/>
            <w:lang w:val="en-US"/>
          </w:rPr>
          <w:tag w:val="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
          <w:id w:val="1382757633"/>
          <w:placeholder>
            <w:docPart w:val="DefaultPlaceholder_-1854013440"/>
          </w:placeholder>
        </w:sdtPr>
        <w:sdtContent>
          <w:customXmlInsRangeEnd w:id="1492"/>
          <w:ins w:id="1493" w:author="Wild, Kristoffer H." w:date="2023-04-30T19:21:00Z">
            <w:r w:rsidR="0027621E" w:rsidRPr="0027621E">
              <w:rPr>
                <w:color w:val="000000"/>
                <w:lang w:val="en-US"/>
                <w:rPrChange w:id="1494" w:author="Wild, Kristoffer H." w:date="2023-04-30T19:21:00Z">
                  <w:rPr/>
                </w:rPrChange>
              </w:rPr>
              <w:t>(Castelli et al., 2021; Dissanayake et al., 2021b)</w:t>
            </w:r>
          </w:ins>
          <w:customXmlInsRangeStart w:id="1495" w:author="Wild, Kristoffer H." w:date="2023-04-30T18:35:00Z"/>
        </w:sdtContent>
      </w:sdt>
      <w:customXmlInsRangeEnd w:id="1495"/>
      <w:del w:id="1496" w:author="Wild, Kristoffer H." w:date="2023-04-30T18:34:00Z">
        <w:r w:rsidR="00223937" w:rsidRPr="00D90C00" w:rsidDel="00A86237">
          <w:rPr>
            <w:color w:val="000000" w:themeColor="text1"/>
            <w:lang w:val="en-US"/>
          </w:rPr>
          <w:delText xml:space="preserve">(Castelli et al., 2020; </w:delText>
        </w:r>
        <w:r w:rsidR="00223937" w:rsidRPr="00D90C00" w:rsidDel="00A86237">
          <w:rPr>
            <w:color w:val="000000" w:themeColor="text1"/>
          </w:rPr>
          <w:delText>Dissanayake et al., 2021</w:delText>
        </w:r>
        <w:r w:rsidR="00223937" w:rsidRPr="00D90C00" w:rsidDel="00A86237">
          <w:rPr>
            <w:color w:val="000000" w:themeColor="text1"/>
            <w:lang w:val="en-US"/>
          </w:rPr>
          <w:delText>)</w:delText>
        </w:r>
      </w:del>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 xml:space="preserve">Although we did not detect a significant </w:t>
      </w:r>
      <w:r w:rsidRPr="00D90C00">
        <w:rPr>
          <w:color w:val="000000" w:themeColor="text1"/>
        </w:rPr>
        <w:lastRenderedPageBreak/>
        <w:t>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ins w:id="1497" w:author="Wild, Kristoffer H." w:date="2023-04-30T19:21:00Z">
            <w:r w:rsidR="0027621E" w:rsidRPr="0027621E">
              <w:rPr>
                <w:color w:val="000000"/>
              </w:rPr>
              <w:t>(</w:t>
            </w:r>
            <w:proofErr w:type="spellStart"/>
            <w:r w:rsidR="0027621E" w:rsidRPr="0027621E">
              <w:rPr>
                <w:color w:val="000000"/>
              </w:rPr>
              <w:t>Mikó</w:t>
            </w:r>
            <w:proofErr w:type="spellEnd"/>
            <w:r w:rsidR="0027621E" w:rsidRPr="0027621E">
              <w:rPr>
                <w:color w:val="000000"/>
              </w:rPr>
              <w:t xml:space="preserve"> et al., 2021)</w:t>
            </w:r>
          </w:ins>
          <w:del w:id="1498" w:author="Wild, Kristoffer H." w:date="2023-04-30T16:46:00Z">
            <w:r w:rsidR="00EB4892" w:rsidRPr="0027621E" w:rsidDel="001437AD">
              <w:rPr>
                <w:color w:val="000000"/>
              </w:rPr>
              <w:delText>(Mikó et al., 2021)</w:delText>
            </w:r>
          </w:del>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ins w:id="1499" w:author="Wild, Kristoffer H." w:date="2023-04-30T19:21:00Z">
            <w:r w:rsidR="0027621E" w:rsidRPr="0027621E">
              <w:rPr>
                <w:color w:val="000000"/>
              </w:rPr>
              <w:t>(Wild et al., 2022)</w:t>
            </w:r>
          </w:ins>
          <w:del w:id="1500" w:author="Wild, Kristoffer H." w:date="2023-04-30T16:46:00Z">
            <w:r w:rsidR="00EB4892" w:rsidRPr="0027621E" w:rsidDel="001437AD">
              <w:rPr>
                <w:color w:val="000000"/>
              </w:rPr>
              <w:delText>(Wild et al., 2022)</w:delText>
            </w:r>
          </w:del>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
          <w:id w:val="-1866435368"/>
          <w:placeholder>
            <w:docPart w:val="C4CDD791CC79EA49B91996D71A424E42"/>
          </w:placeholder>
        </w:sdtPr>
        <w:sdtContent>
          <w:ins w:id="1501" w:author="Wild, Kristoffer H." w:date="2023-04-30T19:21:00Z">
            <w:r w:rsidR="0027621E" w:rsidRPr="0027621E">
              <w:rPr>
                <w:color w:val="000000"/>
              </w:rPr>
              <w:t xml:space="preserve">(Cotton and </w:t>
            </w:r>
            <w:proofErr w:type="spellStart"/>
            <w:r w:rsidR="0027621E" w:rsidRPr="0027621E">
              <w:rPr>
                <w:color w:val="000000"/>
              </w:rPr>
              <w:t>Wedekind</w:t>
            </w:r>
            <w:proofErr w:type="spellEnd"/>
            <w:r w:rsidR="0027621E" w:rsidRPr="0027621E">
              <w:rPr>
                <w:color w:val="000000"/>
              </w:rPr>
              <w:t>, 2009)</w:t>
            </w:r>
          </w:ins>
          <w:del w:id="1502" w:author="Wild, Kristoffer H." w:date="2023-04-30T16:46:00Z">
            <w:r w:rsidR="00EB4892" w:rsidRPr="0027621E" w:rsidDel="001437AD">
              <w:rPr>
                <w:color w:val="000000"/>
                <w:rPrChange w:id="1503" w:author="Wild, Kristoffer H." w:date="2023-04-30T19:21:00Z">
                  <w:rPr/>
                </w:rPrChange>
              </w:rPr>
              <w:delText>(Cotton &amp; Wedekind, 2009)</w:delText>
            </w:r>
          </w:del>
        </w:sdtContent>
      </w:sdt>
      <w:r w:rsidRPr="00A976A6">
        <w:rPr>
          <w:color w:val="000000" w:themeColor="text1"/>
        </w:rPr>
        <w:t xml:space="preserve">. Overall, the lack of explicit support in our data for the Like Genotype </w:t>
      </w:r>
      <w:ins w:id="1504"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1505" w:author="Kris.Wild" w:date="2023-04-22T08:09:00Z">
        <w:r w:rsidR="004B59F5">
          <w:rPr>
            <w:color w:val="000000" w:themeColor="text1"/>
          </w:rPr>
          <w:t>.</w:t>
        </w:r>
      </w:ins>
    </w:p>
    <w:p w14:paraId="0D797DA4" w14:textId="3C6CB2AD" w:rsidR="001C6646" w:rsidDel="00CB25B1" w:rsidRDefault="001C6646" w:rsidP="00A146D7">
      <w:pPr>
        <w:contextualSpacing/>
        <w:rPr>
          <w:del w:id="1506" w:author="Kris.Wild" w:date="2023-04-11T11:10:00Z"/>
          <w:color w:val="000000" w:themeColor="text1"/>
        </w:rPr>
      </w:pPr>
    </w:p>
    <w:p w14:paraId="3ADB2530" w14:textId="77777777" w:rsidR="00652BCE" w:rsidDel="009D367F" w:rsidRDefault="00652BCE" w:rsidP="00A146D7">
      <w:pPr>
        <w:contextualSpacing/>
        <w:rPr>
          <w:del w:id="1507" w:author="Kristoffer Wild" w:date="2023-04-30T16:22:00Z"/>
          <w:color w:val="000000" w:themeColor="text1"/>
        </w:rPr>
      </w:pPr>
    </w:p>
    <w:p w14:paraId="396B2439" w14:textId="77777777" w:rsidR="00596359" w:rsidDel="009D367F" w:rsidRDefault="00596359" w:rsidP="00A146D7">
      <w:pPr>
        <w:contextualSpacing/>
        <w:rPr>
          <w:ins w:id="1508" w:author="Daniel Noble" w:date="2023-04-27T10:09:00Z"/>
          <w:del w:id="1509" w:author="Kristoffer Wild" w:date="2023-04-30T16:22:00Z"/>
          <w:color w:val="000000" w:themeColor="text1"/>
        </w:rPr>
      </w:pPr>
    </w:p>
    <w:p w14:paraId="4C4EA49A" w14:textId="77777777" w:rsidR="00F97CDD" w:rsidDel="009D367F" w:rsidRDefault="00F97CDD" w:rsidP="00A146D7">
      <w:pPr>
        <w:contextualSpacing/>
        <w:rPr>
          <w:ins w:id="1510" w:author="Daniel Noble" w:date="2023-04-27T10:09:00Z"/>
          <w:del w:id="1511" w:author="Kristoffer Wild" w:date="2023-04-30T16:22:00Z"/>
          <w:color w:val="000000" w:themeColor="text1"/>
        </w:rPr>
      </w:pPr>
    </w:p>
    <w:p w14:paraId="4F80E145" w14:textId="17094BF3" w:rsidR="00F97CDD" w:rsidRPr="0069440C" w:rsidDel="009D367F" w:rsidRDefault="00F97CDD" w:rsidP="00F97CDD">
      <w:pPr>
        <w:keepNext/>
        <w:spacing w:before="240" w:after="120"/>
        <w:contextualSpacing/>
        <w:rPr>
          <w:ins w:id="1512" w:author="Daniel Noble" w:date="2023-04-27T10:09:00Z"/>
          <w:del w:id="1513" w:author="Kristoffer Wild" w:date="2023-04-30T16:22:00Z"/>
          <w:b/>
          <w:bCs/>
          <w:color w:val="000000" w:themeColor="text1"/>
        </w:rPr>
      </w:pPr>
      <w:ins w:id="1514" w:author="Daniel Noble" w:date="2023-04-27T10:09:00Z">
        <w:del w:id="1515" w:author="Kristoffer Wild" w:date="2023-04-30T16:22:00Z">
          <w:r w:rsidDel="009D367F">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ins>
      <w:customXmlInsRangeStart w:id="1516" w:author="Daniel Noble" w:date="2023-04-27T10:09:00Z"/>
      <w:customXmlDelRangeStart w:id="1517" w:author="Kristoffer Wild" w:date="2023-04-30T16:22:00Z"/>
      <w:sdt>
        <w:sdtPr>
          <w:rPr>
            <w:color w:val="000000"/>
          </w:rPr>
          <w:tag w:val="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
          <w:id w:val="-1927257028"/>
          <w:placeholder>
            <w:docPart w:val="7E7BDEE92DD6CB478C08A2838EA0173B"/>
          </w:placeholder>
        </w:sdtPr>
        <w:sdtContent>
          <w:customXmlInsRangeEnd w:id="1516"/>
          <w:customXmlDelRangeEnd w:id="1517"/>
          <w:ins w:id="1518" w:author="Daniel Noble" w:date="2023-04-27T10:09:00Z">
            <w:del w:id="1519" w:author="Wild, Kristoffer H." w:date="2023-04-30T16:46:00Z">
              <w:r w:rsidRPr="0027621E" w:rsidDel="001437AD">
                <w:rPr>
                  <w:color w:val="000000"/>
                </w:rPr>
                <w:delText>Grossen et al., 2011; Schwanz et al., 2020)</w:delText>
              </w:r>
            </w:del>
          </w:ins>
          <w:customXmlInsRangeStart w:id="1520" w:author="Daniel Noble" w:date="2023-04-27T10:09:00Z"/>
          <w:customXmlDelRangeStart w:id="1521" w:author="Kristoffer Wild" w:date="2023-04-30T16:22:00Z"/>
        </w:sdtContent>
      </w:sdt>
      <w:customXmlInsRangeEnd w:id="1520"/>
      <w:customXmlDelRangeEnd w:id="1521"/>
      <w:ins w:id="1522" w:author="Daniel Noble" w:date="2023-04-27T10:09:00Z">
        <w:del w:id="1523" w:author="Kristoffer Wild" w:date="2023-04-30T16:22:00Z">
          <w:r w:rsidRPr="00273DB0" w:rsidDel="009D367F">
            <w:rPr>
              <w:color w:val="000000"/>
            </w:rPr>
            <w:delText>.</w:delText>
          </w:r>
        </w:del>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ins w:id="1524" w:author="Wild, Kristoffer H." w:date="2023-04-30T18:51:00Z"/>
          <w:b/>
          <w:bCs/>
          <w:color w:val="000000" w:themeColor="text1"/>
        </w:rPr>
      </w:pPr>
      <w:r w:rsidRPr="0069440C">
        <w:rPr>
          <w:b/>
          <w:bCs/>
          <w:color w:val="000000" w:themeColor="text1"/>
        </w:rPr>
        <w:lastRenderedPageBreak/>
        <w:t xml:space="preserve">Literature </w:t>
      </w:r>
      <w:proofErr w:type="gramStart"/>
      <w:r w:rsidRPr="0069440C">
        <w:rPr>
          <w:b/>
          <w:bCs/>
          <w:color w:val="000000" w:themeColor="text1"/>
        </w:rPr>
        <w:t>cited</w:t>
      </w:r>
      <w:proofErr w:type="gramEnd"/>
    </w:p>
    <w:p w14:paraId="24513262" w14:textId="77777777" w:rsidR="00171675" w:rsidRDefault="00171675">
      <w:pPr>
        <w:autoSpaceDE w:val="0"/>
        <w:autoSpaceDN w:val="0"/>
        <w:ind w:left="567" w:hanging="567"/>
        <w:rPr>
          <w:ins w:id="1525" w:author="Wild, Kristoffer H." w:date="2023-04-30T18:51:00Z"/>
        </w:rPr>
        <w:pPrChange w:id="1526" w:author="Wild, Kristoffer H." w:date="2023-04-30T18:52:00Z">
          <w:pPr>
            <w:autoSpaceDE w:val="0"/>
            <w:autoSpaceDN w:val="0"/>
            <w:ind w:hanging="480"/>
          </w:pPr>
        </w:pPrChange>
      </w:pPr>
      <w:proofErr w:type="spellStart"/>
      <w:ins w:id="1527" w:author="Wild, Kristoffer H." w:date="2023-04-30T18:51:00Z">
        <w:r>
          <w:rPr>
            <w:b/>
            <w:bCs/>
          </w:rPr>
          <w:t>Amiel</w:t>
        </w:r>
        <w:proofErr w:type="spellEnd"/>
        <w:r>
          <w:rPr>
            <w:b/>
            <w:bCs/>
          </w:rPr>
          <w:t>, J. J. and Shine, R.</w:t>
        </w:r>
        <w:r>
          <w:t xml:space="preserve"> (2012). Hotter nests produce smarter young lizards. </w:t>
        </w:r>
        <w:r>
          <w:rPr>
            <w:i/>
            <w:iCs/>
          </w:rPr>
          <w:t>Biol Lett</w:t>
        </w:r>
        <w:r>
          <w:t xml:space="preserve"> </w:t>
        </w:r>
        <w:r>
          <w:rPr>
            <w:b/>
            <w:bCs/>
          </w:rPr>
          <w:t>8</w:t>
        </w:r>
        <w:r>
          <w:t>, 372–374.</w:t>
        </w:r>
      </w:ins>
    </w:p>
    <w:p w14:paraId="5A068CED" w14:textId="77777777" w:rsidR="00171675" w:rsidRDefault="00171675">
      <w:pPr>
        <w:autoSpaceDE w:val="0"/>
        <w:autoSpaceDN w:val="0"/>
        <w:ind w:left="567" w:hanging="567"/>
        <w:rPr>
          <w:ins w:id="1528" w:author="Wild, Kristoffer H." w:date="2023-04-30T18:51:00Z"/>
        </w:rPr>
        <w:pPrChange w:id="1529" w:author="Wild, Kristoffer H." w:date="2023-04-30T18:52:00Z">
          <w:pPr>
            <w:autoSpaceDE w:val="0"/>
            <w:autoSpaceDN w:val="0"/>
            <w:ind w:hanging="480"/>
          </w:pPr>
        </w:pPrChange>
      </w:pPr>
      <w:ins w:id="1530" w:author="Wild, Kristoffer H." w:date="2023-04-30T18:51:00Z">
        <w:r>
          <w:rPr>
            <w:b/>
            <w:bCs/>
          </w:rPr>
          <w:t>Angilletta  Michael J, J.</w:t>
        </w:r>
        <w:r>
          <w:t xml:space="preserve"> (2001). Variation in metabolic rate between populations of a geographically widespread lizard. </w:t>
        </w:r>
        <w:r>
          <w:rPr>
            <w:i/>
            <w:iCs/>
          </w:rPr>
          <w:t>Physiological and Biochemical Zoology</w:t>
        </w:r>
        <w:r>
          <w:t xml:space="preserve"> </w:t>
        </w:r>
        <w:r>
          <w:rPr>
            <w:b/>
            <w:bCs/>
          </w:rPr>
          <w:t>74</w:t>
        </w:r>
        <w:r>
          <w:t>, 11–21.</w:t>
        </w:r>
      </w:ins>
    </w:p>
    <w:p w14:paraId="48594A32" w14:textId="77777777" w:rsidR="00171675" w:rsidRDefault="00171675">
      <w:pPr>
        <w:autoSpaceDE w:val="0"/>
        <w:autoSpaceDN w:val="0"/>
        <w:ind w:left="567" w:hanging="567"/>
        <w:rPr>
          <w:ins w:id="1531" w:author="Wild, Kristoffer H." w:date="2023-04-30T18:51:00Z"/>
        </w:rPr>
        <w:pPrChange w:id="1532" w:author="Wild, Kristoffer H." w:date="2023-04-30T18:52:00Z">
          <w:pPr>
            <w:autoSpaceDE w:val="0"/>
            <w:autoSpaceDN w:val="0"/>
            <w:ind w:hanging="480"/>
          </w:pPr>
        </w:pPrChange>
      </w:pPr>
      <w:ins w:id="1533" w:author="Wild, Kristoffer H." w:date="2023-04-30T18:51:00Z">
        <w:r>
          <w:rPr>
            <w:b/>
            <w:bCs/>
          </w:rPr>
          <w:t>Angilletta Jr, M. J. and Angilletta, M. J.</w:t>
        </w:r>
        <w:r>
          <w:t xml:space="preserve"> (2009). </w:t>
        </w:r>
        <w:r>
          <w:rPr>
            <w:i/>
            <w:iCs/>
          </w:rPr>
          <w:t>Thermal adaptation: a theoretical and empirical synthesis</w:t>
        </w:r>
        <w:r>
          <w:t>. New York, NY, USA: Oxford University Press.</w:t>
        </w:r>
      </w:ins>
    </w:p>
    <w:p w14:paraId="248041CC" w14:textId="77777777" w:rsidR="00171675" w:rsidRDefault="00171675">
      <w:pPr>
        <w:autoSpaceDE w:val="0"/>
        <w:autoSpaceDN w:val="0"/>
        <w:ind w:left="567" w:hanging="567"/>
        <w:rPr>
          <w:ins w:id="1534" w:author="Wild, Kristoffer H." w:date="2023-04-30T18:51:00Z"/>
        </w:rPr>
        <w:pPrChange w:id="1535" w:author="Wild, Kristoffer H." w:date="2023-04-30T18:52:00Z">
          <w:pPr>
            <w:autoSpaceDE w:val="0"/>
            <w:autoSpaceDN w:val="0"/>
            <w:ind w:hanging="480"/>
          </w:pPr>
        </w:pPrChange>
      </w:pPr>
      <w:proofErr w:type="spellStart"/>
      <w:ins w:id="1536" w:author="Wild, Kristoffer H." w:date="2023-04-30T18:51:00Z">
        <w:r>
          <w:rPr>
            <w:b/>
            <w:bCs/>
          </w:rPr>
          <w:t>Arnqvist</w:t>
        </w:r>
        <w:proofErr w:type="spellEnd"/>
        <w:r>
          <w:rPr>
            <w:b/>
            <w:bCs/>
          </w:rPr>
          <w:t xml:space="preserve">, G., </w:t>
        </w:r>
        <w:proofErr w:type="spellStart"/>
        <w:r>
          <w:rPr>
            <w:b/>
            <w:bCs/>
          </w:rPr>
          <w:t>Rönn</w:t>
        </w:r>
        <w:proofErr w:type="spellEnd"/>
        <w:r>
          <w:rPr>
            <w:b/>
            <w:bCs/>
          </w:rPr>
          <w:t xml:space="preserve">, J., Watson, C., </w:t>
        </w:r>
        <w:proofErr w:type="spellStart"/>
        <w:r>
          <w:rPr>
            <w:b/>
            <w:bCs/>
          </w:rPr>
          <w:t>Goenaga</w:t>
        </w:r>
        <w:proofErr w:type="spellEnd"/>
        <w:r>
          <w:rPr>
            <w:b/>
            <w:bCs/>
          </w:rPr>
          <w:t xml:space="preserve">, J. and </w:t>
        </w:r>
        <w:proofErr w:type="spellStart"/>
        <w:r>
          <w:rPr>
            <w:b/>
            <w:bCs/>
          </w:rPr>
          <w:t>Immonen</w:t>
        </w:r>
        <w:proofErr w:type="spellEnd"/>
        <w:r>
          <w:rPr>
            <w:b/>
            <w:bCs/>
          </w:rPr>
          <w:t>, E.</w:t>
        </w:r>
        <w:r>
          <w:t xml:space="preserve"> (2022). Concerted evolution of metabolic rate, economics of mating, ecology, and pace of life across seed beetles. </w:t>
        </w:r>
        <w:r>
          <w:rPr>
            <w:i/>
            <w:iCs/>
          </w:rPr>
          <w:t>Proceedings of the National Academy of Sciences</w:t>
        </w:r>
        <w:r>
          <w:t xml:space="preserve"> </w:t>
        </w:r>
        <w:r>
          <w:rPr>
            <w:b/>
            <w:bCs/>
          </w:rPr>
          <w:t>119</w:t>
        </w:r>
        <w:r>
          <w:t>, e2205564119.</w:t>
        </w:r>
      </w:ins>
    </w:p>
    <w:p w14:paraId="6768FC95" w14:textId="77777777" w:rsidR="00171675" w:rsidRDefault="00171675">
      <w:pPr>
        <w:autoSpaceDE w:val="0"/>
        <w:autoSpaceDN w:val="0"/>
        <w:ind w:left="567" w:hanging="567"/>
        <w:rPr>
          <w:ins w:id="1537" w:author="Wild, Kristoffer H." w:date="2023-04-30T18:51:00Z"/>
        </w:rPr>
        <w:pPrChange w:id="1538" w:author="Wild, Kristoffer H." w:date="2023-04-30T18:52:00Z">
          <w:pPr>
            <w:autoSpaceDE w:val="0"/>
            <w:autoSpaceDN w:val="0"/>
            <w:ind w:hanging="480"/>
          </w:pPr>
        </w:pPrChange>
      </w:pPr>
      <w:ins w:id="1539" w:author="Wild, Kristoffer H." w:date="2023-04-30T18:51:00Z">
        <w:r>
          <w:rPr>
            <w:b/>
            <w:bCs/>
          </w:rPr>
          <w:t xml:space="preserve">Bachtrog, D., </w:t>
        </w:r>
        <w:proofErr w:type="spellStart"/>
        <w:r>
          <w:rPr>
            <w:b/>
            <w:bCs/>
          </w:rPr>
          <w:t>Mank</w:t>
        </w:r>
        <w:proofErr w:type="spellEnd"/>
        <w:r>
          <w:rPr>
            <w:b/>
            <w:bCs/>
          </w:rPr>
          <w:t xml:space="preserve">, J. E., </w:t>
        </w:r>
        <w:proofErr w:type="spellStart"/>
        <w:r>
          <w:rPr>
            <w:b/>
            <w:bCs/>
          </w:rPr>
          <w:t>Peichel</w:t>
        </w:r>
        <w:proofErr w:type="spellEnd"/>
        <w:r>
          <w:rPr>
            <w:b/>
            <w:bCs/>
          </w:rPr>
          <w:t xml:space="preserve">, C. L., Kirkpatrick, M., Otto, S. P., Ashman, T.-L., Hahn, M. W., Kitano, J., </w:t>
        </w:r>
        <w:proofErr w:type="spellStart"/>
        <w:r>
          <w:rPr>
            <w:b/>
            <w:bCs/>
          </w:rPr>
          <w:t>Mayrose</w:t>
        </w:r>
        <w:proofErr w:type="spellEnd"/>
        <w:r>
          <w:rPr>
            <w:b/>
            <w:bCs/>
          </w:rPr>
          <w:t>, I. and Ming, R.</w:t>
        </w:r>
        <w:r>
          <w:t xml:space="preserve"> (2014). Sex determination: why so many ways of doing it? </w:t>
        </w:r>
        <w:proofErr w:type="spellStart"/>
        <w:r>
          <w:rPr>
            <w:i/>
            <w:iCs/>
          </w:rPr>
          <w:t>PLoS</w:t>
        </w:r>
        <w:proofErr w:type="spellEnd"/>
        <w:r>
          <w:rPr>
            <w:i/>
            <w:iCs/>
          </w:rPr>
          <w:t xml:space="preserve"> Biol</w:t>
        </w:r>
        <w:r>
          <w:t xml:space="preserve"> </w:t>
        </w:r>
        <w:r>
          <w:rPr>
            <w:b/>
            <w:bCs/>
          </w:rPr>
          <w:t>12</w:t>
        </w:r>
        <w:r>
          <w:t>, e1001899.</w:t>
        </w:r>
      </w:ins>
    </w:p>
    <w:p w14:paraId="41AED94A" w14:textId="77777777" w:rsidR="00171675" w:rsidRDefault="00171675">
      <w:pPr>
        <w:autoSpaceDE w:val="0"/>
        <w:autoSpaceDN w:val="0"/>
        <w:ind w:left="567" w:hanging="567"/>
        <w:rPr>
          <w:ins w:id="1540" w:author="Wild, Kristoffer H." w:date="2023-04-30T18:51:00Z"/>
        </w:rPr>
        <w:pPrChange w:id="1541" w:author="Wild, Kristoffer H." w:date="2023-04-30T18:52:00Z">
          <w:pPr>
            <w:autoSpaceDE w:val="0"/>
            <w:autoSpaceDN w:val="0"/>
            <w:ind w:hanging="480"/>
          </w:pPr>
        </w:pPrChange>
      </w:pPr>
      <w:proofErr w:type="spellStart"/>
      <w:ins w:id="1542" w:author="Wild, Kristoffer H." w:date="2023-04-30T18:51:00Z">
        <w:r>
          <w:rPr>
            <w:b/>
            <w:bCs/>
          </w:rPr>
          <w:t>Bókony</w:t>
        </w:r>
        <w:proofErr w:type="spellEnd"/>
        <w:r>
          <w:rPr>
            <w:b/>
            <w:bCs/>
          </w:rPr>
          <w:t xml:space="preserve">, V., </w:t>
        </w:r>
        <w:proofErr w:type="spellStart"/>
        <w:r>
          <w:rPr>
            <w:b/>
            <w:bCs/>
          </w:rPr>
          <w:t>Ujhegyi</w:t>
        </w:r>
        <w:proofErr w:type="spellEnd"/>
        <w:r>
          <w:rPr>
            <w:b/>
            <w:bCs/>
          </w:rPr>
          <w:t xml:space="preserve">, N., </w:t>
        </w:r>
        <w:proofErr w:type="spellStart"/>
        <w:r>
          <w:rPr>
            <w:b/>
            <w:bCs/>
          </w:rPr>
          <w:t>Mikó</w:t>
        </w:r>
        <w:proofErr w:type="spellEnd"/>
        <w:r>
          <w:rPr>
            <w:b/>
            <w:bCs/>
          </w:rPr>
          <w:t xml:space="preserve">, Z., </w:t>
        </w:r>
        <w:proofErr w:type="spellStart"/>
        <w:r>
          <w:rPr>
            <w:b/>
            <w:bCs/>
          </w:rPr>
          <w:t>Erös</w:t>
        </w:r>
        <w:proofErr w:type="spellEnd"/>
        <w:r>
          <w:rPr>
            <w:b/>
            <w:bCs/>
          </w:rPr>
          <w:t xml:space="preserve">, R., </w:t>
        </w:r>
        <w:proofErr w:type="spellStart"/>
        <w:r>
          <w:rPr>
            <w:b/>
            <w:bCs/>
          </w:rPr>
          <w:t>Hettyey</w:t>
        </w:r>
        <w:proofErr w:type="spellEnd"/>
        <w:r>
          <w:rPr>
            <w:b/>
            <w:bCs/>
          </w:rPr>
          <w:t xml:space="preserve">, A., </w:t>
        </w:r>
        <w:proofErr w:type="spellStart"/>
        <w:r>
          <w:rPr>
            <w:b/>
            <w:bCs/>
          </w:rPr>
          <w:t>Vili</w:t>
        </w:r>
        <w:proofErr w:type="spellEnd"/>
        <w:r>
          <w:rPr>
            <w:b/>
            <w:bCs/>
          </w:rPr>
          <w:t xml:space="preserve">, N., </w:t>
        </w:r>
        <w:proofErr w:type="spellStart"/>
        <w:r>
          <w:rPr>
            <w:b/>
            <w:bCs/>
          </w:rPr>
          <w:t>Gál</w:t>
        </w:r>
        <w:proofErr w:type="spellEnd"/>
        <w:r>
          <w:rPr>
            <w:b/>
            <w:bCs/>
          </w:rPr>
          <w:t xml:space="preserve">, Z., Hoffmann, O. I. and </w:t>
        </w:r>
        <w:proofErr w:type="spellStart"/>
        <w:r>
          <w:rPr>
            <w:b/>
            <w:bCs/>
          </w:rPr>
          <w:t>Nemesházi</w:t>
        </w:r>
        <w:proofErr w:type="spellEnd"/>
        <w:r>
          <w:rPr>
            <w:b/>
            <w:bCs/>
          </w:rPr>
          <w:t>, E.</w:t>
        </w:r>
        <w:r>
          <w:t xml:space="preserve"> (2021). Sex Reversal and Performance in Fitness-Related Traits During Early Life in Agile Frogs. </w:t>
        </w:r>
        <w:r>
          <w:rPr>
            <w:i/>
            <w:iCs/>
          </w:rPr>
          <w:t xml:space="preserve">Front </w:t>
        </w:r>
        <w:proofErr w:type="spellStart"/>
        <w:r>
          <w:rPr>
            <w:i/>
            <w:iCs/>
          </w:rPr>
          <w:t>Ecol</w:t>
        </w:r>
        <w:proofErr w:type="spellEnd"/>
        <w:r>
          <w:rPr>
            <w:i/>
            <w:iCs/>
          </w:rPr>
          <w:t xml:space="preserve"> </w:t>
        </w:r>
        <w:proofErr w:type="spellStart"/>
        <w:r>
          <w:rPr>
            <w:i/>
            <w:iCs/>
          </w:rPr>
          <w:t>Evol</w:t>
        </w:r>
        <w:proofErr w:type="spellEnd"/>
        <w:r>
          <w:t xml:space="preserve"> </w:t>
        </w:r>
        <w:r>
          <w:rPr>
            <w:b/>
            <w:bCs/>
          </w:rPr>
          <w:t>9</w:t>
        </w:r>
        <w:r>
          <w:t>, 1–14.</w:t>
        </w:r>
      </w:ins>
    </w:p>
    <w:p w14:paraId="6BD2BAB4" w14:textId="77777777" w:rsidR="00171675" w:rsidRDefault="00171675">
      <w:pPr>
        <w:autoSpaceDE w:val="0"/>
        <w:autoSpaceDN w:val="0"/>
        <w:ind w:left="567" w:hanging="567"/>
        <w:rPr>
          <w:ins w:id="1543" w:author="Wild, Kristoffer H." w:date="2023-04-30T18:51:00Z"/>
        </w:rPr>
        <w:pPrChange w:id="1544" w:author="Wild, Kristoffer H." w:date="2023-04-30T18:52:00Z">
          <w:pPr>
            <w:autoSpaceDE w:val="0"/>
            <w:autoSpaceDN w:val="0"/>
            <w:ind w:hanging="480"/>
          </w:pPr>
        </w:pPrChange>
      </w:pPr>
      <w:proofErr w:type="spellStart"/>
      <w:ins w:id="1545" w:author="Wild, Kristoffer H." w:date="2023-04-30T18:51:00Z">
        <w:r>
          <w:rPr>
            <w:b/>
            <w:bCs/>
          </w:rPr>
          <w:t>Boratyński</w:t>
        </w:r>
        <w:proofErr w:type="spellEnd"/>
        <w:r>
          <w:rPr>
            <w:b/>
            <w:bCs/>
          </w:rPr>
          <w:t xml:space="preserve">, Z., </w:t>
        </w:r>
        <w:proofErr w:type="spellStart"/>
        <w:r>
          <w:rPr>
            <w:b/>
            <w:bCs/>
          </w:rPr>
          <w:t>Koskela</w:t>
        </w:r>
        <w:proofErr w:type="spellEnd"/>
        <w:r>
          <w:rPr>
            <w:b/>
            <w:bCs/>
          </w:rPr>
          <w:t xml:space="preserve">, E., </w:t>
        </w:r>
        <w:proofErr w:type="spellStart"/>
        <w:r>
          <w:rPr>
            <w:b/>
            <w:bCs/>
          </w:rPr>
          <w:t>Mappes</w:t>
        </w:r>
        <w:proofErr w:type="spellEnd"/>
        <w:r>
          <w:rPr>
            <w:b/>
            <w:bCs/>
          </w:rPr>
          <w:t>, T. and Oksanen, T. A.</w:t>
        </w:r>
        <w:r>
          <w:t xml:space="preserve"> (2010). Sex‐specific selection on energy metabolism–selection coefficients for winter survival. </w:t>
        </w:r>
        <w:r>
          <w:rPr>
            <w:i/>
            <w:iCs/>
          </w:rPr>
          <w:t xml:space="preserve">J </w:t>
        </w:r>
        <w:proofErr w:type="spellStart"/>
        <w:r>
          <w:rPr>
            <w:i/>
            <w:iCs/>
          </w:rPr>
          <w:t>Evol</w:t>
        </w:r>
        <w:proofErr w:type="spellEnd"/>
        <w:r>
          <w:rPr>
            <w:i/>
            <w:iCs/>
          </w:rPr>
          <w:t xml:space="preserve"> Biol</w:t>
        </w:r>
        <w:r>
          <w:t xml:space="preserve"> </w:t>
        </w:r>
        <w:r>
          <w:rPr>
            <w:b/>
            <w:bCs/>
          </w:rPr>
          <w:t>23</w:t>
        </w:r>
        <w:r>
          <w:t>, 1969–1978.</w:t>
        </w:r>
      </w:ins>
    </w:p>
    <w:p w14:paraId="0E518EE5" w14:textId="77777777" w:rsidR="00171675" w:rsidRDefault="00171675">
      <w:pPr>
        <w:autoSpaceDE w:val="0"/>
        <w:autoSpaceDN w:val="0"/>
        <w:ind w:left="567" w:hanging="567"/>
        <w:rPr>
          <w:ins w:id="1546" w:author="Wild, Kristoffer H." w:date="2023-04-30T18:51:00Z"/>
        </w:rPr>
        <w:pPrChange w:id="1547" w:author="Wild, Kristoffer H." w:date="2023-04-30T18:52:00Z">
          <w:pPr>
            <w:autoSpaceDE w:val="0"/>
            <w:autoSpaceDN w:val="0"/>
            <w:ind w:hanging="480"/>
          </w:pPr>
        </w:pPrChange>
      </w:pPr>
      <w:ins w:id="1548" w:author="Wild, Kristoffer H." w:date="2023-04-30T18:51:00Z">
        <w:r>
          <w:rPr>
            <w:b/>
            <w:bCs/>
          </w:rPr>
          <w:t>Bradshaw, S. D.</w:t>
        </w:r>
        <w:r>
          <w:t xml:space="preserve"> (1997). </w:t>
        </w:r>
        <w:r>
          <w:rPr>
            <w:i/>
            <w:iCs/>
          </w:rPr>
          <w:t>Homeostasis in desert reptiles</w:t>
        </w:r>
        <w:r>
          <w:t>. New York, NY, USA: Springer Science &amp; Business Media.</w:t>
        </w:r>
      </w:ins>
    </w:p>
    <w:p w14:paraId="69E39246" w14:textId="77777777" w:rsidR="00171675" w:rsidRDefault="00171675">
      <w:pPr>
        <w:autoSpaceDE w:val="0"/>
        <w:autoSpaceDN w:val="0"/>
        <w:ind w:left="567" w:hanging="567"/>
        <w:rPr>
          <w:ins w:id="1549" w:author="Wild, Kristoffer H." w:date="2023-04-30T18:51:00Z"/>
        </w:rPr>
        <w:pPrChange w:id="1550" w:author="Wild, Kristoffer H." w:date="2023-04-30T18:52:00Z">
          <w:pPr>
            <w:autoSpaceDE w:val="0"/>
            <w:autoSpaceDN w:val="0"/>
            <w:ind w:hanging="480"/>
          </w:pPr>
        </w:pPrChange>
      </w:pPr>
      <w:ins w:id="1551" w:author="Wild, Kristoffer H." w:date="2023-04-30T18:51:00Z">
        <w:r>
          <w:rPr>
            <w:b/>
            <w:bCs/>
          </w:rPr>
          <w:t xml:space="preserve">Brown, J. H., </w:t>
        </w:r>
        <w:proofErr w:type="spellStart"/>
        <w:r>
          <w:rPr>
            <w:b/>
            <w:bCs/>
          </w:rPr>
          <w:t>Gillooly</w:t>
        </w:r>
        <w:proofErr w:type="spellEnd"/>
        <w:r>
          <w:rPr>
            <w:b/>
            <w:bCs/>
          </w:rPr>
          <w:t>, J. F., Allen, A. P., Savage, V. M. and West, G. B.</w:t>
        </w:r>
        <w:r>
          <w:t xml:space="preserve"> (2004). Toward a metabolic theory of ecology. </w:t>
        </w:r>
        <w:r>
          <w:rPr>
            <w:i/>
            <w:iCs/>
          </w:rPr>
          <w:t>Ecology</w:t>
        </w:r>
        <w:r>
          <w:t xml:space="preserve"> </w:t>
        </w:r>
        <w:r>
          <w:rPr>
            <w:b/>
            <w:bCs/>
          </w:rPr>
          <w:t>85</w:t>
        </w:r>
        <w:r>
          <w:t>, 1771–1789.</w:t>
        </w:r>
      </w:ins>
    </w:p>
    <w:p w14:paraId="5A6F7247" w14:textId="77777777" w:rsidR="00171675" w:rsidRDefault="00171675">
      <w:pPr>
        <w:autoSpaceDE w:val="0"/>
        <w:autoSpaceDN w:val="0"/>
        <w:ind w:left="567" w:hanging="567"/>
        <w:rPr>
          <w:ins w:id="1552" w:author="Wild, Kristoffer H." w:date="2023-04-30T18:51:00Z"/>
        </w:rPr>
        <w:pPrChange w:id="1553" w:author="Wild, Kristoffer H." w:date="2023-04-30T18:52:00Z">
          <w:pPr>
            <w:autoSpaceDE w:val="0"/>
            <w:autoSpaceDN w:val="0"/>
            <w:ind w:hanging="480"/>
          </w:pPr>
        </w:pPrChange>
      </w:pPr>
      <w:ins w:id="1554" w:author="Wild, Kristoffer H." w:date="2023-04-30T18:51:00Z">
        <w:r>
          <w:rPr>
            <w:b/>
            <w:bCs/>
          </w:rPr>
          <w:t>Bull, J. J.</w:t>
        </w:r>
        <w:r>
          <w:t xml:space="preserve"> (1980). Sex Determination in Reptiles. </w:t>
        </w:r>
        <w:r>
          <w:rPr>
            <w:i/>
            <w:iCs/>
          </w:rPr>
          <w:t>Source: The Quarterly Review of Biology</w:t>
        </w:r>
        <w:r>
          <w:t xml:space="preserve"> </w:t>
        </w:r>
        <w:r>
          <w:rPr>
            <w:b/>
            <w:bCs/>
          </w:rPr>
          <w:t>55</w:t>
        </w:r>
        <w:r>
          <w:t>, 3–21.</w:t>
        </w:r>
      </w:ins>
    </w:p>
    <w:p w14:paraId="007FE863" w14:textId="77777777" w:rsidR="00171675" w:rsidRDefault="00171675">
      <w:pPr>
        <w:autoSpaceDE w:val="0"/>
        <w:autoSpaceDN w:val="0"/>
        <w:ind w:left="567" w:hanging="567"/>
        <w:rPr>
          <w:ins w:id="1555" w:author="Wild, Kristoffer H." w:date="2023-04-30T18:51:00Z"/>
        </w:rPr>
        <w:pPrChange w:id="1556" w:author="Wild, Kristoffer H." w:date="2023-04-30T18:52:00Z">
          <w:pPr>
            <w:autoSpaceDE w:val="0"/>
            <w:autoSpaceDN w:val="0"/>
            <w:ind w:hanging="480"/>
          </w:pPr>
        </w:pPrChange>
      </w:pPr>
      <w:ins w:id="1557" w:author="Wild, Kristoffer H." w:date="2023-04-30T18:51:00Z">
        <w:r>
          <w:rPr>
            <w:b/>
            <w:bCs/>
          </w:rPr>
          <w:t>Bull, J. J.</w:t>
        </w:r>
        <w:r>
          <w:t xml:space="preserve"> (1983). </w:t>
        </w:r>
        <w:r>
          <w:rPr>
            <w:i/>
            <w:iCs/>
          </w:rPr>
          <w:t>Evolution of sex determining mechanisms</w:t>
        </w:r>
        <w:r>
          <w:t>. San Francisco, CA, USA: Benjamin Cummings.</w:t>
        </w:r>
      </w:ins>
    </w:p>
    <w:p w14:paraId="4602C23B" w14:textId="77777777" w:rsidR="00171675" w:rsidRDefault="00171675">
      <w:pPr>
        <w:autoSpaceDE w:val="0"/>
        <w:autoSpaceDN w:val="0"/>
        <w:ind w:left="567" w:hanging="567"/>
        <w:rPr>
          <w:ins w:id="1558" w:author="Wild, Kristoffer H." w:date="2023-04-30T18:51:00Z"/>
        </w:rPr>
        <w:pPrChange w:id="1559" w:author="Wild, Kristoffer H." w:date="2023-04-30T18:52:00Z">
          <w:pPr>
            <w:autoSpaceDE w:val="0"/>
            <w:autoSpaceDN w:val="0"/>
            <w:ind w:hanging="480"/>
          </w:pPr>
        </w:pPrChange>
      </w:pPr>
      <w:proofErr w:type="spellStart"/>
      <w:ins w:id="1560" w:author="Wild, Kristoffer H." w:date="2023-04-30T18:51:00Z">
        <w:r>
          <w:rPr>
            <w:b/>
            <w:bCs/>
          </w:rPr>
          <w:t>Bürkner</w:t>
        </w:r>
        <w:proofErr w:type="spellEnd"/>
        <w:r>
          <w:rPr>
            <w:b/>
            <w:bCs/>
          </w:rPr>
          <w:t>, P.-C.</w:t>
        </w:r>
        <w:r>
          <w:t xml:space="preserve"> (2017). brms: An R package for Bayesian multilevel models using Stan. </w:t>
        </w:r>
        <w:r>
          <w:rPr>
            <w:i/>
            <w:iCs/>
          </w:rPr>
          <w:t xml:space="preserve">J Stat </w:t>
        </w:r>
        <w:proofErr w:type="spellStart"/>
        <w:r>
          <w:rPr>
            <w:i/>
            <w:iCs/>
          </w:rPr>
          <w:t>Softw</w:t>
        </w:r>
        <w:proofErr w:type="spellEnd"/>
        <w:r>
          <w:t xml:space="preserve"> </w:t>
        </w:r>
        <w:r>
          <w:rPr>
            <w:b/>
            <w:bCs/>
          </w:rPr>
          <w:t>80</w:t>
        </w:r>
        <w:r>
          <w:t>, 1–28.</w:t>
        </w:r>
      </w:ins>
    </w:p>
    <w:p w14:paraId="72E227F9" w14:textId="77777777" w:rsidR="00171675" w:rsidRDefault="00171675">
      <w:pPr>
        <w:autoSpaceDE w:val="0"/>
        <w:autoSpaceDN w:val="0"/>
        <w:ind w:left="567" w:hanging="567"/>
        <w:rPr>
          <w:ins w:id="1561" w:author="Wild, Kristoffer H." w:date="2023-04-30T18:51:00Z"/>
        </w:rPr>
        <w:pPrChange w:id="1562" w:author="Wild, Kristoffer H." w:date="2023-04-30T18:52:00Z">
          <w:pPr>
            <w:autoSpaceDE w:val="0"/>
            <w:autoSpaceDN w:val="0"/>
            <w:ind w:hanging="480"/>
          </w:pPr>
        </w:pPrChange>
      </w:pPr>
      <w:ins w:id="1563" w:author="Wild, Kristoffer H." w:date="2023-04-30T18:51:00Z">
        <w:r>
          <w:rPr>
            <w:b/>
            <w:bCs/>
          </w:rPr>
          <w:t>Burton, T., Killen, S. S., Armstrong, J. D. and Metcalfe, N. B.</w:t>
        </w:r>
        <w:r>
          <w:t xml:space="preserve"> (2011). What causes intraspecific variation in resting metabolic rate and what are its ecological consequences? </w:t>
        </w:r>
        <w:r>
          <w:rPr>
            <w:i/>
            <w:iCs/>
          </w:rPr>
          <w:t>Proceedings of the Royal Society B: Biological Sciences</w:t>
        </w:r>
        <w:r>
          <w:t xml:space="preserve"> </w:t>
        </w:r>
        <w:r>
          <w:rPr>
            <w:b/>
            <w:bCs/>
          </w:rPr>
          <w:t>278</w:t>
        </w:r>
        <w:r>
          <w:t>, 3465–3473.</w:t>
        </w:r>
      </w:ins>
    </w:p>
    <w:p w14:paraId="69247F41" w14:textId="77777777" w:rsidR="00171675" w:rsidRDefault="00171675">
      <w:pPr>
        <w:autoSpaceDE w:val="0"/>
        <w:autoSpaceDN w:val="0"/>
        <w:ind w:left="567" w:hanging="567"/>
        <w:rPr>
          <w:ins w:id="1564" w:author="Wild, Kristoffer H." w:date="2023-04-30T18:51:00Z"/>
        </w:rPr>
        <w:pPrChange w:id="1565" w:author="Wild, Kristoffer H." w:date="2023-04-30T18:52:00Z">
          <w:pPr>
            <w:autoSpaceDE w:val="0"/>
            <w:autoSpaceDN w:val="0"/>
            <w:ind w:hanging="480"/>
          </w:pPr>
        </w:pPrChange>
      </w:pPr>
      <w:ins w:id="1566" w:author="Wild, Kristoffer H." w:date="2023-04-30T18:51:00Z">
        <w:r>
          <w:rPr>
            <w:b/>
            <w:bCs/>
          </w:rPr>
          <w:t xml:space="preserve">Castelli, M. A., Georges, A., </w:t>
        </w:r>
        <w:proofErr w:type="spellStart"/>
        <w:r>
          <w:rPr>
            <w:b/>
            <w:bCs/>
          </w:rPr>
          <w:t>Cherryh</w:t>
        </w:r>
        <w:proofErr w:type="spellEnd"/>
        <w:r>
          <w:rPr>
            <w:b/>
            <w:bCs/>
          </w:rPr>
          <w:t xml:space="preserve">, C., </w:t>
        </w:r>
        <w:proofErr w:type="spellStart"/>
        <w:r>
          <w:rPr>
            <w:b/>
            <w:bCs/>
          </w:rPr>
          <w:t>Rosauer</w:t>
        </w:r>
        <w:proofErr w:type="spellEnd"/>
        <w:r>
          <w:rPr>
            <w:b/>
            <w:bCs/>
          </w:rPr>
          <w:t>, D. F., Sarre, S. D., Contador‐Kelsall, I. and Holleley, C. E.</w:t>
        </w:r>
        <w:r>
          <w:t xml:space="preserve"> (2021). Evolving thermal thresholds explain the distribution of temperature sex reversal in an Australian dragon lizard. </w:t>
        </w:r>
        <w:r>
          <w:rPr>
            <w:i/>
            <w:iCs/>
          </w:rPr>
          <w:t xml:space="preserve">Divers </w:t>
        </w:r>
        <w:proofErr w:type="spellStart"/>
        <w:r>
          <w:rPr>
            <w:i/>
            <w:iCs/>
          </w:rPr>
          <w:t>Distrib</w:t>
        </w:r>
        <w:proofErr w:type="spellEnd"/>
        <w:r>
          <w:t xml:space="preserve"> </w:t>
        </w:r>
        <w:r>
          <w:rPr>
            <w:b/>
            <w:bCs/>
          </w:rPr>
          <w:t>27</w:t>
        </w:r>
        <w:r>
          <w:t>, 427–438.</w:t>
        </w:r>
      </w:ins>
    </w:p>
    <w:p w14:paraId="3832CDEF" w14:textId="09AAB20E" w:rsidR="00171675" w:rsidRDefault="00171675">
      <w:pPr>
        <w:autoSpaceDE w:val="0"/>
        <w:autoSpaceDN w:val="0"/>
        <w:ind w:left="567" w:hanging="567"/>
        <w:rPr>
          <w:ins w:id="1567" w:author="Wild, Kristoffer H." w:date="2023-04-30T18:51:00Z"/>
        </w:rPr>
        <w:pPrChange w:id="1568" w:author="Wild, Kristoffer H." w:date="2023-04-30T18:52:00Z">
          <w:pPr>
            <w:autoSpaceDE w:val="0"/>
            <w:autoSpaceDN w:val="0"/>
            <w:ind w:hanging="480"/>
          </w:pPr>
        </w:pPrChange>
      </w:pPr>
      <w:ins w:id="1569" w:author="Wild, Kristoffer H." w:date="2023-04-30T18:51:00Z">
        <w:r>
          <w:rPr>
            <w:b/>
            <w:bCs/>
          </w:rPr>
          <w:t>Charlesworth, D. and Charlesworth, B.</w:t>
        </w:r>
        <w:r>
          <w:t xml:space="preserve"> (1980). Sex differences in fitness and selection for centric fusions between sex-chromosomes and autosomes. </w:t>
        </w:r>
        <w:r>
          <w:rPr>
            <w:i/>
            <w:iCs/>
          </w:rPr>
          <w:t xml:space="preserve">Genet Res </w:t>
        </w:r>
        <w:r>
          <w:t xml:space="preserve"> </w:t>
        </w:r>
        <w:r>
          <w:rPr>
            <w:b/>
            <w:bCs/>
          </w:rPr>
          <w:t>35</w:t>
        </w:r>
        <w:r>
          <w:t>, 205–214.</w:t>
        </w:r>
      </w:ins>
    </w:p>
    <w:p w14:paraId="10132431" w14:textId="77777777" w:rsidR="00171675" w:rsidRDefault="00171675">
      <w:pPr>
        <w:autoSpaceDE w:val="0"/>
        <w:autoSpaceDN w:val="0"/>
        <w:ind w:left="567" w:hanging="567"/>
        <w:rPr>
          <w:ins w:id="1570" w:author="Wild, Kristoffer H." w:date="2023-04-30T18:51:00Z"/>
        </w:rPr>
        <w:pPrChange w:id="1571" w:author="Wild, Kristoffer H." w:date="2023-04-30T18:52:00Z">
          <w:pPr>
            <w:autoSpaceDE w:val="0"/>
            <w:autoSpaceDN w:val="0"/>
            <w:ind w:hanging="480"/>
          </w:pPr>
        </w:pPrChange>
      </w:pPr>
      <w:ins w:id="1572" w:author="Wild, Kristoffer H." w:date="2023-04-30T18:51:00Z">
        <w:r>
          <w:rPr>
            <w:b/>
            <w:bCs/>
          </w:rPr>
          <w:t>Codding, B. F., Bird, R. B. and Bird, D. W.</w:t>
        </w:r>
        <w:r>
          <w:t xml:space="preserve"> (2011). Provisioning offspring and others: risk–energy trade-offs and gender differences in hunter–gatherer foraging strategies. </w:t>
        </w:r>
        <w:r>
          <w:rPr>
            <w:i/>
            <w:iCs/>
          </w:rPr>
          <w:t>Proceedings of the Royal Society B: Biological Sciences</w:t>
        </w:r>
        <w:r>
          <w:t xml:space="preserve"> </w:t>
        </w:r>
        <w:r>
          <w:rPr>
            <w:b/>
            <w:bCs/>
          </w:rPr>
          <w:t>278</w:t>
        </w:r>
        <w:r>
          <w:t>, 2502–2509.</w:t>
        </w:r>
      </w:ins>
    </w:p>
    <w:p w14:paraId="49602186" w14:textId="77777777" w:rsidR="00171675" w:rsidRDefault="00171675">
      <w:pPr>
        <w:autoSpaceDE w:val="0"/>
        <w:autoSpaceDN w:val="0"/>
        <w:ind w:left="567" w:hanging="567"/>
        <w:rPr>
          <w:ins w:id="1573" w:author="Wild, Kristoffer H." w:date="2023-04-30T18:51:00Z"/>
        </w:rPr>
        <w:pPrChange w:id="1574" w:author="Wild, Kristoffer H." w:date="2023-04-30T18:52:00Z">
          <w:pPr>
            <w:autoSpaceDE w:val="0"/>
            <w:autoSpaceDN w:val="0"/>
            <w:ind w:hanging="480"/>
          </w:pPr>
        </w:pPrChange>
      </w:pPr>
      <w:ins w:id="1575" w:author="Wild, Kristoffer H." w:date="2023-04-30T18:51:00Z">
        <w:r>
          <w:rPr>
            <w:b/>
            <w:bCs/>
          </w:rPr>
          <w:t>Congdon, J. D.</w:t>
        </w:r>
        <w:r>
          <w:t xml:space="preserve"> (1989). Proximate and evolutionary constraints on energy relations of reptiles. </w:t>
        </w:r>
        <w:proofErr w:type="spellStart"/>
        <w:r>
          <w:rPr>
            <w:i/>
            <w:iCs/>
          </w:rPr>
          <w:t>Physiol</w:t>
        </w:r>
        <w:proofErr w:type="spellEnd"/>
        <w:r>
          <w:rPr>
            <w:i/>
            <w:iCs/>
          </w:rPr>
          <w:t xml:space="preserve"> </w:t>
        </w:r>
        <w:proofErr w:type="spellStart"/>
        <w:r>
          <w:rPr>
            <w:i/>
            <w:iCs/>
          </w:rPr>
          <w:t>Zool</w:t>
        </w:r>
        <w:proofErr w:type="spellEnd"/>
        <w:r>
          <w:t xml:space="preserve"> </w:t>
        </w:r>
        <w:r>
          <w:rPr>
            <w:b/>
            <w:bCs/>
          </w:rPr>
          <w:t>62</w:t>
        </w:r>
        <w:r>
          <w:t>, 356–373.</w:t>
        </w:r>
      </w:ins>
    </w:p>
    <w:p w14:paraId="07F2F497" w14:textId="77777777" w:rsidR="00171675" w:rsidRDefault="00171675">
      <w:pPr>
        <w:autoSpaceDE w:val="0"/>
        <w:autoSpaceDN w:val="0"/>
        <w:ind w:left="567" w:hanging="567"/>
        <w:rPr>
          <w:ins w:id="1576" w:author="Wild, Kristoffer H." w:date="2023-04-30T18:51:00Z"/>
        </w:rPr>
        <w:pPrChange w:id="1577" w:author="Wild, Kristoffer H." w:date="2023-04-30T18:52:00Z">
          <w:pPr>
            <w:autoSpaceDE w:val="0"/>
            <w:autoSpaceDN w:val="0"/>
            <w:ind w:hanging="480"/>
          </w:pPr>
        </w:pPrChange>
      </w:pPr>
      <w:ins w:id="1578" w:author="Wild, Kristoffer H." w:date="2023-04-30T18:51:00Z">
        <w:r>
          <w:rPr>
            <w:b/>
            <w:bCs/>
          </w:rPr>
          <w:t xml:space="preserve">Cotton, S. and </w:t>
        </w:r>
        <w:proofErr w:type="spellStart"/>
        <w:r>
          <w:rPr>
            <w:b/>
            <w:bCs/>
          </w:rPr>
          <w:t>Wedekind</w:t>
        </w:r>
        <w:proofErr w:type="spellEnd"/>
        <w:r>
          <w:rPr>
            <w:b/>
            <w:bCs/>
          </w:rPr>
          <w:t>, C.</w:t>
        </w:r>
        <w:r>
          <w:t xml:space="preserve"> (2009). Population consequences of environmental sex reversal. </w:t>
        </w:r>
        <w:r>
          <w:rPr>
            <w:i/>
            <w:iCs/>
          </w:rPr>
          <w:t>Conservation Biology</w:t>
        </w:r>
        <w:r>
          <w:t xml:space="preserve"> </w:t>
        </w:r>
        <w:r>
          <w:rPr>
            <w:b/>
            <w:bCs/>
          </w:rPr>
          <w:t>23</w:t>
        </w:r>
        <w:r>
          <w:t>, 196–206.</w:t>
        </w:r>
      </w:ins>
    </w:p>
    <w:p w14:paraId="0E9DEF58" w14:textId="77777777" w:rsidR="00171675" w:rsidRDefault="00171675">
      <w:pPr>
        <w:autoSpaceDE w:val="0"/>
        <w:autoSpaceDN w:val="0"/>
        <w:ind w:left="567" w:hanging="567"/>
        <w:rPr>
          <w:ins w:id="1579" w:author="Wild, Kristoffer H." w:date="2023-04-30T18:51:00Z"/>
        </w:rPr>
        <w:pPrChange w:id="1580" w:author="Wild, Kristoffer H." w:date="2023-04-30T18:52:00Z">
          <w:pPr>
            <w:autoSpaceDE w:val="0"/>
            <w:autoSpaceDN w:val="0"/>
            <w:ind w:hanging="480"/>
          </w:pPr>
        </w:pPrChange>
      </w:pPr>
      <w:ins w:id="1581" w:author="Wild, Kristoffer H." w:date="2023-04-30T18:51:00Z">
        <w:r>
          <w:rPr>
            <w:b/>
            <w:bCs/>
          </w:rPr>
          <w:t xml:space="preserve">Cox, R. M., Cox, C. L., McGlothlin, J. W., Card, D. C., Andrew, A. L. and </w:t>
        </w:r>
        <w:proofErr w:type="spellStart"/>
        <w:r>
          <w:rPr>
            <w:b/>
            <w:bCs/>
          </w:rPr>
          <w:t>Castoe</w:t>
        </w:r>
        <w:proofErr w:type="spellEnd"/>
        <w:r>
          <w:rPr>
            <w:b/>
            <w:bCs/>
          </w:rPr>
          <w:t>, T. A.</w:t>
        </w:r>
        <w:r>
          <w:t xml:space="preserve"> (2017). Hormonally mediated increases in sex-biased gene expression accompany the breakdown of between-sex genetic correlations in a sexually dimorphic lizard. </w:t>
        </w:r>
        <w:r>
          <w:rPr>
            <w:i/>
            <w:iCs/>
          </w:rPr>
          <w:t>Am Nat</w:t>
        </w:r>
        <w:r>
          <w:t xml:space="preserve"> </w:t>
        </w:r>
        <w:r>
          <w:rPr>
            <w:b/>
            <w:bCs/>
          </w:rPr>
          <w:t>189</w:t>
        </w:r>
        <w:r>
          <w:t>, 315–332.</w:t>
        </w:r>
      </w:ins>
    </w:p>
    <w:p w14:paraId="5BF3B612" w14:textId="77777777" w:rsidR="00171675" w:rsidRDefault="00171675">
      <w:pPr>
        <w:autoSpaceDE w:val="0"/>
        <w:autoSpaceDN w:val="0"/>
        <w:ind w:left="567" w:hanging="567"/>
        <w:rPr>
          <w:ins w:id="1582" w:author="Wild, Kristoffer H." w:date="2023-04-30T18:51:00Z"/>
        </w:rPr>
        <w:pPrChange w:id="1583" w:author="Wild, Kristoffer H." w:date="2023-04-30T18:52:00Z">
          <w:pPr>
            <w:autoSpaceDE w:val="0"/>
            <w:autoSpaceDN w:val="0"/>
            <w:ind w:hanging="480"/>
          </w:pPr>
        </w:pPrChange>
      </w:pPr>
      <w:ins w:id="1584" w:author="Wild, Kristoffer H." w:date="2023-04-30T18:51:00Z">
        <w:r>
          <w:rPr>
            <w:b/>
            <w:bCs/>
          </w:rPr>
          <w:lastRenderedPageBreak/>
          <w:t xml:space="preserve">Dissanayake, D. S. B., Holleley, C. E., Hill, L. K., </w:t>
        </w:r>
        <w:proofErr w:type="spellStart"/>
        <w:r>
          <w:rPr>
            <w:b/>
            <w:bCs/>
          </w:rPr>
          <w:t>O’Meally</w:t>
        </w:r>
        <w:proofErr w:type="spellEnd"/>
        <w:r>
          <w:rPr>
            <w:b/>
            <w:bCs/>
          </w:rPr>
          <w:t>, D., Deakin, J. E. and Georges, A.</w:t>
        </w:r>
        <w:r>
          <w:t xml:space="preserve"> (2020). Identification of Y chromosome markers in the eastern three-lined skink (</w:t>
        </w:r>
        <w:r w:rsidRPr="00171675">
          <w:rPr>
            <w:i/>
            <w:iCs/>
            <w:rPrChange w:id="1585" w:author="Wild, Kristoffer H." w:date="2023-04-30T18:53:00Z">
              <w:rPr/>
            </w:rPrChange>
          </w:rPr>
          <w:t>Bassiana duperreyi</w:t>
        </w:r>
        <w:r>
          <w:t xml:space="preserve">) using in silico whole genome subtraction. </w:t>
        </w:r>
        <w:r>
          <w:rPr>
            <w:i/>
            <w:iCs/>
          </w:rPr>
          <w:t>BMC Genomics</w:t>
        </w:r>
        <w:r>
          <w:t xml:space="preserve"> </w:t>
        </w:r>
        <w:r>
          <w:rPr>
            <w:b/>
            <w:bCs/>
          </w:rPr>
          <w:t>21</w:t>
        </w:r>
        <w:r>
          <w:t>, 1–12.</w:t>
        </w:r>
      </w:ins>
    </w:p>
    <w:p w14:paraId="2F9CA5BC" w14:textId="36D80560" w:rsidR="00171675" w:rsidRDefault="00171675">
      <w:pPr>
        <w:autoSpaceDE w:val="0"/>
        <w:autoSpaceDN w:val="0"/>
        <w:ind w:left="567" w:hanging="567"/>
        <w:rPr>
          <w:ins w:id="1586" w:author="Wild, Kristoffer H." w:date="2023-04-30T18:51:00Z"/>
        </w:rPr>
        <w:pPrChange w:id="1587" w:author="Wild, Kristoffer H." w:date="2023-04-30T18:52:00Z">
          <w:pPr>
            <w:autoSpaceDE w:val="0"/>
            <w:autoSpaceDN w:val="0"/>
            <w:ind w:hanging="480"/>
          </w:pPr>
        </w:pPrChange>
      </w:pPr>
      <w:ins w:id="1588" w:author="Wild, Kristoffer H." w:date="2023-04-30T18:51:00Z">
        <w:r>
          <w:rPr>
            <w:b/>
            <w:bCs/>
          </w:rPr>
          <w:t>Dissanayake, D. S. B., Holleley, C. E., Deakin, J. E. and Georges, A.</w:t>
        </w:r>
        <w:r>
          <w:t xml:space="preserve"> (2021a). High elevation increases the risk of Y chromosome loss in Alpine skink populations with sex reversal. </w:t>
        </w:r>
        <w:r>
          <w:rPr>
            <w:i/>
            <w:iCs/>
          </w:rPr>
          <w:t>Heredity</w:t>
        </w:r>
      </w:ins>
      <w:ins w:id="1589" w:author="Wild, Kristoffer H." w:date="2023-04-30T18:53:00Z">
        <w:r>
          <w:rPr>
            <w:i/>
            <w:iCs/>
          </w:rPr>
          <w:t xml:space="preserve"> </w:t>
        </w:r>
      </w:ins>
      <w:ins w:id="1590" w:author="Wild, Kristoffer H." w:date="2023-04-30T18:51:00Z">
        <w:r>
          <w:t>1–12.</w:t>
        </w:r>
      </w:ins>
    </w:p>
    <w:p w14:paraId="278EE4EE" w14:textId="77777777" w:rsidR="00171675" w:rsidRDefault="00171675">
      <w:pPr>
        <w:autoSpaceDE w:val="0"/>
        <w:autoSpaceDN w:val="0"/>
        <w:ind w:left="567" w:hanging="567"/>
        <w:rPr>
          <w:ins w:id="1591" w:author="Wild, Kristoffer H." w:date="2023-04-30T18:51:00Z"/>
        </w:rPr>
        <w:pPrChange w:id="1592" w:author="Wild, Kristoffer H." w:date="2023-04-30T18:52:00Z">
          <w:pPr>
            <w:autoSpaceDE w:val="0"/>
            <w:autoSpaceDN w:val="0"/>
            <w:ind w:hanging="480"/>
          </w:pPr>
        </w:pPrChange>
      </w:pPr>
      <w:ins w:id="1593" w:author="Wild, Kristoffer H." w:date="2023-04-30T18:51:00Z">
        <w:r>
          <w:rPr>
            <w:b/>
            <w:bCs/>
          </w:rPr>
          <w:t>Dissanayake, D. S. B., Holleley, C. E. and Georges, A.</w:t>
        </w:r>
        <w:r>
          <w:t xml:space="preserve"> (2021b). Effects of natural nest temperatures on sex reversal and sex ratios in an Australian alpine skink. </w:t>
        </w:r>
        <w:r>
          <w:rPr>
            <w:i/>
            <w:iCs/>
          </w:rPr>
          <w:t>Sci Rep</w:t>
        </w:r>
        <w:r>
          <w:t xml:space="preserve"> </w:t>
        </w:r>
        <w:r>
          <w:rPr>
            <w:b/>
            <w:bCs/>
          </w:rPr>
          <w:t>11</w:t>
        </w:r>
        <w:r>
          <w:t>, 1–11.</w:t>
        </w:r>
      </w:ins>
    </w:p>
    <w:p w14:paraId="2FF14AD0" w14:textId="77777777" w:rsidR="00171675" w:rsidRDefault="00171675">
      <w:pPr>
        <w:autoSpaceDE w:val="0"/>
        <w:autoSpaceDN w:val="0"/>
        <w:ind w:left="567" w:hanging="567"/>
        <w:rPr>
          <w:ins w:id="1594" w:author="Wild, Kristoffer H." w:date="2023-05-01T17:06:00Z"/>
        </w:rPr>
      </w:pPr>
      <w:ins w:id="1595" w:author="Wild, Kristoffer H." w:date="2023-04-30T18:51:00Z">
        <w:r>
          <w:rPr>
            <w:b/>
            <w:bCs/>
          </w:rPr>
          <w:t>Du, W.-G., Elphick, M. and Shine, R.</w:t>
        </w:r>
        <w:r>
          <w:t xml:space="preserve"> (2010). Thermal regimes during incubation do not affect mean selected temperatures of hatchling lizards (Bassiana duperreyi, </w:t>
        </w:r>
        <w:proofErr w:type="spellStart"/>
        <w:r>
          <w:t>Scincidae</w:t>
        </w:r>
        <w:proofErr w:type="spellEnd"/>
        <w:r>
          <w:t xml:space="preserve">). </w:t>
        </w:r>
        <w:r>
          <w:rPr>
            <w:i/>
            <w:iCs/>
          </w:rPr>
          <w:t xml:space="preserve">J </w:t>
        </w:r>
        <w:proofErr w:type="spellStart"/>
        <w:r>
          <w:rPr>
            <w:i/>
            <w:iCs/>
          </w:rPr>
          <w:t>Therm</w:t>
        </w:r>
        <w:proofErr w:type="spellEnd"/>
        <w:r>
          <w:rPr>
            <w:i/>
            <w:iCs/>
          </w:rPr>
          <w:t xml:space="preserve"> Biol</w:t>
        </w:r>
        <w:r>
          <w:t xml:space="preserve"> </w:t>
        </w:r>
        <w:r>
          <w:rPr>
            <w:b/>
            <w:bCs/>
          </w:rPr>
          <w:t>35</w:t>
        </w:r>
        <w:r>
          <w:t>, 47–51.</w:t>
        </w:r>
      </w:ins>
    </w:p>
    <w:p w14:paraId="3BD420F2" w14:textId="3DCCB253" w:rsidR="002509DD" w:rsidRDefault="002509DD">
      <w:pPr>
        <w:autoSpaceDE w:val="0"/>
        <w:autoSpaceDN w:val="0"/>
        <w:ind w:left="567" w:hanging="567"/>
        <w:rPr>
          <w:ins w:id="1596" w:author="Wild, Kristoffer H." w:date="2023-04-30T18:51:00Z"/>
        </w:rPr>
        <w:pPrChange w:id="1597" w:author="Wild, Kristoffer H." w:date="2023-04-30T18:52:00Z">
          <w:pPr>
            <w:autoSpaceDE w:val="0"/>
            <w:autoSpaceDN w:val="0"/>
            <w:ind w:hanging="480"/>
          </w:pPr>
        </w:pPrChange>
      </w:pPr>
      <w:proofErr w:type="spellStart"/>
      <w:ins w:id="1598" w:author="Wild, Kristoffer H." w:date="2023-05-01T17:06:00Z">
        <w:r w:rsidRPr="002509DD">
          <w:rPr>
            <w:b/>
            <w:bCs/>
            <w:rPrChange w:id="1599" w:author="Wild, Kristoffer H." w:date="2023-05-01T17:06:00Z">
              <w:rPr/>
            </w:rPrChange>
          </w:rPr>
          <w:t>DuRant</w:t>
        </w:r>
        <w:proofErr w:type="spellEnd"/>
        <w:r w:rsidRPr="002509DD">
          <w:rPr>
            <w:b/>
            <w:bCs/>
            <w:rPrChange w:id="1600" w:author="Wild, Kristoffer H." w:date="2023-05-01T17:06:00Z">
              <w:rPr/>
            </w:rPrChange>
          </w:rPr>
          <w:t xml:space="preserve">, S. E., Romero, L. M., Talent, L. G., </w:t>
        </w:r>
      </w:ins>
      <w:ins w:id="1601" w:author="Wild, Kristoffer H." w:date="2023-05-01T17:08:00Z">
        <w:r>
          <w:rPr>
            <w:b/>
            <w:bCs/>
          </w:rPr>
          <w:t>and</w:t>
        </w:r>
      </w:ins>
      <w:ins w:id="1602" w:author="Wild, Kristoffer H." w:date="2023-05-01T17:06:00Z">
        <w:r w:rsidRPr="002509DD">
          <w:rPr>
            <w:b/>
            <w:bCs/>
            <w:rPrChange w:id="1603" w:author="Wild, Kristoffer H." w:date="2023-05-01T17:06:00Z">
              <w:rPr/>
            </w:rPrChange>
          </w:rPr>
          <w:t xml:space="preserve"> Hopkins, W. A</w:t>
        </w:r>
        <w:r w:rsidRPr="002509DD">
          <w:t>. (2008). Effect of exogenous corticosterone on respiration in a reptile. </w:t>
        </w:r>
        <w:r>
          <w:rPr>
            <w:i/>
            <w:iCs/>
          </w:rPr>
          <w:t>Gen</w:t>
        </w:r>
        <w:r w:rsidRPr="002509DD">
          <w:rPr>
            <w:i/>
            <w:iCs/>
          </w:rPr>
          <w:t xml:space="preserve"> and </w:t>
        </w:r>
        <w:r>
          <w:rPr>
            <w:i/>
            <w:iCs/>
          </w:rPr>
          <w:t>Comp</w:t>
        </w:r>
        <w:r w:rsidRPr="002509DD">
          <w:rPr>
            <w:i/>
            <w:iCs/>
          </w:rPr>
          <w:t xml:space="preserve"> </w:t>
        </w:r>
        <w:r>
          <w:rPr>
            <w:i/>
            <w:iCs/>
          </w:rPr>
          <w:t>Endo</w:t>
        </w:r>
        <w:r w:rsidRPr="002509DD">
          <w:t> </w:t>
        </w:r>
        <w:r w:rsidRPr="002509DD">
          <w:rPr>
            <w:b/>
            <w:bCs/>
            <w:i/>
            <w:iCs/>
            <w:rPrChange w:id="1604" w:author="Wild, Kristoffer H." w:date="2023-05-01T17:06:00Z">
              <w:rPr>
                <w:i/>
                <w:iCs/>
              </w:rPr>
            </w:rPrChange>
          </w:rPr>
          <w:t>156</w:t>
        </w:r>
        <w:r w:rsidRPr="002509DD">
          <w:t>, 126-133.</w:t>
        </w:r>
      </w:ins>
    </w:p>
    <w:p w14:paraId="56CFEAEC" w14:textId="77777777" w:rsidR="00171675" w:rsidRDefault="00171675">
      <w:pPr>
        <w:autoSpaceDE w:val="0"/>
        <w:autoSpaceDN w:val="0"/>
        <w:ind w:left="567" w:hanging="567"/>
        <w:rPr>
          <w:ins w:id="1605" w:author="Wild, Kristoffer H." w:date="2023-04-30T18:51:00Z"/>
        </w:rPr>
        <w:pPrChange w:id="1606" w:author="Wild, Kristoffer H." w:date="2023-04-30T18:52:00Z">
          <w:pPr>
            <w:autoSpaceDE w:val="0"/>
            <w:autoSpaceDN w:val="0"/>
            <w:ind w:hanging="480"/>
          </w:pPr>
        </w:pPrChange>
      </w:pPr>
      <w:ins w:id="1607" w:author="Wild, Kristoffer H." w:date="2023-04-30T18:51:00Z">
        <w:r>
          <w:rPr>
            <w:b/>
            <w:bCs/>
          </w:rPr>
          <w:t xml:space="preserve">Ernest, S. K. M., </w:t>
        </w:r>
        <w:proofErr w:type="spellStart"/>
        <w:r>
          <w:rPr>
            <w:b/>
            <w:bCs/>
          </w:rPr>
          <w:t>Enquist</w:t>
        </w:r>
        <w:proofErr w:type="spellEnd"/>
        <w:r>
          <w:rPr>
            <w:b/>
            <w:bCs/>
          </w:rPr>
          <w:t xml:space="preserve">, B. J., Brown, J. H., </w:t>
        </w:r>
        <w:proofErr w:type="spellStart"/>
        <w:r>
          <w:rPr>
            <w:b/>
            <w:bCs/>
          </w:rPr>
          <w:t>Charnov</w:t>
        </w:r>
        <w:proofErr w:type="spellEnd"/>
        <w:r>
          <w:rPr>
            <w:b/>
            <w:bCs/>
          </w:rPr>
          <w:t xml:space="preserve">, E. L., </w:t>
        </w:r>
        <w:proofErr w:type="spellStart"/>
        <w:r>
          <w:rPr>
            <w:b/>
            <w:bCs/>
          </w:rPr>
          <w:t>Gillooly</w:t>
        </w:r>
        <w:proofErr w:type="spellEnd"/>
        <w:r>
          <w:rPr>
            <w:b/>
            <w:bCs/>
          </w:rPr>
          <w:t xml:space="preserve">, J. F., Savage, V. M., White, E. P., Smith, F. A., </w:t>
        </w:r>
        <w:proofErr w:type="spellStart"/>
        <w:r>
          <w:rPr>
            <w:b/>
            <w:bCs/>
          </w:rPr>
          <w:t>Hadly</w:t>
        </w:r>
        <w:proofErr w:type="spellEnd"/>
        <w:r>
          <w:rPr>
            <w:b/>
            <w:bCs/>
          </w:rPr>
          <w:t>, E. A. and Haskell, J. P.</w:t>
        </w:r>
        <w:r>
          <w:t xml:space="preserve"> (2003). Thermodynamic and metabolic effects on the scaling of production and population energy use. </w:t>
        </w:r>
        <w:proofErr w:type="spellStart"/>
        <w:r>
          <w:rPr>
            <w:i/>
            <w:iCs/>
          </w:rPr>
          <w:t>Ecol</w:t>
        </w:r>
        <w:proofErr w:type="spellEnd"/>
        <w:r>
          <w:rPr>
            <w:i/>
            <w:iCs/>
          </w:rPr>
          <w:t xml:space="preserve"> Lett</w:t>
        </w:r>
        <w:r>
          <w:t xml:space="preserve"> </w:t>
        </w:r>
        <w:r>
          <w:rPr>
            <w:b/>
            <w:bCs/>
          </w:rPr>
          <w:t>6</w:t>
        </w:r>
        <w:r>
          <w:t>, 990–995.</w:t>
        </w:r>
      </w:ins>
    </w:p>
    <w:p w14:paraId="01744604" w14:textId="77777777" w:rsidR="00171675" w:rsidRDefault="00171675">
      <w:pPr>
        <w:autoSpaceDE w:val="0"/>
        <w:autoSpaceDN w:val="0"/>
        <w:ind w:left="567" w:hanging="567"/>
        <w:rPr>
          <w:ins w:id="1608" w:author="Wild, Kristoffer H." w:date="2023-04-30T18:51:00Z"/>
        </w:rPr>
        <w:pPrChange w:id="1609" w:author="Wild, Kristoffer H." w:date="2023-04-30T18:52:00Z">
          <w:pPr>
            <w:autoSpaceDE w:val="0"/>
            <w:autoSpaceDN w:val="0"/>
            <w:ind w:hanging="480"/>
          </w:pPr>
        </w:pPrChange>
      </w:pPr>
      <w:ins w:id="1610" w:author="Wild, Kristoffer H." w:date="2023-04-30T18:51:00Z">
        <w:r>
          <w:rPr>
            <w:b/>
            <w:bCs/>
          </w:rPr>
          <w:t>Eyer, P.-A., Blumenfeld, A. J. and Vargo, E. L.</w:t>
        </w:r>
        <w:r>
          <w:t xml:space="preserve"> (2019). Sexually antagonistic selection promotes genetic divergence between males and females in an ant. </w:t>
        </w:r>
        <w:r>
          <w:rPr>
            <w:i/>
            <w:iCs/>
          </w:rPr>
          <w:t>Proceedings of the National Academy of Sciences</w:t>
        </w:r>
        <w:r>
          <w:t xml:space="preserve"> </w:t>
        </w:r>
        <w:r>
          <w:rPr>
            <w:b/>
            <w:bCs/>
          </w:rPr>
          <w:t>116</w:t>
        </w:r>
        <w:r>
          <w:t>, 24157–24163.</w:t>
        </w:r>
      </w:ins>
    </w:p>
    <w:p w14:paraId="64AEB89B" w14:textId="100DD9F5" w:rsidR="00171675" w:rsidRPr="00171675" w:rsidRDefault="00171675">
      <w:pPr>
        <w:autoSpaceDE w:val="0"/>
        <w:autoSpaceDN w:val="0"/>
        <w:ind w:left="567" w:hanging="567"/>
        <w:rPr>
          <w:ins w:id="1611" w:author="Wild, Kristoffer H." w:date="2023-04-30T18:51:00Z"/>
        </w:rPr>
        <w:pPrChange w:id="1612" w:author="Wild, Kristoffer H." w:date="2023-04-30T18:52:00Z">
          <w:pPr>
            <w:autoSpaceDE w:val="0"/>
            <w:autoSpaceDN w:val="0"/>
            <w:ind w:hanging="480"/>
          </w:pPr>
        </w:pPrChange>
      </w:pPr>
      <w:ins w:id="1613" w:author="Wild, Kristoffer H." w:date="2023-04-30T18:51:00Z">
        <w:r>
          <w:rPr>
            <w:b/>
            <w:bCs/>
          </w:rPr>
          <w:t>Ferguson, G. W. and Fox, S. F.</w:t>
        </w:r>
        <w:r>
          <w:t xml:space="preserve"> (1984). </w:t>
        </w:r>
        <w:r w:rsidRPr="00171675">
          <w:rPr>
            <w:rPrChange w:id="1614" w:author="Wild, Kristoffer H." w:date="2023-04-30T18:54:00Z">
              <w:rPr>
                <w:i/>
                <w:iCs/>
              </w:rPr>
            </w:rPrChange>
          </w:rPr>
          <w:t xml:space="preserve">Annual Variation of Survival Advantage of Large Juvenile Side-Blotched Lizards, Uta </w:t>
        </w:r>
        <w:proofErr w:type="spellStart"/>
        <w:r w:rsidRPr="00171675">
          <w:rPr>
            <w:rPrChange w:id="1615" w:author="Wild, Kristoffer H." w:date="2023-04-30T18:54:00Z">
              <w:rPr>
                <w:i/>
                <w:iCs/>
              </w:rPr>
            </w:rPrChange>
          </w:rPr>
          <w:t>stansburiana</w:t>
        </w:r>
        <w:proofErr w:type="spellEnd"/>
        <w:r w:rsidRPr="00171675">
          <w:rPr>
            <w:rPrChange w:id="1616" w:author="Wild, Kristoffer H." w:date="2023-04-30T18:54:00Z">
              <w:rPr>
                <w:i/>
                <w:iCs/>
              </w:rPr>
            </w:rPrChange>
          </w:rPr>
          <w:t>: Its Causes and Evolutionary Significance</w:t>
        </w:r>
        <w:r w:rsidRPr="00171675">
          <w:t>.</w:t>
        </w:r>
      </w:ins>
      <w:ins w:id="1617" w:author="Wild, Kristoffer H." w:date="2023-04-30T18:54:00Z">
        <w:r>
          <w:t xml:space="preserve"> </w:t>
        </w:r>
        <w:r>
          <w:rPr>
            <w:i/>
            <w:iCs/>
          </w:rPr>
          <w:t>Evolution</w:t>
        </w:r>
      </w:ins>
      <w:ins w:id="1618" w:author="Wild, Kristoffer H." w:date="2023-04-30T18:55:00Z">
        <w:r>
          <w:t>, 342-349.</w:t>
        </w:r>
      </w:ins>
    </w:p>
    <w:p w14:paraId="1DECF225" w14:textId="14D472EE" w:rsidR="00171675" w:rsidRDefault="00171675">
      <w:pPr>
        <w:autoSpaceDE w:val="0"/>
        <w:autoSpaceDN w:val="0"/>
        <w:ind w:left="567" w:hanging="567"/>
        <w:rPr>
          <w:ins w:id="1619" w:author="Wild, Kristoffer H." w:date="2023-04-30T18:51:00Z"/>
        </w:rPr>
        <w:pPrChange w:id="1620" w:author="Wild, Kristoffer H." w:date="2023-04-30T18:52:00Z">
          <w:pPr>
            <w:autoSpaceDE w:val="0"/>
            <w:autoSpaceDN w:val="0"/>
            <w:ind w:hanging="480"/>
          </w:pPr>
        </w:pPrChange>
      </w:pPr>
      <w:ins w:id="1621" w:author="Wild, Kristoffer H." w:date="2023-04-30T18:51:00Z">
        <w:r>
          <w:rPr>
            <w:b/>
            <w:bCs/>
          </w:rPr>
          <w:t>Fisher, R. A.</w:t>
        </w:r>
        <w:r>
          <w:t xml:space="preserve"> (1931). The evolution of dominance. </w:t>
        </w:r>
        <w:r>
          <w:rPr>
            <w:i/>
            <w:iCs/>
          </w:rPr>
          <w:t xml:space="preserve">Bio </w:t>
        </w:r>
      </w:ins>
      <w:ins w:id="1622" w:author="Wild, Kristoffer H." w:date="2023-04-30T18:55:00Z">
        <w:r>
          <w:rPr>
            <w:i/>
            <w:iCs/>
          </w:rPr>
          <w:t>R</w:t>
        </w:r>
      </w:ins>
      <w:ins w:id="1623" w:author="Wild, Kristoffer H." w:date="2023-04-30T18:51:00Z">
        <w:r>
          <w:rPr>
            <w:i/>
            <w:iCs/>
          </w:rPr>
          <w:t>ev</w:t>
        </w:r>
        <w:r>
          <w:t xml:space="preserve"> </w:t>
        </w:r>
        <w:r>
          <w:rPr>
            <w:b/>
            <w:bCs/>
          </w:rPr>
          <w:t>6</w:t>
        </w:r>
        <w:r>
          <w:t>, 345–368.</w:t>
        </w:r>
      </w:ins>
    </w:p>
    <w:p w14:paraId="26124099" w14:textId="77777777" w:rsidR="00171675" w:rsidRDefault="00171675">
      <w:pPr>
        <w:autoSpaceDE w:val="0"/>
        <w:autoSpaceDN w:val="0"/>
        <w:ind w:left="567" w:hanging="567"/>
        <w:rPr>
          <w:ins w:id="1624" w:author="Wild, Kristoffer H." w:date="2023-04-30T18:51:00Z"/>
        </w:rPr>
        <w:pPrChange w:id="1625" w:author="Wild, Kristoffer H." w:date="2023-04-30T18:52:00Z">
          <w:pPr>
            <w:autoSpaceDE w:val="0"/>
            <w:autoSpaceDN w:val="0"/>
            <w:ind w:hanging="480"/>
          </w:pPr>
        </w:pPrChange>
      </w:pPr>
      <w:ins w:id="1626" w:author="Wild, Kristoffer H." w:date="2023-04-30T18:51:00Z">
        <w:r>
          <w:rPr>
            <w:b/>
            <w:bCs/>
          </w:rPr>
          <w:t>Flatt, T., Shine, R., Borges-</w:t>
        </w:r>
        <w:proofErr w:type="spellStart"/>
        <w:r>
          <w:rPr>
            <w:b/>
            <w:bCs/>
          </w:rPr>
          <w:t>Landaez</w:t>
        </w:r>
        <w:proofErr w:type="spellEnd"/>
        <w:r>
          <w:rPr>
            <w:b/>
            <w:bCs/>
          </w:rPr>
          <w:t>, P. A. and Downes, S. J.</w:t>
        </w:r>
        <w:r>
          <w:t xml:space="preserve"> (2001). Phenotypic variation in an oviparous montane lizard (</w:t>
        </w:r>
        <w:r w:rsidRPr="00171675">
          <w:rPr>
            <w:i/>
            <w:iCs/>
            <w:rPrChange w:id="1627" w:author="Wild, Kristoffer H." w:date="2023-04-30T18:55:00Z">
              <w:rPr/>
            </w:rPrChange>
          </w:rPr>
          <w:t>Bassiana duperreyi</w:t>
        </w:r>
        <w:r>
          <w:t xml:space="preserve">): the effects of thermal and hydric incubation environments. </w:t>
        </w:r>
        <w:r>
          <w:rPr>
            <w:i/>
            <w:iCs/>
          </w:rPr>
          <w:t>Biological Journal of the Linnean Society</w:t>
        </w:r>
        <w:r>
          <w:t xml:space="preserve"> </w:t>
        </w:r>
        <w:r>
          <w:rPr>
            <w:b/>
            <w:bCs/>
          </w:rPr>
          <w:t>74</w:t>
        </w:r>
        <w:r>
          <w:t>, 339–350.</w:t>
        </w:r>
      </w:ins>
    </w:p>
    <w:p w14:paraId="2544E82E" w14:textId="77777777" w:rsidR="00171675" w:rsidRDefault="00171675">
      <w:pPr>
        <w:autoSpaceDE w:val="0"/>
        <w:autoSpaceDN w:val="0"/>
        <w:ind w:left="567" w:hanging="567"/>
        <w:rPr>
          <w:ins w:id="1628" w:author="Wild, Kristoffer H." w:date="2023-04-30T18:51:00Z"/>
        </w:rPr>
        <w:pPrChange w:id="1629" w:author="Wild, Kristoffer H." w:date="2023-04-30T18:52:00Z">
          <w:pPr>
            <w:autoSpaceDE w:val="0"/>
            <w:autoSpaceDN w:val="0"/>
            <w:ind w:hanging="480"/>
          </w:pPr>
        </w:pPrChange>
      </w:pPr>
      <w:ins w:id="1630" w:author="Wild, Kristoffer H." w:date="2023-04-30T18:51:00Z">
        <w:r>
          <w:rPr>
            <w:b/>
            <w:bCs/>
          </w:rPr>
          <w:t>Friesen, C. R., Johansson, R. and Olsson, M.</w:t>
        </w:r>
        <w:r>
          <w:t xml:space="preserve"> (2017). Morph‐specific metabolic rate and the timing of reproductive senescence in a </w:t>
        </w:r>
        <w:proofErr w:type="spellStart"/>
        <w:r>
          <w:t>color</w:t>
        </w:r>
        <w:proofErr w:type="spellEnd"/>
        <w:r>
          <w:t xml:space="preserve"> polymorphic dragon. </w:t>
        </w:r>
        <w:r>
          <w:rPr>
            <w:i/>
            <w:iCs/>
          </w:rPr>
          <w:t xml:space="preserve">J Exp </w:t>
        </w:r>
        <w:proofErr w:type="spellStart"/>
        <w:r>
          <w:rPr>
            <w:i/>
            <w:iCs/>
          </w:rPr>
          <w:t>Zool</w:t>
        </w:r>
        <w:proofErr w:type="spellEnd"/>
        <w:r>
          <w:rPr>
            <w:i/>
            <w:iCs/>
          </w:rPr>
          <w:t xml:space="preserve"> </w:t>
        </w:r>
        <w:proofErr w:type="gramStart"/>
        <w:r>
          <w:rPr>
            <w:i/>
            <w:iCs/>
          </w:rPr>
          <w:t>A</w:t>
        </w:r>
        <w:proofErr w:type="gramEnd"/>
        <w:r>
          <w:rPr>
            <w:i/>
            <w:iCs/>
          </w:rPr>
          <w:t xml:space="preserve"> </w:t>
        </w:r>
        <w:proofErr w:type="spellStart"/>
        <w:r>
          <w:rPr>
            <w:i/>
            <w:iCs/>
          </w:rPr>
          <w:t>Ecol</w:t>
        </w:r>
        <w:proofErr w:type="spellEnd"/>
        <w:r>
          <w:rPr>
            <w:i/>
            <w:iCs/>
          </w:rPr>
          <w:t xml:space="preserve"> </w:t>
        </w:r>
        <w:proofErr w:type="spellStart"/>
        <w:r>
          <w:rPr>
            <w:i/>
            <w:iCs/>
          </w:rPr>
          <w:t>Integr</w:t>
        </w:r>
        <w:proofErr w:type="spellEnd"/>
        <w:r>
          <w:rPr>
            <w:i/>
            <w:iCs/>
          </w:rPr>
          <w:t xml:space="preserve"> </w:t>
        </w:r>
        <w:proofErr w:type="spellStart"/>
        <w:r>
          <w:rPr>
            <w:i/>
            <w:iCs/>
          </w:rPr>
          <w:t>Physiol</w:t>
        </w:r>
        <w:proofErr w:type="spellEnd"/>
        <w:r>
          <w:t xml:space="preserve"> </w:t>
        </w:r>
        <w:r>
          <w:rPr>
            <w:b/>
            <w:bCs/>
          </w:rPr>
          <w:t>327</w:t>
        </w:r>
        <w:r>
          <w:t>, 433–443.</w:t>
        </w:r>
      </w:ins>
    </w:p>
    <w:p w14:paraId="1463A044" w14:textId="1752D2BF" w:rsidR="00171675" w:rsidRDefault="00171675">
      <w:pPr>
        <w:autoSpaceDE w:val="0"/>
        <w:autoSpaceDN w:val="0"/>
        <w:ind w:left="567" w:hanging="567"/>
        <w:rPr>
          <w:ins w:id="1631" w:author="Wild, Kristoffer H." w:date="2023-04-30T18:51:00Z"/>
        </w:rPr>
        <w:pPrChange w:id="1632" w:author="Wild, Kristoffer H." w:date="2023-04-30T18:52:00Z">
          <w:pPr>
            <w:autoSpaceDE w:val="0"/>
            <w:autoSpaceDN w:val="0"/>
            <w:ind w:hanging="480"/>
          </w:pPr>
        </w:pPrChange>
      </w:pPr>
      <w:proofErr w:type="spellStart"/>
      <w:ins w:id="1633" w:author="Wild, Kristoffer H." w:date="2023-04-30T18:51:00Z">
        <w:r>
          <w:rPr>
            <w:b/>
            <w:bCs/>
          </w:rPr>
          <w:t>Geffroy</w:t>
        </w:r>
        <w:proofErr w:type="spellEnd"/>
        <w:r>
          <w:rPr>
            <w:b/>
            <w:bCs/>
          </w:rPr>
          <w:t>, B.</w:t>
        </w:r>
        <w:r>
          <w:t xml:space="preserve"> (2022). Energy as the cornerstone of environmentally driven sex allocation. </w:t>
        </w:r>
        <w:r>
          <w:rPr>
            <w:i/>
            <w:iCs/>
          </w:rPr>
          <w:t>Trends in Endocrinology and Metabolism</w:t>
        </w:r>
        <w:r>
          <w:t xml:space="preserve"> </w:t>
        </w:r>
        <w:r>
          <w:rPr>
            <w:b/>
            <w:bCs/>
          </w:rPr>
          <w:t>33</w:t>
        </w:r>
        <w:r>
          <w:t>, 670–679.</w:t>
        </w:r>
      </w:ins>
    </w:p>
    <w:p w14:paraId="4D081C28" w14:textId="77777777" w:rsidR="00171675" w:rsidRDefault="00171675">
      <w:pPr>
        <w:autoSpaceDE w:val="0"/>
        <w:autoSpaceDN w:val="0"/>
        <w:ind w:left="567" w:hanging="567"/>
        <w:rPr>
          <w:ins w:id="1634" w:author="Wild, Kristoffer H." w:date="2023-04-30T18:51:00Z"/>
        </w:rPr>
        <w:pPrChange w:id="1635" w:author="Wild, Kristoffer H." w:date="2023-04-30T18:52:00Z">
          <w:pPr>
            <w:autoSpaceDE w:val="0"/>
            <w:autoSpaceDN w:val="0"/>
            <w:ind w:hanging="480"/>
          </w:pPr>
        </w:pPrChange>
      </w:pPr>
      <w:ins w:id="1636" w:author="Wild, Kristoffer H." w:date="2023-04-30T18:51:00Z">
        <w:r>
          <w:rPr>
            <w:b/>
            <w:bCs/>
          </w:rPr>
          <w:t>Greer, A. E.</w:t>
        </w:r>
        <w:r>
          <w:t xml:space="preserve"> (1989). </w:t>
        </w:r>
        <w:r>
          <w:rPr>
            <w:i/>
            <w:iCs/>
          </w:rPr>
          <w:t>The biology and evolution of Australian lizards</w:t>
        </w:r>
        <w:r>
          <w:t>. Sydney, NSW, AUS: Surrey Beatty and Sons.</w:t>
        </w:r>
      </w:ins>
    </w:p>
    <w:p w14:paraId="4B2D0100" w14:textId="6EC16103" w:rsidR="00171675" w:rsidRDefault="00171675">
      <w:pPr>
        <w:autoSpaceDE w:val="0"/>
        <w:autoSpaceDN w:val="0"/>
        <w:ind w:left="567" w:hanging="567"/>
        <w:rPr>
          <w:ins w:id="1637" w:author="Wild, Kristoffer H." w:date="2023-04-30T18:51:00Z"/>
        </w:rPr>
        <w:pPrChange w:id="1638" w:author="Wild, Kristoffer H." w:date="2023-04-30T18:52:00Z">
          <w:pPr>
            <w:autoSpaceDE w:val="0"/>
            <w:autoSpaceDN w:val="0"/>
            <w:ind w:hanging="480"/>
          </w:pPr>
        </w:pPrChange>
      </w:pPr>
      <w:ins w:id="1639" w:author="Wild, Kristoffer H." w:date="2023-04-30T18:51:00Z">
        <w:r>
          <w:rPr>
            <w:b/>
            <w:bCs/>
          </w:rPr>
          <w:t>Grossen, C., Neuenschwander, S. and Perrin, N.</w:t>
        </w:r>
        <w:r>
          <w:t xml:space="preserve"> (2011). Temperature‐dependent turnovers in sex‐determination mechanisms: a quantitative model. </w:t>
        </w:r>
        <w:r>
          <w:rPr>
            <w:i/>
            <w:iCs/>
          </w:rPr>
          <w:t>Evolutio</w:t>
        </w:r>
      </w:ins>
      <w:ins w:id="1640" w:author="Wild, Kristoffer H." w:date="2023-04-30T18:56:00Z">
        <w:r>
          <w:rPr>
            <w:i/>
            <w:iCs/>
          </w:rPr>
          <w:t>n</w:t>
        </w:r>
      </w:ins>
      <w:ins w:id="1641" w:author="Wild, Kristoffer H." w:date="2023-04-30T18:51:00Z">
        <w:r>
          <w:t xml:space="preserve"> </w:t>
        </w:r>
        <w:r>
          <w:rPr>
            <w:b/>
            <w:bCs/>
          </w:rPr>
          <w:t>65</w:t>
        </w:r>
        <w:r>
          <w:t>, 64–78.</w:t>
        </w:r>
      </w:ins>
    </w:p>
    <w:p w14:paraId="188C2802" w14:textId="77777777" w:rsidR="00171675" w:rsidRDefault="00171675">
      <w:pPr>
        <w:autoSpaceDE w:val="0"/>
        <w:autoSpaceDN w:val="0"/>
        <w:ind w:left="567" w:hanging="567"/>
        <w:rPr>
          <w:ins w:id="1642" w:author="Wild, Kristoffer H." w:date="2023-04-30T18:51:00Z"/>
        </w:rPr>
        <w:pPrChange w:id="1643" w:author="Wild, Kristoffer H." w:date="2023-04-30T18:52:00Z">
          <w:pPr>
            <w:autoSpaceDE w:val="0"/>
            <w:autoSpaceDN w:val="0"/>
            <w:ind w:hanging="480"/>
          </w:pPr>
        </w:pPrChange>
      </w:pPr>
      <w:ins w:id="1644" w:author="Wild, Kristoffer H." w:date="2023-04-30T18:51:00Z">
        <w:r>
          <w:rPr>
            <w:b/>
            <w:bCs/>
          </w:rPr>
          <w:t>Hadfield, J. D.</w:t>
        </w:r>
        <w:r>
          <w:t xml:space="preserve"> (2010). MCMC methods for multi-response generalized linear mixed models: the </w:t>
        </w:r>
        <w:proofErr w:type="spellStart"/>
        <w:r>
          <w:t>MCMCglmm</w:t>
        </w:r>
        <w:proofErr w:type="spellEnd"/>
        <w:r>
          <w:t xml:space="preserve"> R package. </w:t>
        </w:r>
        <w:r>
          <w:rPr>
            <w:i/>
            <w:iCs/>
          </w:rPr>
          <w:t xml:space="preserve">J Stat </w:t>
        </w:r>
        <w:proofErr w:type="spellStart"/>
        <w:r>
          <w:rPr>
            <w:i/>
            <w:iCs/>
          </w:rPr>
          <w:t>Softw</w:t>
        </w:r>
        <w:proofErr w:type="spellEnd"/>
        <w:r>
          <w:t xml:space="preserve"> </w:t>
        </w:r>
        <w:r>
          <w:rPr>
            <w:b/>
            <w:bCs/>
          </w:rPr>
          <w:t>33</w:t>
        </w:r>
        <w:r>
          <w:t>, 1–22.</w:t>
        </w:r>
      </w:ins>
    </w:p>
    <w:p w14:paraId="53E78162" w14:textId="77777777" w:rsidR="00171675" w:rsidRDefault="00171675">
      <w:pPr>
        <w:autoSpaceDE w:val="0"/>
        <w:autoSpaceDN w:val="0"/>
        <w:ind w:left="567" w:hanging="567"/>
        <w:rPr>
          <w:ins w:id="1645" w:author="Wild, Kristoffer H." w:date="2023-04-30T18:51:00Z"/>
        </w:rPr>
        <w:pPrChange w:id="1646" w:author="Wild, Kristoffer H." w:date="2023-04-30T18:52:00Z">
          <w:pPr>
            <w:autoSpaceDE w:val="0"/>
            <w:autoSpaceDN w:val="0"/>
            <w:ind w:hanging="480"/>
          </w:pPr>
        </w:pPrChange>
      </w:pPr>
      <w:proofErr w:type="spellStart"/>
      <w:ins w:id="1647" w:author="Wild, Kristoffer H." w:date="2023-04-30T18:51:00Z">
        <w:r>
          <w:rPr>
            <w:b/>
            <w:bCs/>
          </w:rPr>
          <w:t>Harolow</w:t>
        </w:r>
        <w:proofErr w:type="spellEnd"/>
        <w:r>
          <w:rPr>
            <w:b/>
            <w:bCs/>
          </w:rPr>
          <w:t>, P. S.</w:t>
        </w:r>
        <w:r>
          <w:t xml:space="preserve"> (1996). A harmless technique for sexing </w:t>
        </w:r>
        <w:proofErr w:type="spellStart"/>
        <w:r>
          <w:t>hatchiling</w:t>
        </w:r>
        <w:proofErr w:type="spellEnd"/>
        <w:r>
          <w:t xml:space="preserve"> lizards. </w:t>
        </w:r>
        <w:proofErr w:type="spellStart"/>
        <w:r>
          <w:rPr>
            <w:i/>
            <w:iCs/>
          </w:rPr>
          <w:t>Herpetol</w:t>
        </w:r>
        <w:proofErr w:type="spellEnd"/>
        <w:r>
          <w:rPr>
            <w:i/>
            <w:iCs/>
          </w:rPr>
          <w:t xml:space="preserve"> Rev</w:t>
        </w:r>
        <w:r>
          <w:t xml:space="preserve"> </w:t>
        </w:r>
        <w:r>
          <w:rPr>
            <w:b/>
            <w:bCs/>
          </w:rPr>
          <w:t>27</w:t>
        </w:r>
        <w:r>
          <w:t>, 71.</w:t>
        </w:r>
      </w:ins>
    </w:p>
    <w:p w14:paraId="735B7054" w14:textId="77777777" w:rsidR="00171675" w:rsidRDefault="00171675">
      <w:pPr>
        <w:autoSpaceDE w:val="0"/>
        <w:autoSpaceDN w:val="0"/>
        <w:ind w:left="567" w:hanging="567"/>
        <w:rPr>
          <w:ins w:id="1648" w:author="Wild, Kristoffer H." w:date="2023-04-30T18:51:00Z"/>
        </w:rPr>
        <w:pPrChange w:id="1649" w:author="Wild, Kristoffer H." w:date="2023-04-30T18:52:00Z">
          <w:pPr>
            <w:autoSpaceDE w:val="0"/>
            <w:autoSpaceDN w:val="0"/>
            <w:ind w:hanging="480"/>
          </w:pPr>
        </w:pPrChange>
      </w:pPr>
      <w:ins w:id="1650" w:author="Wild, Kristoffer H." w:date="2023-04-30T18:51:00Z">
        <w:r>
          <w:rPr>
            <w:b/>
            <w:bCs/>
          </w:rPr>
          <w:t xml:space="preserve">Harrison, P. W., Wright, A. E., Zimmer, F., Dean, R., Montgomery, S. H., Pointer, M. A. and </w:t>
        </w:r>
        <w:proofErr w:type="spellStart"/>
        <w:r>
          <w:rPr>
            <w:b/>
            <w:bCs/>
          </w:rPr>
          <w:t>Mank</w:t>
        </w:r>
        <w:proofErr w:type="spellEnd"/>
        <w:r>
          <w:rPr>
            <w:b/>
            <w:bCs/>
          </w:rPr>
          <w:t>, J. E.</w:t>
        </w:r>
        <w:r>
          <w:t xml:space="preserve"> (2015). Sexual selection drives evolution and rapid turnover of male gene expression. </w:t>
        </w:r>
        <w:r>
          <w:rPr>
            <w:i/>
            <w:iCs/>
          </w:rPr>
          <w:t>Proceedings of the National Academy of Sciences</w:t>
        </w:r>
        <w:r>
          <w:t xml:space="preserve"> </w:t>
        </w:r>
        <w:r>
          <w:rPr>
            <w:b/>
            <w:bCs/>
          </w:rPr>
          <w:t>112</w:t>
        </w:r>
        <w:r>
          <w:t>, 4393–4398.</w:t>
        </w:r>
      </w:ins>
    </w:p>
    <w:p w14:paraId="15F13DA8" w14:textId="77777777" w:rsidR="00171675" w:rsidRDefault="00171675">
      <w:pPr>
        <w:autoSpaceDE w:val="0"/>
        <w:autoSpaceDN w:val="0"/>
        <w:ind w:left="567" w:hanging="567"/>
        <w:rPr>
          <w:ins w:id="1651" w:author="Wild, Kristoffer H." w:date="2023-04-30T18:51:00Z"/>
        </w:rPr>
        <w:pPrChange w:id="1652" w:author="Wild, Kristoffer H." w:date="2023-04-30T18:52:00Z">
          <w:pPr>
            <w:autoSpaceDE w:val="0"/>
            <w:autoSpaceDN w:val="0"/>
            <w:ind w:hanging="480"/>
          </w:pPr>
        </w:pPrChange>
      </w:pPr>
      <w:ins w:id="1653" w:author="Wild, Kristoffer H." w:date="2023-04-30T18:51:00Z">
        <w:r>
          <w:rPr>
            <w:b/>
            <w:bCs/>
          </w:rPr>
          <w:t xml:space="preserve">Hayward, A. and </w:t>
        </w:r>
        <w:proofErr w:type="spellStart"/>
        <w:r>
          <w:rPr>
            <w:b/>
            <w:bCs/>
          </w:rPr>
          <w:t>Gillooly</w:t>
        </w:r>
        <w:proofErr w:type="spellEnd"/>
        <w:r>
          <w:rPr>
            <w:b/>
            <w:bCs/>
          </w:rPr>
          <w:t>, J. F.</w:t>
        </w:r>
        <w:r>
          <w:t xml:space="preserve"> (2011). The cost of sex: quantifying energetic investment in gamete production by males and females. </w:t>
        </w:r>
        <w:proofErr w:type="spellStart"/>
        <w:r>
          <w:rPr>
            <w:i/>
            <w:iCs/>
          </w:rPr>
          <w:t>PLoS</w:t>
        </w:r>
        <w:proofErr w:type="spellEnd"/>
        <w:r>
          <w:rPr>
            <w:i/>
            <w:iCs/>
          </w:rPr>
          <w:t xml:space="preserve"> One</w:t>
        </w:r>
        <w:r>
          <w:t xml:space="preserve"> </w:t>
        </w:r>
        <w:r>
          <w:rPr>
            <w:b/>
            <w:bCs/>
          </w:rPr>
          <w:t>6</w:t>
        </w:r>
        <w:r>
          <w:t>, e16557.</w:t>
        </w:r>
      </w:ins>
    </w:p>
    <w:p w14:paraId="62D70250" w14:textId="77777777" w:rsidR="00171675" w:rsidRDefault="00171675">
      <w:pPr>
        <w:autoSpaceDE w:val="0"/>
        <w:autoSpaceDN w:val="0"/>
        <w:ind w:left="567" w:hanging="567"/>
        <w:rPr>
          <w:ins w:id="1654" w:author="Wild, Kristoffer H." w:date="2023-04-30T18:51:00Z"/>
        </w:rPr>
        <w:pPrChange w:id="1655" w:author="Wild, Kristoffer H." w:date="2023-04-30T18:52:00Z">
          <w:pPr>
            <w:autoSpaceDE w:val="0"/>
            <w:autoSpaceDN w:val="0"/>
            <w:ind w:hanging="480"/>
          </w:pPr>
        </w:pPrChange>
      </w:pPr>
      <w:ins w:id="1656" w:author="Wild, Kristoffer H." w:date="2023-04-30T18:51:00Z">
        <w:r>
          <w:rPr>
            <w:b/>
            <w:bCs/>
          </w:rPr>
          <w:lastRenderedPageBreak/>
          <w:t xml:space="preserve">Holleley, C. E., </w:t>
        </w:r>
        <w:proofErr w:type="spellStart"/>
        <w:r>
          <w:rPr>
            <w:b/>
            <w:bCs/>
          </w:rPr>
          <w:t>O’Meally</w:t>
        </w:r>
        <w:proofErr w:type="spellEnd"/>
        <w:r>
          <w:rPr>
            <w:b/>
            <w:bCs/>
          </w:rPr>
          <w:t xml:space="preserve">, D., Sarre, S. D., Marshall Graves, J. A., </w:t>
        </w:r>
        <w:proofErr w:type="spellStart"/>
        <w:r>
          <w:rPr>
            <w:b/>
            <w:bCs/>
          </w:rPr>
          <w:t>Ezaz</w:t>
        </w:r>
        <w:proofErr w:type="spellEnd"/>
        <w:r>
          <w:rPr>
            <w:b/>
            <w:bCs/>
          </w:rPr>
          <w:t>, T., Matsubara, K., Azad, B., Zhang, X. and Georges, A.</w:t>
        </w:r>
        <w:r>
          <w:t xml:space="preserve"> (2015). Sex reversal triggers the rapid transition from genetic to temperature-dependent sex. </w:t>
        </w:r>
        <w:r>
          <w:rPr>
            <w:i/>
            <w:iCs/>
          </w:rPr>
          <w:t>Nature</w:t>
        </w:r>
        <w:r>
          <w:t xml:space="preserve"> </w:t>
        </w:r>
        <w:r>
          <w:rPr>
            <w:b/>
            <w:bCs/>
          </w:rPr>
          <w:t>523</w:t>
        </w:r>
        <w:r>
          <w:t>, 79–82.</w:t>
        </w:r>
      </w:ins>
    </w:p>
    <w:p w14:paraId="6D809E50" w14:textId="77777777" w:rsidR="00171675" w:rsidRDefault="00171675">
      <w:pPr>
        <w:autoSpaceDE w:val="0"/>
        <w:autoSpaceDN w:val="0"/>
        <w:ind w:left="567" w:hanging="567"/>
        <w:rPr>
          <w:ins w:id="1657" w:author="Wild, Kristoffer H." w:date="2023-04-30T18:51:00Z"/>
        </w:rPr>
        <w:pPrChange w:id="1658" w:author="Wild, Kristoffer H." w:date="2023-04-30T18:52:00Z">
          <w:pPr>
            <w:autoSpaceDE w:val="0"/>
            <w:autoSpaceDN w:val="0"/>
            <w:ind w:hanging="480"/>
          </w:pPr>
        </w:pPrChange>
      </w:pPr>
      <w:ins w:id="1659" w:author="Wild, Kristoffer H." w:date="2023-04-30T18:51:00Z">
        <w:r>
          <w:rPr>
            <w:b/>
            <w:bCs/>
          </w:rPr>
          <w:t xml:space="preserve">Jameson, E. W., </w:t>
        </w:r>
        <w:proofErr w:type="spellStart"/>
        <w:r>
          <w:rPr>
            <w:b/>
            <w:bCs/>
          </w:rPr>
          <w:t>Heusner</w:t>
        </w:r>
        <w:proofErr w:type="spellEnd"/>
        <w:r>
          <w:rPr>
            <w:b/>
            <w:bCs/>
          </w:rPr>
          <w:t>, A. A. and Arbogast, R.</w:t>
        </w:r>
        <w:r>
          <w:t xml:space="preserve"> (1977). Oxygen consumption of Sceloporus occidentalis from three different elevations. </w:t>
        </w:r>
        <w:r>
          <w:rPr>
            <w:i/>
            <w:iCs/>
          </w:rPr>
          <w:t xml:space="preserve">Comp </w:t>
        </w:r>
        <w:proofErr w:type="spellStart"/>
        <w:r>
          <w:rPr>
            <w:i/>
            <w:iCs/>
          </w:rPr>
          <w:t>Biochem</w:t>
        </w:r>
        <w:proofErr w:type="spellEnd"/>
        <w:r>
          <w:rPr>
            <w:i/>
            <w:iCs/>
          </w:rPr>
          <w:t xml:space="preserve"> </w:t>
        </w:r>
        <w:proofErr w:type="spellStart"/>
        <w:r>
          <w:rPr>
            <w:i/>
            <w:iCs/>
          </w:rPr>
          <w:t>Physiol</w:t>
        </w:r>
        <w:proofErr w:type="spellEnd"/>
        <w:r>
          <w:rPr>
            <w:i/>
            <w:iCs/>
          </w:rPr>
          <w:t xml:space="preserve"> </w:t>
        </w:r>
        <w:proofErr w:type="gramStart"/>
        <w:r>
          <w:rPr>
            <w:i/>
            <w:iCs/>
          </w:rPr>
          <w:t>A</w:t>
        </w:r>
        <w:proofErr w:type="gramEnd"/>
        <w:r>
          <w:rPr>
            <w:i/>
            <w:iCs/>
          </w:rPr>
          <w:t xml:space="preserve"> </w:t>
        </w:r>
        <w:proofErr w:type="spellStart"/>
        <w:r>
          <w:rPr>
            <w:i/>
            <w:iCs/>
          </w:rPr>
          <w:t>Physiol</w:t>
        </w:r>
        <w:proofErr w:type="spellEnd"/>
        <w:r>
          <w:t xml:space="preserve"> </w:t>
        </w:r>
        <w:r>
          <w:rPr>
            <w:b/>
            <w:bCs/>
          </w:rPr>
          <w:t>56</w:t>
        </w:r>
        <w:r>
          <w:t>, 73–79.</w:t>
        </w:r>
      </w:ins>
    </w:p>
    <w:p w14:paraId="7A464870" w14:textId="77777777" w:rsidR="00171675" w:rsidRDefault="00171675">
      <w:pPr>
        <w:autoSpaceDE w:val="0"/>
        <w:autoSpaceDN w:val="0"/>
        <w:ind w:left="567" w:hanging="567"/>
        <w:rPr>
          <w:ins w:id="1660" w:author="Wild, Kristoffer H." w:date="2023-04-30T18:51:00Z"/>
        </w:rPr>
        <w:pPrChange w:id="1661" w:author="Wild, Kristoffer H." w:date="2023-04-30T18:52:00Z">
          <w:pPr>
            <w:autoSpaceDE w:val="0"/>
            <w:autoSpaceDN w:val="0"/>
            <w:ind w:hanging="480"/>
          </w:pPr>
        </w:pPrChange>
      </w:pPr>
      <w:ins w:id="1662" w:author="Wild, Kristoffer H." w:date="2023-04-30T18:51:00Z">
        <w:r>
          <w:rPr>
            <w:b/>
            <w:bCs/>
          </w:rPr>
          <w:t>John-Alder, H. B.</w:t>
        </w:r>
        <w:r>
          <w:t xml:space="preserve"> (1990). Effects of Thyroxine on Standard Metabolic Rate and Selected Intermediary Metabolic Enzymes in Field-Active Lizards </w:t>
        </w:r>
        <w:r w:rsidRPr="00171675">
          <w:rPr>
            <w:i/>
            <w:iCs/>
            <w:rPrChange w:id="1663" w:author="Wild, Kristoffer H." w:date="2023-04-30T18:57:00Z">
              <w:rPr/>
            </w:rPrChange>
          </w:rPr>
          <w:t>Sceloporus undulatus</w:t>
        </w:r>
        <w:r>
          <w:t xml:space="preserve">. </w:t>
        </w:r>
        <w:proofErr w:type="spellStart"/>
        <w:r>
          <w:rPr>
            <w:i/>
            <w:iCs/>
          </w:rPr>
          <w:t>PhysiologicalZoology</w:t>
        </w:r>
        <w:proofErr w:type="spellEnd"/>
        <w:r>
          <w:t xml:space="preserve"> </w:t>
        </w:r>
        <w:r>
          <w:rPr>
            <w:b/>
            <w:bCs/>
          </w:rPr>
          <w:t>63</w:t>
        </w:r>
        <w:r>
          <w:t>, 600–614.</w:t>
        </w:r>
      </w:ins>
    </w:p>
    <w:p w14:paraId="7555E7BF" w14:textId="77777777" w:rsidR="00171675" w:rsidRDefault="00171675">
      <w:pPr>
        <w:autoSpaceDE w:val="0"/>
        <w:autoSpaceDN w:val="0"/>
        <w:ind w:left="567" w:hanging="567"/>
        <w:rPr>
          <w:ins w:id="1664" w:author="Wild, Kristoffer H." w:date="2023-04-30T18:51:00Z"/>
        </w:rPr>
        <w:pPrChange w:id="1665" w:author="Wild, Kristoffer H." w:date="2023-04-30T18:52:00Z">
          <w:pPr>
            <w:autoSpaceDE w:val="0"/>
            <w:autoSpaceDN w:val="0"/>
            <w:ind w:hanging="480"/>
          </w:pPr>
        </w:pPrChange>
      </w:pPr>
      <w:ins w:id="1666" w:author="Wild, Kristoffer H." w:date="2023-04-30T18:51:00Z">
        <w:r>
          <w:rPr>
            <w:b/>
            <w:bCs/>
          </w:rPr>
          <w:t>Kearney, M. and Porter, W. P.</w:t>
        </w:r>
        <w:r>
          <w:t xml:space="preserve"> (2004). Mapping the fundamental niche: physiology, climate, and the distribution of a nocturnal lizard. </w:t>
        </w:r>
        <w:r>
          <w:rPr>
            <w:i/>
            <w:iCs/>
          </w:rPr>
          <w:t>Ecology</w:t>
        </w:r>
        <w:r>
          <w:t xml:space="preserve"> </w:t>
        </w:r>
        <w:r>
          <w:rPr>
            <w:b/>
            <w:bCs/>
          </w:rPr>
          <w:t>85</w:t>
        </w:r>
        <w:r>
          <w:t>, 3119–3131.</w:t>
        </w:r>
      </w:ins>
    </w:p>
    <w:p w14:paraId="7BA87C59" w14:textId="77777777" w:rsidR="00171675" w:rsidRDefault="00171675">
      <w:pPr>
        <w:autoSpaceDE w:val="0"/>
        <w:autoSpaceDN w:val="0"/>
        <w:ind w:left="567" w:hanging="567"/>
        <w:rPr>
          <w:ins w:id="1667" w:author="Wild, Kristoffer H." w:date="2023-04-30T18:51:00Z"/>
        </w:rPr>
        <w:pPrChange w:id="1668" w:author="Wild, Kristoffer H." w:date="2023-04-30T18:52:00Z">
          <w:pPr>
            <w:autoSpaceDE w:val="0"/>
            <w:autoSpaceDN w:val="0"/>
            <w:ind w:hanging="480"/>
          </w:pPr>
        </w:pPrChange>
      </w:pPr>
      <w:ins w:id="1669" w:author="Wild, Kristoffer H." w:date="2023-04-30T18:51:00Z">
        <w:r>
          <w:rPr>
            <w:b/>
            <w:bCs/>
          </w:rPr>
          <w:t xml:space="preserve">Kelly, C. D., </w:t>
        </w:r>
        <w:proofErr w:type="spellStart"/>
        <w:r>
          <w:rPr>
            <w:b/>
            <w:bCs/>
          </w:rPr>
          <w:t>Stoehr</w:t>
        </w:r>
        <w:proofErr w:type="spellEnd"/>
        <w:r>
          <w:rPr>
            <w:b/>
            <w:bCs/>
          </w:rPr>
          <w:t>, A. M., Nunn, C., Smyth, K. N. and Prokop, Z. M.</w:t>
        </w:r>
        <w:r>
          <w:t xml:space="preserve"> (2018). Sexual dimorphism in immunity across animals: a meta-analysis. </w:t>
        </w:r>
        <w:proofErr w:type="spellStart"/>
        <w:r>
          <w:rPr>
            <w:i/>
            <w:iCs/>
          </w:rPr>
          <w:t>Ecol</w:t>
        </w:r>
        <w:proofErr w:type="spellEnd"/>
        <w:r>
          <w:rPr>
            <w:i/>
            <w:iCs/>
          </w:rPr>
          <w:t xml:space="preserve"> Lett</w:t>
        </w:r>
        <w:r>
          <w:t xml:space="preserve"> </w:t>
        </w:r>
        <w:r>
          <w:rPr>
            <w:b/>
            <w:bCs/>
          </w:rPr>
          <w:t>21</w:t>
        </w:r>
        <w:r>
          <w:t>, 1885–1894.</w:t>
        </w:r>
      </w:ins>
    </w:p>
    <w:p w14:paraId="09B76D2E" w14:textId="77777777" w:rsidR="00171675" w:rsidRDefault="00171675">
      <w:pPr>
        <w:autoSpaceDE w:val="0"/>
        <w:autoSpaceDN w:val="0"/>
        <w:ind w:left="567" w:hanging="567"/>
        <w:rPr>
          <w:ins w:id="1670" w:author="Wild, Kristoffer H." w:date="2023-04-30T18:51:00Z"/>
        </w:rPr>
        <w:pPrChange w:id="1671" w:author="Wild, Kristoffer H." w:date="2023-04-30T18:52:00Z">
          <w:pPr>
            <w:autoSpaceDE w:val="0"/>
            <w:autoSpaceDN w:val="0"/>
            <w:ind w:hanging="480"/>
          </w:pPr>
        </w:pPrChange>
      </w:pPr>
      <w:ins w:id="1672" w:author="Wild, Kristoffer H." w:date="2023-04-30T18:51:00Z">
        <w:r>
          <w:rPr>
            <w:b/>
            <w:bCs/>
          </w:rPr>
          <w:t>Kwok, A. B. C., Wardle, G. M., Greenville, A. C. and Dickman, C. R.</w:t>
        </w:r>
        <w:r>
          <w:t xml:space="preserve"> (2016). Long‐term patterns of invertebrate abundance and relationships to environmental factors in arid Australia. </w:t>
        </w:r>
        <w:r>
          <w:rPr>
            <w:i/>
            <w:iCs/>
          </w:rPr>
          <w:t xml:space="preserve">Austral </w:t>
        </w:r>
        <w:proofErr w:type="spellStart"/>
        <w:r>
          <w:rPr>
            <w:i/>
            <w:iCs/>
          </w:rPr>
          <w:t>Ecol</w:t>
        </w:r>
        <w:proofErr w:type="spellEnd"/>
        <w:r>
          <w:t xml:space="preserve"> </w:t>
        </w:r>
        <w:r>
          <w:rPr>
            <w:b/>
            <w:bCs/>
          </w:rPr>
          <w:t>41</w:t>
        </w:r>
        <w:r>
          <w:t>, 480–491.</w:t>
        </w:r>
      </w:ins>
    </w:p>
    <w:p w14:paraId="5CE42127" w14:textId="77777777" w:rsidR="00171675" w:rsidRDefault="00171675">
      <w:pPr>
        <w:autoSpaceDE w:val="0"/>
        <w:autoSpaceDN w:val="0"/>
        <w:ind w:left="567" w:hanging="567"/>
        <w:rPr>
          <w:ins w:id="1673" w:author="Wild, Kristoffer H." w:date="2023-04-30T18:51:00Z"/>
        </w:rPr>
        <w:pPrChange w:id="1674" w:author="Wild, Kristoffer H." w:date="2023-04-30T18:52:00Z">
          <w:pPr>
            <w:autoSpaceDE w:val="0"/>
            <w:autoSpaceDN w:val="0"/>
            <w:ind w:hanging="480"/>
          </w:pPr>
        </w:pPrChange>
      </w:pPr>
      <w:proofErr w:type="spellStart"/>
      <w:ins w:id="1675" w:author="Wild, Kristoffer H." w:date="2023-04-30T18:51:00Z">
        <w:r>
          <w:rPr>
            <w:b/>
            <w:bCs/>
          </w:rPr>
          <w:t>Letnic</w:t>
        </w:r>
        <w:proofErr w:type="spellEnd"/>
        <w:r>
          <w:rPr>
            <w:b/>
            <w:bCs/>
          </w:rPr>
          <w:t>, M. and Dickman, C. R.</w:t>
        </w:r>
        <w:r>
          <w:t xml:space="preserve"> (2010). Resource pulses and mammalian dynamics: conceptual models for hummock grasslands and other Australian desert habitats. </w:t>
        </w:r>
        <w:r>
          <w:rPr>
            <w:i/>
            <w:iCs/>
          </w:rPr>
          <w:t>Biological Reviews</w:t>
        </w:r>
        <w:r>
          <w:t xml:space="preserve"> </w:t>
        </w:r>
        <w:r>
          <w:rPr>
            <w:b/>
            <w:bCs/>
          </w:rPr>
          <w:t>85</w:t>
        </w:r>
        <w:r>
          <w:t>, 501–521.</w:t>
        </w:r>
      </w:ins>
    </w:p>
    <w:p w14:paraId="36D8ABC9" w14:textId="77777777" w:rsidR="00171675" w:rsidRDefault="00171675">
      <w:pPr>
        <w:autoSpaceDE w:val="0"/>
        <w:autoSpaceDN w:val="0"/>
        <w:ind w:left="567" w:hanging="567"/>
        <w:rPr>
          <w:ins w:id="1676" w:author="Wild, Kristoffer H." w:date="2023-04-30T18:51:00Z"/>
        </w:rPr>
        <w:pPrChange w:id="1677" w:author="Wild, Kristoffer H." w:date="2023-04-30T18:52:00Z">
          <w:pPr>
            <w:autoSpaceDE w:val="0"/>
            <w:autoSpaceDN w:val="0"/>
            <w:ind w:hanging="480"/>
          </w:pPr>
        </w:pPrChange>
      </w:pPr>
      <w:ins w:id="1678" w:author="Wild, Kristoffer H." w:date="2023-04-30T18:51:00Z">
        <w:r>
          <w:rPr>
            <w:b/>
            <w:bCs/>
          </w:rPr>
          <w:t>Li, H., Holleley, C. E., Elphick, M., Georges, A., Shine, R. and Shine, R.</w:t>
        </w:r>
        <w:r>
          <w:t xml:space="preserve"> (2016). The behavioural consequences of sex reversal in dragons. </w:t>
        </w:r>
        <w:r>
          <w:rPr>
            <w:i/>
            <w:iCs/>
          </w:rPr>
          <w:t>Proceedings of the Royal Society B: Biological Sciences</w:t>
        </w:r>
        <w:r>
          <w:t xml:space="preserve"> </w:t>
        </w:r>
        <w:r>
          <w:rPr>
            <w:b/>
            <w:bCs/>
          </w:rPr>
          <w:t>283</w:t>
        </w:r>
        <w:r>
          <w:t>, 1–7.</w:t>
        </w:r>
      </w:ins>
    </w:p>
    <w:p w14:paraId="314316F6" w14:textId="77777777" w:rsidR="00171675" w:rsidRDefault="00171675">
      <w:pPr>
        <w:autoSpaceDE w:val="0"/>
        <w:autoSpaceDN w:val="0"/>
        <w:ind w:left="567" w:hanging="567"/>
        <w:rPr>
          <w:ins w:id="1679" w:author="Wild, Kristoffer H." w:date="2023-04-30T18:51:00Z"/>
        </w:rPr>
        <w:pPrChange w:id="1680" w:author="Wild, Kristoffer H." w:date="2023-04-30T18:52:00Z">
          <w:pPr>
            <w:autoSpaceDE w:val="0"/>
            <w:autoSpaceDN w:val="0"/>
            <w:ind w:hanging="480"/>
          </w:pPr>
        </w:pPrChange>
      </w:pPr>
      <w:proofErr w:type="spellStart"/>
      <w:ins w:id="1681" w:author="Wild, Kristoffer H." w:date="2023-04-30T18:51:00Z">
        <w:r>
          <w:rPr>
            <w:b/>
            <w:bCs/>
          </w:rPr>
          <w:t>Lighton</w:t>
        </w:r>
        <w:proofErr w:type="spellEnd"/>
        <w:r>
          <w:rPr>
            <w:b/>
            <w:bCs/>
          </w:rPr>
          <w:t>, J. R. B.</w:t>
        </w:r>
        <w:r>
          <w:t xml:space="preserve"> (2008). </w:t>
        </w:r>
        <w:r>
          <w:rPr>
            <w:i/>
            <w:iCs/>
          </w:rPr>
          <w:t>Measuring metabolic rates: a manual for scientists</w:t>
        </w:r>
        <w:r>
          <w:t>. New York, NY, USA: Oxford University Press.</w:t>
        </w:r>
      </w:ins>
    </w:p>
    <w:p w14:paraId="75D4A625" w14:textId="77777777" w:rsidR="00171675" w:rsidRDefault="00171675">
      <w:pPr>
        <w:autoSpaceDE w:val="0"/>
        <w:autoSpaceDN w:val="0"/>
        <w:ind w:left="567" w:hanging="567"/>
        <w:rPr>
          <w:ins w:id="1682" w:author="Wild, Kristoffer H." w:date="2023-04-30T18:51:00Z"/>
        </w:rPr>
        <w:pPrChange w:id="1683" w:author="Wild, Kristoffer H." w:date="2023-04-30T18:52:00Z">
          <w:pPr>
            <w:autoSpaceDE w:val="0"/>
            <w:autoSpaceDN w:val="0"/>
            <w:ind w:hanging="480"/>
          </w:pPr>
        </w:pPrChange>
      </w:pPr>
      <w:proofErr w:type="spellStart"/>
      <w:ins w:id="1684" w:author="Wild, Kristoffer H." w:date="2023-04-30T18:51:00Z">
        <w:r>
          <w:rPr>
            <w:b/>
            <w:bCs/>
          </w:rPr>
          <w:t>Lipinska</w:t>
        </w:r>
        <w:proofErr w:type="spellEnd"/>
        <w:r>
          <w:rPr>
            <w:b/>
            <w:bCs/>
          </w:rPr>
          <w:t xml:space="preserve">, A., Cormier, A., </w:t>
        </w:r>
        <w:proofErr w:type="spellStart"/>
        <w:r>
          <w:rPr>
            <w:b/>
            <w:bCs/>
          </w:rPr>
          <w:t>Luthringer</w:t>
        </w:r>
        <w:proofErr w:type="spellEnd"/>
        <w:r>
          <w:rPr>
            <w:b/>
            <w:bCs/>
          </w:rPr>
          <w:t xml:space="preserve">, R., Peters, A. F., </w:t>
        </w:r>
        <w:proofErr w:type="spellStart"/>
        <w:r>
          <w:rPr>
            <w:b/>
            <w:bCs/>
          </w:rPr>
          <w:t>Corre</w:t>
        </w:r>
        <w:proofErr w:type="spellEnd"/>
        <w:r>
          <w:rPr>
            <w:b/>
            <w:bCs/>
          </w:rPr>
          <w:t xml:space="preserve">, E., </w:t>
        </w:r>
        <w:proofErr w:type="spellStart"/>
        <w:r>
          <w:rPr>
            <w:b/>
            <w:bCs/>
          </w:rPr>
          <w:t>Gachon</w:t>
        </w:r>
        <w:proofErr w:type="spellEnd"/>
        <w:r>
          <w:rPr>
            <w:b/>
            <w:bCs/>
          </w:rPr>
          <w:t>, C. M. M., Cock, J. M. and Coelho, S. M.</w:t>
        </w:r>
        <w:r>
          <w:t xml:space="preserve"> (2015). Sexual dimorphism and the evolution of sex-biased gene expression in the brown alga </w:t>
        </w:r>
        <w:proofErr w:type="spellStart"/>
        <w:r>
          <w:t>Ectocarpus</w:t>
        </w:r>
        <w:proofErr w:type="spellEnd"/>
        <w:r>
          <w:t xml:space="preserve">. </w:t>
        </w:r>
        <w:r>
          <w:rPr>
            <w:i/>
            <w:iCs/>
          </w:rPr>
          <w:t xml:space="preserve">Mol Biol </w:t>
        </w:r>
        <w:proofErr w:type="spellStart"/>
        <w:r>
          <w:rPr>
            <w:i/>
            <w:iCs/>
          </w:rPr>
          <w:t>Evol</w:t>
        </w:r>
        <w:proofErr w:type="spellEnd"/>
        <w:r>
          <w:t xml:space="preserve"> </w:t>
        </w:r>
        <w:r>
          <w:rPr>
            <w:b/>
            <w:bCs/>
          </w:rPr>
          <w:t>32</w:t>
        </w:r>
        <w:r>
          <w:t>, 1581–1597.</w:t>
        </w:r>
      </w:ins>
    </w:p>
    <w:p w14:paraId="79F6BDEB" w14:textId="77777777" w:rsidR="00171675" w:rsidRDefault="00171675">
      <w:pPr>
        <w:autoSpaceDE w:val="0"/>
        <w:autoSpaceDN w:val="0"/>
        <w:ind w:left="567" w:hanging="567"/>
        <w:rPr>
          <w:ins w:id="1685" w:author="Wild, Kristoffer H." w:date="2023-05-01T17:11:00Z"/>
        </w:rPr>
      </w:pPr>
      <w:proofErr w:type="spellStart"/>
      <w:ins w:id="1686" w:author="Wild, Kristoffer H." w:date="2023-04-30T18:51:00Z">
        <w:r>
          <w:rPr>
            <w:b/>
            <w:bCs/>
          </w:rPr>
          <w:t>Lovern</w:t>
        </w:r>
        <w:proofErr w:type="spellEnd"/>
        <w:r>
          <w:rPr>
            <w:b/>
            <w:bCs/>
          </w:rPr>
          <w:t xml:space="preserve">, M. B., McNabb, F. M. A. and </w:t>
        </w:r>
        <w:proofErr w:type="spellStart"/>
        <w:r>
          <w:rPr>
            <w:b/>
            <w:bCs/>
          </w:rPr>
          <w:t>Jenssen</w:t>
        </w:r>
        <w:proofErr w:type="spellEnd"/>
        <w:r>
          <w:rPr>
            <w:b/>
            <w:bCs/>
          </w:rPr>
          <w:t>, T. A.</w:t>
        </w:r>
        <w:r>
          <w:t xml:space="preserve"> (2001). Developmental effects of testosterone on </w:t>
        </w:r>
        <w:proofErr w:type="spellStart"/>
        <w:r>
          <w:t>behavior</w:t>
        </w:r>
        <w:proofErr w:type="spellEnd"/>
        <w:r>
          <w:t xml:space="preserve"> in male and female green anoles (Anolis carolinensis). </w:t>
        </w:r>
        <w:proofErr w:type="spellStart"/>
        <w:r>
          <w:rPr>
            <w:i/>
            <w:iCs/>
          </w:rPr>
          <w:t>Horm</w:t>
        </w:r>
        <w:proofErr w:type="spellEnd"/>
        <w:r>
          <w:rPr>
            <w:i/>
            <w:iCs/>
          </w:rPr>
          <w:t xml:space="preserve"> </w:t>
        </w:r>
        <w:proofErr w:type="spellStart"/>
        <w:r>
          <w:rPr>
            <w:i/>
            <w:iCs/>
          </w:rPr>
          <w:t>Behav</w:t>
        </w:r>
        <w:proofErr w:type="spellEnd"/>
        <w:r>
          <w:t xml:space="preserve"> </w:t>
        </w:r>
        <w:r>
          <w:rPr>
            <w:b/>
            <w:bCs/>
          </w:rPr>
          <w:t>39</w:t>
        </w:r>
        <w:r>
          <w:t>, 131–143.</w:t>
        </w:r>
      </w:ins>
    </w:p>
    <w:p w14:paraId="2C3870A4" w14:textId="25748FB4" w:rsidR="002509DD" w:rsidRDefault="002509DD">
      <w:pPr>
        <w:autoSpaceDE w:val="0"/>
        <w:autoSpaceDN w:val="0"/>
        <w:ind w:left="567" w:hanging="567"/>
        <w:rPr>
          <w:ins w:id="1687" w:author="Wild, Kristoffer H." w:date="2023-05-01T17:07:00Z"/>
        </w:rPr>
      </w:pPr>
      <w:proofErr w:type="spellStart"/>
      <w:ins w:id="1688" w:author="Wild, Kristoffer H." w:date="2023-05-01T17:11:00Z">
        <w:r w:rsidRPr="002509DD">
          <w:rPr>
            <w:b/>
            <w:bCs/>
            <w:rPrChange w:id="1689" w:author="Wild, Kristoffer H." w:date="2023-05-01T17:11:00Z">
              <w:rPr/>
            </w:rPrChange>
          </w:rPr>
          <w:t>Marler</w:t>
        </w:r>
        <w:proofErr w:type="spellEnd"/>
        <w:r w:rsidRPr="002509DD">
          <w:rPr>
            <w:b/>
            <w:bCs/>
            <w:rPrChange w:id="1690" w:author="Wild, Kristoffer H." w:date="2023-05-01T17:11:00Z">
              <w:rPr/>
            </w:rPrChange>
          </w:rPr>
          <w:t xml:space="preserve">, C. A., </w:t>
        </w:r>
        <w:r>
          <w:rPr>
            <w:b/>
            <w:bCs/>
          </w:rPr>
          <w:t>and</w:t>
        </w:r>
        <w:r w:rsidRPr="002509DD">
          <w:rPr>
            <w:b/>
            <w:bCs/>
            <w:rPrChange w:id="1691" w:author="Wild, Kristoffer H." w:date="2023-05-01T17:11:00Z">
              <w:rPr/>
            </w:rPrChange>
          </w:rPr>
          <w:t xml:space="preserve"> Moore, M. C.</w:t>
        </w:r>
        <w:r w:rsidRPr="002509DD">
          <w:t xml:space="preserve"> (1989). Time and energy costs of aggression in testosterone-implanted free-living male mountain spiny lizards (</w:t>
        </w:r>
        <w:r w:rsidRPr="002509DD">
          <w:rPr>
            <w:i/>
            <w:iCs/>
            <w:rPrChange w:id="1692" w:author="Wild, Kristoffer H." w:date="2023-05-01T17:11:00Z">
              <w:rPr/>
            </w:rPrChange>
          </w:rPr>
          <w:t xml:space="preserve">Sceloporus </w:t>
        </w:r>
        <w:proofErr w:type="spellStart"/>
        <w:r w:rsidRPr="002509DD">
          <w:rPr>
            <w:i/>
            <w:iCs/>
            <w:rPrChange w:id="1693" w:author="Wild, Kristoffer H." w:date="2023-05-01T17:11:00Z">
              <w:rPr/>
            </w:rPrChange>
          </w:rPr>
          <w:t>jarrovi</w:t>
        </w:r>
        <w:proofErr w:type="spellEnd"/>
        <w:r w:rsidRPr="002509DD">
          <w:t>). </w:t>
        </w:r>
        <w:r w:rsidRPr="002509DD">
          <w:rPr>
            <w:i/>
            <w:iCs/>
          </w:rPr>
          <w:t>Phys</w:t>
        </w:r>
        <w:r>
          <w:rPr>
            <w:i/>
            <w:iCs/>
          </w:rPr>
          <w:t>.</w:t>
        </w:r>
        <w:r w:rsidRPr="002509DD">
          <w:rPr>
            <w:i/>
            <w:iCs/>
          </w:rPr>
          <w:t xml:space="preserve"> Zool</w:t>
        </w:r>
      </w:ins>
      <w:ins w:id="1694" w:author="Wild, Kristoffer H." w:date="2023-05-01T17:12:00Z">
        <w:r>
          <w:rPr>
            <w:i/>
            <w:iCs/>
          </w:rPr>
          <w:t>.</w:t>
        </w:r>
        <w:r>
          <w:rPr>
            <w:b/>
            <w:bCs/>
          </w:rPr>
          <w:t xml:space="preserve"> 6</w:t>
        </w:r>
        <w:r w:rsidRPr="002509DD">
          <w:t xml:space="preserve"> </w:t>
        </w:r>
      </w:ins>
      <w:ins w:id="1695" w:author="Wild, Kristoffer H." w:date="2023-05-01T17:11:00Z">
        <w:r w:rsidRPr="002509DD">
          <w:t>, 1334-1350.</w:t>
        </w:r>
      </w:ins>
    </w:p>
    <w:p w14:paraId="4BAC5F33" w14:textId="5C8C3268" w:rsidR="002509DD" w:rsidRDefault="002509DD">
      <w:pPr>
        <w:autoSpaceDE w:val="0"/>
        <w:autoSpaceDN w:val="0"/>
        <w:ind w:left="567" w:hanging="567"/>
        <w:rPr>
          <w:ins w:id="1696" w:author="Wild, Kristoffer H." w:date="2023-04-30T18:51:00Z"/>
        </w:rPr>
        <w:pPrChange w:id="1697" w:author="Wild, Kristoffer H." w:date="2023-04-30T18:52:00Z">
          <w:pPr>
            <w:autoSpaceDE w:val="0"/>
            <w:autoSpaceDN w:val="0"/>
            <w:ind w:hanging="480"/>
          </w:pPr>
        </w:pPrChange>
      </w:pPr>
      <w:proofErr w:type="spellStart"/>
      <w:ins w:id="1698" w:author="Wild, Kristoffer H." w:date="2023-05-01T17:07:00Z">
        <w:r w:rsidRPr="002509DD">
          <w:rPr>
            <w:b/>
            <w:bCs/>
            <w:rPrChange w:id="1699" w:author="Wild, Kristoffer H." w:date="2023-05-01T17:07:00Z">
              <w:rPr/>
            </w:rPrChange>
          </w:rPr>
          <w:t>Meylan</w:t>
        </w:r>
        <w:proofErr w:type="spellEnd"/>
        <w:r w:rsidRPr="002509DD">
          <w:rPr>
            <w:b/>
            <w:bCs/>
            <w:rPrChange w:id="1700" w:author="Wild, Kristoffer H." w:date="2023-05-01T17:07:00Z">
              <w:rPr/>
            </w:rPrChange>
          </w:rPr>
          <w:t xml:space="preserve">, S., </w:t>
        </w:r>
        <w:proofErr w:type="spellStart"/>
        <w:r w:rsidRPr="002509DD">
          <w:rPr>
            <w:b/>
            <w:bCs/>
            <w:rPrChange w:id="1701" w:author="Wild, Kristoffer H." w:date="2023-05-01T17:07:00Z">
              <w:rPr/>
            </w:rPrChange>
          </w:rPr>
          <w:t>Haussy</w:t>
        </w:r>
        <w:proofErr w:type="spellEnd"/>
        <w:r w:rsidRPr="002509DD">
          <w:rPr>
            <w:b/>
            <w:bCs/>
            <w:rPrChange w:id="1702" w:author="Wild, Kristoffer H." w:date="2023-05-01T17:07:00Z">
              <w:rPr/>
            </w:rPrChange>
          </w:rPr>
          <w:t xml:space="preserve">, C., </w:t>
        </w:r>
        <w:r>
          <w:rPr>
            <w:b/>
            <w:bCs/>
          </w:rPr>
          <w:t>and</w:t>
        </w:r>
        <w:r w:rsidRPr="002509DD">
          <w:rPr>
            <w:b/>
            <w:bCs/>
            <w:rPrChange w:id="1703" w:author="Wild, Kristoffer H." w:date="2023-05-01T17:07:00Z">
              <w:rPr/>
            </w:rPrChange>
          </w:rPr>
          <w:t xml:space="preserve"> </w:t>
        </w:r>
        <w:proofErr w:type="spellStart"/>
        <w:r w:rsidRPr="002509DD">
          <w:rPr>
            <w:b/>
            <w:bCs/>
            <w:rPrChange w:id="1704" w:author="Wild, Kristoffer H." w:date="2023-05-01T17:07:00Z">
              <w:rPr/>
            </w:rPrChange>
          </w:rPr>
          <w:t>Voituron</w:t>
        </w:r>
        <w:proofErr w:type="spellEnd"/>
        <w:r w:rsidRPr="002509DD">
          <w:rPr>
            <w:b/>
            <w:bCs/>
            <w:rPrChange w:id="1705" w:author="Wild, Kristoffer H." w:date="2023-05-01T17:07:00Z">
              <w:rPr/>
            </w:rPrChange>
          </w:rPr>
          <w:t>, Y.</w:t>
        </w:r>
        <w:r w:rsidRPr="002509DD">
          <w:t xml:space="preserve"> (2010). Physiological actions of corticosterone and its modulation by an immune challenge in reptiles. </w:t>
        </w:r>
        <w:r>
          <w:rPr>
            <w:i/>
            <w:iCs/>
          </w:rPr>
          <w:t>Gen</w:t>
        </w:r>
        <w:r w:rsidRPr="002509DD">
          <w:rPr>
            <w:i/>
            <w:iCs/>
          </w:rPr>
          <w:t xml:space="preserve"> and </w:t>
        </w:r>
      </w:ins>
      <w:ins w:id="1706" w:author="Wild, Kristoffer H." w:date="2023-05-01T17:08:00Z">
        <w:r>
          <w:rPr>
            <w:i/>
            <w:iCs/>
          </w:rPr>
          <w:t>Comp Endo</w:t>
        </w:r>
      </w:ins>
      <w:ins w:id="1707" w:author="Wild, Kristoffer H." w:date="2023-05-01T17:07:00Z">
        <w:r w:rsidRPr="002509DD">
          <w:t> </w:t>
        </w:r>
        <w:r w:rsidRPr="002509DD">
          <w:rPr>
            <w:b/>
            <w:bCs/>
            <w:i/>
            <w:iCs/>
            <w:rPrChange w:id="1708" w:author="Wild, Kristoffer H." w:date="2023-05-01T17:08:00Z">
              <w:rPr>
                <w:i/>
                <w:iCs/>
              </w:rPr>
            </w:rPrChange>
          </w:rPr>
          <w:t>169</w:t>
        </w:r>
        <w:r w:rsidRPr="002509DD">
          <w:t>, 158-166.</w:t>
        </w:r>
      </w:ins>
    </w:p>
    <w:p w14:paraId="10AD14D4" w14:textId="1B4E95E7" w:rsidR="00171675" w:rsidRDefault="00171675" w:rsidP="00AC721D">
      <w:pPr>
        <w:autoSpaceDE w:val="0"/>
        <w:autoSpaceDN w:val="0"/>
        <w:ind w:left="567" w:hanging="567"/>
        <w:rPr>
          <w:ins w:id="1709" w:author="Wild, Kristoffer H." w:date="2023-04-30T18:51:00Z"/>
        </w:rPr>
        <w:pPrChange w:id="1710" w:author="Wild, Kristoffer H." w:date="2023-05-01T16:27:00Z">
          <w:pPr>
            <w:autoSpaceDE w:val="0"/>
            <w:autoSpaceDN w:val="0"/>
            <w:ind w:hanging="480"/>
          </w:pPr>
        </w:pPrChange>
      </w:pPr>
      <w:proofErr w:type="spellStart"/>
      <w:ins w:id="1711" w:author="Wild, Kristoffer H." w:date="2023-04-30T18:51:00Z">
        <w:r>
          <w:rPr>
            <w:b/>
            <w:bCs/>
          </w:rPr>
          <w:t>Mikó</w:t>
        </w:r>
        <w:proofErr w:type="spellEnd"/>
        <w:r>
          <w:rPr>
            <w:b/>
            <w:bCs/>
          </w:rPr>
          <w:t xml:space="preserve">, Z., </w:t>
        </w:r>
        <w:proofErr w:type="spellStart"/>
        <w:r>
          <w:rPr>
            <w:b/>
            <w:bCs/>
          </w:rPr>
          <w:t>Nemesházi</w:t>
        </w:r>
        <w:proofErr w:type="spellEnd"/>
        <w:r>
          <w:rPr>
            <w:b/>
            <w:bCs/>
          </w:rPr>
          <w:t xml:space="preserve">, E., </w:t>
        </w:r>
        <w:proofErr w:type="spellStart"/>
        <w:r>
          <w:rPr>
            <w:b/>
            <w:bCs/>
          </w:rPr>
          <w:t>Ujhegyi</w:t>
        </w:r>
        <w:proofErr w:type="spellEnd"/>
        <w:r>
          <w:rPr>
            <w:b/>
            <w:bCs/>
          </w:rPr>
          <w:t xml:space="preserve">, N., </w:t>
        </w:r>
        <w:proofErr w:type="spellStart"/>
        <w:r>
          <w:rPr>
            <w:b/>
            <w:bCs/>
          </w:rPr>
          <w:t>Verebélyi</w:t>
        </w:r>
        <w:proofErr w:type="spellEnd"/>
        <w:r>
          <w:rPr>
            <w:b/>
            <w:bCs/>
          </w:rPr>
          <w:t xml:space="preserve">, V., </w:t>
        </w:r>
        <w:proofErr w:type="spellStart"/>
        <w:r>
          <w:rPr>
            <w:b/>
            <w:bCs/>
          </w:rPr>
          <w:t>Ujszegi</w:t>
        </w:r>
        <w:proofErr w:type="spellEnd"/>
        <w:r>
          <w:rPr>
            <w:b/>
            <w:bCs/>
          </w:rPr>
          <w:t xml:space="preserve">, J., </w:t>
        </w:r>
        <w:proofErr w:type="spellStart"/>
        <w:r>
          <w:rPr>
            <w:b/>
            <w:bCs/>
          </w:rPr>
          <w:t>Kásler</w:t>
        </w:r>
        <w:proofErr w:type="spellEnd"/>
        <w:r>
          <w:rPr>
            <w:b/>
            <w:bCs/>
          </w:rPr>
          <w:t xml:space="preserve">, A., </w:t>
        </w:r>
        <w:proofErr w:type="spellStart"/>
        <w:r>
          <w:rPr>
            <w:b/>
            <w:bCs/>
          </w:rPr>
          <w:t>Bertalan</w:t>
        </w:r>
        <w:proofErr w:type="spellEnd"/>
        <w:r>
          <w:rPr>
            <w:b/>
            <w:bCs/>
          </w:rPr>
          <w:t xml:space="preserve">, R., </w:t>
        </w:r>
        <w:proofErr w:type="spellStart"/>
        <w:r>
          <w:rPr>
            <w:b/>
            <w:bCs/>
          </w:rPr>
          <w:t>Vili</w:t>
        </w:r>
        <w:proofErr w:type="spellEnd"/>
        <w:r>
          <w:rPr>
            <w:b/>
            <w:bCs/>
          </w:rPr>
          <w:t xml:space="preserve">, N., </w:t>
        </w:r>
        <w:proofErr w:type="spellStart"/>
        <w:r>
          <w:rPr>
            <w:b/>
            <w:bCs/>
          </w:rPr>
          <w:t>Gál</w:t>
        </w:r>
        <w:proofErr w:type="spellEnd"/>
        <w:r>
          <w:rPr>
            <w:b/>
            <w:bCs/>
          </w:rPr>
          <w:t>, Z. Hoffmann, O. I.</w:t>
        </w:r>
      </w:ins>
      <w:ins w:id="1712" w:author="Wild, Kristoffer H." w:date="2023-04-30T18:57:00Z">
        <w:r>
          <w:rPr>
            <w:b/>
            <w:bCs/>
          </w:rPr>
          <w:t xml:space="preserve">, </w:t>
        </w:r>
      </w:ins>
      <w:ins w:id="1713" w:author="Wild, Kristoffer H." w:date="2023-04-30T18:58:00Z">
        <w:r w:rsidRPr="00171675">
          <w:rPr>
            <w:b/>
            <w:bCs/>
          </w:rPr>
          <w:t xml:space="preserve">&amp; </w:t>
        </w:r>
        <w:proofErr w:type="spellStart"/>
        <w:r w:rsidRPr="00171675">
          <w:rPr>
            <w:b/>
            <w:bCs/>
          </w:rPr>
          <w:t>Bókony</w:t>
        </w:r>
        <w:proofErr w:type="spellEnd"/>
        <w:r w:rsidRPr="00171675">
          <w:rPr>
            <w:b/>
            <w:bCs/>
          </w:rPr>
          <w:t>, V.</w:t>
        </w:r>
      </w:ins>
      <w:ins w:id="1714" w:author="Wild, Kristoffer H." w:date="2023-04-30T18:51:00Z">
        <w:r>
          <w:t xml:space="preserve"> (2021). Sex reversal and ontogeny under climate change and chemical pollution: are there interactions between the effects of elevated temperature and a xenoestrogen on early development in agile frogs? </w:t>
        </w:r>
        <w:r>
          <w:rPr>
            <w:i/>
            <w:iCs/>
          </w:rPr>
          <w:t>Environmental Pollution</w:t>
        </w:r>
        <w:r>
          <w:t xml:space="preserve"> </w:t>
        </w:r>
        <w:r>
          <w:rPr>
            <w:b/>
            <w:bCs/>
          </w:rPr>
          <w:t>285</w:t>
        </w:r>
        <w:r>
          <w:t>, 117464.</w:t>
        </w:r>
      </w:ins>
    </w:p>
    <w:p w14:paraId="5B04C28F" w14:textId="3D9E8DD5" w:rsidR="00171675" w:rsidRDefault="00171675">
      <w:pPr>
        <w:ind w:left="426" w:hanging="426"/>
        <w:contextualSpacing/>
        <w:rPr>
          <w:ins w:id="1715" w:author="Wild, Kristoffer H." w:date="2023-04-30T18:51:00Z"/>
        </w:rPr>
        <w:pPrChange w:id="1716" w:author="Wild, Kristoffer H." w:date="2023-04-30T18:59:00Z">
          <w:pPr>
            <w:autoSpaceDE w:val="0"/>
            <w:autoSpaceDN w:val="0"/>
            <w:ind w:hanging="480"/>
          </w:pPr>
        </w:pPrChange>
      </w:pPr>
      <w:ins w:id="1717" w:author="Wild, Kristoffer H." w:date="2023-04-30T18:51:00Z">
        <w:r>
          <w:rPr>
            <w:b/>
            <w:bCs/>
          </w:rPr>
          <w:t>Mueller, P. and Diamond, J.</w:t>
        </w:r>
        <w:r>
          <w:t xml:space="preserve"> (2001). </w:t>
        </w:r>
        <w:r w:rsidRPr="00171675">
          <w:rPr>
            <w:rPrChange w:id="1718" w:author="Wild, Kristoffer H." w:date="2023-04-30T18:59:00Z">
              <w:rPr>
                <w:i/>
                <w:iCs/>
              </w:rPr>
            </w:rPrChange>
          </w:rPr>
          <w:t>Metabolic rate and environmental productivity: Well-provisioned animals evolved to run and idle fast</w:t>
        </w:r>
        <w:r>
          <w:t>.</w:t>
        </w:r>
      </w:ins>
      <w:ins w:id="1719" w:author="Wild, Kristoffer H." w:date="2023-04-30T18:59:00Z">
        <w:r w:rsidRPr="00171675">
          <w:t xml:space="preserve"> </w:t>
        </w:r>
        <w:r>
          <w:t xml:space="preserve">Proceedings of the National Academy of Sciences </w:t>
        </w:r>
        <w:r w:rsidRPr="00171675">
          <w:rPr>
            <w:b/>
            <w:bCs/>
            <w:rPrChange w:id="1720" w:author="Wild, Kristoffer H." w:date="2023-04-30T18:59:00Z">
              <w:rPr/>
            </w:rPrChange>
          </w:rPr>
          <w:t>9</w:t>
        </w:r>
        <w:r>
          <w:rPr>
            <w:b/>
            <w:bCs/>
          </w:rPr>
          <w:t xml:space="preserve">8, </w:t>
        </w:r>
        <w:r>
          <w:t>12550-12554.</w:t>
        </w:r>
      </w:ins>
    </w:p>
    <w:p w14:paraId="60A8D4F8" w14:textId="77D51C6B" w:rsidR="00171675" w:rsidRDefault="00171675">
      <w:pPr>
        <w:autoSpaceDE w:val="0"/>
        <w:autoSpaceDN w:val="0"/>
        <w:ind w:left="567" w:hanging="567"/>
        <w:rPr>
          <w:ins w:id="1721" w:author="Wild, Kristoffer H." w:date="2023-04-30T18:51:00Z"/>
        </w:rPr>
        <w:pPrChange w:id="1722" w:author="Wild, Kristoffer H." w:date="2023-04-30T18:52:00Z">
          <w:pPr>
            <w:autoSpaceDE w:val="0"/>
            <w:autoSpaceDN w:val="0"/>
            <w:ind w:hanging="480"/>
          </w:pPr>
        </w:pPrChange>
      </w:pPr>
      <w:ins w:id="1723" w:author="Wild, Kristoffer H." w:date="2023-04-30T18:51:00Z">
        <w:r>
          <w:rPr>
            <w:b/>
            <w:bCs/>
          </w:rPr>
          <w:t>Noble, D. W. A., Stenhouse, V. and Schwanz, L. E.</w:t>
        </w:r>
        <w:r>
          <w:t xml:space="preserve"> (2018). Developmental temperatures and phenotypic plasticity in reptiles: A systematic review and meta‐analysis. </w:t>
        </w:r>
        <w:r>
          <w:rPr>
            <w:i/>
            <w:iCs/>
          </w:rPr>
          <w:t>Bio Rev</w:t>
        </w:r>
      </w:ins>
      <w:ins w:id="1724" w:author="Wild, Kristoffer H." w:date="2023-04-30T19:00:00Z">
        <w:r>
          <w:rPr>
            <w:i/>
            <w:iCs/>
          </w:rPr>
          <w:t xml:space="preserve"> </w:t>
        </w:r>
      </w:ins>
      <w:ins w:id="1725" w:author="Wild, Kristoffer H." w:date="2023-04-30T18:51:00Z">
        <w:r>
          <w:rPr>
            <w:b/>
            <w:bCs/>
          </w:rPr>
          <w:t>93</w:t>
        </w:r>
        <w:r>
          <w:t>, 72–97.</w:t>
        </w:r>
      </w:ins>
    </w:p>
    <w:p w14:paraId="1F86BA7D" w14:textId="3DE66DDD" w:rsidR="00171675" w:rsidRDefault="00171675" w:rsidP="00AC721D">
      <w:pPr>
        <w:autoSpaceDE w:val="0"/>
        <w:autoSpaceDN w:val="0"/>
        <w:ind w:left="567" w:hanging="567"/>
        <w:rPr>
          <w:ins w:id="1726" w:author="Wild, Kristoffer H." w:date="2023-05-01T17:12:00Z"/>
        </w:rPr>
      </w:pPr>
      <w:ins w:id="1727" w:author="Wild, Kristoffer H." w:date="2023-04-30T18:51:00Z">
        <w:r>
          <w:rPr>
            <w:b/>
            <w:bCs/>
          </w:rPr>
          <w:t>Noy-Meir, I.</w:t>
        </w:r>
        <w:r>
          <w:t xml:space="preserve"> (1973). Desert ecosystems: environment and producers. </w:t>
        </w:r>
        <w:proofErr w:type="spellStart"/>
        <w:r>
          <w:rPr>
            <w:i/>
            <w:iCs/>
          </w:rPr>
          <w:t>Annu</w:t>
        </w:r>
        <w:proofErr w:type="spellEnd"/>
        <w:r>
          <w:rPr>
            <w:i/>
            <w:iCs/>
          </w:rPr>
          <w:t xml:space="preserve"> Rev </w:t>
        </w:r>
        <w:proofErr w:type="spellStart"/>
        <w:r>
          <w:rPr>
            <w:i/>
            <w:iCs/>
          </w:rPr>
          <w:t>Ecol</w:t>
        </w:r>
        <w:proofErr w:type="spellEnd"/>
        <w:r>
          <w:rPr>
            <w:i/>
            <w:iCs/>
          </w:rPr>
          <w:t xml:space="preserve"> Syst</w:t>
        </w:r>
        <w:r>
          <w:t xml:space="preserve"> 25–51.</w:t>
        </w:r>
      </w:ins>
    </w:p>
    <w:p w14:paraId="15E29A05" w14:textId="5DEA005C" w:rsidR="002509DD" w:rsidRDefault="002509DD" w:rsidP="00AC721D">
      <w:pPr>
        <w:autoSpaceDE w:val="0"/>
        <w:autoSpaceDN w:val="0"/>
        <w:ind w:left="567" w:hanging="567"/>
        <w:rPr>
          <w:ins w:id="1728" w:author="Wild, Kristoffer H." w:date="2023-04-30T18:51:00Z"/>
        </w:rPr>
        <w:pPrChange w:id="1729" w:author="Wild, Kristoffer H." w:date="2023-05-01T16:27:00Z">
          <w:pPr>
            <w:autoSpaceDE w:val="0"/>
            <w:autoSpaceDN w:val="0"/>
            <w:ind w:hanging="480"/>
          </w:pPr>
        </w:pPrChange>
      </w:pPr>
      <w:proofErr w:type="spellStart"/>
      <w:ins w:id="1730" w:author="Wild, Kristoffer H." w:date="2023-05-01T17:12:00Z">
        <w:r w:rsidRPr="002509DD">
          <w:rPr>
            <w:b/>
            <w:bCs/>
            <w:rPrChange w:id="1731" w:author="Wild, Kristoffer H." w:date="2023-05-01T17:13:00Z">
              <w:rPr/>
            </w:rPrChange>
          </w:rPr>
          <w:lastRenderedPageBreak/>
          <w:t>Oppliger</w:t>
        </w:r>
        <w:proofErr w:type="spellEnd"/>
        <w:r w:rsidRPr="002509DD">
          <w:rPr>
            <w:b/>
            <w:bCs/>
            <w:rPrChange w:id="1732" w:author="Wild, Kristoffer H." w:date="2023-05-01T17:13:00Z">
              <w:rPr/>
            </w:rPrChange>
          </w:rPr>
          <w:t xml:space="preserve">, A., Giorgi, M. S., </w:t>
        </w:r>
        <w:proofErr w:type="spellStart"/>
        <w:r w:rsidRPr="002509DD">
          <w:rPr>
            <w:b/>
            <w:bCs/>
            <w:rPrChange w:id="1733" w:author="Wild, Kristoffer H." w:date="2023-05-01T17:13:00Z">
              <w:rPr/>
            </w:rPrChange>
          </w:rPr>
          <w:t>Conelli</w:t>
        </w:r>
        <w:proofErr w:type="spellEnd"/>
        <w:r w:rsidRPr="002509DD">
          <w:rPr>
            <w:b/>
            <w:bCs/>
            <w:rPrChange w:id="1734" w:author="Wild, Kristoffer H." w:date="2023-05-01T17:13:00Z">
              <w:rPr/>
            </w:rPrChange>
          </w:rPr>
          <w:t xml:space="preserve">, A., </w:t>
        </w:r>
        <w:proofErr w:type="spellStart"/>
        <w:r w:rsidRPr="002509DD">
          <w:rPr>
            <w:b/>
            <w:bCs/>
            <w:rPrChange w:id="1735" w:author="Wild, Kristoffer H." w:date="2023-05-01T17:13:00Z">
              <w:rPr/>
            </w:rPrChange>
          </w:rPr>
          <w:t>Nembrini</w:t>
        </w:r>
        <w:proofErr w:type="spellEnd"/>
        <w:r w:rsidRPr="002509DD">
          <w:rPr>
            <w:b/>
            <w:bCs/>
            <w:rPrChange w:id="1736" w:author="Wild, Kristoffer H." w:date="2023-05-01T17:13:00Z">
              <w:rPr/>
            </w:rPrChange>
          </w:rPr>
          <w:t xml:space="preserve">, M., </w:t>
        </w:r>
      </w:ins>
      <w:ins w:id="1737" w:author="Wild, Kristoffer H." w:date="2023-05-01T17:13:00Z">
        <w:r w:rsidRPr="002509DD">
          <w:rPr>
            <w:b/>
            <w:bCs/>
            <w:rPrChange w:id="1738" w:author="Wild, Kristoffer H." w:date="2023-05-01T17:13:00Z">
              <w:rPr/>
            </w:rPrChange>
          </w:rPr>
          <w:t>and</w:t>
        </w:r>
      </w:ins>
      <w:ins w:id="1739" w:author="Wild, Kristoffer H." w:date="2023-05-01T17:12:00Z">
        <w:r w:rsidRPr="002509DD">
          <w:rPr>
            <w:b/>
            <w:bCs/>
            <w:rPrChange w:id="1740" w:author="Wild, Kristoffer H." w:date="2023-05-01T17:13:00Z">
              <w:rPr/>
            </w:rPrChange>
          </w:rPr>
          <w:t xml:space="preserve"> John-Alder, H. B</w:t>
        </w:r>
        <w:r w:rsidRPr="002509DD">
          <w:t>. (2004). Effect of testosterone on immunocompetence, parasite load, and metabolism in the common wall lizard (</w:t>
        </w:r>
        <w:proofErr w:type="spellStart"/>
        <w:r w:rsidRPr="002509DD">
          <w:rPr>
            <w:i/>
            <w:iCs/>
            <w:rPrChange w:id="1741" w:author="Wild, Kristoffer H." w:date="2023-05-01T17:12:00Z">
              <w:rPr/>
            </w:rPrChange>
          </w:rPr>
          <w:t>Podarcis</w:t>
        </w:r>
        <w:proofErr w:type="spellEnd"/>
        <w:r w:rsidRPr="002509DD">
          <w:rPr>
            <w:i/>
            <w:iCs/>
            <w:rPrChange w:id="1742" w:author="Wild, Kristoffer H." w:date="2023-05-01T17:12:00Z">
              <w:rPr/>
            </w:rPrChange>
          </w:rPr>
          <w:t xml:space="preserve"> </w:t>
        </w:r>
        <w:proofErr w:type="spellStart"/>
        <w:r w:rsidRPr="002509DD">
          <w:rPr>
            <w:i/>
            <w:iCs/>
            <w:rPrChange w:id="1743" w:author="Wild, Kristoffer H." w:date="2023-05-01T17:12:00Z">
              <w:rPr/>
            </w:rPrChange>
          </w:rPr>
          <w:t>muralis</w:t>
        </w:r>
        <w:proofErr w:type="spellEnd"/>
        <w:r w:rsidRPr="002509DD">
          <w:t>). </w:t>
        </w:r>
        <w:r w:rsidRPr="002509DD">
          <w:rPr>
            <w:i/>
            <w:iCs/>
          </w:rPr>
          <w:t>Can</w:t>
        </w:r>
        <w:r>
          <w:rPr>
            <w:i/>
            <w:iCs/>
          </w:rPr>
          <w:t>.</w:t>
        </w:r>
        <w:r w:rsidRPr="002509DD">
          <w:rPr>
            <w:i/>
            <w:iCs/>
          </w:rPr>
          <w:t xml:space="preserve"> </w:t>
        </w:r>
        <w:r>
          <w:rPr>
            <w:i/>
            <w:iCs/>
          </w:rPr>
          <w:t>J</w:t>
        </w:r>
        <w:r w:rsidRPr="002509DD">
          <w:rPr>
            <w:i/>
            <w:iCs/>
          </w:rPr>
          <w:t>our</w:t>
        </w:r>
      </w:ins>
      <w:ins w:id="1744" w:author="Wild, Kristoffer H." w:date="2023-05-01T17:13:00Z">
        <w:r>
          <w:rPr>
            <w:i/>
            <w:iCs/>
          </w:rPr>
          <w:t>.</w:t>
        </w:r>
      </w:ins>
      <w:ins w:id="1745" w:author="Wild, Kristoffer H." w:date="2023-05-01T17:12:00Z">
        <w:r w:rsidRPr="002509DD">
          <w:rPr>
            <w:i/>
            <w:iCs/>
          </w:rPr>
          <w:t xml:space="preserve"> </w:t>
        </w:r>
      </w:ins>
      <w:ins w:id="1746" w:author="Wild, Kristoffer H." w:date="2023-05-01T17:13:00Z">
        <w:r>
          <w:rPr>
            <w:i/>
            <w:iCs/>
          </w:rPr>
          <w:t>Z</w:t>
        </w:r>
      </w:ins>
      <w:ins w:id="1747" w:author="Wild, Kristoffer H." w:date="2023-05-01T17:12:00Z">
        <w:r w:rsidRPr="002509DD">
          <w:rPr>
            <w:i/>
            <w:iCs/>
          </w:rPr>
          <w:t>ool</w:t>
        </w:r>
      </w:ins>
      <w:ins w:id="1748" w:author="Wild, Kristoffer H." w:date="2023-05-01T17:13:00Z">
        <w:r>
          <w:rPr>
            <w:i/>
            <w:iCs/>
          </w:rPr>
          <w:t>.</w:t>
        </w:r>
      </w:ins>
      <w:ins w:id="1749" w:author="Wild, Kristoffer H." w:date="2023-05-01T17:12:00Z">
        <w:r w:rsidRPr="002509DD">
          <w:rPr>
            <w:b/>
            <w:bCs/>
            <w:rPrChange w:id="1750" w:author="Wild, Kristoffer H." w:date="2023-05-01T17:13:00Z">
              <w:rPr/>
            </w:rPrChange>
          </w:rPr>
          <w:t> </w:t>
        </w:r>
        <w:r w:rsidRPr="002509DD">
          <w:rPr>
            <w:b/>
            <w:bCs/>
            <w:i/>
            <w:iCs/>
            <w:rPrChange w:id="1751" w:author="Wild, Kristoffer H." w:date="2023-05-01T17:13:00Z">
              <w:rPr>
                <w:i/>
                <w:iCs/>
              </w:rPr>
            </w:rPrChange>
          </w:rPr>
          <w:t>82</w:t>
        </w:r>
        <w:r w:rsidRPr="002509DD">
          <w:t>, 1713-1719.</w:t>
        </w:r>
      </w:ins>
    </w:p>
    <w:p w14:paraId="0EAD0875" w14:textId="77777777" w:rsidR="00171675" w:rsidRDefault="00171675">
      <w:pPr>
        <w:autoSpaceDE w:val="0"/>
        <w:autoSpaceDN w:val="0"/>
        <w:ind w:left="567" w:hanging="567"/>
        <w:rPr>
          <w:ins w:id="1752" w:author="Wild, Kristoffer H." w:date="2023-04-30T18:51:00Z"/>
        </w:rPr>
        <w:pPrChange w:id="1753" w:author="Wild, Kristoffer H." w:date="2023-04-30T18:52:00Z">
          <w:pPr>
            <w:autoSpaceDE w:val="0"/>
            <w:autoSpaceDN w:val="0"/>
            <w:ind w:hanging="480"/>
          </w:pPr>
        </w:pPrChange>
      </w:pPr>
      <w:ins w:id="1754" w:author="Wild, Kristoffer H." w:date="2023-04-30T18:51:00Z">
        <w:r>
          <w:rPr>
            <w:b/>
            <w:bCs/>
          </w:rPr>
          <w:t>Peterson, C. C., Walton, B. M. and Bennett, A. F.</w:t>
        </w:r>
        <w:r>
          <w:t xml:space="preserve"> (1999). Metabolic costs of growth in free-living Garter Snakes and they energy budgets of ectotherms. </w:t>
        </w:r>
        <w:proofErr w:type="spellStart"/>
        <w:r>
          <w:rPr>
            <w:i/>
            <w:iCs/>
          </w:rPr>
          <w:t>Funct</w:t>
        </w:r>
        <w:proofErr w:type="spellEnd"/>
        <w:r>
          <w:rPr>
            <w:i/>
            <w:iCs/>
          </w:rPr>
          <w:t xml:space="preserve"> </w:t>
        </w:r>
        <w:proofErr w:type="spellStart"/>
        <w:r>
          <w:rPr>
            <w:i/>
            <w:iCs/>
          </w:rPr>
          <w:t>Ecol</w:t>
        </w:r>
        <w:proofErr w:type="spellEnd"/>
        <w:r>
          <w:t xml:space="preserve"> </w:t>
        </w:r>
        <w:r>
          <w:rPr>
            <w:b/>
            <w:bCs/>
          </w:rPr>
          <w:t>13</w:t>
        </w:r>
        <w:r>
          <w:t>, 500–507.</w:t>
        </w:r>
      </w:ins>
    </w:p>
    <w:p w14:paraId="1F2A2914" w14:textId="77777777" w:rsidR="00171675" w:rsidRDefault="00171675">
      <w:pPr>
        <w:autoSpaceDE w:val="0"/>
        <w:autoSpaceDN w:val="0"/>
        <w:ind w:left="567" w:hanging="567"/>
        <w:rPr>
          <w:ins w:id="1755" w:author="Wild, Kristoffer H." w:date="2023-04-30T18:51:00Z"/>
        </w:rPr>
        <w:pPrChange w:id="1756" w:author="Wild, Kristoffer H." w:date="2023-04-30T18:52:00Z">
          <w:pPr>
            <w:autoSpaceDE w:val="0"/>
            <w:autoSpaceDN w:val="0"/>
            <w:ind w:hanging="480"/>
          </w:pPr>
        </w:pPrChange>
      </w:pPr>
      <w:ins w:id="1757" w:author="Wild, Kristoffer H." w:date="2023-04-30T18:51:00Z">
        <w:r>
          <w:rPr>
            <w:b/>
            <w:bCs/>
          </w:rPr>
          <w:t xml:space="preserve">Quinn, A. E., Georges, A., Sarre, S. D., Guarino, F., </w:t>
        </w:r>
        <w:proofErr w:type="spellStart"/>
        <w:r>
          <w:rPr>
            <w:b/>
            <w:bCs/>
          </w:rPr>
          <w:t>Ezaz</w:t>
        </w:r>
        <w:proofErr w:type="spellEnd"/>
        <w:r>
          <w:rPr>
            <w:b/>
            <w:bCs/>
          </w:rPr>
          <w:t>, T. and Graves, J. A. M.</w:t>
        </w:r>
        <w:r>
          <w:t xml:space="preserve"> (2007). Temperature sex reversal implies sex gene dosage in a reptile. </w:t>
        </w:r>
        <w:r>
          <w:rPr>
            <w:i/>
            <w:iCs/>
          </w:rPr>
          <w:t>Science (1979)</w:t>
        </w:r>
        <w:r>
          <w:t xml:space="preserve"> </w:t>
        </w:r>
        <w:r>
          <w:rPr>
            <w:b/>
            <w:bCs/>
          </w:rPr>
          <w:t>316</w:t>
        </w:r>
        <w:r>
          <w:t>, 411.</w:t>
        </w:r>
      </w:ins>
    </w:p>
    <w:p w14:paraId="2F769D10" w14:textId="77777777" w:rsidR="00171675" w:rsidRDefault="00171675">
      <w:pPr>
        <w:autoSpaceDE w:val="0"/>
        <w:autoSpaceDN w:val="0"/>
        <w:ind w:left="567" w:hanging="567"/>
        <w:rPr>
          <w:ins w:id="1758" w:author="Wild, Kristoffer H." w:date="2023-04-30T18:51:00Z"/>
        </w:rPr>
        <w:pPrChange w:id="1759" w:author="Wild, Kristoffer H." w:date="2023-04-30T18:52:00Z">
          <w:pPr>
            <w:autoSpaceDE w:val="0"/>
            <w:autoSpaceDN w:val="0"/>
            <w:ind w:hanging="480"/>
          </w:pPr>
        </w:pPrChange>
      </w:pPr>
      <w:ins w:id="1760" w:author="Wild, Kristoffer H." w:date="2023-04-30T18:51:00Z">
        <w:r>
          <w:rPr>
            <w:b/>
            <w:bCs/>
          </w:rPr>
          <w:t xml:space="preserve">Quinn, A. E., </w:t>
        </w:r>
        <w:proofErr w:type="spellStart"/>
        <w:r>
          <w:rPr>
            <w:b/>
            <w:bCs/>
          </w:rPr>
          <w:t>Radder</w:t>
        </w:r>
        <w:proofErr w:type="spellEnd"/>
        <w:r>
          <w:rPr>
            <w:b/>
            <w:bCs/>
          </w:rPr>
          <w:t xml:space="preserve">, R. S., Sarre, S. D., Georges, A., </w:t>
        </w:r>
        <w:proofErr w:type="spellStart"/>
        <w:r>
          <w:rPr>
            <w:b/>
            <w:bCs/>
          </w:rPr>
          <w:t>Ezaz</w:t>
        </w:r>
        <w:proofErr w:type="spellEnd"/>
        <w:r>
          <w:rPr>
            <w:b/>
            <w:bCs/>
          </w:rPr>
          <w:t>, T. and Shine, R.</w:t>
        </w:r>
        <w:r>
          <w:t xml:space="preserve"> (2009). Isolation and development of a molecular sex marker for Bassiana duperreyi, a lizard with XX/XY sex chromosomes and temperature-induced sex reversal. </w:t>
        </w:r>
        <w:r>
          <w:rPr>
            <w:i/>
            <w:iCs/>
          </w:rPr>
          <w:t>Molecular Genetics and Genomics</w:t>
        </w:r>
        <w:r>
          <w:t xml:space="preserve"> </w:t>
        </w:r>
        <w:r>
          <w:rPr>
            <w:b/>
            <w:bCs/>
          </w:rPr>
          <w:t>281</w:t>
        </w:r>
        <w:r>
          <w:t>, 665–672.</w:t>
        </w:r>
      </w:ins>
    </w:p>
    <w:p w14:paraId="74743C83" w14:textId="77777777" w:rsidR="00171675" w:rsidRDefault="00171675">
      <w:pPr>
        <w:autoSpaceDE w:val="0"/>
        <w:autoSpaceDN w:val="0"/>
        <w:ind w:left="567" w:hanging="567"/>
        <w:rPr>
          <w:ins w:id="1761" w:author="Wild, Kristoffer H." w:date="2023-04-30T18:51:00Z"/>
        </w:rPr>
        <w:pPrChange w:id="1762" w:author="Wild, Kristoffer H." w:date="2023-04-30T18:52:00Z">
          <w:pPr>
            <w:autoSpaceDE w:val="0"/>
            <w:autoSpaceDN w:val="0"/>
            <w:ind w:hanging="480"/>
          </w:pPr>
        </w:pPrChange>
      </w:pPr>
      <w:proofErr w:type="spellStart"/>
      <w:ins w:id="1763" w:author="Wild, Kristoffer H." w:date="2023-04-30T18:51:00Z">
        <w:r>
          <w:rPr>
            <w:b/>
            <w:bCs/>
          </w:rPr>
          <w:t>Radder</w:t>
        </w:r>
        <w:proofErr w:type="spellEnd"/>
        <w:r>
          <w:rPr>
            <w:b/>
            <w:bCs/>
          </w:rPr>
          <w:t>, R. S., Pike, D. A., Quinn, A. E. and Shine, R.</w:t>
        </w:r>
        <w:r>
          <w:t xml:space="preserve"> (2009). Offspring sex in a lizard depends on egg size. </w:t>
        </w:r>
        <w:r>
          <w:rPr>
            <w:i/>
            <w:iCs/>
          </w:rPr>
          <w:t>Current Biology</w:t>
        </w:r>
        <w:r>
          <w:t xml:space="preserve"> </w:t>
        </w:r>
        <w:r>
          <w:rPr>
            <w:b/>
            <w:bCs/>
          </w:rPr>
          <w:t>19</w:t>
        </w:r>
        <w:r>
          <w:t>, 1102–1105.</w:t>
        </w:r>
      </w:ins>
    </w:p>
    <w:p w14:paraId="2A42554B" w14:textId="77777777" w:rsidR="00171675" w:rsidRDefault="00171675">
      <w:pPr>
        <w:autoSpaceDE w:val="0"/>
        <w:autoSpaceDN w:val="0"/>
        <w:ind w:left="567" w:hanging="567"/>
        <w:rPr>
          <w:ins w:id="1764" w:author="Wild, Kristoffer H." w:date="2023-04-30T18:51:00Z"/>
        </w:rPr>
        <w:pPrChange w:id="1765" w:author="Wild, Kristoffer H." w:date="2023-04-30T18:52:00Z">
          <w:pPr>
            <w:autoSpaceDE w:val="0"/>
            <w:autoSpaceDN w:val="0"/>
            <w:ind w:hanging="480"/>
          </w:pPr>
        </w:pPrChange>
      </w:pPr>
      <w:proofErr w:type="spellStart"/>
      <w:ins w:id="1766" w:author="Wild, Kristoffer H." w:date="2023-04-30T18:51:00Z">
        <w:r>
          <w:rPr>
            <w:b/>
            <w:bCs/>
          </w:rPr>
          <w:t>Ricklefs</w:t>
        </w:r>
        <w:proofErr w:type="spellEnd"/>
        <w:r>
          <w:rPr>
            <w:b/>
            <w:bCs/>
          </w:rPr>
          <w:t xml:space="preserve">, R. E. and </w:t>
        </w:r>
        <w:proofErr w:type="spellStart"/>
        <w:r>
          <w:rPr>
            <w:b/>
            <w:bCs/>
          </w:rPr>
          <w:t>Wikelski</w:t>
        </w:r>
        <w:proofErr w:type="spellEnd"/>
        <w:r>
          <w:rPr>
            <w:b/>
            <w:bCs/>
          </w:rPr>
          <w:t>, M.</w:t>
        </w:r>
        <w:r>
          <w:t xml:space="preserve"> (2002). The physiology / life- history nexus. </w:t>
        </w:r>
        <w:r>
          <w:rPr>
            <w:b/>
            <w:bCs/>
          </w:rPr>
          <w:t>17</w:t>
        </w:r>
        <w:r>
          <w:t>, 462–468.</w:t>
        </w:r>
      </w:ins>
    </w:p>
    <w:p w14:paraId="4DCEE0B5" w14:textId="77777777" w:rsidR="00171675" w:rsidRDefault="00171675">
      <w:pPr>
        <w:autoSpaceDE w:val="0"/>
        <w:autoSpaceDN w:val="0"/>
        <w:ind w:left="567" w:hanging="567"/>
        <w:rPr>
          <w:ins w:id="1767" w:author="Wild, Kristoffer H." w:date="2023-04-30T18:51:00Z"/>
        </w:rPr>
        <w:pPrChange w:id="1768" w:author="Wild, Kristoffer H." w:date="2023-04-30T18:52:00Z">
          <w:pPr>
            <w:autoSpaceDE w:val="0"/>
            <w:autoSpaceDN w:val="0"/>
            <w:ind w:hanging="480"/>
          </w:pPr>
        </w:pPrChange>
      </w:pPr>
      <w:ins w:id="1769" w:author="Wild, Kristoffer H." w:date="2023-04-30T18:51:00Z">
        <w:r>
          <w:rPr>
            <w:b/>
            <w:bCs/>
          </w:rPr>
          <w:t>Robert Burger, J., Hou, C., A. S. Hall, C. and Brown, J. H.</w:t>
        </w:r>
        <w:r>
          <w:t xml:space="preserve"> (2021). Universal rules of life: metabolic rates, biological </w:t>
        </w:r>
        <w:proofErr w:type="gramStart"/>
        <w:r>
          <w:t>times</w:t>
        </w:r>
        <w:proofErr w:type="gramEnd"/>
        <w:r>
          <w:t xml:space="preserve"> and the equal fitness paradigm. </w:t>
        </w:r>
        <w:proofErr w:type="spellStart"/>
        <w:r>
          <w:rPr>
            <w:i/>
            <w:iCs/>
          </w:rPr>
          <w:t>Ecol</w:t>
        </w:r>
        <w:proofErr w:type="spellEnd"/>
        <w:r>
          <w:rPr>
            <w:i/>
            <w:iCs/>
          </w:rPr>
          <w:t xml:space="preserve"> Lett</w:t>
        </w:r>
        <w:r>
          <w:t xml:space="preserve"> </w:t>
        </w:r>
        <w:r>
          <w:rPr>
            <w:b/>
            <w:bCs/>
          </w:rPr>
          <w:t>24</w:t>
        </w:r>
        <w:r>
          <w:t>, 1262–1281.</w:t>
        </w:r>
      </w:ins>
    </w:p>
    <w:p w14:paraId="148F5E04" w14:textId="77777777" w:rsidR="00171675" w:rsidRDefault="00171675">
      <w:pPr>
        <w:autoSpaceDE w:val="0"/>
        <w:autoSpaceDN w:val="0"/>
        <w:ind w:left="567" w:hanging="567"/>
        <w:rPr>
          <w:ins w:id="1770" w:author="Wild, Kristoffer H." w:date="2023-04-30T18:51:00Z"/>
        </w:rPr>
        <w:pPrChange w:id="1771" w:author="Wild, Kristoffer H." w:date="2023-04-30T18:52:00Z">
          <w:pPr>
            <w:autoSpaceDE w:val="0"/>
            <w:autoSpaceDN w:val="0"/>
            <w:ind w:hanging="480"/>
          </w:pPr>
        </w:pPrChange>
      </w:pPr>
      <w:ins w:id="1772" w:author="Wild, Kristoffer H." w:date="2023-04-30T18:51:00Z">
        <w:r>
          <w:rPr>
            <w:b/>
            <w:bCs/>
          </w:rPr>
          <w:t>Sarre, S. D., Georges, A. and Quinn, A.</w:t>
        </w:r>
        <w:r>
          <w:t xml:space="preserve"> (2004). The ends of a continuum : genetic and temperature- dependent sex determination in reptiles. </w:t>
        </w:r>
        <w:proofErr w:type="spellStart"/>
        <w:r>
          <w:rPr>
            <w:i/>
            <w:iCs/>
          </w:rPr>
          <w:t>BioEssays</w:t>
        </w:r>
        <w:proofErr w:type="spellEnd"/>
        <w:r>
          <w:t xml:space="preserve"> 639–645.</w:t>
        </w:r>
      </w:ins>
    </w:p>
    <w:p w14:paraId="5B168642" w14:textId="77777777" w:rsidR="00171675" w:rsidRDefault="00171675">
      <w:pPr>
        <w:autoSpaceDE w:val="0"/>
        <w:autoSpaceDN w:val="0"/>
        <w:ind w:left="567" w:hanging="567"/>
        <w:rPr>
          <w:ins w:id="1773" w:author="Wild, Kristoffer H." w:date="2023-04-30T18:51:00Z"/>
        </w:rPr>
        <w:pPrChange w:id="1774" w:author="Wild, Kristoffer H." w:date="2023-04-30T18:52:00Z">
          <w:pPr>
            <w:autoSpaceDE w:val="0"/>
            <w:autoSpaceDN w:val="0"/>
            <w:ind w:hanging="480"/>
          </w:pPr>
        </w:pPrChange>
      </w:pPr>
      <w:ins w:id="1775" w:author="Wild, Kristoffer H." w:date="2023-04-30T18:51:00Z">
        <w:r>
          <w:rPr>
            <w:b/>
            <w:bCs/>
          </w:rPr>
          <w:t xml:space="preserve">Savage, V. M., </w:t>
        </w:r>
        <w:proofErr w:type="spellStart"/>
        <w:r>
          <w:rPr>
            <w:b/>
            <w:bCs/>
          </w:rPr>
          <w:t>Gillooly</w:t>
        </w:r>
        <w:proofErr w:type="spellEnd"/>
        <w:r>
          <w:rPr>
            <w:b/>
            <w:bCs/>
          </w:rPr>
          <w:t xml:space="preserve">, J. F., Brown, J. H., West, G. B. and </w:t>
        </w:r>
        <w:proofErr w:type="spellStart"/>
        <w:r>
          <w:rPr>
            <w:b/>
            <w:bCs/>
          </w:rPr>
          <w:t>Charnov</w:t>
        </w:r>
        <w:proofErr w:type="spellEnd"/>
        <w:r>
          <w:rPr>
            <w:b/>
            <w:bCs/>
          </w:rPr>
          <w:t>, E. L.</w:t>
        </w:r>
        <w:r>
          <w:t xml:space="preserve"> (2004). Effects of body size and temperature on population growth. </w:t>
        </w:r>
        <w:r>
          <w:rPr>
            <w:i/>
            <w:iCs/>
          </w:rPr>
          <w:t>Am Nat</w:t>
        </w:r>
        <w:r>
          <w:t xml:space="preserve"> </w:t>
        </w:r>
        <w:r>
          <w:rPr>
            <w:b/>
            <w:bCs/>
          </w:rPr>
          <w:t>163</w:t>
        </w:r>
        <w:r>
          <w:t>, 429–441.</w:t>
        </w:r>
      </w:ins>
    </w:p>
    <w:p w14:paraId="0A2984C5" w14:textId="77777777" w:rsidR="00171675" w:rsidRDefault="00171675">
      <w:pPr>
        <w:autoSpaceDE w:val="0"/>
        <w:autoSpaceDN w:val="0"/>
        <w:ind w:left="567" w:hanging="567"/>
        <w:rPr>
          <w:ins w:id="1776" w:author="Wild, Kristoffer H." w:date="2023-04-30T18:51:00Z"/>
        </w:rPr>
        <w:pPrChange w:id="1777" w:author="Wild, Kristoffer H." w:date="2023-04-30T18:52:00Z">
          <w:pPr>
            <w:autoSpaceDE w:val="0"/>
            <w:autoSpaceDN w:val="0"/>
            <w:ind w:hanging="480"/>
          </w:pPr>
        </w:pPrChange>
      </w:pPr>
      <w:ins w:id="1778" w:author="Wild, Kristoffer H." w:date="2023-04-30T18:51:00Z">
        <w:r>
          <w:rPr>
            <w:b/>
            <w:bCs/>
          </w:rPr>
          <w:t>Schwanz, L. E., Georges, A., Holleley, C. E. and Sarre, S. D.</w:t>
        </w:r>
        <w:r>
          <w:t xml:space="preserve"> (2020). Climate change, sex reversal and lability of sex-determining systems. </w:t>
        </w:r>
        <w:r>
          <w:rPr>
            <w:i/>
            <w:iCs/>
          </w:rPr>
          <w:t xml:space="preserve">J </w:t>
        </w:r>
        <w:proofErr w:type="spellStart"/>
        <w:r>
          <w:rPr>
            <w:i/>
            <w:iCs/>
          </w:rPr>
          <w:t>Evol</w:t>
        </w:r>
        <w:proofErr w:type="spellEnd"/>
        <w:r>
          <w:rPr>
            <w:i/>
            <w:iCs/>
          </w:rPr>
          <w:t xml:space="preserve"> Biol</w:t>
        </w:r>
        <w:r>
          <w:t xml:space="preserve"> </w:t>
        </w:r>
        <w:r>
          <w:rPr>
            <w:b/>
            <w:bCs/>
          </w:rPr>
          <w:t>33</w:t>
        </w:r>
        <w:r>
          <w:t>, 270–281.</w:t>
        </w:r>
      </w:ins>
    </w:p>
    <w:p w14:paraId="75D73787" w14:textId="77777777" w:rsidR="00171675" w:rsidRDefault="00171675">
      <w:pPr>
        <w:autoSpaceDE w:val="0"/>
        <w:autoSpaceDN w:val="0"/>
        <w:ind w:left="567" w:hanging="567"/>
        <w:rPr>
          <w:ins w:id="1779" w:author="Wild, Kristoffer H." w:date="2023-04-30T18:51:00Z"/>
        </w:rPr>
        <w:pPrChange w:id="1780" w:author="Wild, Kristoffer H." w:date="2023-04-30T18:52:00Z">
          <w:pPr>
            <w:autoSpaceDE w:val="0"/>
            <w:autoSpaceDN w:val="0"/>
            <w:ind w:hanging="480"/>
          </w:pPr>
        </w:pPrChange>
      </w:pPr>
      <w:ins w:id="1781" w:author="Wild, Kristoffer H." w:date="2023-04-30T18:51:00Z">
        <w:r>
          <w:rPr>
            <w:b/>
            <w:bCs/>
          </w:rPr>
          <w:t>Sears, M. W.</w:t>
        </w:r>
        <w:r>
          <w:t xml:space="preserve"> (2005). Resting metabolic expenditure as a potential source of variation in growth rates of the sagebrush lizard. </w:t>
        </w:r>
        <w:r>
          <w:rPr>
            <w:i/>
            <w:iCs/>
          </w:rPr>
          <w:t>Comparative Biochemistry and Physiology - A Molecular and Integrative Physiology</w:t>
        </w:r>
        <w:r>
          <w:t xml:space="preserve"> </w:t>
        </w:r>
        <w:r>
          <w:rPr>
            <w:b/>
            <w:bCs/>
          </w:rPr>
          <w:t>140</w:t>
        </w:r>
        <w:r>
          <w:t>, 171–177.</w:t>
        </w:r>
      </w:ins>
    </w:p>
    <w:p w14:paraId="5C7A3E90" w14:textId="77777777" w:rsidR="00171675" w:rsidRDefault="00171675">
      <w:pPr>
        <w:autoSpaceDE w:val="0"/>
        <w:autoSpaceDN w:val="0"/>
        <w:ind w:left="567" w:hanging="567"/>
        <w:rPr>
          <w:ins w:id="1782" w:author="Wild, Kristoffer H." w:date="2023-04-30T18:51:00Z"/>
        </w:rPr>
        <w:pPrChange w:id="1783" w:author="Wild, Kristoffer H." w:date="2023-04-30T18:52:00Z">
          <w:pPr>
            <w:autoSpaceDE w:val="0"/>
            <w:autoSpaceDN w:val="0"/>
            <w:ind w:hanging="480"/>
          </w:pPr>
        </w:pPrChange>
      </w:pPr>
      <w:ins w:id="1784" w:author="Wild, Kristoffer H." w:date="2023-04-30T18:51:00Z">
        <w:r>
          <w:rPr>
            <w:b/>
            <w:bCs/>
          </w:rPr>
          <w:t>Shine, R.</w:t>
        </w:r>
        <w:r>
          <w:t xml:space="preserve"> (2002). Eggs in autumn: responses to declining incubation temperatures by the eggs of montane lizards. </w:t>
        </w:r>
        <w:r>
          <w:rPr>
            <w:i/>
            <w:iCs/>
          </w:rPr>
          <w:t>Biological Journal of the Linnean Society</w:t>
        </w:r>
        <w:r>
          <w:t xml:space="preserve"> </w:t>
        </w:r>
        <w:r>
          <w:rPr>
            <w:b/>
            <w:bCs/>
          </w:rPr>
          <w:t>76</w:t>
        </w:r>
        <w:r>
          <w:t>, 71–77.</w:t>
        </w:r>
      </w:ins>
    </w:p>
    <w:p w14:paraId="58BEF25A" w14:textId="77777777" w:rsidR="00171675" w:rsidRDefault="00171675">
      <w:pPr>
        <w:autoSpaceDE w:val="0"/>
        <w:autoSpaceDN w:val="0"/>
        <w:ind w:left="567" w:hanging="567"/>
        <w:rPr>
          <w:ins w:id="1785" w:author="Wild, Kristoffer H." w:date="2023-04-30T18:51:00Z"/>
        </w:rPr>
        <w:pPrChange w:id="1786" w:author="Wild, Kristoffer H." w:date="2023-04-30T18:52:00Z">
          <w:pPr>
            <w:autoSpaceDE w:val="0"/>
            <w:autoSpaceDN w:val="0"/>
            <w:ind w:hanging="480"/>
          </w:pPr>
        </w:pPrChange>
      </w:pPr>
      <w:ins w:id="1787" w:author="Wild, Kristoffer H." w:date="2023-04-30T18:51:00Z">
        <w:r>
          <w:rPr>
            <w:b/>
            <w:bCs/>
          </w:rPr>
          <w:t>Shine, R.</w:t>
        </w:r>
        <w:r>
          <w:t xml:space="preserve"> (2004). Seasonal shifts in nest temperature can modify the phenotypes of hatchling lizards, regardless of overall mean incubation temperature. </w:t>
        </w:r>
        <w:proofErr w:type="spellStart"/>
        <w:r>
          <w:rPr>
            <w:i/>
            <w:iCs/>
          </w:rPr>
          <w:t>Funct</w:t>
        </w:r>
        <w:proofErr w:type="spellEnd"/>
        <w:r>
          <w:rPr>
            <w:i/>
            <w:iCs/>
          </w:rPr>
          <w:t xml:space="preserve"> </w:t>
        </w:r>
        <w:proofErr w:type="spellStart"/>
        <w:r>
          <w:rPr>
            <w:i/>
            <w:iCs/>
          </w:rPr>
          <w:t>Ecol</w:t>
        </w:r>
        <w:proofErr w:type="spellEnd"/>
        <w:r>
          <w:t xml:space="preserve"> </w:t>
        </w:r>
        <w:r>
          <w:rPr>
            <w:b/>
            <w:bCs/>
          </w:rPr>
          <w:t>18</w:t>
        </w:r>
        <w:r>
          <w:t>, 43–49.</w:t>
        </w:r>
      </w:ins>
    </w:p>
    <w:p w14:paraId="306450F2" w14:textId="77777777" w:rsidR="00171675" w:rsidRDefault="00171675">
      <w:pPr>
        <w:autoSpaceDE w:val="0"/>
        <w:autoSpaceDN w:val="0"/>
        <w:ind w:left="567" w:hanging="567"/>
        <w:rPr>
          <w:ins w:id="1788" w:author="Wild, Kristoffer H." w:date="2023-04-30T18:51:00Z"/>
        </w:rPr>
        <w:pPrChange w:id="1789" w:author="Wild, Kristoffer H." w:date="2023-04-30T18:52:00Z">
          <w:pPr>
            <w:autoSpaceDE w:val="0"/>
            <w:autoSpaceDN w:val="0"/>
            <w:ind w:hanging="480"/>
          </w:pPr>
        </w:pPrChange>
      </w:pPr>
      <w:ins w:id="1790" w:author="Wild, Kristoffer H." w:date="2023-04-30T18:51:00Z">
        <w:r>
          <w:rPr>
            <w:b/>
            <w:bCs/>
          </w:rPr>
          <w:t>Shine, R. and Elphick, M. J.</w:t>
        </w:r>
        <w:r>
          <w:t xml:space="preserve"> (2001). The effect of short-term weather fluctuations on temperatures inside lizard nests, and on the phenotypic traits of hatchling lizards. </w:t>
        </w:r>
        <w:r>
          <w:rPr>
            <w:i/>
            <w:iCs/>
          </w:rPr>
          <w:t>Biological Journal of the Linnean Society</w:t>
        </w:r>
        <w:r>
          <w:t xml:space="preserve"> </w:t>
        </w:r>
        <w:r>
          <w:rPr>
            <w:b/>
            <w:bCs/>
          </w:rPr>
          <w:t>72</w:t>
        </w:r>
        <w:r>
          <w:t>, 555–565.</w:t>
        </w:r>
      </w:ins>
    </w:p>
    <w:p w14:paraId="13821D1F" w14:textId="77777777" w:rsidR="00171675" w:rsidRDefault="00171675">
      <w:pPr>
        <w:autoSpaceDE w:val="0"/>
        <w:autoSpaceDN w:val="0"/>
        <w:ind w:left="567" w:hanging="567"/>
        <w:rPr>
          <w:ins w:id="1791" w:author="Wild, Kristoffer H." w:date="2023-04-30T18:51:00Z"/>
        </w:rPr>
        <w:pPrChange w:id="1792" w:author="Wild, Kristoffer H." w:date="2023-04-30T18:52:00Z">
          <w:pPr>
            <w:autoSpaceDE w:val="0"/>
            <w:autoSpaceDN w:val="0"/>
            <w:ind w:hanging="480"/>
          </w:pPr>
        </w:pPrChange>
      </w:pPr>
      <w:ins w:id="1793" w:author="Wild, Kristoffer H." w:date="2023-04-30T18:51:00Z">
        <w:r>
          <w:rPr>
            <w:b/>
            <w:bCs/>
          </w:rPr>
          <w:t>Shine, R. and Harlow, P. S.</w:t>
        </w:r>
        <w:r>
          <w:t xml:space="preserve"> (1996). Maternal manipulation of offspring phenotypes via nest‐site selection in an oviparous lizard. </w:t>
        </w:r>
        <w:r>
          <w:rPr>
            <w:i/>
            <w:iCs/>
          </w:rPr>
          <w:t>Ecology</w:t>
        </w:r>
        <w:r>
          <w:t xml:space="preserve"> </w:t>
        </w:r>
        <w:r>
          <w:rPr>
            <w:b/>
            <w:bCs/>
          </w:rPr>
          <w:t>77</w:t>
        </w:r>
        <w:r>
          <w:t>, 1808–1817.</w:t>
        </w:r>
      </w:ins>
    </w:p>
    <w:p w14:paraId="01A3F380" w14:textId="77777777" w:rsidR="00171675" w:rsidRDefault="00171675">
      <w:pPr>
        <w:autoSpaceDE w:val="0"/>
        <w:autoSpaceDN w:val="0"/>
        <w:ind w:left="567" w:hanging="567"/>
        <w:rPr>
          <w:ins w:id="1794" w:author="Wild, Kristoffer H." w:date="2023-04-30T18:51:00Z"/>
        </w:rPr>
        <w:pPrChange w:id="1795" w:author="Wild, Kristoffer H." w:date="2023-04-30T18:52:00Z">
          <w:pPr>
            <w:autoSpaceDE w:val="0"/>
            <w:autoSpaceDN w:val="0"/>
            <w:ind w:hanging="480"/>
          </w:pPr>
        </w:pPrChange>
      </w:pPr>
      <w:ins w:id="1796" w:author="Wild, Kristoffer H." w:date="2023-04-30T18:51:00Z">
        <w:r>
          <w:rPr>
            <w:b/>
            <w:bCs/>
          </w:rPr>
          <w:t>Shine, R., Elphick, M. J. and Harlow, P. S.</w:t>
        </w:r>
        <w:r>
          <w:t xml:space="preserve"> (1997). The influence of natural incubation environments on the phenotypic traits of hatchling lizards. </w:t>
        </w:r>
        <w:r>
          <w:rPr>
            <w:i/>
            <w:iCs/>
          </w:rPr>
          <w:t>Ecology</w:t>
        </w:r>
        <w:r>
          <w:t xml:space="preserve"> </w:t>
        </w:r>
        <w:r>
          <w:rPr>
            <w:b/>
            <w:bCs/>
          </w:rPr>
          <w:t>78</w:t>
        </w:r>
        <w:r>
          <w:t>, 2559–2568.</w:t>
        </w:r>
      </w:ins>
    </w:p>
    <w:p w14:paraId="09C122AF" w14:textId="77777777" w:rsidR="00171675" w:rsidRDefault="00171675">
      <w:pPr>
        <w:autoSpaceDE w:val="0"/>
        <w:autoSpaceDN w:val="0"/>
        <w:ind w:left="567" w:hanging="567"/>
        <w:rPr>
          <w:ins w:id="1797" w:author="Wild, Kristoffer H." w:date="2023-04-30T18:51:00Z"/>
        </w:rPr>
        <w:pPrChange w:id="1798" w:author="Wild, Kristoffer H." w:date="2023-04-30T18:52:00Z">
          <w:pPr>
            <w:autoSpaceDE w:val="0"/>
            <w:autoSpaceDN w:val="0"/>
            <w:ind w:hanging="480"/>
          </w:pPr>
        </w:pPrChange>
      </w:pPr>
      <w:ins w:id="1799" w:author="Wild, Kristoffer H." w:date="2023-04-30T18:51:00Z">
        <w:r>
          <w:rPr>
            <w:b/>
            <w:bCs/>
          </w:rPr>
          <w:t>Shine, R., Elphick, M. J. and Donnellan, S.</w:t>
        </w:r>
        <w:r>
          <w:t xml:space="preserve"> (2002). Co‐occurrence of multiple, supposedly incompatible modes of sex determination in a lizard population. </w:t>
        </w:r>
        <w:proofErr w:type="spellStart"/>
        <w:r>
          <w:rPr>
            <w:i/>
            <w:iCs/>
          </w:rPr>
          <w:t>Ecol</w:t>
        </w:r>
        <w:proofErr w:type="spellEnd"/>
        <w:r>
          <w:rPr>
            <w:i/>
            <w:iCs/>
          </w:rPr>
          <w:t xml:space="preserve"> Lett</w:t>
        </w:r>
        <w:r>
          <w:t xml:space="preserve"> </w:t>
        </w:r>
        <w:r>
          <w:rPr>
            <w:b/>
            <w:bCs/>
          </w:rPr>
          <w:t>5</w:t>
        </w:r>
        <w:r>
          <w:t>, 486–489.</w:t>
        </w:r>
      </w:ins>
    </w:p>
    <w:p w14:paraId="515C5B5B" w14:textId="156D6ABD" w:rsidR="00171675" w:rsidRPr="00DC055B" w:rsidRDefault="00171675">
      <w:pPr>
        <w:autoSpaceDE w:val="0"/>
        <w:autoSpaceDN w:val="0"/>
        <w:ind w:left="567" w:hanging="567"/>
        <w:rPr>
          <w:ins w:id="1800" w:author="Wild, Kristoffer H." w:date="2023-04-30T18:51:00Z"/>
          <w:i/>
          <w:iCs/>
          <w:rPrChange w:id="1801" w:author="Wild, Kristoffer H." w:date="2023-04-30T19:02:00Z">
            <w:rPr>
              <w:ins w:id="1802" w:author="Wild, Kristoffer H." w:date="2023-04-30T18:51:00Z"/>
            </w:rPr>
          </w:rPrChange>
        </w:rPr>
        <w:pPrChange w:id="1803" w:author="Wild, Kristoffer H." w:date="2023-04-30T18:52:00Z">
          <w:pPr>
            <w:autoSpaceDE w:val="0"/>
            <w:autoSpaceDN w:val="0"/>
            <w:ind w:hanging="480"/>
          </w:pPr>
        </w:pPrChange>
      </w:pPr>
      <w:proofErr w:type="spellStart"/>
      <w:ins w:id="1804" w:author="Wild, Kristoffer H." w:date="2023-04-30T18:51:00Z">
        <w:r>
          <w:rPr>
            <w:b/>
            <w:bCs/>
          </w:rPr>
          <w:t>Sinervo</w:t>
        </w:r>
        <w:proofErr w:type="spellEnd"/>
        <w:r>
          <w:rPr>
            <w:b/>
            <w:bCs/>
          </w:rPr>
          <w:t xml:space="preserve">, B., Doughty, P., Huey, R. B., Zamudio, K., </w:t>
        </w:r>
        <w:proofErr w:type="spellStart"/>
        <w:r>
          <w:rPr>
            <w:b/>
            <w:bCs/>
          </w:rPr>
          <w:t>Sinervo</w:t>
        </w:r>
        <w:proofErr w:type="spellEnd"/>
        <w:r>
          <w:rPr>
            <w:b/>
            <w:bCs/>
          </w:rPr>
          <w:t>, B. and Zamudio, K.</w:t>
        </w:r>
        <w:r>
          <w:t xml:space="preserve"> </w:t>
        </w:r>
        <w:r w:rsidRPr="00DC055B">
          <w:rPr>
            <w:rPrChange w:id="1805" w:author="Wild, Kristoffer H." w:date="2023-04-30T19:01:00Z">
              <w:rPr>
                <w:i/>
                <w:iCs/>
              </w:rPr>
            </w:rPrChange>
          </w:rPr>
          <w:t>Allometric Engineering: A Causal Analysis of Natural Selection on Offspring Size</w:t>
        </w:r>
        <w:r w:rsidRPr="00DC055B">
          <w:t>.</w:t>
        </w:r>
      </w:ins>
      <w:ins w:id="1806" w:author="Wild, Kristoffer H." w:date="2023-04-30T19:01:00Z">
        <w:r w:rsidR="00DC055B">
          <w:rPr>
            <w:i/>
            <w:iCs/>
          </w:rPr>
          <w:t xml:space="preserve"> Science</w:t>
        </w:r>
      </w:ins>
      <w:ins w:id="1807" w:author="Wild, Kristoffer H." w:date="2023-04-30T19:02:00Z">
        <w:r w:rsidR="00DC055B">
          <w:t xml:space="preserve"> </w:t>
        </w:r>
        <w:r w:rsidR="00DC055B">
          <w:rPr>
            <w:b/>
            <w:bCs/>
          </w:rPr>
          <w:t>258</w:t>
        </w:r>
        <w:r w:rsidR="00DC055B">
          <w:t>, 1927-1930.</w:t>
        </w:r>
      </w:ins>
    </w:p>
    <w:p w14:paraId="5F2997D9" w14:textId="77777777" w:rsidR="00171675" w:rsidRDefault="00171675">
      <w:pPr>
        <w:autoSpaceDE w:val="0"/>
        <w:autoSpaceDN w:val="0"/>
        <w:ind w:left="567" w:hanging="567"/>
        <w:rPr>
          <w:ins w:id="1808" w:author="Wild, Kristoffer H." w:date="2023-04-30T18:51:00Z"/>
        </w:rPr>
        <w:pPrChange w:id="1809" w:author="Wild, Kristoffer H." w:date="2023-04-30T18:52:00Z">
          <w:pPr>
            <w:autoSpaceDE w:val="0"/>
            <w:autoSpaceDN w:val="0"/>
            <w:ind w:hanging="480"/>
          </w:pPr>
        </w:pPrChange>
      </w:pPr>
      <w:proofErr w:type="spellStart"/>
      <w:ins w:id="1810" w:author="Wild, Kristoffer H." w:date="2023-04-30T18:51:00Z">
        <w:r>
          <w:rPr>
            <w:b/>
            <w:bCs/>
          </w:rPr>
          <w:t>Somjee</w:t>
        </w:r>
        <w:proofErr w:type="spellEnd"/>
        <w:r>
          <w:rPr>
            <w:b/>
            <w:bCs/>
          </w:rPr>
          <w:t>, U., Shankar, A. and Falk, J. J.</w:t>
        </w:r>
        <w:r>
          <w:t xml:space="preserve"> (2022). Can Sex-Specific Metabolic Rates Provide Insight into Patterns of Metabolic Scaling? </w:t>
        </w:r>
        <w:proofErr w:type="spellStart"/>
        <w:r>
          <w:rPr>
            <w:i/>
            <w:iCs/>
          </w:rPr>
          <w:t>Integr</w:t>
        </w:r>
        <w:proofErr w:type="spellEnd"/>
        <w:r>
          <w:rPr>
            <w:i/>
            <w:iCs/>
          </w:rPr>
          <w:t xml:space="preserve"> Comp Biol</w:t>
        </w:r>
        <w:r>
          <w:t xml:space="preserve"> </w:t>
        </w:r>
        <w:r>
          <w:rPr>
            <w:b/>
            <w:bCs/>
          </w:rPr>
          <w:t>62</w:t>
        </w:r>
        <w:r>
          <w:t>, 1460–1470.</w:t>
        </w:r>
      </w:ins>
    </w:p>
    <w:p w14:paraId="59B343A3" w14:textId="77777777" w:rsidR="00171675" w:rsidRDefault="00171675">
      <w:pPr>
        <w:autoSpaceDE w:val="0"/>
        <w:autoSpaceDN w:val="0"/>
        <w:ind w:left="567" w:hanging="567"/>
        <w:rPr>
          <w:ins w:id="1811" w:author="Wild, Kristoffer H." w:date="2023-04-30T18:51:00Z"/>
        </w:rPr>
        <w:pPrChange w:id="1812" w:author="Wild, Kristoffer H." w:date="2023-04-30T18:52:00Z">
          <w:pPr>
            <w:autoSpaceDE w:val="0"/>
            <w:autoSpaceDN w:val="0"/>
            <w:ind w:hanging="480"/>
          </w:pPr>
        </w:pPrChange>
      </w:pPr>
      <w:ins w:id="1813" w:author="Wild, Kristoffer H." w:date="2023-04-30T18:51:00Z">
        <w:r>
          <w:rPr>
            <w:b/>
            <w:bCs/>
          </w:rPr>
          <w:t>Tsuji, J. S.</w:t>
        </w:r>
        <w:r>
          <w:t xml:space="preserve"> (1988). Thermal Acclimation of Metabolism in Sceloporus Lizards from Different Latitudes. </w:t>
        </w:r>
        <w:r>
          <w:rPr>
            <w:i/>
            <w:iCs/>
          </w:rPr>
          <w:t>Source: Physiological Zoology</w:t>
        </w:r>
        <w:r>
          <w:t xml:space="preserve"> </w:t>
        </w:r>
        <w:r>
          <w:rPr>
            <w:b/>
            <w:bCs/>
          </w:rPr>
          <w:t>61</w:t>
        </w:r>
        <w:r>
          <w:t>, 241–253.</w:t>
        </w:r>
      </w:ins>
    </w:p>
    <w:p w14:paraId="4D369BF5" w14:textId="77777777" w:rsidR="00171675" w:rsidRDefault="00171675">
      <w:pPr>
        <w:autoSpaceDE w:val="0"/>
        <w:autoSpaceDN w:val="0"/>
        <w:ind w:left="567" w:hanging="567"/>
        <w:rPr>
          <w:ins w:id="1814" w:author="Wild, Kristoffer H." w:date="2023-04-30T18:51:00Z"/>
        </w:rPr>
        <w:pPrChange w:id="1815" w:author="Wild, Kristoffer H." w:date="2023-04-30T18:52:00Z">
          <w:pPr>
            <w:autoSpaceDE w:val="0"/>
            <w:autoSpaceDN w:val="0"/>
            <w:ind w:hanging="480"/>
          </w:pPr>
        </w:pPrChange>
      </w:pPr>
      <w:ins w:id="1816" w:author="Wild, Kristoffer H." w:date="2023-04-30T18:51:00Z">
        <w:r>
          <w:rPr>
            <w:b/>
            <w:bCs/>
          </w:rPr>
          <w:t xml:space="preserve">van </w:t>
        </w:r>
        <w:proofErr w:type="spellStart"/>
        <w:r>
          <w:rPr>
            <w:b/>
            <w:bCs/>
          </w:rPr>
          <w:t>Doorn</w:t>
        </w:r>
        <w:proofErr w:type="spellEnd"/>
        <w:r>
          <w:rPr>
            <w:b/>
            <w:bCs/>
          </w:rPr>
          <w:t>, G. S. and Kirkpatrick, M.</w:t>
        </w:r>
        <w:r>
          <w:t xml:space="preserve"> (2010). Transitions between male and female heterogamety caused by sex-antagonistic selection. </w:t>
        </w:r>
        <w:r>
          <w:rPr>
            <w:i/>
            <w:iCs/>
          </w:rPr>
          <w:t>Genetics</w:t>
        </w:r>
        <w:r>
          <w:t xml:space="preserve"> </w:t>
        </w:r>
        <w:r>
          <w:rPr>
            <w:b/>
            <w:bCs/>
          </w:rPr>
          <w:t>186</w:t>
        </w:r>
        <w:r>
          <w:t>, 629–645.</w:t>
        </w:r>
      </w:ins>
    </w:p>
    <w:p w14:paraId="4309D461" w14:textId="77777777" w:rsidR="00171675" w:rsidRDefault="00171675">
      <w:pPr>
        <w:autoSpaceDE w:val="0"/>
        <w:autoSpaceDN w:val="0"/>
        <w:ind w:left="567" w:hanging="567"/>
        <w:rPr>
          <w:ins w:id="1817" w:author="Wild, Kristoffer H." w:date="2023-04-30T18:51:00Z"/>
        </w:rPr>
        <w:pPrChange w:id="1818" w:author="Wild, Kristoffer H." w:date="2023-04-30T18:52:00Z">
          <w:pPr>
            <w:autoSpaceDE w:val="0"/>
            <w:autoSpaceDN w:val="0"/>
            <w:ind w:hanging="480"/>
          </w:pPr>
        </w:pPrChange>
      </w:pPr>
      <w:ins w:id="1819" w:author="Wild, Kristoffer H." w:date="2023-04-30T18:51:00Z">
        <w:r>
          <w:rPr>
            <w:b/>
            <w:bCs/>
          </w:rPr>
          <w:lastRenderedPageBreak/>
          <w:t>Warner, D. A. and Andrews, R. M.</w:t>
        </w:r>
        <w:r>
          <w:t xml:space="preserve"> (2002). Laboratory and field experiments identify sources of variation in phenotypes and survival of hatchling lizards. </w:t>
        </w:r>
        <w:r>
          <w:rPr>
            <w:i/>
            <w:iCs/>
          </w:rPr>
          <w:t>Biological Journal of the Linnean Society</w:t>
        </w:r>
        <w:r>
          <w:t xml:space="preserve"> </w:t>
        </w:r>
        <w:r>
          <w:rPr>
            <w:b/>
            <w:bCs/>
          </w:rPr>
          <w:t>76</w:t>
        </w:r>
        <w:r>
          <w:t>, 105–124.</w:t>
        </w:r>
      </w:ins>
    </w:p>
    <w:p w14:paraId="27B1F07F" w14:textId="6BD0BFF3" w:rsidR="00DC055B" w:rsidRPr="00070519" w:rsidRDefault="00171675" w:rsidP="00DC055B">
      <w:pPr>
        <w:autoSpaceDE w:val="0"/>
        <w:autoSpaceDN w:val="0"/>
        <w:ind w:left="567" w:hanging="567"/>
        <w:rPr>
          <w:ins w:id="1820" w:author="Wild, Kristoffer H." w:date="2023-04-30T19:03:00Z"/>
          <w:i/>
          <w:iCs/>
        </w:rPr>
      </w:pPr>
      <w:ins w:id="1821" w:author="Wild, Kristoffer H." w:date="2023-04-30T18:51:00Z">
        <w:r>
          <w:rPr>
            <w:b/>
            <w:bCs/>
          </w:rPr>
          <w:t>White, C. R., Alton, L. A., Bywater, C. L., Lombardi, E. J. and Marshall, D. J.</w:t>
        </w:r>
        <w:r>
          <w:t xml:space="preserve"> (2022). </w:t>
        </w:r>
        <w:r w:rsidRPr="00DC055B">
          <w:rPr>
            <w:rPrChange w:id="1822" w:author="Wild, Kristoffer H." w:date="2023-04-30T19:02:00Z">
              <w:rPr>
                <w:i/>
                <w:iCs/>
              </w:rPr>
            </w:rPrChange>
          </w:rPr>
          <w:t>Metabolic scaling is the product of life-history optimization</w:t>
        </w:r>
        <w:r>
          <w:t>.</w:t>
        </w:r>
      </w:ins>
      <w:ins w:id="1823" w:author="Wild, Kristoffer H." w:date="2023-04-30T19:03:00Z">
        <w:r w:rsidR="00DC055B" w:rsidRPr="00DC055B">
          <w:rPr>
            <w:i/>
            <w:iCs/>
          </w:rPr>
          <w:t xml:space="preserve"> </w:t>
        </w:r>
        <w:r w:rsidR="00DC055B">
          <w:rPr>
            <w:i/>
            <w:iCs/>
          </w:rPr>
          <w:t>Science</w:t>
        </w:r>
        <w:r w:rsidR="00DC055B">
          <w:t xml:space="preserve"> </w:t>
        </w:r>
        <w:r w:rsidR="00DC055B">
          <w:rPr>
            <w:b/>
            <w:bCs/>
          </w:rPr>
          <w:t>377</w:t>
        </w:r>
        <w:r w:rsidR="00DC055B">
          <w:t>, 834-839.</w:t>
        </w:r>
      </w:ins>
    </w:p>
    <w:p w14:paraId="5DED9F5F" w14:textId="26C59829" w:rsidR="00171675" w:rsidRDefault="00171675">
      <w:pPr>
        <w:autoSpaceDE w:val="0"/>
        <w:autoSpaceDN w:val="0"/>
        <w:ind w:left="567" w:hanging="567"/>
        <w:rPr>
          <w:ins w:id="1824" w:author="Wild, Kristoffer H." w:date="2023-05-01T18:49:00Z"/>
        </w:rPr>
      </w:pPr>
      <w:ins w:id="1825" w:author="Wild, Kristoffer H." w:date="2023-04-30T18:51:00Z">
        <w:r>
          <w:rPr>
            <w:b/>
            <w:bCs/>
          </w:rPr>
          <w:t>Wild, K. H., Roe, J. H., Schwanz, L., Georges, A. and Sarre, S. D.</w:t>
        </w:r>
        <w:r>
          <w:t xml:space="preserve"> (2022). Evolutionary stability inferred for a free ranging lizard with sex‐reversal. </w:t>
        </w:r>
        <w:r>
          <w:rPr>
            <w:i/>
            <w:iCs/>
          </w:rPr>
          <w:t xml:space="preserve">Mol </w:t>
        </w:r>
        <w:proofErr w:type="spellStart"/>
        <w:r>
          <w:rPr>
            <w:i/>
            <w:iCs/>
          </w:rPr>
          <w:t>Ecol</w:t>
        </w:r>
        <w:proofErr w:type="spellEnd"/>
        <w:r>
          <w:t xml:space="preserve"> </w:t>
        </w:r>
        <w:r>
          <w:rPr>
            <w:b/>
            <w:bCs/>
          </w:rPr>
          <w:t>31</w:t>
        </w:r>
        <w:r>
          <w:t>, 2281–2292.</w:t>
        </w:r>
      </w:ins>
    </w:p>
    <w:p w14:paraId="36CC674B" w14:textId="6DECFA94" w:rsidR="006721B8" w:rsidRPr="00DC055B" w:rsidRDefault="006721B8">
      <w:pPr>
        <w:autoSpaceDE w:val="0"/>
        <w:autoSpaceDN w:val="0"/>
        <w:ind w:left="567" w:hanging="567"/>
        <w:rPr>
          <w:ins w:id="1826" w:author="Wild, Kristoffer H." w:date="2023-04-30T18:51:00Z"/>
          <w:rPrChange w:id="1827" w:author="Wild, Kristoffer H." w:date="2023-04-30T19:03:00Z">
            <w:rPr>
              <w:ins w:id="1828" w:author="Wild, Kristoffer H." w:date="2023-04-30T18:51:00Z"/>
              <w:b/>
              <w:bCs/>
              <w:color w:val="000000" w:themeColor="text1"/>
            </w:rPr>
          </w:rPrChange>
        </w:rPr>
        <w:pPrChange w:id="1829" w:author="Wild, Kristoffer H." w:date="2023-04-30T19:03:00Z">
          <w:pPr>
            <w:contextualSpacing/>
          </w:pPr>
        </w:pPrChange>
      </w:pPr>
      <w:ins w:id="1830" w:author="Wild, Kristoffer H." w:date="2023-05-01T18:49:00Z">
        <w:r w:rsidRPr="006721B8">
          <w:rPr>
            <w:b/>
            <w:bCs/>
            <w:rPrChange w:id="1831" w:author="Wild, Kristoffer H." w:date="2023-05-01T18:49:00Z">
              <w:rPr/>
            </w:rPrChange>
          </w:rPr>
          <w:t xml:space="preserve">Zena, L. A., Dillon, D., Hunt, K. E., </w:t>
        </w:r>
        <w:proofErr w:type="spellStart"/>
        <w:r w:rsidRPr="006721B8">
          <w:rPr>
            <w:b/>
            <w:bCs/>
            <w:rPrChange w:id="1832" w:author="Wild, Kristoffer H." w:date="2023-05-01T18:49:00Z">
              <w:rPr/>
            </w:rPrChange>
          </w:rPr>
          <w:t>Navas</w:t>
        </w:r>
        <w:proofErr w:type="spellEnd"/>
        <w:r w:rsidRPr="006721B8">
          <w:rPr>
            <w:b/>
            <w:bCs/>
            <w:rPrChange w:id="1833" w:author="Wild, Kristoffer H." w:date="2023-05-01T18:49:00Z">
              <w:rPr/>
            </w:rPrChange>
          </w:rPr>
          <w:t xml:space="preserve">, C. A., </w:t>
        </w:r>
        <w:proofErr w:type="spellStart"/>
        <w:r w:rsidRPr="006721B8">
          <w:rPr>
            <w:b/>
            <w:bCs/>
            <w:rPrChange w:id="1834" w:author="Wild, Kristoffer H." w:date="2023-05-01T18:49:00Z">
              <w:rPr/>
            </w:rPrChange>
          </w:rPr>
          <w:t>Bícego</w:t>
        </w:r>
        <w:proofErr w:type="spellEnd"/>
        <w:r w:rsidRPr="006721B8">
          <w:rPr>
            <w:b/>
            <w:bCs/>
            <w:rPrChange w:id="1835" w:author="Wild, Kristoffer H." w:date="2023-05-01T18:49:00Z">
              <w:rPr/>
            </w:rPrChange>
          </w:rPr>
          <w:t xml:space="preserve">, K. C., </w:t>
        </w:r>
        <w:r>
          <w:rPr>
            <w:b/>
            <w:bCs/>
          </w:rPr>
          <w:t>and</w:t>
        </w:r>
        <w:r w:rsidRPr="006721B8">
          <w:rPr>
            <w:b/>
            <w:bCs/>
            <w:rPrChange w:id="1836" w:author="Wild, Kristoffer H." w:date="2023-05-01T18:49:00Z">
              <w:rPr/>
            </w:rPrChange>
          </w:rPr>
          <w:t xml:space="preserve"> Buck, C. L</w:t>
        </w:r>
        <w:r w:rsidRPr="006721B8">
          <w:t xml:space="preserve">. (2019). Seasonal changes in plasma concentrations of the thyroid, glucocorticoid and reproductive hormones in the tegu lizard </w:t>
        </w:r>
        <w:proofErr w:type="spellStart"/>
        <w:r w:rsidRPr="006721B8">
          <w:rPr>
            <w:i/>
            <w:iCs/>
            <w:rPrChange w:id="1837" w:author="Wild, Kristoffer H." w:date="2023-05-01T18:49:00Z">
              <w:rPr/>
            </w:rPrChange>
          </w:rPr>
          <w:t>Salvator</w:t>
        </w:r>
        <w:proofErr w:type="spellEnd"/>
        <w:r w:rsidRPr="006721B8">
          <w:rPr>
            <w:i/>
            <w:iCs/>
            <w:rPrChange w:id="1838" w:author="Wild, Kristoffer H." w:date="2023-05-01T18:49:00Z">
              <w:rPr/>
            </w:rPrChange>
          </w:rPr>
          <w:t xml:space="preserve"> </w:t>
        </w:r>
        <w:proofErr w:type="spellStart"/>
        <w:r w:rsidRPr="006721B8">
          <w:rPr>
            <w:i/>
            <w:iCs/>
            <w:rPrChange w:id="1839" w:author="Wild, Kristoffer H." w:date="2023-05-01T18:49:00Z">
              <w:rPr/>
            </w:rPrChange>
          </w:rPr>
          <w:t>merianae</w:t>
        </w:r>
        <w:proofErr w:type="spellEnd"/>
        <w:r w:rsidRPr="006721B8">
          <w:t>. </w:t>
        </w:r>
        <w:r>
          <w:rPr>
            <w:i/>
            <w:iCs/>
          </w:rPr>
          <w:t>Gen</w:t>
        </w:r>
        <w:r w:rsidRPr="006721B8">
          <w:rPr>
            <w:i/>
            <w:iCs/>
          </w:rPr>
          <w:t xml:space="preserve"> and </w:t>
        </w:r>
        <w:r>
          <w:rPr>
            <w:i/>
            <w:iCs/>
          </w:rPr>
          <w:t>Comp Endo</w:t>
        </w:r>
        <w:r w:rsidRPr="006721B8">
          <w:rPr>
            <w:b/>
            <w:bCs/>
            <w:rPrChange w:id="1840" w:author="Wild, Kristoffer H." w:date="2023-05-01T18:49:00Z">
              <w:rPr/>
            </w:rPrChange>
          </w:rPr>
          <w:t> </w:t>
        </w:r>
        <w:r w:rsidRPr="006721B8">
          <w:rPr>
            <w:b/>
            <w:bCs/>
            <w:i/>
            <w:iCs/>
            <w:rPrChange w:id="1841" w:author="Wild, Kristoffer H." w:date="2023-05-01T18:49:00Z">
              <w:rPr>
                <w:i/>
                <w:iCs/>
              </w:rPr>
            </w:rPrChange>
          </w:rPr>
          <w:t>273</w:t>
        </w:r>
        <w:r w:rsidRPr="006721B8">
          <w:t>, 134-143.</w:t>
        </w:r>
      </w:ins>
    </w:p>
    <w:p w14:paraId="7917DAB2" w14:textId="755BED3D" w:rsidR="003A7C7A" w:rsidDel="00171675" w:rsidRDefault="003A7C7A" w:rsidP="00A146D7">
      <w:pPr>
        <w:contextualSpacing/>
        <w:rPr>
          <w:del w:id="1842" w:author="Wild, Kristoffer H." w:date="2023-04-30T18:51:00Z"/>
          <w:b/>
          <w:bCs/>
          <w:color w:val="000000" w:themeColor="text1"/>
        </w:rPr>
      </w:pPr>
    </w:p>
    <w:p w14:paraId="4D14D3B5" w14:textId="76C2258E" w:rsidR="00DE64F5" w:rsidDel="009D367F" w:rsidRDefault="00DE64F5" w:rsidP="00A146D7">
      <w:pPr>
        <w:ind w:left="426" w:hanging="426"/>
        <w:contextualSpacing/>
        <w:rPr>
          <w:del w:id="1843" w:author="Kristoffer Wild" w:date="2023-04-30T16:22:00Z"/>
        </w:rPr>
      </w:pPr>
      <w:del w:id="1844" w:author="Kristoffer Wild" w:date="2023-04-30T16:22:00Z">
        <w:r w:rsidDel="009D367F">
          <w:delText>Amiel, J. J., &amp; Shine, R. (2012). Hotter nests produce smarter young lizards. Biology Letters, 8(3), 372–374.</w:delText>
        </w:r>
      </w:del>
    </w:p>
    <w:p w14:paraId="330A9CEC" w14:textId="2F6C8C7D" w:rsidR="00DE64F5" w:rsidDel="009D367F" w:rsidRDefault="00783CD1" w:rsidP="00A146D7">
      <w:pPr>
        <w:ind w:left="426" w:hanging="426"/>
        <w:contextualSpacing/>
        <w:rPr>
          <w:del w:id="1845" w:author="Kristoffer Wild" w:date="2023-04-30T16:22:00Z"/>
        </w:rPr>
      </w:pPr>
      <w:del w:id="1846" w:author="Kristoffer Wild" w:date="2023-04-30T16:22:00Z">
        <w:r w:rsidDel="009D367F">
          <w:delText>Angilletta Jr, M. J</w:delText>
        </w:r>
        <w:r w:rsidR="00DE64F5" w:rsidDel="009D367F">
          <w:delText>. (2001). Variation in metabolic rate between populations of a geographically widespread lizard. Physiological and Biochemical Zoology, 74(1), 11–21.</w:delText>
        </w:r>
      </w:del>
    </w:p>
    <w:p w14:paraId="3932DF3A" w14:textId="26994626" w:rsidR="00DE64F5" w:rsidDel="009D367F" w:rsidRDefault="00DE64F5" w:rsidP="00A146D7">
      <w:pPr>
        <w:ind w:left="426" w:hanging="426"/>
        <w:contextualSpacing/>
        <w:rPr>
          <w:del w:id="1847" w:author="Kristoffer Wild" w:date="2023-04-30T16:22:00Z"/>
        </w:rPr>
      </w:pPr>
      <w:del w:id="1848" w:author="Kristoffer Wild" w:date="2023-04-30T16:22:00Z">
        <w:r w:rsidDel="009D367F">
          <w:delText>Angilletta Jr, M. J. (2009). Thermal adaptation: a theoretical and empirical synthesis. New York, NY, USA, Oxford University Press.</w:delText>
        </w:r>
      </w:del>
    </w:p>
    <w:p w14:paraId="6FAA9793" w14:textId="0B42036A" w:rsidR="00DE64F5" w:rsidDel="009D367F" w:rsidRDefault="00DE64F5" w:rsidP="00A146D7">
      <w:pPr>
        <w:ind w:left="426" w:hanging="426"/>
        <w:contextualSpacing/>
        <w:rPr>
          <w:del w:id="1849" w:author="Kristoffer Wild" w:date="2023-04-30T16:22:00Z"/>
        </w:rPr>
      </w:pPr>
      <w:del w:id="1850" w:author="Kristoffer Wild" w:date="2023-04-30T16:22:00Z">
        <w:r w:rsidDel="009D367F">
          <w:delText>Arnqvist, G., Rönn, J., Watson, C., Goenaga, J., &amp; Immonen, E. (2022). Concerted evolution of metabolic rate, economics of mating, ecology, and pace of life across seed beetles. Proceedings of the National Academy of Sciences, 119(33), e2205564119.</w:delText>
        </w:r>
      </w:del>
    </w:p>
    <w:p w14:paraId="7E85C4A1" w14:textId="073E9CC7" w:rsidR="00DE64F5" w:rsidDel="009D367F" w:rsidRDefault="00DE64F5" w:rsidP="00A146D7">
      <w:pPr>
        <w:ind w:left="426" w:hanging="426"/>
        <w:contextualSpacing/>
        <w:rPr>
          <w:del w:id="1851" w:author="Kristoffer Wild" w:date="2023-04-30T16:22:00Z"/>
        </w:rPr>
      </w:pPr>
      <w:del w:id="1852" w:author="Kristoffer Wild" w:date="2023-04-30T16:22:00Z">
        <w:r w:rsidDel="009D367F">
          <w:delText>Bachtrog, D., Mank, J. E., Peichel, C. L., Kirkpatrick, M., Otto, S. P., Ashman, T.-L., Hahn, M. W., Kitano, J., Mayrose, I., &amp; Ming, R. (2014). Sex determination: why so many ways of doing it? PLoS Biology, 12(7), e1001899.</w:delText>
        </w:r>
      </w:del>
    </w:p>
    <w:p w14:paraId="6CD559C9" w14:textId="0D790E18" w:rsidR="00DE64F5" w:rsidDel="009D367F" w:rsidRDefault="00DE64F5" w:rsidP="00A146D7">
      <w:pPr>
        <w:ind w:left="426" w:hanging="426"/>
        <w:contextualSpacing/>
        <w:rPr>
          <w:del w:id="1853" w:author="Kristoffer Wild" w:date="2023-04-30T16:22:00Z"/>
        </w:rPr>
      </w:pPr>
      <w:del w:id="1854" w:author="Kristoffer Wild" w:date="2023-04-30T16:22:00Z">
        <w:r w:rsidDel="009D367F">
          <w:delText>Bókony, V., Ujhegyi, N., Mikó, Z., Erös, R., Hettyey, A., Vili, N., Gál, Z., Hoffmann, O. I., &amp; Nemesházi, E. (2021). Sex Reversal and Performance in Fitness-Related Traits During Early Life in Agile Frogs. Frontiers in Ecology and Evolution, 9, 1–14.</w:delText>
        </w:r>
      </w:del>
    </w:p>
    <w:p w14:paraId="4FE25341" w14:textId="3198F1FA" w:rsidR="00DE64F5" w:rsidDel="009D367F" w:rsidRDefault="00DE64F5" w:rsidP="00A146D7">
      <w:pPr>
        <w:ind w:left="426" w:hanging="426"/>
        <w:contextualSpacing/>
        <w:rPr>
          <w:del w:id="1855" w:author="Kristoffer Wild" w:date="2023-04-30T16:22:00Z"/>
        </w:rPr>
      </w:pPr>
      <w:del w:id="1856" w:author="Kristoffer Wild" w:date="2023-04-30T16:22:00Z">
        <w:r w:rsidDel="009D367F">
          <w:delText>Boratyński, Z., Koskela, E., Mappes, T., &amp; Oksanen, T. A. (2010). Sex‐specific selection on energy metabolism–selection coefficients for winter survival. Journal of Evolutionary Biology, 23(9), 1969–1978.</w:delText>
        </w:r>
      </w:del>
    </w:p>
    <w:p w14:paraId="38A0B95C" w14:textId="1E9D0A94" w:rsidR="00DE64F5" w:rsidDel="009D367F" w:rsidRDefault="00DE64F5" w:rsidP="00A146D7">
      <w:pPr>
        <w:ind w:left="426" w:hanging="426"/>
        <w:contextualSpacing/>
        <w:rPr>
          <w:del w:id="1857" w:author="Kristoffer Wild" w:date="2023-04-30T16:22:00Z"/>
        </w:rPr>
      </w:pPr>
      <w:del w:id="1858" w:author="Kristoffer Wild" w:date="2023-04-30T16:22:00Z">
        <w:r w:rsidDel="009D367F">
          <w:delText>Bradshaw, S. D. (1997). Homeostasis in desert reptiles. New York, NY, USA: Springer Science &amp; Business Media.</w:delText>
        </w:r>
      </w:del>
    </w:p>
    <w:p w14:paraId="08F3C29C" w14:textId="1105FBA3" w:rsidR="00DE64F5" w:rsidDel="009D367F" w:rsidRDefault="00DE64F5" w:rsidP="00A146D7">
      <w:pPr>
        <w:ind w:left="426" w:hanging="426"/>
        <w:contextualSpacing/>
        <w:rPr>
          <w:del w:id="1859" w:author="Kristoffer Wild" w:date="2023-04-30T16:22:00Z"/>
        </w:rPr>
      </w:pPr>
      <w:del w:id="1860" w:author="Kristoffer Wild" w:date="2023-04-30T16:22:00Z">
        <w:r w:rsidDel="009D367F">
          <w:delText>Brown, J. H., Gillooly, J. F., Allen, A. P., Savage, V. M., &amp; West, G. B. (2004). Toward a metabolic theory of ecology. Ecology, 85(7), 1771–1789.</w:delText>
        </w:r>
      </w:del>
    </w:p>
    <w:p w14:paraId="0A7D9964" w14:textId="082E41EC" w:rsidR="00DE64F5" w:rsidDel="009D367F" w:rsidRDefault="00DE64F5" w:rsidP="00A146D7">
      <w:pPr>
        <w:ind w:left="426" w:hanging="426"/>
        <w:contextualSpacing/>
        <w:rPr>
          <w:del w:id="1861" w:author="Kristoffer Wild" w:date="2023-04-30T16:22:00Z"/>
        </w:rPr>
      </w:pPr>
      <w:del w:id="1862" w:author="Kristoffer Wild" w:date="2023-04-30T16:22:00Z">
        <w:r w:rsidDel="009D367F">
          <w:delText>Bull, J. J. (1983). Evolution of sex determining mechanisms. San Francisco, CA, USA: Benjamin Cummings.</w:delText>
        </w:r>
      </w:del>
    </w:p>
    <w:p w14:paraId="0F724615" w14:textId="32110041" w:rsidR="00DE64F5" w:rsidDel="009D367F" w:rsidRDefault="00DE64F5" w:rsidP="00A146D7">
      <w:pPr>
        <w:ind w:left="426" w:hanging="426"/>
        <w:contextualSpacing/>
        <w:rPr>
          <w:del w:id="1863" w:author="Kristoffer Wild" w:date="2023-04-30T16:22:00Z"/>
        </w:rPr>
      </w:pPr>
      <w:del w:id="1864" w:author="Kristoffer Wild" w:date="2023-04-30T16:22:00Z">
        <w:r w:rsidDel="009D367F">
          <w:delText>Bürkner, P.-C. (2017). brms: An R package for Bayesian multilevel models using Stan. Journal of Statistical Software, 80, 1–28.</w:delText>
        </w:r>
      </w:del>
    </w:p>
    <w:p w14:paraId="2DF74250" w14:textId="4723FF20" w:rsidR="00DE64F5" w:rsidDel="009D367F" w:rsidRDefault="00DE64F5" w:rsidP="00A146D7">
      <w:pPr>
        <w:ind w:left="426" w:hanging="426"/>
        <w:contextualSpacing/>
        <w:rPr>
          <w:del w:id="1865" w:author="Kristoffer Wild" w:date="2023-04-30T16:22:00Z"/>
        </w:rPr>
      </w:pPr>
      <w:del w:id="1866" w:author="Kristoffer Wild" w:date="2023-04-30T16:22:00Z">
        <w:r w:rsidDel="009D367F">
          <w:delText>Burton, T., Killen, S. S., Armstrong, J. D., &amp; Metcalfe, N. B. (2011). What causes intraspecific variation in resting metabolic rate and what are its ecological consequences. Proceedings of the Royal Society B: Biological Sciences, 278(1724):3465-3473 .</w:delText>
        </w:r>
      </w:del>
    </w:p>
    <w:p w14:paraId="01B7B0C3" w14:textId="68FFD42C" w:rsidR="00DE64F5" w:rsidDel="009D367F" w:rsidRDefault="00DE64F5" w:rsidP="00A146D7">
      <w:pPr>
        <w:ind w:left="426" w:hanging="426"/>
        <w:contextualSpacing/>
        <w:rPr>
          <w:del w:id="1867" w:author="Kristoffer Wild" w:date="2023-04-30T16:22:00Z"/>
        </w:rPr>
      </w:pPr>
      <w:del w:id="1868" w:author="Kristoffer Wild" w:date="2023-04-30T16:22:00Z">
        <w:r w:rsidDel="009D367F">
          <w:delText>Castelli, M. A., Georges, A., Cherryh, C., Rosauer, D. F., Sarre, S. D., Contador‐Kelsall, I., &amp; Holleley, C. E. (2021). Evolving thermal thresholds explain the distribution of temperature sex reversal in an Australian dragon lizard. Diversity and Distributions, 27(3), 427–438.</w:delText>
        </w:r>
      </w:del>
    </w:p>
    <w:p w14:paraId="7F04D711" w14:textId="52103E0E" w:rsidR="00DE64F5" w:rsidDel="009D367F" w:rsidRDefault="00DE64F5" w:rsidP="00A146D7">
      <w:pPr>
        <w:ind w:left="426" w:hanging="426"/>
        <w:contextualSpacing/>
        <w:rPr>
          <w:del w:id="1869" w:author="Kristoffer Wild" w:date="2023-04-30T16:22:00Z"/>
        </w:rPr>
      </w:pPr>
      <w:del w:id="1870" w:author="Kristoffer Wild" w:date="2023-04-30T16:22:00Z">
        <w:r w:rsidDel="009D367F">
          <w:delText>Charlesworth, D., &amp; Charlesworth, B. (1980). Sex differences in fitness and selection for centric fusions between sex-chromosomes and autosomes. Genetics Research, 35(2), 205–214.</w:delText>
        </w:r>
      </w:del>
    </w:p>
    <w:p w14:paraId="77BBAA26" w14:textId="0204BEF2" w:rsidR="00DE64F5" w:rsidDel="009D367F" w:rsidRDefault="00DE64F5" w:rsidP="00A146D7">
      <w:pPr>
        <w:ind w:left="426" w:hanging="426"/>
        <w:contextualSpacing/>
        <w:rPr>
          <w:del w:id="1871" w:author="Kristoffer Wild" w:date="2023-04-30T16:22:00Z"/>
        </w:rPr>
      </w:pPr>
      <w:del w:id="1872" w:author="Kristoffer Wild" w:date="2023-04-30T16:22:00Z">
        <w:r w:rsidDel="009D367F">
          <w:delText>Codding, B. F., Bird, R. B., &amp; Bird, D. W. (2011). Provisioning offspring and others: risk–energy trade-offs and gender differences in hunter–gatherer foraging strategies. Proceedings of the Royal Society B: Biological Sciences, 278(1717), 2502–2509.</w:delText>
        </w:r>
      </w:del>
    </w:p>
    <w:p w14:paraId="757B7833" w14:textId="0F0CB141" w:rsidR="00DE64F5" w:rsidDel="009D367F" w:rsidRDefault="00DE64F5" w:rsidP="00A146D7">
      <w:pPr>
        <w:ind w:left="426" w:hanging="426"/>
        <w:contextualSpacing/>
        <w:rPr>
          <w:del w:id="1873" w:author="Kristoffer Wild" w:date="2023-04-30T16:22:00Z"/>
        </w:rPr>
      </w:pPr>
      <w:del w:id="1874" w:author="Kristoffer Wild" w:date="2023-04-30T16:22:00Z">
        <w:r w:rsidDel="009D367F">
          <w:delText>Congdon, J. D. (1989). Proximate and evolutionary constraints on energy relations of reptiles. Physiological Zoology, 62(2), 356–373.</w:delText>
        </w:r>
      </w:del>
    </w:p>
    <w:p w14:paraId="1CBF3B3C" w14:textId="0643B2B9" w:rsidR="00DE64F5" w:rsidDel="009D367F" w:rsidRDefault="00DE64F5" w:rsidP="00A146D7">
      <w:pPr>
        <w:ind w:left="426" w:hanging="426"/>
        <w:contextualSpacing/>
        <w:rPr>
          <w:del w:id="1875" w:author="Kristoffer Wild" w:date="2023-04-30T16:22:00Z"/>
        </w:rPr>
      </w:pPr>
      <w:del w:id="1876" w:author="Kristoffer Wild" w:date="2023-04-30T16:22:00Z">
        <w:r w:rsidDel="009D367F">
          <w:delText xml:space="preserve">Cotton, S., &amp; Wedekind, C. (2009). Population consequences of environmental sex reversal. Conservation Biology, 23(1), 196–206. </w:delText>
        </w:r>
      </w:del>
    </w:p>
    <w:p w14:paraId="6F502644" w14:textId="462BE7CF" w:rsidR="00DE64F5" w:rsidDel="009D367F" w:rsidRDefault="00DE64F5" w:rsidP="00A146D7">
      <w:pPr>
        <w:ind w:left="426" w:hanging="426"/>
        <w:contextualSpacing/>
        <w:rPr>
          <w:del w:id="1877" w:author="Kristoffer Wild" w:date="2023-04-30T16:22:00Z"/>
        </w:rPr>
      </w:pPr>
      <w:del w:id="1878" w:author="Kristoffer Wild" w:date="2023-04-30T16:22:00Z">
        <w:r w:rsidDel="009D367F">
          <w:delText>Cox, R. M., Cox, C. L., McGlothlin, J. W., Card, D. C., Andrew, A. L., &amp; Castoe, T. A. (2017). Hormonally mediated increases in sex-biased gene expression accompany the breakdown of between-sex genetic correlations in a sexually dimorphic lizard. The American Naturalist, 189(3), 315–332.</w:delText>
        </w:r>
      </w:del>
    </w:p>
    <w:p w14:paraId="70D8E4C1" w14:textId="33A88D37" w:rsidR="00DE64F5" w:rsidDel="009D367F" w:rsidRDefault="00DE64F5" w:rsidP="00A146D7">
      <w:pPr>
        <w:ind w:left="426" w:hanging="426"/>
        <w:contextualSpacing/>
        <w:rPr>
          <w:del w:id="1879" w:author="Kristoffer Wild" w:date="2023-04-30T16:22:00Z"/>
        </w:rPr>
      </w:pPr>
      <w:del w:id="1880" w:author="Kristoffer Wild" w:date="2023-04-30T16:22:00Z">
        <w:r w:rsidDel="009D367F">
          <w:delText>Dissanayake, D. S. B., Holleley, C. E., Deakin, J. E., &amp; Georges, A. (2021). High elevation increases the risk of Y chromosome loss in Alpine skink populations with sex reversal. Heredity, 1–12.</w:delText>
        </w:r>
      </w:del>
    </w:p>
    <w:p w14:paraId="4BCCA93D" w14:textId="034B1520" w:rsidR="00DE64F5" w:rsidDel="009D367F" w:rsidRDefault="00DE64F5" w:rsidP="00A146D7">
      <w:pPr>
        <w:ind w:left="426" w:hanging="426"/>
        <w:contextualSpacing/>
        <w:rPr>
          <w:del w:id="1881" w:author="Kristoffer Wild" w:date="2023-04-30T16:22:00Z"/>
        </w:rPr>
      </w:pPr>
      <w:del w:id="1882" w:author="Kristoffer Wild" w:date="2023-04-30T16:22:00Z">
        <w:r w:rsidDel="009D367F">
          <w:delText xml:space="preserve">Dissanayake, D. S. B., Holleley, C. E., &amp; Georges, A. (2021). Effects of natural nest temperatures on sex reversal and sex ratios in an Australian alpine skink. Scientific Reports, 11(1), 1–11. </w:delText>
        </w:r>
      </w:del>
    </w:p>
    <w:p w14:paraId="05855D02" w14:textId="12767421" w:rsidR="00DE64F5" w:rsidDel="009D367F" w:rsidRDefault="00DE64F5" w:rsidP="00A146D7">
      <w:pPr>
        <w:ind w:left="426" w:hanging="426"/>
        <w:contextualSpacing/>
        <w:rPr>
          <w:del w:id="1883" w:author="Kristoffer Wild" w:date="2023-04-30T16:22:00Z"/>
        </w:rPr>
      </w:pPr>
      <w:del w:id="1884" w:author="Kristoffer Wild" w:date="2023-04-30T16:22:00Z">
        <w:r w:rsidDel="009D367F">
          <w:delText>Dissanayake, D. S. B., Holleley, C. E., Hill, L. K., O’Meally, D., Deakin, J. E., &amp; Georges, A. (2020). Identification of Y chromosome markers in the eastern three-lined skink (Bassiana duperreyi) using in silico whole genome subtraction. BMC Genomics, 21(1), 1–12.</w:delText>
        </w:r>
      </w:del>
    </w:p>
    <w:p w14:paraId="3B9503FD" w14:textId="07B359E7" w:rsidR="00321D9B" w:rsidDel="009D367F" w:rsidRDefault="00DE64F5" w:rsidP="00321D9B">
      <w:pPr>
        <w:ind w:left="426" w:hanging="426"/>
        <w:contextualSpacing/>
        <w:rPr>
          <w:ins w:id="1885" w:author="Kris.Wild" w:date="2023-04-11T09:08:00Z"/>
          <w:del w:id="1886" w:author="Kristoffer Wild" w:date="2023-04-30T16:22:00Z"/>
        </w:rPr>
      </w:pPr>
      <w:del w:id="1887" w:author="Kristoffer Wild" w:date="2023-04-30T16:22:00Z">
        <w:r w:rsidDel="009D367F">
          <w:delText>Du, W.-G., Elphick, M., &amp; Shine, R. (2010). Thermal regimes during incubation do not affect mean selected temperatures of hatchling lizards (</w:delText>
        </w:r>
        <w:r w:rsidRPr="00321D9B" w:rsidDel="009D367F">
          <w:rPr>
            <w:i/>
            <w:iCs/>
            <w:rPrChange w:id="1888" w:author="Kris.Wild" w:date="2023-04-11T09:08:00Z">
              <w:rPr/>
            </w:rPrChange>
          </w:rPr>
          <w:delText>Bassiana duperreyi</w:delText>
        </w:r>
        <w:r w:rsidDel="009D367F">
          <w:delText>, Scincidae). Journal of Thermal Biology, 35(1), 47–51.</w:delText>
        </w:r>
      </w:del>
    </w:p>
    <w:p w14:paraId="44BC5B5F" w14:textId="0B231BA8" w:rsidR="00321D9B" w:rsidDel="009D367F" w:rsidRDefault="00321D9B" w:rsidP="00321D9B">
      <w:pPr>
        <w:ind w:left="426" w:hanging="426"/>
        <w:contextualSpacing/>
        <w:rPr>
          <w:del w:id="1889" w:author="Kristoffer Wild" w:date="2023-04-30T16:22:00Z"/>
        </w:rPr>
      </w:pPr>
      <w:ins w:id="1890" w:author="Kris.Wild" w:date="2023-04-11T09:08:00Z">
        <w:del w:id="1891" w:author="Kristoffer Wild" w:date="2023-04-30T16:22:00Z">
          <w:r w:rsidRPr="00321D9B" w:rsidDel="009D367F">
            <w:delText>Ellison, A. M. (2004). Bayesian inference in ecology. </w:delText>
          </w:r>
          <w:r w:rsidRPr="00321D9B" w:rsidDel="009D367F">
            <w:rPr>
              <w:rPrChange w:id="1892" w:author="Kris.Wild" w:date="2023-04-11T09:09:00Z">
                <w:rPr>
                  <w:i/>
                  <w:iCs/>
                </w:rPr>
              </w:rPrChange>
            </w:rPr>
            <w:delText>Ecology letters</w:delText>
          </w:r>
          <w:r w:rsidRPr="00321D9B" w:rsidDel="009D367F">
            <w:delText>, </w:delText>
          </w:r>
          <w:r w:rsidRPr="00321D9B" w:rsidDel="009D367F">
            <w:rPr>
              <w:i/>
              <w:iCs/>
            </w:rPr>
            <w:delText>7</w:delText>
          </w:r>
          <w:r w:rsidRPr="00321D9B" w:rsidDel="009D367F">
            <w:delText>(6), 509-520.</w:delText>
          </w:r>
        </w:del>
      </w:ins>
    </w:p>
    <w:p w14:paraId="0CA530A0" w14:textId="4AFEC3A2" w:rsidR="00DE64F5" w:rsidDel="009D367F" w:rsidRDefault="00DE64F5" w:rsidP="00A146D7">
      <w:pPr>
        <w:ind w:left="426" w:hanging="426"/>
        <w:contextualSpacing/>
        <w:rPr>
          <w:del w:id="1893" w:author="Kristoffer Wild" w:date="2023-04-30T16:22:00Z"/>
        </w:rPr>
      </w:pPr>
      <w:del w:id="1894" w:author="Kristoffer Wild" w:date="2023-04-30T16:22:00Z">
        <w:r w:rsidDel="009D367F">
          <w:delText>Elphick, M. J., &amp; Shine, R. (1998). Longterm effects of incubation temperatures on the morphology and locomotor performance of hatchling lizards (Bassiana duperreyi, Scincidae). Biological Journal of the Linnean Society, 63(3), 429–447.</w:delText>
        </w:r>
      </w:del>
    </w:p>
    <w:p w14:paraId="38471A61" w14:textId="1DD8D7D5" w:rsidR="00DE64F5" w:rsidDel="009D367F" w:rsidRDefault="00DE64F5" w:rsidP="00A146D7">
      <w:pPr>
        <w:ind w:left="426" w:hanging="426"/>
        <w:contextualSpacing/>
        <w:rPr>
          <w:del w:id="1895" w:author="Kristoffer Wild" w:date="2023-04-30T16:22:00Z"/>
        </w:rPr>
      </w:pPr>
      <w:del w:id="1896" w:author="Kristoffer Wild" w:date="2023-04-30T16:22:00Z">
        <w:r w:rsidDel="009D367F">
          <w:delText>Ernest, S. K. M., Enquist, B. J., Brown, J. H., Charnov, E. L., Gillooly, J. F., Savage, V. M., White, E. P., Smith, F. A., Hadly, E. A., &amp; Haskell, J. P. (2003). Thermodynamic and metabolic effects on the scaling of production and population energy use. Ecology Letters, 6(11), 990–995.</w:delText>
        </w:r>
      </w:del>
    </w:p>
    <w:p w14:paraId="1ACBD42E" w14:textId="0AC9E19A" w:rsidR="00DE64F5" w:rsidDel="009D367F" w:rsidRDefault="00DE64F5" w:rsidP="00A146D7">
      <w:pPr>
        <w:ind w:left="426" w:hanging="426"/>
        <w:contextualSpacing/>
        <w:rPr>
          <w:ins w:id="1897" w:author="Kris.Wild" w:date="2023-04-22T07:40:00Z"/>
          <w:del w:id="1898" w:author="Kristoffer Wild" w:date="2023-04-30T16:22:00Z"/>
        </w:rPr>
      </w:pPr>
      <w:del w:id="1899" w:author="Kristoffer Wild" w:date="2023-04-30T16:22:00Z">
        <w:r w:rsidDel="009D367F">
          <w:delText>Eyer, P.-A., Blumenfeld, A. J., &amp; Vargo, E. L. (2019). Sexually antagonistic selection promotes genetic divergence between males and females in an ant. Proceedings of the National Academy of Sciences, 116(48), 24157–24163.</w:delText>
        </w:r>
      </w:del>
    </w:p>
    <w:p w14:paraId="657F2CA2" w14:textId="26E9871E" w:rsidR="00C01F57" w:rsidDel="009D367F" w:rsidRDefault="00C01F57" w:rsidP="00A146D7">
      <w:pPr>
        <w:ind w:left="426" w:hanging="426"/>
        <w:contextualSpacing/>
        <w:rPr>
          <w:del w:id="1900" w:author="Kristoffer Wild" w:date="2023-04-30T16:22:00Z"/>
        </w:rPr>
      </w:pPr>
      <w:ins w:id="1901" w:author="Kris.Wild" w:date="2023-04-22T07:40:00Z">
        <w:del w:id="1902" w:author="Kristoffer Wild" w:date="2023-04-30T16:22:00Z">
          <w:r w:rsidRPr="00C01F57" w:rsidDel="009D367F">
            <w:delText>Ferguson, G. W., &amp; Fox, S. F. (1984). Annual variation of survival advantage of large juvenile side-blotched lizards, Uta stansburiana: its causes and evolutionary significance. </w:delText>
          </w:r>
          <w:r w:rsidRPr="00C01F57" w:rsidDel="009D367F">
            <w:rPr>
              <w:i/>
              <w:iCs/>
            </w:rPr>
            <w:delText>Evolution</w:delText>
          </w:r>
          <w:r w:rsidRPr="00C01F57" w:rsidDel="009D367F">
            <w:delText>, 342-349</w:delText>
          </w:r>
          <w:r w:rsidDel="009D367F">
            <w:delText>.</w:delText>
          </w:r>
        </w:del>
      </w:ins>
    </w:p>
    <w:p w14:paraId="1897B37E" w14:textId="318F26B7" w:rsidR="00DE64F5" w:rsidDel="009D367F" w:rsidRDefault="00DE64F5" w:rsidP="00A146D7">
      <w:pPr>
        <w:ind w:left="426" w:hanging="426"/>
        <w:contextualSpacing/>
        <w:rPr>
          <w:del w:id="1903" w:author="Kristoffer Wild" w:date="2023-04-30T16:22:00Z"/>
        </w:rPr>
      </w:pPr>
      <w:del w:id="1904" w:author="Kristoffer Wild" w:date="2023-04-30T16:22:00Z">
        <w:r w:rsidDel="009D367F">
          <w:delText>Fisher, R. A. (1931). The evolution of dominance. Biological Reviews, 6(4), 345–368.</w:delText>
        </w:r>
      </w:del>
    </w:p>
    <w:p w14:paraId="0ECDA6E4" w14:textId="625DBE86" w:rsidR="00DE64F5" w:rsidDel="009D367F" w:rsidRDefault="00DE64F5" w:rsidP="00A146D7">
      <w:pPr>
        <w:ind w:left="426" w:hanging="426"/>
        <w:contextualSpacing/>
        <w:rPr>
          <w:del w:id="1905" w:author="Kristoffer Wild" w:date="2023-04-30T16:22:00Z"/>
        </w:rPr>
      </w:pPr>
      <w:del w:id="1906" w:author="Kristoffer Wild" w:date="2023-04-30T16:22:00Z">
        <w:r w:rsidDel="009D367F">
          <w:delText>Flatt, T., Shine, R., Borges-Landaez, P. A., &amp; Downes, S. J. (2001). Phenotypic variation in an oviparous montane lizard (Bassiana duperreyi): the effects of thermal and hydric incubation environments. Biological Journal of the Linnean Society, 74(3), 339–350.</w:delText>
        </w:r>
      </w:del>
    </w:p>
    <w:p w14:paraId="02884290" w14:textId="117E481D" w:rsidR="00DE64F5" w:rsidDel="009D367F" w:rsidRDefault="00DE64F5" w:rsidP="00A146D7">
      <w:pPr>
        <w:ind w:left="426" w:hanging="426"/>
        <w:contextualSpacing/>
        <w:rPr>
          <w:del w:id="1907" w:author="Kristoffer Wild" w:date="2023-04-30T16:22:00Z"/>
        </w:rPr>
      </w:pPr>
      <w:del w:id="1908" w:author="Kristoffer Wild" w:date="2023-04-30T16:22:00Z">
        <w:r w:rsidDel="009D367F">
          <w:delText>Friesen, C. R., Johansson, R., &amp; Olsson, M. (2017). Morph‐specific metabolic rate and the timing of reproductive senescence in a color polymorphic dragon. Journal of Experimental Zoology Part A: Ecological and Integrative Physiology, 327(7), 433–443.</w:delText>
        </w:r>
      </w:del>
    </w:p>
    <w:p w14:paraId="406E3799" w14:textId="28C7F815" w:rsidR="00DE64F5" w:rsidDel="009D367F" w:rsidRDefault="00DE64F5" w:rsidP="00A146D7">
      <w:pPr>
        <w:ind w:left="426" w:hanging="426"/>
        <w:contextualSpacing/>
        <w:rPr>
          <w:del w:id="1909" w:author="Kristoffer Wild" w:date="2023-04-30T16:22:00Z"/>
        </w:rPr>
      </w:pPr>
      <w:del w:id="1910" w:author="Kristoffer Wild" w:date="2023-04-30T16:22:00Z">
        <w:r w:rsidDel="009D367F">
          <w:delText>Geffroy, B. (2022). Energy as the cornerstone of environmentally driven sex allocation. Trends in Endocrinology &amp; Metabolism. In press.</w:delText>
        </w:r>
      </w:del>
    </w:p>
    <w:p w14:paraId="5F57C5A5" w14:textId="79E301D0" w:rsidR="00DE64F5" w:rsidDel="009D367F" w:rsidRDefault="00DE64F5" w:rsidP="00A146D7">
      <w:pPr>
        <w:ind w:left="426" w:hanging="426"/>
        <w:contextualSpacing/>
        <w:rPr>
          <w:del w:id="1911" w:author="Kristoffer Wild" w:date="2023-04-30T16:22:00Z"/>
        </w:rPr>
      </w:pPr>
      <w:del w:id="1912" w:author="Kristoffer Wild" w:date="2023-04-30T16:22:00Z">
        <w:r w:rsidDel="009D367F">
          <w:delText>Greer, A. E. (1989). The biology and evolution of Australian lizards. Sydney, NSW, AUS: Surrey Beatty and Sons.</w:delText>
        </w:r>
      </w:del>
    </w:p>
    <w:p w14:paraId="45462C59" w14:textId="38D76077" w:rsidR="00DE64F5" w:rsidDel="009D367F" w:rsidRDefault="00DE64F5" w:rsidP="00A146D7">
      <w:pPr>
        <w:ind w:left="426" w:hanging="426"/>
        <w:contextualSpacing/>
        <w:rPr>
          <w:del w:id="1913" w:author="Kristoffer Wild" w:date="2023-04-30T16:22:00Z"/>
        </w:rPr>
      </w:pPr>
      <w:del w:id="1914" w:author="Kristoffer Wild" w:date="2023-04-30T16:22:00Z">
        <w:r w:rsidDel="009D367F">
          <w:delText>Grossen, C., Neuenschwander, S., &amp; Perrin, N. (2011). Temperature‐dependent turnovers in sex‐determination mechanisms: a quantitative model. Evolution, 65(1), 64–78.</w:delText>
        </w:r>
      </w:del>
    </w:p>
    <w:p w14:paraId="30203144" w14:textId="12D98B79" w:rsidR="00DE64F5" w:rsidDel="009D367F" w:rsidRDefault="00DE64F5" w:rsidP="00A146D7">
      <w:pPr>
        <w:ind w:left="426" w:hanging="426"/>
        <w:contextualSpacing/>
        <w:rPr>
          <w:del w:id="1915" w:author="Kristoffer Wild" w:date="2023-04-30T16:22:00Z"/>
        </w:rPr>
      </w:pPr>
      <w:del w:id="1916" w:author="Kristoffer Wild" w:date="2023-04-30T16:22:00Z">
        <w:r w:rsidDel="009D367F">
          <w:delText>Hadfield, J. D. (2010). MCMC methods for multi-response generalized linear mixed models: the MCMCglmm R package. Journal of Statistical Software, 33, 1–22.</w:delText>
        </w:r>
      </w:del>
    </w:p>
    <w:p w14:paraId="5E0EDCDC" w14:textId="261F9AB7" w:rsidR="00DE64F5" w:rsidDel="009D367F" w:rsidRDefault="00DE64F5" w:rsidP="00A146D7">
      <w:pPr>
        <w:ind w:left="426" w:hanging="426"/>
        <w:contextualSpacing/>
        <w:rPr>
          <w:del w:id="1917" w:author="Kristoffer Wild" w:date="2023-04-30T16:22:00Z"/>
        </w:rPr>
      </w:pPr>
      <w:del w:id="1918" w:author="Kristoffer Wild" w:date="2023-04-30T16:22:00Z">
        <w:r w:rsidDel="009D367F">
          <w:delText>Harolow, P. S. (1996). A harmless technique for sexing hatchiling lizards. Herpetological Review, 27(2), 71.</w:delText>
        </w:r>
      </w:del>
    </w:p>
    <w:p w14:paraId="7B3BD7FC" w14:textId="1E083B93" w:rsidR="00DE64F5" w:rsidDel="009D367F" w:rsidRDefault="00DE64F5" w:rsidP="00A146D7">
      <w:pPr>
        <w:ind w:left="426" w:hanging="426"/>
        <w:contextualSpacing/>
        <w:rPr>
          <w:del w:id="1919" w:author="Kristoffer Wild" w:date="2023-04-30T16:22:00Z"/>
        </w:rPr>
      </w:pPr>
      <w:del w:id="1920" w:author="Kristoffer Wild" w:date="2023-04-30T16:22:00Z">
        <w:r w:rsidDel="009D367F">
          <w:delText>Harrison, P. W., Wright, A. E., Zimmer, F., Dean, R., Montgomery, S. H., Pointer, M. A., &amp; Mank, J. E. (2015). Sexual selection drives evolution and rapid turnover of male gene expression. Proceedings of the National Academy of Sciences, 112(14), 4393–4398.</w:delText>
        </w:r>
      </w:del>
    </w:p>
    <w:p w14:paraId="41D9C63F" w14:textId="28A42C21" w:rsidR="00DE64F5" w:rsidDel="009D367F" w:rsidRDefault="00DE64F5" w:rsidP="00A146D7">
      <w:pPr>
        <w:ind w:left="426" w:hanging="426"/>
        <w:contextualSpacing/>
        <w:rPr>
          <w:del w:id="1921" w:author="Kristoffer Wild" w:date="2023-04-30T16:22:00Z"/>
        </w:rPr>
      </w:pPr>
      <w:del w:id="1922" w:author="Kristoffer Wild" w:date="2023-04-30T16:22:00Z">
        <w:r w:rsidDel="009D367F">
          <w:delText>Hayward, A., &amp; Gillooly, J. F. (2011). The cost of sex: quantifying energetic investment in gamete production by males and females. PLoS One, 6(1), e16557.</w:delText>
        </w:r>
      </w:del>
    </w:p>
    <w:p w14:paraId="5A9747B6" w14:textId="08A4FC3D" w:rsidR="00DE64F5" w:rsidDel="009D367F" w:rsidRDefault="00DE64F5" w:rsidP="00A146D7">
      <w:pPr>
        <w:ind w:left="426" w:hanging="426"/>
        <w:contextualSpacing/>
        <w:rPr>
          <w:del w:id="1923" w:author="Kristoffer Wild" w:date="2023-04-30T16:22:00Z"/>
        </w:rPr>
      </w:pPr>
      <w:del w:id="1924" w:author="Kristoffer Wild" w:date="2023-04-30T16:22:00Z">
        <w:r w:rsidDel="009D367F">
          <w:delText>Holleley, C. E., O’Meally, D., Sarre, S. D., Marshall Graves, J. A., Ezaz, T., Matsubara, K., Azad, B., Zhang, X., &amp; Georges, A. (2015). Sex reversal triggers the rapid transition from genetic to temperature-dependent sex. Nature, 523(7558), 79–82.</w:delText>
        </w:r>
      </w:del>
    </w:p>
    <w:p w14:paraId="78A6EF60" w14:textId="5E0A5BB4" w:rsidR="00DE64F5" w:rsidDel="009D367F" w:rsidRDefault="00DE64F5" w:rsidP="00A146D7">
      <w:pPr>
        <w:ind w:left="426" w:hanging="426"/>
        <w:contextualSpacing/>
        <w:rPr>
          <w:del w:id="1925" w:author="Kristoffer Wild" w:date="2023-04-30T16:22:00Z"/>
        </w:rPr>
      </w:pPr>
      <w:del w:id="1926" w:author="Kristoffer Wild" w:date="2023-04-30T16:22:00Z">
        <w:r w:rsidDel="009D367F">
          <w:delText>Jameson Jr, E. W., Heusner, A. A., &amp; Arbogast, R. (1977). Oxygen consumption of Sceloporus occidentalis from three different elevations. Comparative Biochemistry and Physiology Part A: Physiology, 56(1), 73–79.</w:delText>
        </w:r>
      </w:del>
    </w:p>
    <w:p w14:paraId="373A230C" w14:textId="1B9239D5" w:rsidR="00DE64F5" w:rsidDel="009D367F" w:rsidRDefault="00DE64F5" w:rsidP="00A146D7">
      <w:pPr>
        <w:ind w:left="426" w:hanging="426"/>
        <w:contextualSpacing/>
        <w:rPr>
          <w:del w:id="1927" w:author="Kristoffer Wild" w:date="2023-04-30T16:22:00Z"/>
        </w:rPr>
      </w:pPr>
      <w:del w:id="1928" w:author="Kristoffer Wild" w:date="2023-04-30T16:22:00Z">
        <w:r w:rsidDel="009D367F">
          <w:delTex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delText>
        </w:r>
      </w:del>
    </w:p>
    <w:p w14:paraId="4C5F4FDC" w14:textId="3CAC13DC" w:rsidR="00DE64F5" w:rsidDel="009D367F" w:rsidRDefault="00DE64F5" w:rsidP="00A146D7">
      <w:pPr>
        <w:ind w:left="426" w:hanging="426"/>
        <w:contextualSpacing/>
        <w:rPr>
          <w:del w:id="1929" w:author="Kristoffer Wild" w:date="2023-04-30T16:22:00Z"/>
        </w:rPr>
      </w:pPr>
      <w:del w:id="1930" w:author="Kristoffer Wild" w:date="2023-04-30T16:22:00Z">
        <w:r w:rsidDel="009D367F">
          <w:delText>Kearney, M., &amp; Porter, W. P. (2004). Mapping the fundamental niche: physiology, climate, and the distribution of a nocturnal lizard. Ecology, 85(11), 3119–3131.</w:delText>
        </w:r>
      </w:del>
    </w:p>
    <w:p w14:paraId="7F879637" w14:textId="35786C54" w:rsidR="00DE64F5" w:rsidDel="009D367F" w:rsidRDefault="00DE64F5" w:rsidP="00A146D7">
      <w:pPr>
        <w:ind w:left="426" w:hanging="426"/>
        <w:contextualSpacing/>
        <w:rPr>
          <w:del w:id="1931" w:author="Kristoffer Wild" w:date="2023-04-30T16:22:00Z"/>
        </w:rPr>
      </w:pPr>
      <w:del w:id="1932" w:author="Kristoffer Wild" w:date="2023-04-30T16:22:00Z">
        <w:r w:rsidDel="009D367F">
          <w:delText>Kwok, A. B. C., Wardle, G. M., Greenville, A. C., &amp; Dickman, C. R. (2016). Long‐term patterns of invertebrate abundance and relationships to environmental factors in arid Australia. Austral Ecology, 41(5), 480–491.</w:delText>
        </w:r>
      </w:del>
    </w:p>
    <w:p w14:paraId="0F9AC062" w14:textId="1BC47F12" w:rsidR="00DE64F5" w:rsidDel="009D367F" w:rsidRDefault="00DE64F5" w:rsidP="00A146D7">
      <w:pPr>
        <w:ind w:left="426" w:hanging="426"/>
        <w:contextualSpacing/>
        <w:rPr>
          <w:del w:id="1933" w:author="Kristoffer Wild" w:date="2023-04-30T16:22:00Z"/>
        </w:rPr>
      </w:pPr>
      <w:del w:id="1934" w:author="Kristoffer Wild" w:date="2023-04-30T16:22:00Z">
        <w:r w:rsidDel="009D367F">
          <w:delText>Letnic, M., &amp; Dickman, C. R. (2010). Resource pulses and mammalian dynamics: conceptual models for hummock grasslands and other Australian desert habitats. Biological Reviews, 85(3), 501–521.</w:delText>
        </w:r>
      </w:del>
    </w:p>
    <w:p w14:paraId="3ED32194" w14:textId="0E42B6BA" w:rsidR="00DE64F5" w:rsidDel="009D367F" w:rsidRDefault="00DE64F5" w:rsidP="00A146D7">
      <w:pPr>
        <w:ind w:left="426" w:hanging="426"/>
        <w:contextualSpacing/>
        <w:rPr>
          <w:del w:id="1935" w:author="Kristoffer Wild" w:date="2023-04-30T16:22:00Z"/>
        </w:rPr>
      </w:pPr>
      <w:del w:id="1936" w:author="Kristoffer Wild" w:date="2023-04-30T16:22:00Z">
        <w:r w:rsidDel="009D367F">
          <w:delText>Li, H., Holleley, C. E., Elphick, M., Georges, A., Shine, R., &amp; Shine, R. (2016). The behavioural consequences of sex reversal in dragons. Proceedings of the Royal Society B: Biological Sciences, 283, 1–7.</w:delText>
        </w:r>
      </w:del>
    </w:p>
    <w:p w14:paraId="44BC0A86" w14:textId="3C3D20F2" w:rsidR="00DE64F5" w:rsidDel="009D367F" w:rsidRDefault="00DE64F5" w:rsidP="00A146D7">
      <w:pPr>
        <w:ind w:left="426" w:hanging="426"/>
        <w:contextualSpacing/>
        <w:rPr>
          <w:del w:id="1937" w:author="Kristoffer Wild" w:date="2023-04-30T16:22:00Z"/>
        </w:rPr>
      </w:pPr>
      <w:del w:id="1938" w:author="Kristoffer Wild" w:date="2023-04-30T16:22:00Z">
        <w:r w:rsidDel="009D367F">
          <w:delText>Lighton, J. R. B. (2008). Measuring metabolic rates: a manual for scientists. New York, NY, USA: Oxford University Press.</w:delText>
        </w:r>
      </w:del>
    </w:p>
    <w:p w14:paraId="7CEC95C3" w14:textId="118A4C48" w:rsidR="00DE64F5" w:rsidDel="009D367F" w:rsidRDefault="00DE64F5" w:rsidP="00A146D7">
      <w:pPr>
        <w:ind w:left="426" w:hanging="426"/>
        <w:contextualSpacing/>
        <w:rPr>
          <w:del w:id="1939" w:author="Kristoffer Wild" w:date="2023-04-30T16:22:00Z"/>
        </w:rPr>
      </w:pPr>
      <w:del w:id="1940" w:author="Kristoffer Wild" w:date="2023-04-30T16:22:00Z">
        <w:r w:rsidDel="009D367F">
          <w:delText>Lipinska, A., Cormier, A., Luthringer, R., Peters, A. F., Corre, E., Gachon, C. M. M., Cock, J. M., &amp; Coelho, S. M. (2015). Sexual dimorphism and the evolution of sex-biased gene expression in the brown alga Ectocarpus. Molecular Biology and Evolution, 32(6), 1581–1597.</w:delText>
        </w:r>
      </w:del>
    </w:p>
    <w:p w14:paraId="1B3A46F0" w14:textId="197E2479" w:rsidR="00DE64F5" w:rsidDel="009D367F" w:rsidRDefault="00DE64F5" w:rsidP="00A146D7">
      <w:pPr>
        <w:ind w:left="426" w:hanging="426"/>
        <w:contextualSpacing/>
        <w:rPr>
          <w:del w:id="1941" w:author="Kristoffer Wild" w:date="2023-04-30T16:22:00Z"/>
        </w:rPr>
      </w:pPr>
      <w:del w:id="1942" w:author="Kristoffer Wild" w:date="2023-04-30T16:22:00Z">
        <w:r w:rsidDel="009D367F">
          <w:delText>Mikó, Z., Nemesházi, E., Ujhegyi, N., Verebélyi, V., Ujszegi, J., Kásler, A., Bertalan, R., Vili, N., Gál, Z., Hoffmann, O. I.</w:delText>
        </w:r>
      </w:del>
      <w:ins w:id="1943" w:author="Kris.Wild" w:date="2023-04-22T08:11:00Z">
        <w:del w:id="1944" w:author="Kristoffer Wild" w:date="2023-04-30T16:22:00Z">
          <w:r w:rsidR="004B59F5" w:rsidDel="009D367F">
            <w:delText>, Hettyey</w:delText>
          </w:r>
        </w:del>
      </w:ins>
      <w:ins w:id="1945" w:author="Kris.Wild" w:date="2023-04-22T08:12:00Z">
        <w:del w:id="1946" w:author="Kristoffer Wild" w:date="2023-04-30T16:22:00Z">
          <w:r w:rsidR="004B59F5" w:rsidDel="009D367F">
            <w:delText>., H., &amp; Bókony, V.</w:delText>
          </w:r>
        </w:del>
      </w:ins>
      <w:del w:id="1947" w:author="Kristoffer Wild" w:date="2023-04-30T16:22:00Z">
        <w:r w:rsidDel="009D367F">
          <w:delText xml:space="preserve"> (2021). Sex reversal and ontogeny under climate change and chemical pollution: are there interactions between the effects of elevated temperature and a xenoestrogen on early development in agile frogs? Environmental Pollution, 285, 117464.</w:delText>
        </w:r>
      </w:del>
    </w:p>
    <w:p w14:paraId="5830E464" w14:textId="698A8362" w:rsidR="00DE64F5" w:rsidDel="009D367F" w:rsidRDefault="00DE64F5" w:rsidP="004B59F5">
      <w:pPr>
        <w:ind w:left="426" w:hanging="426"/>
        <w:contextualSpacing/>
        <w:rPr>
          <w:del w:id="1948" w:author="Kristoffer Wild" w:date="2023-04-30T16:22:00Z"/>
        </w:rPr>
      </w:pPr>
      <w:del w:id="1949" w:author="Kristoffer Wild" w:date="2023-04-30T16:22:00Z">
        <w:r w:rsidDel="009D367F">
          <w:delText>Mueller, P., &amp; Diamond, J. (2001). Metabolic rate and environmental productivity: Well-provisioned animals evolved to run and idle fast. Proceedings of the National Academy of Sciences, 98(22):12550-12554.</w:delText>
        </w:r>
      </w:del>
    </w:p>
    <w:p w14:paraId="66B6B21C" w14:textId="692E523C" w:rsidR="00DE64F5" w:rsidDel="009D367F" w:rsidRDefault="00DE64F5" w:rsidP="00A146D7">
      <w:pPr>
        <w:ind w:left="426" w:hanging="426"/>
        <w:contextualSpacing/>
        <w:rPr>
          <w:del w:id="1950" w:author="Kristoffer Wild" w:date="2023-04-30T16:22:00Z"/>
        </w:rPr>
      </w:pPr>
      <w:del w:id="1951" w:author="Kristoffer Wild" w:date="2023-04-30T16:22:00Z">
        <w:r w:rsidDel="009D367F">
          <w:delText>Noble, D. W. A., Stenhouse, V., &amp; Schwanz, L. E. (2018). Developmental temperatures and phenotypic plasticity in reptiles: A systematic review and meta‐analysis. Biological Reviews, 93(1), 72–97.</w:delText>
        </w:r>
      </w:del>
    </w:p>
    <w:p w14:paraId="09DBB797" w14:textId="2B675386" w:rsidR="00DE64F5" w:rsidDel="009D367F" w:rsidRDefault="00DE64F5" w:rsidP="00A146D7">
      <w:pPr>
        <w:ind w:left="426" w:hanging="426"/>
        <w:contextualSpacing/>
        <w:rPr>
          <w:del w:id="1952" w:author="Kristoffer Wild" w:date="2023-04-30T16:22:00Z"/>
        </w:rPr>
      </w:pPr>
      <w:del w:id="1953" w:author="Kristoffer Wild" w:date="2023-04-30T16:22:00Z">
        <w:r w:rsidDel="009D367F">
          <w:delText>Noy-Meir, I. (1973). Desert ecosystems: environment and producers. Annual Review of Ecology and Systematics, 25–51.</w:delText>
        </w:r>
      </w:del>
    </w:p>
    <w:p w14:paraId="4D1EC00C" w14:textId="1DBC3B93" w:rsidR="00DE64F5" w:rsidDel="009D367F" w:rsidRDefault="00DE64F5" w:rsidP="00A146D7">
      <w:pPr>
        <w:ind w:left="426" w:hanging="426"/>
        <w:contextualSpacing/>
        <w:rPr>
          <w:del w:id="1954" w:author="Kristoffer Wild" w:date="2023-04-30T16:22:00Z"/>
        </w:rPr>
      </w:pPr>
      <w:del w:id="1955" w:author="Kristoffer Wild" w:date="2023-04-30T16:22:00Z">
        <w:r w:rsidDel="009D367F">
          <w:delText xml:space="preserve">Peterson, C. C., Walton, B. M., &amp; Bennett, A. F. (1999). Metabolic costs of growth in free-living Garter Snakes and they energy budgets of ectotherms. Functional Ecology, 13(4), 500–507. </w:delText>
        </w:r>
      </w:del>
    </w:p>
    <w:p w14:paraId="2FBA5BEF" w14:textId="504D4920" w:rsidR="00DE64F5" w:rsidDel="009D367F" w:rsidRDefault="00DE64F5" w:rsidP="00A146D7">
      <w:pPr>
        <w:ind w:left="426" w:hanging="426"/>
        <w:contextualSpacing/>
        <w:rPr>
          <w:del w:id="1956" w:author="Kristoffer Wild" w:date="2023-04-30T16:22:00Z"/>
        </w:rPr>
      </w:pPr>
      <w:del w:id="1957" w:author="Kristoffer Wild" w:date="2023-04-30T16:22:00Z">
        <w:r w:rsidDel="009D367F">
          <w:delText>Pettersen, A. K., White, C. R., &amp; Marshall, D. J. (2016). Metabolic rate covaries with fitness and the pace of the life history in the field. Proceedings of the Royal Society B: Biological Sciences, 283(1831), 20160323.</w:delText>
        </w:r>
      </w:del>
    </w:p>
    <w:p w14:paraId="1B65B5EB" w14:textId="2B91D1EF" w:rsidR="00DE64F5" w:rsidDel="009D367F" w:rsidRDefault="00DE64F5" w:rsidP="00A146D7">
      <w:pPr>
        <w:ind w:left="426" w:hanging="426"/>
        <w:contextualSpacing/>
        <w:rPr>
          <w:del w:id="1958" w:author="Kristoffer Wild" w:date="2023-04-30T16:22:00Z"/>
        </w:rPr>
      </w:pPr>
      <w:del w:id="1959" w:author="Kristoffer Wild" w:date="2023-04-30T16:22:00Z">
        <w:r w:rsidDel="009D367F">
          <w:delText>Quinn, A. E., Georges, A., Sarre, S. D., Guarino, F., Ezaz, T., &amp; Graves, J. A. M. (2007). Temperature sex reversal implies sex gene dosage in a reptile. Science, 316(5823), 411.</w:delText>
        </w:r>
      </w:del>
    </w:p>
    <w:p w14:paraId="2800C6E6" w14:textId="565D636B" w:rsidR="00DE64F5" w:rsidDel="009D367F" w:rsidRDefault="00DE64F5" w:rsidP="00A146D7">
      <w:pPr>
        <w:ind w:left="426" w:hanging="426"/>
        <w:contextualSpacing/>
        <w:rPr>
          <w:del w:id="1960" w:author="Kristoffer Wild" w:date="2023-04-30T16:22:00Z"/>
        </w:rPr>
      </w:pPr>
      <w:del w:id="1961" w:author="Kristoffer Wild" w:date="2023-04-30T16:22:00Z">
        <w:r w:rsidDel="009D367F">
          <w:delText>Quinn, A. E., Radder, R. S., Sarre, S. D., Georges, A., Ezaz, T., &amp; Shine, R. (2009). Isolation and development of a molecular sex marker for Bassiana duperreyi, a lizard with XX/XY sex chromosomes and temperature-induced sex reversal. Molecular Genetics and Genomics, 281(6), 665–672.</w:delText>
        </w:r>
      </w:del>
    </w:p>
    <w:p w14:paraId="40DB26D1" w14:textId="5CB2EBC1" w:rsidR="00DE64F5" w:rsidDel="009D367F" w:rsidRDefault="00DE64F5" w:rsidP="00A146D7">
      <w:pPr>
        <w:ind w:left="426" w:hanging="426"/>
        <w:contextualSpacing/>
        <w:rPr>
          <w:del w:id="1962" w:author="Kristoffer Wild" w:date="2023-04-30T16:22:00Z"/>
        </w:rPr>
      </w:pPr>
      <w:del w:id="1963" w:author="Kristoffer Wild" w:date="2023-04-30T16:22:00Z">
        <w:r w:rsidDel="009D367F">
          <w:delText>Radder, R. S., Pike, D. A., Quinn, A. E., &amp; Shine, R. (2009). Offspring sex in a lizard depends on egg size. Current Biology, 19(13), 1102–1105.</w:delText>
        </w:r>
      </w:del>
    </w:p>
    <w:p w14:paraId="1AEA380A" w14:textId="2C10013D" w:rsidR="00DE64F5" w:rsidDel="009D367F" w:rsidRDefault="00DE64F5" w:rsidP="00A146D7">
      <w:pPr>
        <w:ind w:left="426" w:hanging="426"/>
        <w:contextualSpacing/>
        <w:rPr>
          <w:del w:id="1964" w:author="Kristoffer Wild" w:date="2023-04-30T16:22:00Z"/>
        </w:rPr>
      </w:pPr>
      <w:del w:id="1965" w:author="Kristoffer Wild" w:date="2023-04-30T16:22:00Z">
        <w:r w:rsidDel="009D367F">
          <w:delText>Ricklefs, R. E., &amp; Wikelski, M. (2002). The physiology / life- history nexus. Trends in Ecology and Evolution, 17(10), 462–468.</w:delText>
        </w:r>
      </w:del>
    </w:p>
    <w:p w14:paraId="26749E11" w14:textId="4492803D" w:rsidR="00DE64F5" w:rsidDel="009D367F" w:rsidRDefault="00DE64F5" w:rsidP="00A146D7">
      <w:pPr>
        <w:ind w:left="426" w:hanging="426"/>
        <w:contextualSpacing/>
        <w:rPr>
          <w:del w:id="1966" w:author="Kristoffer Wild" w:date="2023-04-30T16:22:00Z"/>
        </w:rPr>
      </w:pPr>
      <w:del w:id="1967" w:author="Kristoffer Wild" w:date="2023-04-30T16:22:00Z">
        <w:r w:rsidDel="009D367F">
          <w:delText xml:space="preserve">Burger, </w:delText>
        </w:r>
        <w:r w:rsidR="00D90C00" w:rsidDel="009D367F">
          <w:delText xml:space="preserve">R. </w:delText>
        </w:r>
        <w:r w:rsidDel="009D367F">
          <w:delText xml:space="preserve">J., Hou, C., A. S. Hall, C., &amp; Brown, J. H. (2021). Universal rules of life: metabolic rates, biological times and the equal fitness paradigm. Ecology Letters, 24(6), 1262–1281. </w:delText>
        </w:r>
      </w:del>
    </w:p>
    <w:p w14:paraId="62E0C21F" w14:textId="3347CE90" w:rsidR="00DE64F5" w:rsidDel="009D367F" w:rsidRDefault="00DE64F5" w:rsidP="00A146D7">
      <w:pPr>
        <w:ind w:left="426" w:hanging="426"/>
        <w:contextualSpacing/>
        <w:rPr>
          <w:del w:id="1968" w:author="Kristoffer Wild" w:date="2023-04-30T16:22:00Z"/>
        </w:rPr>
      </w:pPr>
      <w:del w:id="1969" w:author="Kristoffer Wild" w:date="2023-04-30T16:22:00Z">
        <w:r w:rsidDel="009D367F">
          <w:delText xml:space="preserve">Sarre, S. D., Georges, A., &amp; Quinn, A. (2004). The ends of a continuum : genetic and temperature- dependent sex determination in reptiles. BioEssays, 639–645. </w:delText>
        </w:r>
      </w:del>
    </w:p>
    <w:p w14:paraId="63841832" w14:textId="52E64462" w:rsidR="00DE64F5" w:rsidDel="009D367F" w:rsidRDefault="00DE64F5" w:rsidP="00A146D7">
      <w:pPr>
        <w:ind w:left="426" w:hanging="426"/>
        <w:contextualSpacing/>
        <w:rPr>
          <w:del w:id="1970" w:author="Kristoffer Wild" w:date="2023-04-30T16:22:00Z"/>
        </w:rPr>
      </w:pPr>
      <w:del w:id="1971" w:author="Kristoffer Wild" w:date="2023-04-30T16:22:00Z">
        <w:r w:rsidDel="009D367F">
          <w:delText>Savage, V. M., Gillooly, J. F., Brown, J. H., West, G. B., &amp; Charnov, E. L. (2004). Effects of body size and temperature on population growth. The American Naturalist, 163(3), 429–441.</w:delText>
        </w:r>
      </w:del>
    </w:p>
    <w:p w14:paraId="5DA11672" w14:textId="326BF405" w:rsidR="00DE64F5" w:rsidDel="009D367F" w:rsidRDefault="00DE64F5" w:rsidP="00A146D7">
      <w:pPr>
        <w:ind w:left="426" w:hanging="426"/>
        <w:contextualSpacing/>
        <w:rPr>
          <w:del w:id="1972" w:author="Kristoffer Wild" w:date="2023-04-30T16:22:00Z"/>
        </w:rPr>
      </w:pPr>
      <w:del w:id="1973" w:author="Kristoffer Wild" w:date="2023-04-30T16:22:00Z">
        <w:r w:rsidDel="009D367F">
          <w:delText>Schwanz, L. E., Georges, A., Holleley, C. E., &amp; Sarre, S. D. (2020). Climate change, sex reversal and lability of sex-determining systems. Journal of Evolutionary Biology, 33(3), 270–281.</w:delText>
        </w:r>
      </w:del>
    </w:p>
    <w:p w14:paraId="07E6FCEB" w14:textId="2EEE6ED3" w:rsidR="00DE64F5" w:rsidDel="009D367F" w:rsidRDefault="00DE64F5" w:rsidP="00A146D7">
      <w:pPr>
        <w:ind w:left="426" w:hanging="426"/>
        <w:contextualSpacing/>
        <w:rPr>
          <w:del w:id="1974" w:author="Kristoffer Wild" w:date="2023-04-30T16:22:00Z"/>
        </w:rPr>
      </w:pPr>
      <w:del w:id="1975" w:author="Kristoffer Wild" w:date="2023-04-30T16:22:00Z">
        <w:r w:rsidDel="009D367F">
          <w:delText xml:space="preserve">Sears, M. W. (2005). Resting metabolic expenditure as a potential source of variation in growth rates of the sagebrush lizard. Comparative Biochemistry and Physiology - A Molecular and Integrative Physiology, 140(2), 171–177. </w:delText>
        </w:r>
      </w:del>
    </w:p>
    <w:p w14:paraId="30EB2040" w14:textId="06BE06BC" w:rsidR="00DE64F5" w:rsidDel="009D367F" w:rsidRDefault="00DE64F5" w:rsidP="00A146D7">
      <w:pPr>
        <w:ind w:left="426" w:hanging="426"/>
        <w:contextualSpacing/>
        <w:rPr>
          <w:del w:id="1976" w:author="Kristoffer Wild" w:date="2023-04-30T16:22:00Z"/>
        </w:rPr>
      </w:pPr>
      <w:del w:id="1977" w:author="Kristoffer Wild" w:date="2023-04-30T16:22:00Z">
        <w:r w:rsidDel="009D367F">
          <w:delText>Shine, R. (2002). Eggs in autumn: responses to declining incubation temperatures by the eggs of montane lizards. Biological Journal of the Linnean Society, 76(1), 71–77.</w:delText>
        </w:r>
      </w:del>
    </w:p>
    <w:p w14:paraId="4740FBE2" w14:textId="2D92E051" w:rsidR="00DE64F5" w:rsidDel="009D367F" w:rsidRDefault="00DE64F5" w:rsidP="00A146D7">
      <w:pPr>
        <w:ind w:left="426" w:hanging="426"/>
        <w:contextualSpacing/>
        <w:rPr>
          <w:del w:id="1978" w:author="Kristoffer Wild" w:date="2023-04-30T16:22:00Z"/>
        </w:rPr>
      </w:pPr>
      <w:del w:id="1979" w:author="Kristoffer Wild" w:date="2023-04-30T16:22:00Z">
        <w:r w:rsidDel="009D367F">
          <w:delText xml:space="preserve">Shine, R. (2004). Seasonal shifts in nest temperature can modify the phenotypes of hatchling lizards, regardless of overall mean incubation temperature. Functional Ecology, 18(1), 43–49. </w:delText>
        </w:r>
      </w:del>
    </w:p>
    <w:p w14:paraId="230BF5A1" w14:textId="51D14F47" w:rsidR="00DE64F5" w:rsidDel="009D367F" w:rsidRDefault="00DE64F5" w:rsidP="00A146D7">
      <w:pPr>
        <w:ind w:left="426" w:hanging="426"/>
        <w:contextualSpacing/>
        <w:rPr>
          <w:del w:id="1980" w:author="Kristoffer Wild" w:date="2023-04-30T16:22:00Z"/>
        </w:rPr>
      </w:pPr>
      <w:del w:id="1981" w:author="Kristoffer Wild" w:date="2023-04-30T16:22:00Z">
        <w:r w:rsidDel="009D367F">
          <w:delText>Shine, R., &amp; Elphick, M. J. (2001). The effect of short-term weather fluctuations on temperatures inside lizard nests, and on the phenotypic traits of hatchling lizards. Biological Journal of the Linnean Society, 72(4), 555–565.</w:delText>
        </w:r>
      </w:del>
    </w:p>
    <w:p w14:paraId="1CDAE3E1" w14:textId="10E58DF2" w:rsidR="00DE64F5" w:rsidDel="009D367F" w:rsidRDefault="00DE64F5" w:rsidP="00A146D7">
      <w:pPr>
        <w:ind w:left="426" w:hanging="426"/>
        <w:contextualSpacing/>
        <w:rPr>
          <w:del w:id="1982" w:author="Kristoffer Wild" w:date="2023-04-30T16:22:00Z"/>
        </w:rPr>
      </w:pPr>
      <w:del w:id="1983" w:author="Kristoffer Wild" w:date="2023-04-30T16:22:00Z">
        <w:r w:rsidDel="009D367F">
          <w:delText>Shine, R., Elphick, M. J., &amp; Donnellan, S. (2002). Co‐occurrence of multiple, supposedly incompatible modes of sex determination in a lizard population. Ecology Letters, 5(4), 486–489.</w:delText>
        </w:r>
      </w:del>
    </w:p>
    <w:p w14:paraId="1464DFAB" w14:textId="30DB9E64" w:rsidR="00DE64F5" w:rsidDel="009D367F" w:rsidRDefault="00DE64F5" w:rsidP="00A146D7">
      <w:pPr>
        <w:ind w:left="426" w:hanging="426"/>
        <w:contextualSpacing/>
        <w:rPr>
          <w:del w:id="1984" w:author="Kristoffer Wild" w:date="2023-04-30T16:22:00Z"/>
        </w:rPr>
      </w:pPr>
      <w:del w:id="1985" w:author="Kristoffer Wild" w:date="2023-04-30T16:22:00Z">
        <w:r w:rsidDel="009D367F">
          <w:delText>Shine, R., Elphick, M. J., &amp; Harlow, P. S. (1997). The influence of natural incubation environments on the phenotypic traits of hatchling lizards. Ecology, 78(8), 2559–2568.</w:delText>
        </w:r>
      </w:del>
    </w:p>
    <w:p w14:paraId="7CE56E0C" w14:textId="7F84864E" w:rsidR="00DE64F5" w:rsidDel="009D367F" w:rsidRDefault="00DE64F5" w:rsidP="00A146D7">
      <w:pPr>
        <w:ind w:left="426" w:hanging="426"/>
        <w:contextualSpacing/>
        <w:rPr>
          <w:ins w:id="1986" w:author="Kris.Wild" w:date="2023-04-22T07:26:00Z"/>
          <w:del w:id="1987" w:author="Kristoffer Wild" w:date="2023-04-30T16:22:00Z"/>
        </w:rPr>
      </w:pPr>
      <w:del w:id="1988" w:author="Kristoffer Wild" w:date="2023-04-30T16:22:00Z">
        <w:r w:rsidDel="009D367F">
          <w:delText>Shine, R., &amp; Harlow, P. S. (1996). Maternal manipulation of offspring phenotypes via nest‐site selection in an oviparous lizard. Ecology, 77(6), 1808–1817.</w:delText>
        </w:r>
      </w:del>
    </w:p>
    <w:p w14:paraId="1BAB7EE9" w14:textId="467C0839" w:rsidR="00D848D9" w:rsidDel="009D367F" w:rsidRDefault="00D848D9" w:rsidP="00A146D7">
      <w:pPr>
        <w:ind w:left="426" w:hanging="426"/>
        <w:contextualSpacing/>
        <w:rPr>
          <w:del w:id="1989" w:author="Kristoffer Wild" w:date="2023-04-30T16:22:00Z"/>
        </w:rPr>
      </w:pPr>
      <w:ins w:id="1990" w:author="Kris.Wild" w:date="2023-04-22T07:26:00Z">
        <w:del w:id="1991" w:author="Kristoffer Wild" w:date="2023-04-30T16:22:00Z">
          <w:r w:rsidRPr="00D848D9" w:rsidDel="009D367F">
            <w:delText>Sinervo, B., Zamudio, K., Doughty, P., &amp; Huey, R. B. (1992). Allometric engineering: a causal analysis of natural selection on offspring size. </w:delText>
          </w:r>
          <w:r w:rsidRPr="00D848D9" w:rsidDel="009D367F">
            <w:rPr>
              <w:i/>
              <w:iCs/>
            </w:rPr>
            <w:delText>Science</w:delText>
          </w:r>
          <w:r w:rsidRPr="00D848D9" w:rsidDel="009D367F">
            <w:delText>, </w:delText>
          </w:r>
          <w:r w:rsidRPr="00D848D9" w:rsidDel="009D367F">
            <w:rPr>
              <w:i/>
              <w:iCs/>
            </w:rPr>
            <w:delText>258</w:delText>
          </w:r>
          <w:r w:rsidRPr="00D848D9" w:rsidDel="009D367F">
            <w:delText>(5090), 1927-1930.</w:delText>
          </w:r>
        </w:del>
      </w:ins>
    </w:p>
    <w:p w14:paraId="08BBB4C7" w14:textId="7F686FC5" w:rsidR="00DE64F5" w:rsidDel="009D367F" w:rsidRDefault="00DE64F5" w:rsidP="00A146D7">
      <w:pPr>
        <w:ind w:left="426" w:hanging="426"/>
        <w:contextualSpacing/>
        <w:rPr>
          <w:del w:id="1992" w:author="Kristoffer Wild" w:date="2023-04-30T16:22:00Z"/>
        </w:rPr>
      </w:pPr>
      <w:del w:id="1993" w:author="Kristoffer Wild" w:date="2023-04-30T16:22:00Z">
        <w:r w:rsidDel="009D367F">
          <w:delText>Somjee, U., Shankar, A., &amp; Falk, J. J. (2022). Can sex-specific metabolic rates provide insight into patterns of metabolic scaling? Integrative and Comparative Biology, In press.</w:delText>
        </w:r>
      </w:del>
    </w:p>
    <w:p w14:paraId="06BB63EE" w14:textId="2346E434" w:rsidR="00DE64F5" w:rsidDel="009D367F" w:rsidRDefault="00DE64F5" w:rsidP="00A146D7">
      <w:pPr>
        <w:ind w:left="426" w:hanging="426"/>
        <w:contextualSpacing/>
        <w:rPr>
          <w:del w:id="1994" w:author="Kristoffer Wild" w:date="2023-04-30T16:22:00Z"/>
        </w:rPr>
      </w:pPr>
      <w:del w:id="1995" w:author="Kristoffer Wild" w:date="2023-04-30T16:22:00Z">
        <w:r w:rsidDel="009D367F">
          <w:delText>Tsuji, J. S. (1988). Thermal Acclimation of Metabolism in Sceloporus Lizards from Different Latitudes. Physiological Zoology, 61(3):241-253.</w:delText>
        </w:r>
      </w:del>
    </w:p>
    <w:p w14:paraId="5DF54CFE" w14:textId="3CACACB7" w:rsidR="00DE64F5" w:rsidDel="009D367F" w:rsidRDefault="00DE64F5" w:rsidP="00A146D7">
      <w:pPr>
        <w:ind w:left="426" w:hanging="426"/>
        <w:contextualSpacing/>
        <w:rPr>
          <w:ins w:id="1996" w:author="Kris.Wild" w:date="2023-04-22T07:27:00Z"/>
          <w:del w:id="1997" w:author="Kristoffer Wild" w:date="2023-04-30T16:22:00Z"/>
        </w:rPr>
      </w:pPr>
      <w:del w:id="1998" w:author="Kristoffer Wild" w:date="2023-04-30T16:22:00Z">
        <w:r w:rsidDel="009D367F">
          <w:delText>van Doorn, G. S., &amp; Kirkpatrick, M. (2010). Transitions between male and female heterogamety caused by sex-antagonistic selection. Genetics, 186(2), 629–645.</w:delText>
        </w:r>
      </w:del>
    </w:p>
    <w:p w14:paraId="32A7F776" w14:textId="559A7E3C" w:rsidR="00D848D9" w:rsidDel="009D367F" w:rsidRDefault="00D848D9" w:rsidP="00A146D7">
      <w:pPr>
        <w:ind w:left="426" w:hanging="426"/>
        <w:contextualSpacing/>
        <w:rPr>
          <w:del w:id="1999" w:author="Kristoffer Wild" w:date="2023-04-30T16:22:00Z"/>
        </w:rPr>
      </w:pPr>
      <w:ins w:id="2000" w:author="Kris.Wild" w:date="2023-04-22T07:27:00Z">
        <w:del w:id="2001" w:author="Kristoffer Wild" w:date="2023-04-30T16:22:00Z">
          <w:r w:rsidRPr="00D848D9" w:rsidDel="009D367F">
            <w:delText>Warner, D. A., &amp; Andrews, R. M. (2002). Laboratory and field experiments identify sources of variation in phenotypes and survival of hatchling lizards. </w:delText>
          </w:r>
          <w:r w:rsidRPr="00D848D9" w:rsidDel="009D367F">
            <w:rPr>
              <w:i/>
              <w:iCs/>
            </w:rPr>
            <w:delText>Biological Journal of the Linnean Society</w:delText>
          </w:r>
          <w:r w:rsidRPr="00D848D9" w:rsidDel="009D367F">
            <w:delText>, </w:delText>
          </w:r>
          <w:r w:rsidRPr="00D848D9" w:rsidDel="009D367F">
            <w:rPr>
              <w:i/>
              <w:iCs/>
            </w:rPr>
            <w:delText>76</w:delText>
          </w:r>
          <w:r w:rsidRPr="00D848D9" w:rsidDel="009D367F">
            <w:delText>(1), 105-124.</w:delText>
          </w:r>
        </w:del>
      </w:ins>
    </w:p>
    <w:p w14:paraId="26979A92" w14:textId="79C44BAD" w:rsidR="00DE64F5" w:rsidDel="009D367F" w:rsidRDefault="00DE64F5" w:rsidP="00A146D7">
      <w:pPr>
        <w:ind w:left="426" w:hanging="426"/>
        <w:contextualSpacing/>
        <w:rPr>
          <w:del w:id="2002" w:author="Kristoffer Wild" w:date="2023-04-30T16:22:00Z"/>
        </w:rPr>
      </w:pPr>
      <w:del w:id="2003" w:author="Kristoffer Wild" w:date="2023-04-30T16:22:00Z">
        <w:r w:rsidDel="009D367F">
          <w:delText>White, C. R., Alton, L. A., Bywater, C. L., Lombardi, E. J., &amp; Marshall, D. J. (2022). Metabolic scaling is the product of life-history optimization. Science, 377(6608),834-839.</w:delText>
        </w:r>
      </w:del>
    </w:p>
    <w:p w14:paraId="1FDD4EF9" w14:textId="3AFB7F2D"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del w:id="2004" w:author="Kristoffer Wild" w:date="2023-04-30T16:22:00Z">
        <w:r w:rsidDel="009D367F">
          <w:delText>Wild, K. H., Roe, J. H., Schwanz, L., Georges, A., &amp; Sarre, S. D. (2022). Evolutionary stability inferred for a free ranging lizard with sex‐reversal. Molecular Ecology, 31(8), 2281–2292.</w:delText>
        </w:r>
      </w:del>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2005" w:author="Kristoffer Wild" w:date="2023-04-27T15:54:00Z">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8204200" cy="5638800"/>
                      </a:xfrm>
                      <a:prstGeom prst="rect">
                        <a:avLst/>
                      </a:prstGeom>
                    </pic:spPr>
                  </pic:pic>
                </a:graphicData>
              </a:graphic>
            </wp:inline>
          </w:drawing>
        </w:r>
      </w:ins>
      <w:del w:id="200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2007" w:author="Kris.Wild" w:date="2023-04-21T19:17:00Z"/>
                                  <w:i/>
                                  <w:iCs/>
                                  <w:sz w:val="16"/>
                                  <w:szCs w:val="16"/>
                                </w:rPr>
                              </w:pPr>
                              <w:ins w:id="2008" w:author="Kris.Wild" w:date="2023-04-21T19:17:00Z">
                                <w:r>
                                  <w:rPr>
                                    <w:i/>
                                    <w:iCs/>
                                    <w:sz w:val="16"/>
                                    <w:szCs w:val="16"/>
                                  </w:rPr>
                                  <w:t>LP p</w:t>
                                </w:r>
                                <w:r w:rsidRPr="0089243F">
                                  <w:rPr>
                                    <w:i/>
                                    <w:iCs/>
                                    <w:sz w:val="16"/>
                                    <w:szCs w:val="16"/>
                                  </w:rPr>
                                  <w:t>MCMC = 0.</w:t>
                                </w:r>
                              </w:ins>
                              <w:ins w:id="2009" w:author="Kris.Wild" w:date="2023-04-21T19:18:00Z">
                                <w:r>
                                  <w:rPr>
                                    <w:i/>
                                    <w:iCs/>
                                    <w:sz w:val="16"/>
                                    <w:szCs w:val="16"/>
                                  </w:rPr>
                                  <w:t>45</w:t>
                                </w:r>
                              </w:ins>
                            </w:p>
                            <w:p w14:paraId="67F84D9B" w14:textId="702CD976" w:rsidR="00822CE9" w:rsidRPr="00577197" w:rsidRDefault="00822CE9" w:rsidP="00107DD2">
                              <w:pPr>
                                <w:rPr>
                                  <w:i/>
                                  <w:iCs/>
                                  <w:sz w:val="16"/>
                                  <w:szCs w:val="16"/>
                                  <w:rPrChange w:id="2010" w:author="Kris.Wild" w:date="2023-04-21T15:27:00Z">
                                    <w:rPr/>
                                  </w:rPrChange>
                                </w:rPr>
                              </w:pPr>
                              <w:ins w:id="2011" w:author="Kris.Wild" w:date="2023-04-21T19:17:00Z">
                                <w:r>
                                  <w:rPr>
                                    <w:i/>
                                    <w:iCs/>
                                    <w:sz w:val="16"/>
                                    <w:szCs w:val="16"/>
                                  </w:rPr>
                                  <w:t>LG pMCMC =  0.</w:t>
                                </w:r>
                              </w:ins>
                              <w:ins w:id="201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2013" w:author="Kris.Wild" w:date="2023-04-21T19:17:00Z"/>
                            <w:i/>
                            <w:iCs/>
                            <w:sz w:val="16"/>
                            <w:szCs w:val="16"/>
                          </w:rPr>
                        </w:pPr>
                        <w:ins w:id="2014" w:author="Kris.Wild" w:date="2023-04-21T19:17:00Z">
                          <w:r>
                            <w:rPr>
                              <w:i/>
                              <w:iCs/>
                              <w:sz w:val="16"/>
                              <w:szCs w:val="16"/>
                            </w:rPr>
                            <w:t>LP p</w:t>
                          </w:r>
                          <w:r w:rsidRPr="0089243F">
                            <w:rPr>
                              <w:i/>
                              <w:iCs/>
                              <w:sz w:val="16"/>
                              <w:szCs w:val="16"/>
                            </w:rPr>
                            <w:t>MCMC = 0.</w:t>
                          </w:r>
                        </w:ins>
                        <w:ins w:id="2015" w:author="Kris.Wild" w:date="2023-04-21T19:18:00Z">
                          <w:r>
                            <w:rPr>
                              <w:i/>
                              <w:iCs/>
                              <w:sz w:val="16"/>
                              <w:szCs w:val="16"/>
                            </w:rPr>
                            <w:t>45</w:t>
                          </w:r>
                        </w:ins>
                      </w:p>
                      <w:p w14:paraId="67F84D9B" w14:textId="702CD976" w:rsidR="00822CE9" w:rsidRPr="00577197" w:rsidRDefault="00822CE9" w:rsidP="00107DD2">
                        <w:pPr>
                          <w:rPr>
                            <w:i/>
                            <w:iCs/>
                            <w:sz w:val="16"/>
                            <w:szCs w:val="16"/>
                            <w:rPrChange w:id="2016" w:author="Kris.Wild" w:date="2023-04-21T15:27:00Z">
                              <w:rPr/>
                            </w:rPrChange>
                          </w:rPr>
                        </w:pPr>
                        <w:ins w:id="2017" w:author="Kris.Wild" w:date="2023-04-21T19:17:00Z">
                          <w:r>
                            <w:rPr>
                              <w:i/>
                              <w:iCs/>
                              <w:sz w:val="16"/>
                              <w:szCs w:val="16"/>
                            </w:rPr>
                            <w:t>LG pMCMC =  0.</w:t>
                          </w:r>
                        </w:ins>
                        <w:ins w:id="201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2019" w:author="Kris.Wild" w:date="2023-04-21T19:16:00Z"/>
                                  <w:i/>
                                  <w:iCs/>
                                  <w:sz w:val="16"/>
                                  <w:szCs w:val="16"/>
                                </w:rPr>
                              </w:pPr>
                              <w:ins w:id="2020" w:author="Kris.Wild" w:date="2023-04-21T19:16:00Z">
                                <w:r>
                                  <w:rPr>
                                    <w:i/>
                                    <w:iCs/>
                                    <w:sz w:val="16"/>
                                    <w:szCs w:val="16"/>
                                  </w:rPr>
                                  <w:t>LP p</w:t>
                                </w:r>
                                <w:r w:rsidRPr="0089243F">
                                  <w:rPr>
                                    <w:i/>
                                    <w:iCs/>
                                    <w:sz w:val="16"/>
                                    <w:szCs w:val="16"/>
                                  </w:rPr>
                                  <w:t>MCMC = 0.</w:t>
                                </w:r>
                              </w:ins>
                              <w:ins w:id="2021" w:author="Kris.Wild" w:date="2023-04-21T19:17:00Z">
                                <w:r>
                                  <w:rPr>
                                    <w:i/>
                                    <w:iCs/>
                                    <w:sz w:val="16"/>
                                    <w:szCs w:val="16"/>
                                  </w:rPr>
                                  <w:t>74</w:t>
                                </w:r>
                              </w:ins>
                            </w:p>
                            <w:p w14:paraId="20C35809" w14:textId="517434D3" w:rsidR="00822CE9" w:rsidRPr="00577197" w:rsidRDefault="00822CE9" w:rsidP="00107DD2">
                              <w:pPr>
                                <w:rPr>
                                  <w:i/>
                                  <w:iCs/>
                                  <w:sz w:val="16"/>
                                  <w:szCs w:val="16"/>
                                  <w:rPrChange w:id="2022" w:author="Kris.Wild" w:date="2023-04-21T15:27:00Z">
                                    <w:rPr/>
                                  </w:rPrChange>
                                </w:rPr>
                              </w:pPr>
                              <w:ins w:id="2023" w:author="Kris.Wild" w:date="2023-04-21T19:16:00Z">
                                <w:r>
                                  <w:rPr>
                                    <w:i/>
                                    <w:iCs/>
                                    <w:sz w:val="16"/>
                                    <w:szCs w:val="16"/>
                                  </w:rPr>
                                  <w:t>LG pMCMC =  0.</w:t>
                                </w:r>
                              </w:ins>
                              <w:ins w:id="2024"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2025" w:author="Kris.Wild" w:date="2023-04-21T19:16:00Z"/>
                            <w:i/>
                            <w:iCs/>
                            <w:sz w:val="16"/>
                            <w:szCs w:val="16"/>
                          </w:rPr>
                        </w:pPr>
                        <w:ins w:id="2026" w:author="Kris.Wild" w:date="2023-04-21T19:16:00Z">
                          <w:r>
                            <w:rPr>
                              <w:i/>
                              <w:iCs/>
                              <w:sz w:val="16"/>
                              <w:szCs w:val="16"/>
                            </w:rPr>
                            <w:t>LP p</w:t>
                          </w:r>
                          <w:r w:rsidRPr="0089243F">
                            <w:rPr>
                              <w:i/>
                              <w:iCs/>
                              <w:sz w:val="16"/>
                              <w:szCs w:val="16"/>
                            </w:rPr>
                            <w:t>MCMC = 0.</w:t>
                          </w:r>
                        </w:ins>
                        <w:ins w:id="2027" w:author="Kris.Wild" w:date="2023-04-21T19:17:00Z">
                          <w:r>
                            <w:rPr>
                              <w:i/>
                              <w:iCs/>
                              <w:sz w:val="16"/>
                              <w:szCs w:val="16"/>
                            </w:rPr>
                            <w:t>74</w:t>
                          </w:r>
                        </w:ins>
                      </w:p>
                      <w:p w14:paraId="20C35809" w14:textId="517434D3" w:rsidR="00822CE9" w:rsidRPr="00577197" w:rsidRDefault="00822CE9" w:rsidP="00107DD2">
                        <w:pPr>
                          <w:rPr>
                            <w:i/>
                            <w:iCs/>
                            <w:sz w:val="16"/>
                            <w:szCs w:val="16"/>
                            <w:rPrChange w:id="2028" w:author="Kris.Wild" w:date="2023-04-21T15:27:00Z">
                              <w:rPr/>
                            </w:rPrChange>
                          </w:rPr>
                        </w:pPr>
                        <w:ins w:id="2029" w:author="Kris.Wild" w:date="2023-04-21T19:16:00Z">
                          <w:r>
                            <w:rPr>
                              <w:i/>
                              <w:iCs/>
                              <w:sz w:val="16"/>
                              <w:szCs w:val="16"/>
                            </w:rPr>
                            <w:t>LG pMCMC =  0.</w:t>
                          </w:r>
                        </w:ins>
                        <w:ins w:id="2030" w:author="Kris.Wild" w:date="2023-04-21T19:20:00Z">
                          <w:r>
                            <w:rPr>
                              <w:i/>
                              <w:iCs/>
                              <w:sz w:val="16"/>
                              <w:szCs w:val="16"/>
                            </w:rPr>
                            <w:t>10</w:t>
                          </w:r>
                        </w:ins>
                      </w:p>
                    </w:txbxContent>
                  </v:textbox>
                </v:shape>
              </w:pict>
            </mc:Fallback>
          </mc:AlternateContent>
        </w:r>
      </w:del>
      <w:del w:id="2031"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2032" w:author="Kris.Wild" w:date="2023-04-21T15:26:00Z">
                                    <w:rPr/>
                                  </w:rPrChange>
                                </w:rPr>
                              </w:pPr>
                              <w:ins w:id="2033" w:author="Kris.Wild" w:date="2023-04-21T15:18:00Z">
                                <w:r w:rsidRPr="00577197">
                                  <w:rPr>
                                    <w:i/>
                                    <w:iCs/>
                                    <w:sz w:val="16"/>
                                    <w:szCs w:val="16"/>
                                    <w:rPrChange w:id="2034" w:author="Kris.Wild" w:date="2023-04-21T15:26:00Z">
                                      <w:rPr>
                                        <w:sz w:val="20"/>
                                        <w:szCs w:val="20"/>
                                      </w:rPr>
                                    </w:rPrChange>
                                  </w:rPr>
                                  <w:t xml:space="preserve">pMCMC = </w:t>
                                </w:r>
                              </w:ins>
                              <w:ins w:id="2035" w:author="Kris.Wild" w:date="2023-04-21T15:26:00Z">
                                <w:r w:rsidR="00577197" w:rsidRPr="00577197">
                                  <w:rPr>
                                    <w:i/>
                                    <w:iCs/>
                                    <w:sz w:val="16"/>
                                    <w:szCs w:val="16"/>
                                    <w:rPrChange w:id="2036" w:author="Kris.Wild" w:date="2023-04-21T15:26:00Z">
                                      <w:rPr>
                                        <w:b/>
                                        <w:bCs/>
                                        <w:i/>
                                        <w:iCs/>
                                        <w:sz w:val="16"/>
                                        <w:szCs w:val="16"/>
                                      </w:rPr>
                                    </w:rPrChange>
                                  </w:rPr>
                                  <w:t>0.</w:t>
                                </w:r>
                              </w:ins>
                              <w:ins w:id="2037"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2038" w:author="Kris.Wild" w:date="2023-04-21T15:26:00Z">
                              <w:rPr/>
                            </w:rPrChange>
                          </w:rPr>
                        </w:pPr>
                        <w:ins w:id="2039" w:author="Kris.Wild" w:date="2023-04-21T15:18:00Z">
                          <w:r w:rsidRPr="00577197">
                            <w:rPr>
                              <w:i/>
                              <w:iCs/>
                              <w:sz w:val="16"/>
                              <w:szCs w:val="16"/>
                              <w:rPrChange w:id="2040" w:author="Kris.Wild" w:date="2023-04-21T15:26:00Z">
                                <w:rPr>
                                  <w:sz w:val="20"/>
                                  <w:szCs w:val="20"/>
                                </w:rPr>
                              </w:rPrChange>
                            </w:rPr>
                            <w:t xml:space="preserve">pMCMC = </w:t>
                          </w:r>
                        </w:ins>
                        <w:ins w:id="2041" w:author="Kris.Wild" w:date="2023-04-21T15:26:00Z">
                          <w:r w:rsidR="00577197" w:rsidRPr="00577197">
                            <w:rPr>
                              <w:i/>
                              <w:iCs/>
                              <w:sz w:val="16"/>
                              <w:szCs w:val="16"/>
                              <w:rPrChange w:id="2042" w:author="Kris.Wild" w:date="2023-04-21T15:26:00Z">
                                <w:rPr>
                                  <w:b/>
                                  <w:bCs/>
                                  <w:i/>
                                  <w:iCs/>
                                  <w:sz w:val="16"/>
                                  <w:szCs w:val="16"/>
                                </w:rPr>
                              </w:rPrChange>
                            </w:rPr>
                            <w:t>0.</w:t>
                          </w:r>
                        </w:ins>
                        <w:ins w:id="204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2044" w:author="Kris.Wild" w:date="2023-04-21T15:36:00Z">
                                    <w:rPr/>
                                  </w:rPrChange>
                                </w:rPr>
                              </w:pPr>
                              <w:ins w:id="2045" w:author="Kris.Wild" w:date="2023-04-21T15:18:00Z">
                                <w:r w:rsidRPr="00E442E3">
                                  <w:rPr>
                                    <w:b/>
                                    <w:bCs/>
                                    <w:i/>
                                    <w:iCs/>
                                    <w:sz w:val="16"/>
                                    <w:szCs w:val="16"/>
                                    <w:rPrChange w:id="2046" w:author="Kris.Wild" w:date="2023-04-21T15:36:00Z">
                                      <w:rPr>
                                        <w:sz w:val="20"/>
                                        <w:szCs w:val="20"/>
                                      </w:rPr>
                                    </w:rPrChange>
                                  </w:rPr>
                                  <w:t>pMCMC = 0.</w:t>
                                </w:r>
                              </w:ins>
                              <w:ins w:id="2047" w:author="Kris.Wild" w:date="2023-04-21T15:36:00Z">
                                <w:r w:rsidR="00E442E3" w:rsidRPr="00E442E3">
                                  <w:rPr>
                                    <w:b/>
                                    <w:bCs/>
                                    <w:i/>
                                    <w:iCs/>
                                    <w:sz w:val="16"/>
                                    <w:szCs w:val="16"/>
                                    <w:rPrChange w:id="2048"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2049" w:author="Kris.Wild" w:date="2023-04-21T15:36:00Z">
                              <w:rPr/>
                            </w:rPrChange>
                          </w:rPr>
                        </w:pPr>
                        <w:ins w:id="2050" w:author="Kris.Wild" w:date="2023-04-21T15:18:00Z">
                          <w:r w:rsidRPr="00E442E3">
                            <w:rPr>
                              <w:b/>
                              <w:bCs/>
                              <w:i/>
                              <w:iCs/>
                              <w:sz w:val="16"/>
                              <w:szCs w:val="16"/>
                              <w:rPrChange w:id="2051" w:author="Kris.Wild" w:date="2023-04-21T15:36:00Z">
                                <w:rPr>
                                  <w:sz w:val="20"/>
                                  <w:szCs w:val="20"/>
                                </w:rPr>
                              </w:rPrChange>
                            </w:rPr>
                            <w:t>pMCMC = 0.</w:t>
                          </w:r>
                        </w:ins>
                        <w:ins w:id="2052" w:author="Kris.Wild" w:date="2023-04-21T15:36:00Z">
                          <w:r w:rsidR="00E442E3" w:rsidRPr="00E442E3">
                            <w:rPr>
                              <w:b/>
                              <w:bCs/>
                              <w:i/>
                              <w:iCs/>
                              <w:sz w:val="16"/>
                              <w:szCs w:val="16"/>
                              <w:rPrChange w:id="205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2054" w:author="Kris.Wild" w:date="2023-04-21T15:26:00Z">
                                    <w:rPr/>
                                  </w:rPrChange>
                                </w:rPr>
                              </w:pPr>
                              <w:ins w:id="2055" w:author="Kris.Wild" w:date="2023-04-21T15:18:00Z">
                                <w:r w:rsidRPr="00577197">
                                  <w:rPr>
                                    <w:i/>
                                    <w:iCs/>
                                    <w:sz w:val="16"/>
                                    <w:szCs w:val="16"/>
                                    <w:rPrChange w:id="2056" w:author="Kris.Wild" w:date="2023-04-21T15:26:00Z">
                                      <w:rPr>
                                        <w:sz w:val="20"/>
                                        <w:szCs w:val="20"/>
                                      </w:rPr>
                                    </w:rPrChange>
                                  </w:rPr>
                                  <w:t xml:space="preserve">pMCMC = </w:t>
                                </w:r>
                              </w:ins>
                              <w:ins w:id="2057" w:author="Kris.Wild" w:date="2023-04-21T15:34:00Z">
                                <w:r w:rsidR="00577197">
                                  <w:rPr>
                                    <w:i/>
                                    <w:iCs/>
                                    <w:sz w:val="16"/>
                                    <w:szCs w:val="16"/>
                                  </w:rPr>
                                  <w:t>0.</w:t>
                                </w:r>
                              </w:ins>
                              <w:ins w:id="2058"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2059" w:author="Kris.Wild" w:date="2023-04-21T15:26:00Z">
                              <w:rPr/>
                            </w:rPrChange>
                          </w:rPr>
                        </w:pPr>
                        <w:ins w:id="2060" w:author="Kris.Wild" w:date="2023-04-21T15:18:00Z">
                          <w:r w:rsidRPr="00577197">
                            <w:rPr>
                              <w:i/>
                              <w:iCs/>
                              <w:sz w:val="16"/>
                              <w:szCs w:val="16"/>
                              <w:rPrChange w:id="2061" w:author="Kris.Wild" w:date="2023-04-21T15:26:00Z">
                                <w:rPr>
                                  <w:sz w:val="20"/>
                                  <w:szCs w:val="20"/>
                                </w:rPr>
                              </w:rPrChange>
                            </w:rPr>
                            <w:t xml:space="preserve">pMCMC = </w:t>
                          </w:r>
                        </w:ins>
                        <w:ins w:id="2062" w:author="Kris.Wild" w:date="2023-04-21T15:34:00Z">
                          <w:r w:rsidR="00577197">
                            <w:rPr>
                              <w:i/>
                              <w:iCs/>
                              <w:sz w:val="16"/>
                              <w:szCs w:val="16"/>
                            </w:rPr>
                            <w:t>0.</w:t>
                          </w:r>
                        </w:ins>
                        <w:ins w:id="2063" w:author="Kris.Wild" w:date="2023-04-21T15:36:00Z">
                          <w:r w:rsidR="00E442E3">
                            <w:rPr>
                              <w:i/>
                              <w:iCs/>
                              <w:sz w:val="16"/>
                              <w:szCs w:val="16"/>
                            </w:rPr>
                            <w:t>10</w:t>
                          </w:r>
                        </w:ins>
                      </w:p>
                    </w:txbxContent>
                  </v:textbox>
                </v:shape>
              </w:pict>
            </mc:Fallback>
          </mc:AlternateContent>
        </w:r>
      </w:del>
      <w:del w:id="2064"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2065" w:author="Kris.Wild" w:date="2023-04-21T15:53:00Z"/>
                                  <w:i/>
                                  <w:iCs/>
                                  <w:sz w:val="16"/>
                                  <w:szCs w:val="16"/>
                                </w:rPr>
                              </w:pPr>
                              <w:ins w:id="2066" w:author="Kris.Wild" w:date="2023-04-21T15:53:00Z">
                                <w:r>
                                  <w:rPr>
                                    <w:i/>
                                    <w:iCs/>
                                    <w:sz w:val="16"/>
                                    <w:szCs w:val="16"/>
                                  </w:rPr>
                                  <w:t>LP p</w:t>
                                </w:r>
                              </w:ins>
                              <w:ins w:id="2067" w:author="Kris.Wild" w:date="2023-04-21T15:18:00Z">
                                <w:r w:rsidR="00107DD2" w:rsidRPr="00E442E3">
                                  <w:rPr>
                                    <w:i/>
                                    <w:iCs/>
                                    <w:sz w:val="16"/>
                                    <w:szCs w:val="16"/>
                                    <w:rPrChange w:id="2068" w:author="Kris.Wild" w:date="2023-04-21T15:37:00Z">
                                      <w:rPr>
                                        <w:sz w:val="20"/>
                                        <w:szCs w:val="20"/>
                                      </w:rPr>
                                    </w:rPrChange>
                                  </w:rPr>
                                  <w:t>MCMC = 0.</w:t>
                                </w:r>
                              </w:ins>
                              <w:ins w:id="2069" w:author="Kris.Wild" w:date="2023-04-21T19:17:00Z">
                                <w:r w:rsidR="00822CE9">
                                  <w:rPr>
                                    <w:i/>
                                    <w:iCs/>
                                    <w:sz w:val="16"/>
                                    <w:szCs w:val="16"/>
                                  </w:rPr>
                                  <w:t>89</w:t>
                                </w:r>
                              </w:ins>
                            </w:p>
                            <w:p w14:paraId="2493FAF9" w14:textId="6E8C4CA0" w:rsidR="00EC1AB5" w:rsidRPr="00822CE9" w:rsidRDefault="00EC1AB5">
                              <w:pPr>
                                <w:rPr>
                                  <w:b/>
                                  <w:bCs/>
                                  <w:i/>
                                  <w:iCs/>
                                  <w:sz w:val="16"/>
                                  <w:szCs w:val="16"/>
                                  <w:rPrChange w:id="2070" w:author="Kris.Wild" w:date="2023-04-21T19:19:00Z">
                                    <w:rPr/>
                                  </w:rPrChange>
                                </w:rPr>
                              </w:pPr>
                              <w:ins w:id="2071" w:author="Kris.Wild" w:date="2023-04-21T15:53:00Z">
                                <w:r w:rsidRPr="00822CE9">
                                  <w:rPr>
                                    <w:b/>
                                    <w:bCs/>
                                    <w:i/>
                                    <w:iCs/>
                                    <w:sz w:val="16"/>
                                    <w:szCs w:val="16"/>
                                    <w:rPrChange w:id="2072" w:author="Kris.Wild" w:date="2023-04-21T19:19:00Z">
                                      <w:rPr>
                                        <w:i/>
                                        <w:iCs/>
                                        <w:sz w:val="16"/>
                                        <w:szCs w:val="16"/>
                                      </w:rPr>
                                    </w:rPrChange>
                                  </w:rPr>
                                  <w:t>LG</w:t>
                                </w:r>
                              </w:ins>
                              <w:ins w:id="2073" w:author="Kris.Wild" w:date="2023-04-21T15:54:00Z">
                                <w:r w:rsidRPr="00822CE9">
                                  <w:rPr>
                                    <w:b/>
                                    <w:bCs/>
                                    <w:i/>
                                    <w:iCs/>
                                    <w:sz w:val="16"/>
                                    <w:szCs w:val="16"/>
                                    <w:rPrChange w:id="2074" w:author="Kris.Wild" w:date="2023-04-21T19:19:00Z">
                                      <w:rPr>
                                        <w:i/>
                                        <w:iCs/>
                                        <w:sz w:val="16"/>
                                        <w:szCs w:val="16"/>
                                      </w:rPr>
                                    </w:rPrChange>
                                  </w:rPr>
                                  <w:t xml:space="preserve"> pMCMC </w:t>
                                </w:r>
                              </w:ins>
                              <w:ins w:id="2075" w:author="Kris.Wild" w:date="2023-04-21T19:19:00Z">
                                <w:r w:rsidR="00822CE9">
                                  <w:rPr>
                                    <w:b/>
                                    <w:bCs/>
                                    <w:i/>
                                    <w:iCs/>
                                    <w:sz w:val="16"/>
                                    <w:szCs w:val="16"/>
                                  </w:rPr>
                                  <w:t>&lt;</w:t>
                                </w:r>
                              </w:ins>
                              <w:ins w:id="2076" w:author="Kris.Wild" w:date="2023-04-21T19:12:00Z">
                                <w:r w:rsidR="00D25EE7" w:rsidRPr="00822CE9">
                                  <w:rPr>
                                    <w:b/>
                                    <w:bCs/>
                                    <w:i/>
                                    <w:iCs/>
                                    <w:sz w:val="16"/>
                                    <w:szCs w:val="16"/>
                                    <w:rPrChange w:id="2077" w:author="Kris.Wild" w:date="2023-04-21T19:19:00Z">
                                      <w:rPr>
                                        <w:i/>
                                        <w:iCs/>
                                        <w:sz w:val="16"/>
                                        <w:szCs w:val="16"/>
                                      </w:rPr>
                                    </w:rPrChange>
                                  </w:rPr>
                                  <w:t xml:space="preserve"> </w:t>
                                </w:r>
                              </w:ins>
                              <w:ins w:id="2078" w:author="Kris.Wild" w:date="2023-04-21T15:54:00Z">
                                <w:r w:rsidRPr="00822CE9">
                                  <w:rPr>
                                    <w:b/>
                                    <w:bCs/>
                                    <w:i/>
                                    <w:iCs/>
                                    <w:sz w:val="16"/>
                                    <w:szCs w:val="16"/>
                                    <w:rPrChange w:id="2079" w:author="Kris.Wild" w:date="2023-04-21T19:19:00Z">
                                      <w:rPr>
                                        <w:i/>
                                        <w:iCs/>
                                        <w:sz w:val="16"/>
                                        <w:szCs w:val="16"/>
                                      </w:rPr>
                                    </w:rPrChange>
                                  </w:rPr>
                                  <w:t xml:space="preserve"> </w:t>
                                </w:r>
                              </w:ins>
                              <w:ins w:id="2080" w:author="Kris.Wild" w:date="2023-04-21T19:15:00Z">
                                <w:r w:rsidR="00822CE9" w:rsidRPr="00822CE9">
                                  <w:rPr>
                                    <w:b/>
                                    <w:bCs/>
                                    <w:i/>
                                    <w:iCs/>
                                    <w:sz w:val="16"/>
                                    <w:szCs w:val="16"/>
                                    <w:rPrChange w:id="2081" w:author="Kris.Wild" w:date="2023-04-21T19:19:00Z">
                                      <w:rPr>
                                        <w:i/>
                                        <w:iCs/>
                                        <w:sz w:val="16"/>
                                        <w:szCs w:val="16"/>
                                      </w:rPr>
                                    </w:rPrChange>
                                  </w:rPr>
                                  <w:t>0.</w:t>
                                </w:r>
                              </w:ins>
                              <w:ins w:id="2082" w:author="Kris.Wild" w:date="2023-04-21T19:19:00Z">
                                <w:r w:rsidR="00822CE9" w:rsidRPr="00822CE9">
                                  <w:rPr>
                                    <w:b/>
                                    <w:bCs/>
                                    <w:i/>
                                    <w:iCs/>
                                    <w:sz w:val="16"/>
                                    <w:szCs w:val="16"/>
                                    <w:rPrChange w:id="2083"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2084" w:author="Kris.Wild" w:date="2023-04-21T15:53:00Z"/>
                            <w:i/>
                            <w:iCs/>
                            <w:sz w:val="16"/>
                            <w:szCs w:val="16"/>
                          </w:rPr>
                        </w:pPr>
                        <w:ins w:id="2085" w:author="Kris.Wild" w:date="2023-04-21T15:53:00Z">
                          <w:r>
                            <w:rPr>
                              <w:i/>
                              <w:iCs/>
                              <w:sz w:val="16"/>
                              <w:szCs w:val="16"/>
                            </w:rPr>
                            <w:t>LP p</w:t>
                          </w:r>
                        </w:ins>
                        <w:ins w:id="2086" w:author="Kris.Wild" w:date="2023-04-21T15:18:00Z">
                          <w:r w:rsidR="00107DD2" w:rsidRPr="00E442E3">
                            <w:rPr>
                              <w:i/>
                              <w:iCs/>
                              <w:sz w:val="16"/>
                              <w:szCs w:val="16"/>
                              <w:rPrChange w:id="2087" w:author="Kris.Wild" w:date="2023-04-21T15:37:00Z">
                                <w:rPr>
                                  <w:sz w:val="20"/>
                                  <w:szCs w:val="20"/>
                                </w:rPr>
                              </w:rPrChange>
                            </w:rPr>
                            <w:t>MCMC = 0.</w:t>
                          </w:r>
                        </w:ins>
                        <w:ins w:id="2088" w:author="Kris.Wild" w:date="2023-04-21T19:17:00Z">
                          <w:r w:rsidR="00822CE9">
                            <w:rPr>
                              <w:i/>
                              <w:iCs/>
                              <w:sz w:val="16"/>
                              <w:szCs w:val="16"/>
                            </w:rPr>
                            <w:t>89</w:t>
                          </w:r>
                        </w:ins>
                      </w:p>
                      <w:p w14:paraId="2493FAF9" w14:textId="6E8C4CA0" w:rsidR="00EC1AB5" w:rsidRPr="00822CE9" w:rsidRDefault="00EC1AB5">
                        <w:pPr>
                          <w:rPr>
                            <w:b/>
                            <w:bCs/>
                            <w:i/>
                            <w:iCs/>
                            <w:sz w:val="16"/>
                            <w:szCs w:val="16"/>
                            <w:rPrChange w:id="2089" w:author="Kris.Wild" w:date="2023-04-21T19:19:00Z">
                              <w:rPr/>
                            </w:rPrChange>
                          </w:rPr>
                        </w:pPr>
                        <w:ins w:id="2090" w:author="Kris.Wild" w:date="2023-04-21T15:53:00Z">
                          <w:r w:rsidRPr="00822CE9">
                            <w:rPr>
                              <w:b/>
                              <w:bCs/>
                              <w:i/>
                              <w:iCs/>
                              <w:sz w:val="16"/>
                              <w:szCs w:val="16"/>
                              <w:rPrChange w:id="2091" w:author="Kris.Wild" w:date="2023-04-21T19:19:00Z">
                                <w:rPr>
                                  <w:i/>
                                  <w:iCs/>
                                  <w:sz w:val="16"/>
                                  <w:szCs w:val="16"/>
                                </w:rPr>
                              </w:rPrChange>
                            </w:rPr>
                            <w:t>LG</w:t>
                          </w:r>
                        </w:ins>
                        <w:ins w:id="2092" w:author="Kris.Wild" w:date="2023-04-21T15:54:00Z">
                          <w:r w:rsidRPr="00822CE9">
                            <w:rPr>
                              <w:b/>
                              <w:bCs/>
                              <w:i/>
                              <w:iCs/>
                              <w:sz w:val="16"/>
                              <w:szCs w:val="16"/>
                              <w:rPrChange w:id="2093" w:author="Kris.Wild" w:date="2023-04-21T19:19:00Z">
                                <w:rPr>
                                  <w:i/>
                                  <w:iCs/>
                                  <w:sz w:val="16"/>
                                  <w:szCs w:val="16"/>
                                </w:rPr>
                              </w:rPrChange>
                            </w:rPr>
                            <w:t xml:space="preserve"> pMCMC </w:t>
                          </w:r>
                        </w:ins>
                        <w:ins w:id="2094" w:author="Kris.Wild" w:date="2023-04-21T19:19:00Z">
                          <w:r w:rsidR="00822CE9">
                            <w:rPr>
                              <w:b/>
                              <w:bCs/>
                              <w:i/>
                              <w:iCs/>
                              <w:sz w:val="16"/>
                              <w:szCs w:val="16"/>
                            </w:rPr>
                            <w:t>&lt;</w:t>
                          </w:r>
                        </w:ins>
                        <w:ins w:id="2095" w:author="Kris.Wild" w:date="2023-04-21T19:12:00Z">
                          <w:r w:rsidR="00D25EE7" w:rsidRPr="00822CE9">
                            <w:rPr>
                              <w:b/>
                              <w:bCs/>
                              <w:i/>
                              <w:iCs/>
                              <w:sz w:val="16"/>
                              <w:szCs w:val="16"/>
                              <w:rPrChange w:id="2096" w:author="Kris.Wild" w:date="2023-04-21T19:19:00Z">
                                <w:rPr>
                                  <w:i/>
                                  <w:iCs/>
                                  <w:sz w:val="16"/>
                                  <w:szCs w:val="16"/>
                                </w:rPr>
                              </w:rPrChange>
                            </w:rPr>
                            <w:t xml:space="preserve"> </w:t>
                          </w:r>
                        </w:ins>
                        <w:ins w:id="2097" w:author="Kris.Wild" w:date="2023-04-21T15:54:00Z">
                          <w:r w:rsidRPr="00822CE9">
                            <w:rPr>
                              <w:b/>
                              <w:bCs/>
                              <w:i/>
                              <w:iCs/>
                              <w:sz w:val="16"/>
                              <w:szCs w:val="16"/>
                              <w:rPrChange w:id="2098" w:author="Kris.Wild" w:date="2023-04-21T19:19:00Z">
                                <w:rPr>
                                  <w:i/>
                                  <w:iCs/>
                                  <w:sz w:val="16"/>
                                  <w:szCs w:val="16"/>
                                </w:rPr>
                              </w:rPrChange>
                            </w:rPr>
                            <w:t xml:space="preserve"> </w:t>
                          </w:r>
                        </w:ins>
                        <w:ins w:id="2099" w:author="Kris.Wild" w:date="2023-04-21T19:15:00Z">
                          <w:r w:rsidR="00822CE9" w:rsidRPr="00822CE9">
                            <w:rPr>
                              <w:b/>
                              <w:bCs/>
                              <w:i/>
                              <w:iCs/>
                              <w:sz w:val="16"/>
                              <w:szCs w:val="16"/>
                              <w:rPrChange w:id="2100" w:author="Kris.Wild" w:date="2023-04-21T19:19:00Z">
                                <w:rPr>
                                  <w:i/>
                                  <w:iCs/>
                                  <w:sz w:val="16"/>
                                  <w:szCs w:val="16"/>
                                </w:rPr>
                              </w:rPrChange>
                            </w:rPr>
                            <w:t>0.</w:t>
                          </w:r>
                        </w:ins>
                        <w:ins w:id="2101" w:author="Kris.Wild" w:date="2023-04-21T19:19:00Z">
                          <w:r w:rsidR="00822CE9" w:rsidRPr="00822CE9">
                            <w:rPr>
                              <w:b/>
                              <w:bCs/>
                              <w:i/>
                              <w:iCs/>
                              <w:sz w:val="16"/>
                              <w:szCs w:val="16"/>
                              <w:rPrChange w:id="210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2103" w:author="Kris.Wild" w:date="2023-04-22T07:51:00Z">
        <w:del w:id="2104"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CA5F495"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(A-B</w:t>
      </w:r>
      <w:ins w:id="2105" w:author="Kristoffer Wild" w:date="2023-04-30T16:27:00Z">
        <w:r w:rsidR="00F95374">
          <w:t xml:space="preserve">; </w:t>
        </w:r>
      </w:ins>
      <w:ins w:id="2106" w:author="Kristoffer Wild" w:date="2023-04-30T16:28:00Z">
        <w:r w:rsidR="00F95374">
          <w:t>n = 40</w:t>
        </w:r>
      </w:ins>
      <w:r w:rsidR="00B0383A" w:rsidRPr="00576FF2">
        <w:t xml:space="preserve">) and </w:t>
      </w:r>
      <w:r w:rsidR="00B0383A" w:rsidRPr="00576FF2">
        <w:rPr>
          <w:i/>
        </w:rPr>
        <w:t>Pogona vitticeps</w:t>
      </w:r>
      <w:r w:rsidR="00B0383A" w:rsidRPr="00576FF2">
        <w:t xml:space="preserve"> (C-D</w:t>
      </w:r>
      <w:ins w:id="2107" w:author="Kristoffer Wild" w:date="2023-04-30T16:28:00Z">
        <w:r w:rsidR="00F95374">
          <w:t>; n = 96</w:t>
        </w:r>
      </w:ins>
      <w:r w:rsidR="00B0383A" w:rsidRPr="00576FF2">
        <w:t>).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2108" w:author="Kris.Wild" w:date="2023-04-21T15:04:00Z">
        <w:r w:rsidR="00F42697">
          <w:t xml:space="preserve">. </w:t>
        </w:r>
      </w:ins>
      <w:ins w:id="2109" w:author="Kris.Wild" w:date="2023-04-21T15:38:00Z">
        <w:r w:rsidR="00131D89">
          <w:t xml:space="preserve">In panels A and C </w:t>
        </w:r>
        <w:proofErr w:type="spellStart"/>
        <w:r w:rsidR="00131D89">
          <w:t>pMCMC</w:t>
        </w:r>
        <w:proofErr w:type="spellEnd"/>
        <w:r w:rsidR="00131D89">
          <w:t xml:space="preserve"> </w:t>
        </w:r>
      </w:ins>
      <w:ins w:id="2110" w:author="Kris.Wild" w:date="2023-04-21T20:31:00Z">
        <w:r w:rsidR="003B0C28">
          <w:t>indicate</w:t>
        </w:r>
      </w:ins>
      <w:ins w:id="2111" w:author="Kris.Wild" w:date="2023-04-21T19:30:00Z">
        <w:r w:rsidR="00454748">
          <w:t xml:space="preserve"> contrast differences between</w:t>
        </w:r>
      </w:ins>
      <w:ins w:id="2112" w:author="Kris.Wild" w:date="2023-04-21T15:38:00Z">
        <w:r w:rsidR="00131D89">
          <w:t xml:space="preserve"> Like Phenotype</w:t>
        </w:r>
      </w:ins>
      <w:ins w:id="2113" w:author="Kris.Wild" w:date="2023-04-21T20:31:00Z">
        <w:r w:rsidR="003B0C28">
          <w:t xml:space="preserve"> (LP</w:t>
        </w:r>
      </w:ins>
      <w:ins w:id="2114" w:author="Kris.Wild" w:date="2023-04-21T20:32:00Z">
        <w:r w:rsidR="003B0C28">
          <w:t>)</w:t>
        </w:r>
      </w:ins>
      <w:ins w:id="2115" w:author="Kris.Wild" w:date="2023-04-21T15:38:00Z">
        <w:r w:rsidR="00131D89">
          <w:t xml:space="preserve"> </w:t>
        </w:r>
      </w:ins>
      <w:ins w:id="2116" w:author="Kris.Wild" w:date="2023-04-21T19:29:00Z">
        <w:r w:rsidR="00454748">
          <w:t>or L</w:t>
        </w:r>
      </w:ins>
      <w:ins w:id="2117" w:author="Kris.Wild" w:date="2023-04-21T19:30:00Z">
        <w:r w:rsidR="00454748">
          <w:t>ike Genotype</w:t>
        </w:r>
      </w:ins>
      <w:ins w:id="2118" w:author="Kris.Wild" w:date="2023-04-21T20:32:00Z">
        <w:r w:rsidR="003B0C28">
          <w:t xml:space="preserve"> (LG)</w:t>
        </w:r>
      </w:ins>
      <w:ins w:id="2119" w:author="Kris.Wild" w:date="2023-04-21T19:30:00Z">
        <w:r w:rsidR="00454748">
          <w:t xml:space="preserve"> </w:t>
        </w:r>
      </w:ins>
      <w:ins w:id="2120"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2121"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r w:rsidRPr="00993C21">
              <w:rPr>
                <w:b/>
                <w:bCs/>
                <w:color w:val="000000"/>
                <w:sz w:val="20"/>
                <w:szCs w:val="20"/>
              </w:rPr>
              <w:t>MaleXY:logMass</w:t>
            </w:r>
            <w:proofErr w:type="spell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r w:rsidRPr="0034632C">
              <w:rPr>
                <w:b/>
                <w:bCs/>
                <w:color w:val="000000"/>
                <w:sz w:val="20"/>
                <w:szCs w:val="20"/>
              </w:rPr>
              <w:t>MaleZZ:logMass</w:t>
            </w:r>
            <w:proofErr w:type="spell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2122" w:author="Kristoffer Wild" w:date="2023-04-27T16:18:00Z">
        <w:r w:rsidR="0071661F">
          <w:t xml:space="preserve">Growth </w:t>
        </w:r>
      </w:ins>
      <w:ins w:id="2123" w:author="Kristoffer Wild" w:date="2023-04-27T16:22:00Z">
        <w:r w:rsidR="00695CE8">
          <w:t>rate</w:t>
        </w:r>
      </w:ins>
      <w:ins w:id="2124" w:author="Kristoffer Wild" w:date="2023-04-27T16:18:00Z">
        <w:r w:rsidR="0071661F">
          <w:t xml:space="preserve"> models</w:t>
        </w:r>
      </w:ins>
      <w:ins w:id="2125" w:author="Kristoffer Wild" w:date="2023-04-27T16:22:00Z">
        <w:r w:rsidR="00695CE8">
          <w:t xml:space="preserve"> (</w:t>
        </w:r>
      </w:ins>
      <w:ins w:id="2126" w:author="Kristoffer Wild" w:date="2023-04-27T16:18:00Z">
        <w:r w:rsidR="0071661F">
          <w:t>SVL and mass</w:t>
        </w:r>
      </w:ins>
      <w:ins w:id="2127" w:author="Kristoffer Wild" w:date="2023-04-27T16:22:00Z">
        <w:r w:rsidR="00695CE8">
          <w:t xml:space="preserve">) </w:t>
        </w:r>
      </w:ins>
      <w:ins w:id="2128" w:author="Kristoffer Wild" w:date="2023-04-27T16:19:00Z">
        <w:r w:rsidR="0071661F">
          <w:t xml:space="preserve">posteriors were extracted </w:t>
        </w:r>
      </w:ins>
      <w:ins w:id="2129" w:author="Kristoffer Wild" w:date="2023-04-27T16:20:00Z">
        <w:r w:rsidR="00695CE8">
          <w:t>while accounting for</w:t>
        </w:r>
      </w:ins>
      <w:ins w:id="2130" w:author="Kristoffer Wild" w:date="2023-04-27T16:21:00Z">
        <w:r w:rsidR="00695CE8">
          <w:t xml:space="preserve"> log metabolic rate on each growth estimate by sex. Full model results can be found in Tables S</w:t>
        </w:r>
      </w:ins>
      <w:ins w:id="2131" w:author="Kristoffer Wild" w:date="2023-04-27T16:25:00Z">
        <w:r w:rsidR="00695CE8">
          <w:t>5</w:t>
        </w:r>
      </w:ins>
      <w:ins w:id="2132" w:author="Kristoffer Wild" w:date="2023-04-27T16:22:00Z">
        <w:r w:rsidR="00695CE8">
          <w:t xml:space="preserve"> &amp; S</w:t>
        </w:r>
      </w:ins>
      <w:ins w:id="2133" w:author="Kristoffer Wild" w:date="2023-04-27T16:25:00Z">
        <w:r w:rsidR="00695CE8">
          <w:t>6</w:t>
        </w:r>
      </w:ins>
      <w:ins w:id="2134" w:author="Kristoffer Wild" w:date="2023-04-27T16:22:00Z">
        <w:r w:rsidR="00695CE8">
          <w:t xml:space="preserve">. </w:t>
        </w:r>
      </w:ins>
      <w:ins w:id="2135" w:author="Kristoffer Wild" w:date="2023-04-27T16:18:00Z">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2136" w:author="Kristoffer Wild" w:date="2023-04-27T16:27:00Z">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2137">
          <w:tblGrid>
            <w:gridCol w:w="1047"/>
            <w:gridCol w:w="932"/>
            <w:gridCol w:w="2350"/>
            <w:gridCol w:w="143"/>
            <w:gridCol w:w="1250"/>
            <w:gridCol w:w="1250"/>
            <w:gridCol w:w="1250"/>
            <w:gridCol w:w="1559"/>
          </w:tblGrid>
        </w:tblGridChange>
      </w:tblGrid>
      <w:tr w:rsidR="005106C6" w14:paraId="42D726B4" w14:textId="77777777" w:rsidTr="00695CE8">
        <w:trPr>
          <w:cantSplit/>
          <w:trHeight w:val="680"/>
          <w:tblHeader/>
          <w:jc w:val="center"/>
          <w:trPrChange w:id="2138" w:author="Kristoffer Wild" w:date="2023-04-27T16:27:00Z">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139"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2140"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2141" w:author="Kristoffer Wild" w:date="2023-04-27T16:27:00Z">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142" w:author="Kristoffer Wild" w:date="2023-04-27T16:27:00Z">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143" w:author="Kristoffer Wild" w:date="2023-04-27T16:27:00Z">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144" w:author="Kristoffer Wild" w:date="2023-04-27T16:27:00Z">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2145" w:author="Kristoffer Wild" w:date="2023-04-27T16:27:00Z">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695CE8">
        <w:trPr>
          <w:cantSplit/>
          <w:trHeight w:val="397"/>
          <w:jc w:val="center"/>
          <w:trPrChange w:id="2146" w:author="Kristoffer Wild" w:date="2023-04-27T16:28:00Z">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147"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2148" w:author="Kristoffer Wild" w:date="2023-04-27T16:28:00Z">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2149" w:author="Kristoffer Wild" w:date="2023-04-27T16:28:00Z">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150" w:author="Kristoffer Wild" w:date="2023-04-27T16:28:00Z">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2151" w:author="Kristoffer Wild" w:date="2023-04-27T16:28:00Z">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2152" w:author="Kristoffer Wild" w:date="2023-04-27T16:28:00Z">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2153" w:author="Kristoffer Wild" w:date="2023-04-27T16:28:00Z">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695CE8">
        <w:trPr>
          <w:cantSplit/>
          <w:trHeight w:val="397"/>
          <w:jc w:val="center"/>
          <w:trPrChange w:id="2154" w:author="Kristoffer Wild" w:date="2023-04-27T16:28:00Z">
            <w:trPr>
              <w:cantSplit/>
              <w:trHeight w:val="449"/>
              <w:jc w:val="center"/>
            </w:trPr>
          </w:trPrChange>
        </w:trPr>
        <w:tc>
          <w:tcPr>
            <w:tcW w:w="0" w:type="auto"/>
            <w:vMerge/>
            <w:shd w:val="clear" w:color="auto" w:fill="FFFFFF"/>
            <w:tcMar>
              <w:top w:w="0" w:type="dxa"/>
              <w:left w:w="0" w:type="dxa"/>
              <w:bottom w:w="0" w:type="dxa"/>
              <w:right w:w="0" w:type="dxa"/>
            </w:tcMar>
            <w:vAlign w:val="center"/>
            <w:tcPrChange w:id="2155" w:author="Kristoffer Wild" w:date="2023-04-27T16:28:00Z">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156" w:author="Kristoffer Wild" w:date="2023-04-27T16:28:00Z">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157" w:author="Kristoffer Wild" w:date="2023-04-27T16:28:00Z">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158" w:author="Kristoffer Wild" w:date="2023-04-27T16:28:00Z">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2159" w:author="Kristoffer Wild" w:date="2023-04-27T16:28:00Z">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2160" w:author="Kristoffer Wild" w:date="2023-04-27T16:28:00Z">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2161" w:author="Kristoffer Wild" w:date="2023-04-27T16:28:00Z">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695CE8">
        <w:trPr>
          <w:cantSplit/>
          <w:trHeight w:val="397"/>
          <w:jc w:val="center"/>
          <w:trPrChange w:id="2162"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163" w:author="Kristoffer Wild" w:date="2023-04-27T16:28:00Z">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164" w:author="Kristoffer Wild" w:date="2023-04-27T16:28:00Z">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165" w:author="Kristoffer Wild" w:date="2023-04-27T16:28:00Z">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166" w:author="Kristoffer Wild" w:date="2023-04-27T16:28:00Z">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2167" w:author="Kris.Wild" w:date="2023-04-21T21:23:00Z">
              <w:r w:rsidRPr="003E42DC" w:rsidDel="00B35B8E">
                <w:rPr>
                  <w:color w:val="000000"/>
                  <w:sz w:val="20"/>
                  <w:szCs w:val="20"/>
                </w:rPr>
                <w:delText>0.</w:delText>
              </w:r>
            </w:del>
            <w:del w:id="2168" w:author="Kris.Wild" w:date="2023-04-21T21:01:00Z">
              <w:r w:rsidRPr="003E42DC" w:rsidDel="005F6FC4">
                <w:rPr>
                  <w:color w:val="000000"/>
                  <w:sz w:val="20"/>
                  <w:szCs w:val="20"/>
                </w:rPr>
                <w:delText>01</w:delText>
              </w:r>
            </w:del>
            <w:ins w:id="2169" w:author="Kris.Wild" w:date="2023-04-21T21:23:00Z">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2170" w:author="Kristoffer Wild" w:date="2023-04-27T16:28:00Z">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2171" w:author="Kris.Wild" w:date="2023-04-21T21:01:00Z">
              <w:r>
                <w:rPr>
                  <w:color w:val="000000"/>
                  <w:sz w:val="20"/>
                  <w:szCs w:val="20"/>
                </w:rPr>
                <w:t>-</w:t>
              </w:r>
            </w:ins>
            <w:del w:id="2172" w:author="Kris.Wild" w:date="2023-04-21T21:23:00Z">
              <w:r w:rsidR="005106C6" w:rsidRPr="003E42DC" w:rsidDel="00B35B8E">
                <w:rPr>
                  <w:color w:val="000000"/>
                  <w:sz w:val="20"/>
                  <w:szCs w:val="20"/>
                </w:rPr>
                <w:delText>0.</w:delText>
              </w:r>
            </w:del>
            <w:del w:id="2173" w:author="Kris.Wild" w:date="2023-04-21T21:01:00Z">
              <w:r w:rsidR="005106C6" w:rsidRPr="003E42DC" w:rsidDel="003A390B">
                <w:rPr>
                  <w:color w:val="000000"/>
                  <w:sz w:val="20"/>
                  <w:szCs w:val="20"/>
                </w:rPr>
                <w:delText>00</w:delText>
              </w:r>
            </w:del>
            <w:ins w:id="2174" w:author="Kris.Wild" w:date="2023-04-21T21:23:00Z">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2175" w:author="Kristoffer Wild" w:date="2023-04-27T16:28:00Z">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2176" w:author="Kris.Wild" w:date="2023-04-21T21:23:00Z">
              <w:r w:rsidRPr="003E42DC" w:rsidDel="00B35B8E">
                <w:rPr>
                  <w:color w:val="000000"/>
                  <w:sz w:val="20"/>
                  <w:szCs w:val="20"/>
                </w:rPr>
                <w:delText>0.</w:delText>
              </w:r>
            </w:del>
            <w:del w:id="2177" w:author="Kris.Wild" w:date="2023-04-21T21:01:00Z">
              <w:r w:rsidRPr="003E42DC" w:rsidDel="003A390B">
                <w:rPr>
                  <w:color w:val="000000"/>
                  <w:sz w:val="20"/>
                  <w:szCs w:val="20"/>
                </w:rPr>
                <w:delText>02</w:delText>
              </w:r>
            </w:del>
            <w:ins w:id="2178" w:author="Kris.Wild" w:date="2023-04-21T21:23:00Z">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2179" w:author="Kristoffer Wild" w:date="2023-04-27T16:28:00Z">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180" w:author="Kris.Wild" w:date="2023-04-21T21:01:00Z">
              <w:r w:rsidRPr="003E42DC" w:rsidDel="003A390B">
                <w:rPr>
                  <w:color w:val="000000"/>
                  <w:sz w:val="20"/>
                  <w:szCs w:val="20"/>
                </w:rPr>
                <w:delText>29</w:delText>
              </w:r>
            </w:del>
            <w:ins w:id="2181" w:author="Kris.Wild" w:date="2023-04-21T21:01:00Z">
              <w:r w:rsidR="003A390B">
                <w:rPr>
                  <w:color w:val="000000"/>
                  <w:sz w:val="20"/>
                  <w:szCs w:val="20"/>
                </w:rPr>
                <w:t>5</w:t>
              </w:r>
            </w:ins>
            <w:ins w:id="2182" w:author="Kris.Wild" w:date="2023-04-21T21:22:00Z">
              <w:del w:id="2183" w:author="Kristoffer Wild" w:date="2023-04-27T16:26:00Z">
                <w:r w:rsidR="00B35B8E" w:rsidDel="00695CE8">
                  <w:rPr>
                    <w:color w:val="000000"/>
                    <w:sz w:val="20"/>
                    <w:szCs w:val="20"/>
                  </w:rPr>
                  <w:delText>3</w:delText>
                </w:r>
              </w:del>
            </w:ins>
            <w:ins w:id="2184" w:author="Kristoffer Wild" w:date="2023-04-27T16:26:00Z">
              <w:r w:rsidR="00695CE8">
                <w:rPr>
                  <w:color w:val="000000"/>
                  <w:sz w:val="20"/>
                  <w:szCs w:val="20"/>
                </w:rPr>
                <w:t>2</w:t>
              </w:r>
            </w:ins>
          </w:p>
        </w:tc>
      </w:tr>
      <w:tr w:rsidR="005106C6" w14:paraId="3CC45BBA" w14:textId="77777777" w:rsidTr="00695CE8">
        <w:trPr>
          <w:cantSplit/>
          <w:trHeight w:val="397"/>
          <w:jc w:val="center"/>
          <w:trPrChange w:id="2185"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2186" w:author="Kristoffer Wild" w:date="2023-04-27T16:28:00Z">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187" w:author="Kristoffer Wild" w:date="2023-04-27T16:28:00Z">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188" w:author="Kristoffer Wild" w:date="2023-04-27T16:28:00Z">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2189" w:author="Kristoffer Wild" w:date="2023-04-27T16:28:00Z">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2190" w:author="Kris.Wild" w:date="2023-04-21T21:09:00Z">
              <w:r>
                <w:rPr>
                  <w:color w:val="000000"/>
                  <w:sz w:val="20"/>
                  <w:szCs w:val="20"/>
                </w:rPr>
                <w:t>-</w:t>
              </w:r>
            </w:ins>
            <w:del w:id="2191" w:author="Kris.Wild" w:date="2023-04-21T21:23:00Z">
              <w:r w:rsidR="005106C6" w:rsidRPr="003E42DC" w:rsidDel="00B35B8E">
                <w:rPr>
                  <w:color w:val="000000"/>
                  <w:sz w:val="20"/>
                  <w:szCs w:val="20"/>
                </w:rPr>
                <w:delText>0.</w:delText>
              </w:r>
            </w:del>
            <w:del w:id="2192" w:author="Kris.Wild" w:date="2023-04-21T21:09:00Z">
              <w:r w:rsidR="005106C6" w:rsidRPr="003E42DC" w:rsidDel="003A390B">
                <w:rPr>
                  <w:color w:val="000000"/>
                  <w:sz w:val="20"/>
                  <w:szCs w:val="20"/>
                </w:rPr>
                <w:delText>00</w:delText>
              </w:r>
            </w:del>
            <w:ins w:id="2193" w:author="Kris.Wild" w:date="2023-04-21T21:23:00Z">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2194" w:author="Kristoffer Wild" w:date="2023-04-27T16:28:00Z">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2195" w:author="Kris.Wild" w:date="2023-04-21T21:23:00Z">
              <w:r>
                <w:rPr>
                  <w:color w:val="000000"/>
                  <w:sz w:val="20"/>
                  <w:szCs w:val="20"/>
                </w:rPr>
                <w:t>-</w:t>
              </w:r>
            </w:ins>
            <w:del w:id="2196" w:author="Kris.Wild" w:date="2023-04-21T21:23:00Z">
              <w:r w:rsidR="005106C6" w:rsidRPr="003E42DC" w:rsidDel="00B35B8E">
                <w:rPr>
                  <w:color w:val="000000"/>
                  <w:sz w:val="20"/>
                  <w:szCs w:val="20"/>
                </w:rPr>
                <w:delText>-0.</w:delText>
              </w:r>
            </w:del>
            <w:del w:id="2197" w:author="Kris.Wild" w:date="2023-04-21T21:02:00Z">
              <w:r w:rsidR="005106C6" w:rsidRPr="003E42DC" w:rsidDel="003A390B">
                <w:rPr>
                  <w:color w:val="000000"/>
                  <w:sz w:val="20"/>
                  <w:szCs w:val="20"/>
                </w:rPr>
                <w:delText>01</w:delText>
              </w:r>
            </w:del>
            <w:ins w:id="2198" w:author="Kris.Wild" w:date="2023-04-21T21:23:00Z">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2199" w:author="Kristoffer Wild" w:date="2023-04-27T16:28:00Z">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2200" w:author="Kris.Wild" w:date="2023-04-21T21:23:00Z">
              <w:r w:rsidRPr="003E42DC" w:rsidDel="00B35B8E">
                <w:rPr>
                  <w:color w:val="000000"/>
                  <w:sz w:val="20"/>
                  <w:szCs w:val="20"/>
                </w:rPr>
                <w:delText>0.</w:delText>
              </w:r>
            </w:del>
            <w:del w:id="2201" w:author="Kris.Wild" w:date="2023-04-21T21:02:00Z">
              <w:r w:rsidRPr="003E42DC" w:rsidDel="003A390B">
                <w:rPr>
                  <w:color w:val="000000"/>
                  <w:sz w:val="20"/>
                  <w:szCs w:val="20"/>
                </w:rPr>
                <w:delText>02</w:delText>
              </w:r>
            </w:del>
            <w:ins w:id="2202" w:author="Kris.Wild" w:date="2023-04-21T21:23:00Z">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2203" w:author="Kristoffer Wild" w:date="2023-04-27T16:28:00Z">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204" w:author="Kris.Wild" w:date="2023-04-21T21:08:00Z">
              <w:r w:rsidRPr="003E42DC" w:rsidDel="003A390B">
                <w:rPr>
                  <w:color w:val="000000"/>
                  <w:sz w:val="20"/>
                  <w:szCs w:val="20"/>
                </w:rPr>
                <w:delText>39</w:delText>
              </w:r>
            </w:del>
            <w:ins w:id="2205" w:author="Kris.Wild" w:date="2023-04-21T21:22:00Z">
              <w:r w:rsidR="00B35B8E">
                <w:rPr>
                  <w:color w:val="000000"/>
                  <w:sz w:val="20"/>
                  <w:szCs w:val="20"/>
                </w:rPr>
                <w:t>47</w:t>
              </w:r>
            </w:ins>
          </w:p>
        </w:tc>
      </w:tr>
      <w:tr w:rsidR="005106C6" w14:paraId="65929819" w14:textId="77777777" w:rsidTr="00695CE8">
        <w:trPr>
          <w:cantSplit/>
          <w:trHeight w:val="397"/>
          <w:jc w:val="center"/>
          <w:trPrChange w:id="2206" w:author="Kristoffer Wild" w:date="2023-04-27T16:28:00Z">
            <w:trPr>
              <w:cantSplit/>
              <w:trHeight w:val="439"/>
              <w:jc w:val="center"/>
            </w:trPr>
          </w:trPrChange>
        </w:trPr>
        <w:tc>
          <w:tcPr>
            <w:tcW w:w="0" w:type="auto"/>
            <w:vMerge/>
            <w:shd w:val="clear" w:color="auto" w:fill="FFFFFF"/>
            <w:tcMar>
              <w:top w:w="0" w:type="dxa"/>
              <w:left w:w="0" w:type="dxa"/>
              <w:bottom w:w="0" w:type="dxa"/>
              <w:right w:w="0" w:type="dxa"/>
            </w:tcMar>
            <w:vAlign w:val="center"/>
            <w:tcPrChange w:id="2207" w:author="Kristoffer Wild" w:date="2023-04-27T16:28:00Z">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2208"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2209" w:author="Kristoffer Wild" w:date="2023-04-27T16:28:00Z">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2210" w:author="Kristoffer Wild" w:date="2023-04-27T16:28:00Z">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2211" w:author="Kris.Wild" w:date="2023-04-21T21:10:00Z">
              <w:r>
                <w:rPr>
                  <w:color w:val="000000"/>
                  <w:sz w:val="20"/>
                  <w:szCs w:val="20"/>
                </w:rPr>
                <w:t>-</w:t>
              </w:r>
            </w:ins>
            <w:r w:rsidR="005106C6" w:rsidRPr="003E42DC">
              <w:rPr>
                <w:color w:val="000000"/>
                <w:sz w:val="20"/>
                <w:szCs w:val="20"/>
              </w:rPr>
              <w:t>0.</w:t>
            </w:r>
            <w:del w:id="2212" w:author="Kris.Wild" w:date="2023-04-21T21:10:00Z">
              <w:r w:rsidR="005106C6" w:rsidRPr="003E42DC" w:rsidDel="003A390B">
                <w:rPr>
                  <w:color w:val="000000"/>
                  <w:sz w:val="20"/>
                  <w:szCs w:val="20"/>
                </w:rPr>
                <w:delText>00</w:delText>
              </w:r>
            </w:del>
            <w:ins w:id="2213" w:author="Kris.Wild" w:date="2023-04-21T21:27:00Z">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2214" w:author="Kristoffer Wild" w:date="2023-04-27T16:28:00Z">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215" w:author="Kris.Wild" w:date="2023-04-21T21:27:00Z">
              <w:r w:rsidRPr="003E42DC" w:rsidDel="00B35B8E">
                <w:rPr>
                  <w:color w:val="000000"/>
                  <w:sz w:val="20"/>
                  <w:szCs w:val="20"/>
                </w:rPr>
                <w:delText>0</w:delText>
              </w:r>
            </w:del>
            <w:ins w:id="2216" w:author="Kris.Wild" w:date="2023-04-21T21:27:00Z">
              <w:r w:rsidR="00B35B8E">
                <w:rPr>
                  <w:color w:val="000000"/>
                  <w:sz w:val="20"/>
                  <w:szCs w:val="20"/>
                </w:rPr>
                <w:t>4</w:t>
              </w:r>
            </w:ins>
            <w:r w:rsidRPr="003E42DC">
              <w:rPr>
                <w:color w:val="000000"/>
                <w:sz w:val="20"/>
                <w:szCs w:val="20"/>
              </w:rPr>
              <w:t>.</w:t>
            </w:r>
            <w:del w:id="2217" w:author="Kris.Wild" w:date="2023-04-21T21:10:00Z">
              <w:r w:rsidRPr="003E42DC" w:rsidDel="003A390B">
                <w:rPr>
                  <w:color w:val="000000"/>
                  <w:sz w:val="20"/>
                  <w:szCs w:val="20"/>
                </w:rPr>
                <w:delText>02</w:delText>
              </w:r>
            </w:del>
            <w:ins w:id="2218" w:author="Kris.Wild" w:date="2023-04-21T21:27:00Z">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2219" w:author="Kristoffer Wild" w:date="2023-04-27T16:28:00Z">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2220" w:author="Kris.Wild" w:date="2023-04-21T21:27:00Z">
              <w:r w:rsidRPr="003E42DC" w:rsidDel="00B35B8E">
                <w:rPr>
                  <w:color w:val="000000"/>
                  <w:sz w:val="20"/>
                  <w:szCs w:val="20"/>
                </w:rPr>
                <w:delText>0.</w:delText>
              </w:r>
            </w:del>
            <w:del w:id="2221" w:author="Kris.Wild" w:date="2023-04-21T21:10:00Z">
              <w:r w:rsidRPr="003E42DC" w:rsidDel="003A390B">
                <w:rPr>
                  <w:color w:val="000000"/>
                  <w:sz w:val="20"/>
                  <w:szCs w:val="20"/>
                </w:rPr>
                <w:delText>01</w:delText>
              </w:r>
            </w:del>
            <w:ins w:id="2222" w:author="Kris.Wild" w:date="2023-04-21T21:27:00Z">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2223" w:author="Kristoffer Wild" w:date="2023-04-27T16:28:00Z">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224" w:author="Kris.Wild" w:date="2023-04-21T21:07:00Z">
              <w:r w:rsidRPr="003E42DC" w:rsidDel="003A390B">
                <w:rPr>
                  <w:color w:val="000000"/>
                  <w:sz w:val="20"/>
                  <w:szCs w:val="20"/>
                </w:rPr>
                <w:delText>73</w:delText>
              </w:r>
            </w:del>
            <w:ins w:id="2225" w:author="Kris.Wild" w:date="2023-04-21T21:26:00Z">
              <w:r w:rsidR="00B35B8E">
                <w:rPr>
                  <w:color w:val="000000"/>
                  <w:sz w:val="20"/>
                  <w:szCs w:val="20"/>
                </w:rPr>
                <w:t>85</w:t>
              </w:r>
            </w:ins>
          </w:p>
        </w:tc>
      </w:tr>
      <w:tr w:rsidR="005106C6" w14:paraId="5972367B" w14:textId="77777777" w:rsidTr="00695CE8">
        <w:trPr>
          <w:cantSplit/>
          <w:trHeight w:val="397"/>
          <w:jc w:val="center"/>
          <w:trPrChange w:id="2226" w:author="Kristoffer Wild" w:date="2023-04-27T16:28:00Z">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2227"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2228"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2229" w:author="Kristoffer Wild" w:date="2023-04-27T16:28:00Z">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230" w:author="Kristoffer Wild" w:date="2023-04-27T16:28:00Z">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231" w:author="Kris.Wild" w:date="2023-04-21T21:27:00Z">
              <w:r w:rsidRPr="003E42DC" w:rsidDel="00B35B8E">
                <w:rPr>
                  <w:color w:val="000000"/>
                  <w:sz w:val="20"/>
                  <w:szCs w:val="20"/>
                </w:rPr>
                <w:delText>0.</w:delText>
              </w:r>
            </w:del>
            <w:del w:id="2232" w:author="Kris.Wild" w:date="2023-04-21T21:10:00Z">
              <w:r w:rsidRPr="003E42DC" w:rsidDel="003A390B">
                <w:rPr>
                  <w:color w:val="000000"/>
                  <w:sz w:val="20"/>
                  <w:szCs w:val="20"/>
                </w:rPr>
                <w:delText>01</w:delText>
              </w:r>
            </w:del>
            <w:ins w:id="2233" w:author="Kris.Wild" w:date="2023-04-21T21:27:00Z">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234" w:author="Kristoffer Wild" w:date="2023-04-27T16:28:00Z">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235" w:author="Kris.Wild" w:date="2023-04-21T21:27:00Z">
              <w:r w:rsidRPr="003E42DC" w:rsidDel="00B35B8E">
                <w:rPr>
                  <w:color w:val="000000"/>
                  <w:sz w:val="20"/>
                  <w:szCs w:val="20"/>
                </w:rPr>
                <w:delText>0.</w:delText>
              </w:r>
            </w:del>
            <w:del w:id="2236" w:author="Kris.Wild" w:date="2023-04-21T21:10:00Z">
              <w:r w:rsidRPr="003E42DC" w:rsidDel="003A390B">
                <w:rPr>
                  <w:color w:val="000000"/>
                  <w:sz w:val="20"/>
                  <w:szCs w:val="20"/>
                </w:rPr>
                <w:delText>02</w:delText>
              </w:r>
            </w:del>
            <w:ins w:id="2237" w:author="Kris.Wild" w:date="2023-04-21T21:27:00Z">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2238" w:author="Kristoffer Wild" w:date="2023-04-27T16:28:00Z">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2239" w:author="Kris.Wild" w:date="2023-04-21T21:27:00Z">
              <w:r w:rsidRPr="003E42DC" w:rsidDel="00B35B8E">
                <w:rPr>
                  <w:color w:val="000000"/>
                  <w:sz w:val="20"/>
                  <w:szCs w:val="20"/>
                </w:rPr>
                <w:delText>0.</w:delText>
              </w:r>
            </w:del>
            <w:del w:id="2240" w:author="Kris.Wild" w:date="2023-04-21T21:10:00Z">
              <w:r w:rsidRPr="003E42DC" w:rsidDel="003A390B">
                <w:rPr>
                  <w:color w:val="000000"/>
                  <w:sz w:val="20"/>
                  <w:szCs w:val="20"/>
                </w:rPr>
                <w:delText>01</w:delText>
              </w:r>
            </w:del>
            <w:ins w:id="2241" w:author="Kris.Wild" w:date="2023-04-21T21:27:00Z">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2242" w:author="Kristoffer Wild" w:date="2023-04-27T16:28:00Z">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243" w:author="Kris.Wild" w:date="2023-04-21T21:09:00Z">
              <w:r w:rsidRPr="003E42DC" w:rsidDel="003A390B">
                <w:rPr>
                  <w:color w:val="000000"/>
                  <w:sz w:val="20"/>
                  <w:szCs w:val="20"/>
                </w:rPr>
                <w:delText>24</w:delText>
              </w:r>
            </w:del>
            <w:ins w:id="2244" w:author="Kris.Wild" w:date="2023-04-21T21:26:00Z">
              <w:r w:rsidR="00B35B8E">
                <w:rPr>
                  <w:color w:val="000000"/>
                  <w:sz w:val="20"/>
                  <w:szCs w:val="20"/>
                </w:rPr>
                <w:t>18</w:t>
              </w:r>
            </w:ins>
          </w:p>
        </w:tc>
      </w:tr>
      <w:tr w:rsidR="005106C6" w14:paraId="502399E3" w14:textId="77777777" w:rsidTr="00695CE8">
        <w:trPr>
          <w:cantSplit/>
          <w:trHeight w:val="397"/>
          <w:jc w:val="center"/>
          <w:trPrChange w:id="2245" w:author="Kristoffer Wild" w:date="2023-04-27T16:28:00Z">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2246" w:author="Kristoffer Wild" w:date="2023-04-27T16:28:00Z">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2247" w:author="Kristoffer Wild" w:date="2023-04-27T16:28:00Z">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2248" w:author="Kristoffer Wild" w:date="2023-04-27T16:28:00Z">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249" w:author="Kristoffer Wild" w:date="2023-04-27T16:28:00Z">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250" w:author="Kristoffer Wild" w:date="2023-04-27T16:28:00Z">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2251" w:author="Kristoffer Wild" w:date="2023-04-27T16:28:00Z">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2252" w:author="Kristoffer Wild" w:date="2023-04-27T16:28:00Z">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695CE8">
        <w:trPr>
          <w:cantSplit/>
          <w:trHeight w:val="397"/>
          <w:jc w:val="center"/>
          <w:trPrChange w:id="2253"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254" w:author="Kristoffer Wild" w:date="2023-04-27T16:28:00Z">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255" w:author="Kristoffer Wild" w:date="2023-04-27T16:28:00Z">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256" w:author="Kristoffer Wild" w:date="2023-04-27T16:28:00Z">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2257" w:author="Kristoffer Wild" w:date="2023-04-27T16:28:00Z">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2258" w:author="Kristoffer Wild" w:date="2023-04-27T16:28:00Z">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2259" w:author="Kristoffer Wild" w:date="2023-04-27T16:28:00Z">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2260" w:author="Kristoffer Wild" w:date="2023-04-27T16:28:00Z">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695CE8">
        <w:trPr>
          <w:cantSplit/>
          <w:trHeight w:val="397"/>
          <w:jc w:val="center"/>
          <w:trPrChange w:id="2261"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262" w:author="Kristoffer Wild" w:date="2023-04-27T16:28:00Z">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2263" w:author="Kristoffer Wild" w:date="2023-04-27T16:28:00Z">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2264" w:author="Kristoffer Wild" w:date="2023-04-27T16:28:00Z">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265" w:author="Kristoffer Wild" w:date="2023-04-27T16:28:00Z">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2266" w:author="Kristoffer Wild" w:date="2023-04-27T16:14:00Z">
              <w:r>
                <w:rPr>
                  <w:color w:val="000000"/>
                  <w:sz w:val="20"/>
                  <w:szCs w:val="20"/>
                </w:rPr>
                <w:t>-</w:t>
              </w:r>
            </w:ins>
            <w:del w:id="2267" w:author="Kristoffer Wild" w:date="2023-04-27T16:14:00Z">
              <w:r w:rsidR="005106C6" w:rsidRPr="003E42DC" w:rsidDel="0071661F">
                <w:rPr>
                  <w:color w:val="000000"/>
                  <w:sz w:val="20"/>
                  <w:szCs w:val="20"/>
                </w:rPr>
                <w:delText>0</w:delText>
              </w:r>
            </w:del>
            <w:ins w:id="2268" w:author="Kristoffer Wild" w:date="2023-04-27T16:14:00Z">
              <w:r>
                <w:rPr>
                  <w:color w:val="000000"/>
                  <w:sz w:val="20"/>
                  <w:szCs w:val="20"/>
                </w:rPr>
                <w:t>1</w:t>
              </w:r>
            </w:ins>
            <w:r w:rsidR="005106C6" w:rsidRPr="003E42DC">
              <w:rPr>
                <w:color w:val="000000"/>
                <w:sz w:val="20"/>
                <w:szCs w:val="20"/>
              </w:rPr>
              <w:t>.</w:t>
            </w:r>
            <w:del w:id="2269" w:author="Kristoffer Wild" w:date="2023-04-27T16:14:00Z">
              <w:r w:rsidR="005106C6" w:rsidRPr="003E42DC" w:rsidDel="0071661F">
                <w:rPr>
                  <w:color w:val="000000"/>
                  <w:sz w:val="20"/>
                  <w:szCs w:val="20"/>
                </w:rPr>
                <w:delText>00</w:delText>
              </w:r>
            </w:del>
            <w:ins w:id="2270" w:author="Kristoffer Wild" w:date="2023-04-27T16:14:00Z">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2271" w:author="Kristoffer Wild" w:date="2023-04-27T16:28:00Z">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272" w:author="Kristoffer Wild" w:date="2023-04-27T16:14:00Z">
              <w:r w:rsidRPr="003E42DC" w:rsidDel="0071661F">
                <w:rPr>
                  <w:color w:val="000000"/>
                  <w:sz w:val="20"/>
                  <w:szCs w:val="20"/>
                </w:rPr>
                <w:delText>0</w:delText>
              </w:r>
            </w:del>
            <w:ins w:id="2273" w:author="Kristoffer Wild" w:date="2023-04-27T16:14:00Z">
              <w:r w:rsidR="0071661F">
                <w:rPr>
                  <w:color w:val="000000"/>
                  <w:sz w:val="20"/>
                  <w:szCs w:val="20"/>
                </w:rPr>
                <w:t>4</w:t>
              </w:r>
            </w:ins>
            <w:r w:rsidRPr="003E42DC">
              <w:rPr>
                <w:color w:val="000000"/>
                <w:sz w:val="20"/>
                <w:szCs w:val="20"/>
              </w:rPr>
              <w:t>.</w:t>
            </w:r>
            <w:del w:id="2274" w:author="Kristoffer Wild" w:date="2023-04-27T16:15:00Z">
              <w:r w:rsidRPr="003E42DC" w:rsidDel="0071661F">
                <w:rPr>
                  <w:color w:val="000000"/>
                  <w:sz w:val="20"/>
                  <w:szCs w:val="20"/>
                </w:rPr>
                <w:delText>02</w:delText>
              </w:r>
            </w:del>
            <w:ins w:id="2275" w:author="Kristoffer Wild" w:date="2023-04-27T16:15:00Z">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2276" w:author="Kristoffer Wild" w:date="2023-04-27T16:28:00Z">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2277" w:author="Kristoffer Wild" w:date="2023-04-27T16:15:00Z">
              <w:r w:rsidRPr="003E42DC" w:rsidDel="0071661F">
                <w:rPr>
                  <w:color w:val="000000"/>
                  <w:sz w:val="20"/>
                  <w:szCs w:val="20"/>
                </w:rPr>
                <w:delText>0.02</w:delText>
              </w:r>
            </w:del>
            <w:ins w:id="2278" w:author="Kristoffer Wild" w:date="2023-04-27T16:15:00Z">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2279" w:author="Kristoffer Wild" w:date="2023-04-27T16:28:00Z">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280" w:author="Kristoffer Wild" w:date="2023-04-27T16:15:00Z">
              <w:r w:rsidRPr="003E42DC" w:rsidDel="0071661F">
                <w:rPr>
                  <w:color w:val="000000"/>
                  <w:sz w:val="20"/>
                  <w:szCs w:val="20"/>
                </w:rPr>
                <w:delText>94</w:delText>
              </w:r>
            </w:del>
            <w:ins w:id="2281" w:author="Kristoffer Wild" w:date="2023-04-27T16:15:00Z">
              <w:r w:rsidR="0071661F">
                <w:rPr>
                  <w:color w:val="000000"/>
                  <w:sz w:val="20"/>
                  <w:szCs w:val="20"/>
                </w:rPr>
                <w:t>37</w:t>
              </w:r>
            </w:ins>
          </w:p>
        </w:tc>
      </w:tr>
      <w:tr w:rsidR="005106C6" w14:paraId="3139B6D8" w14:textId="77777777" w:rsidTr="00695CE8">
        <w:trPr>
          <w:cantSplit/>
          <w:trHeight w:val="397"/>
          <w:jc w:val="center"/>
          <w:trPrChange w:id="2282"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283" w:author="Kristoffer Wild" w:date="2023-04-27T16:28:00Z">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2284" w:author="Kristoffer Wild" w:date="2023-04-27T16:28:00Z">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2285" w:author="Kristoffer Wild" w:date="2023-04-27T16:28:00Z">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286" w:author="Kristoffer Wild" w:date="2023-04-27T16:28:00Z">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287" w:author="Kristoffer Wild" w:date="2023-04-27T16:15:00Z">
              <w:r w:rsidRPr="003E42DC" w:rsidDel="0071661F">
                <w:rPr>
                  <w:color w:val="000000"/>
                  <w:sz w:val="20"/>
                  <w:szCs w:val="20"/>
                </w:rPr>
                <w:delText>0</w:delText>
              </w:r>
            </w:del>
            <w:ins w:id="2288" w:author="Kristoffer Wild" w:date="2023-04-27T16:15:00Z">
              <w:r w:rsidR="0071661F">
                <w:rPr>
                  <w:color w:val="000000"/>
                  <w:sz w:val="20"/>
                  <w:szCs w:val="20"/>
                </w:rPr>
                <w:t>1.</w:t>
              </w:r>
            </w:ins>
            <w:del w:id="2289" w:author="Kristoffer Wild" w:date="2023-04-27T16:15:00Z">
              <w:r w:rsidRPr="003E42DC" w:rsidDel="0071661F">
                <w:rPr>
                  <w:color w:val="000000"/>
                  <w:sz w:val="20"/>
                  <w:szCs w:val="20"/>
                </w:rPr>
                <w:delText>.01</w:delText>
              </w:r>
            </w:del>
            <w:ins w:id="2290" w:author="Kristoffer Wild" w:date="2023-04-27T16:15:00Z">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2291" w:author="Kristoffer Wild" w:date="2023-04-27T16:28:00Z">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292" w:author="Kristoffer Wild" w:date="2023-04-27T16:15:00Z">
              <w:r w:rsidRPr="003E42DC" w:rsidDel="0071661F">
                <w:rPr>
                  <w:color w:val="000000"/>
                  <w:sz w:val="20"/>
                  <w:szCs w:val="20"/>
                </w:rPr>
                <w:delText>0</w:delText>
              </w:r>
            </w:del>
            <w:ins w:id="2293" w:author="Kristoffer Wild" w:date="2023-04-27T16:15:00Z">
              <w:r w:rsidR="0071661F">
                <w:rPr>
                  <w:color w:val="000000"/>
                  <w:sz w:val="20"/>
                  <w:szCs w:val="20"/>
                </w:rPr>
                <w:t>3</w:t>
              </w:r>
            </w:ins>
            <w:r w:rsidRPr="003E42DC">
              <w:rPr>
                <w:color w:val="000000"/>
                <w:sz w:val="20"/>
                <w:szCs w:val="20"/>
              </w:rPr>
              <w:t>.</w:t>
            </w:r>
            <w:del w:id="2294" w:author="Kristoffer Wild" w:date="2023-04-27T16:15:00Z">
              <w:r w:rsidRPr="003E42DC" w:rsidDel="0071661F">
                <w:rPr>
                  <w:color w:val="000000"/>
                  <w:sz w:val="20"/>
                  <w:szCs w:val="20"/>
                </w:rPr>
                <w:delText>02</w:delText>
              </w:r>
            </w:del>
            <w:ins w:id="2295" w:author="Kristoffer Wild" w:date="2023-04-27T16:15:00Z">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2296" w:author="Kristoffer Wild" w:date="2023-04-27T16:28:00Z">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2297" w:author="Kristoffer Wild" w:date="2023-04-27T16:16:00Z">
              <w:r w:rsidRPr="003E42DC" w:rsidDel="0071661F">
                <w:rPr>
                  <w:color w:val="000000"/>
                  <w:sz w:val="20"/>
                  <w:szCs w:val="20"/>
                </w:rPr>
                <w:delText>0</w:delText>
              </w:r>
            </w:del>
            <w:ins w:id="2298" w:author="Kristoffer Wild" w:date="2023-04-27T16:16:00Z">
              <w:r w:rsidR="0071661F">
                <w:rPr>
                  <w:color w:val="000000"/>
                  <w:sz w:val="20"/>
                  <w:szCs w:val="20"/>
                </w:rPr>
                <w:t>1</w:t>
              </w:r>
            </w:ins>
            <w:r w:rsidRPr="003E42DC">
              <w:rPr>
                <w:color w:val="000000"/>
                <w:sz w:val="20"/>
                <w:szCs w:val="20"/>
              </w:rPr>
              <w:t>.</w:t>
            </w:r>
            <w:del w:id="2299" w:author="Kristoffer Wild" w:date="2023-04-27T16:16:00Z">
              <w:r w:rsidRPr="003E42DC" w:rsidDel="0071661F">
                <w:rPr>
                  <w:color w:val="000000"/>
                  <w:sz w:val="20"/>
                  <w:szCs w:val="20"/>
                </w:rPr>
                <w:delText>01</w:delText>
              </w:r>
            </w:del>
            <w:ins w:id="2300" w:author="Kristoffer Wild" w:date="2023-04-27T16:16:00Z">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2301" w:author="Kristoffer Wild" w:date="2023-04-27T16:28:00Z">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02" w:author="Kristoffer Wild" w:date="2023-04-27T16:15:00Z">
              <w:r w:rsidRPr="003E42DC" w:rsidDel="0071661F">
                <w:rPr>
                  <w:color w:val="000000"/>
                  <w:sz w:val="20"/>
                  <w:szCs w:val="20"/>
                </w:rPr>
                <w:delText>48</w:delText>
              </w:r>
            </w:del>
            <w:ins w:id="2303" w:author="Kristoffer Wild" w:date="2023-04-27T16:15:00Z">
              <w:r w:rsidR="0071661F">
                <w:rPr>
                  <w:color w:val="000000"/>
                  <w:sz w:val="20"/>
                  <w:szCs w:val="20"/>
                </w:rPr>
                <w:t>43</w:t>
              </w:r>
            </w:ins>
          </w:p>
        </w:tc>
      </w:tr>
      <w:tr w:rsidR="005106C6" w14:paraId="0203955A" w14:textId="77777777" w:rsidTr="00695CE8">
        <w:trPr>
          <w:cantSplit/>
          <w:trHeight w:val="397"/>
          <w:jc w:val="center"/>
          <w:trPrChange w:id="2304"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2305" w:author="Kristoffer Wild" w:date="2023-04-27T16:28:00Z">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2306" w:author="Kristoffer Wild" w:date="2023-04-27T16:28:00Z">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2307" w:author="Kristoffer Wild" w:date="2023-04-27T16:28:00Z">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2308" w:author="Kristoffer Wild" w:date="2023-04-27T16:28:00Z">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2309" w:author="Kris.Wild" w:date="2023-04-21T21:31:00Z">
              <w:del w:id="2310" w:author="Kristoffer Wild" w:date="2023-04-27T16:16:00Z">
                <w:r w:rsidR="00B35B8E" w:rsidDel="0071661F">
                  <w:rPr>
                    <w:color w:val="000000"/>
                    <w:sz w:val="20"/>
                    <w:szCs w:val="20"/>
                  </w:rPr>
                  <w:delText>1.50</w:delText>
                </w:r>
              </w:del>
            </w:ins>
            <w:ins w:id="2311" w:author="Kristoffer Wild" w:date="2023-04-27T16:16:00Z">
              <w:r w:rsidR="0071661F">
                <w:rPr>
                  <w:color w:val="000000"/>
                  <w:sz w:val="20"/>
                  <w:szCs w:val="20"/>
                </w:rPr>
                <w:t>0.91</w:t>
              </w:r>
            </w:ins>
            <w:del w:id="2312" w:author="Kris.Wild" w:date="2023-04-21T21:30:00Z">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2313" w:author="Kristoffer Wild" w:date="2023-04-27T16:28:00Z">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14" w:author="Kris.Wild" w:date="2023-04-21T21:31:00Z">
              <w:r w:rsidRPr="003E42DC" w:rsidDel="00B35B8E">
                <w:rPr>
                  <w:color w:val="000000"/>
                  <w:sz w:val="20"/>
                  <w:szCs w:val="20"/>
                </w:rPr>
                <w:delText>0.12</w:delText>
              </w:r>
            </w:del>
            <w:ins w:id="2315" w:author="Kris.Wild" w:date="2023-04-21T21:31:00Z">
              <w:del w:id="2316" w:author="Kristoffer Wild" w:date="2023-04-27T16:16:00Z">
                <w:r w:rsidR="00B35B8E" w:rsidDel="0071661F">
                  <w:rPr>
                    <w:color w:val="000000"/>
                    <w:sz w:val="20"/>
                    <w:szCs w:val="20"/>
                  </w:rPr>
                  <w:delText>4.60</w:delText>
                </w:r>
              </w:del>
            </w:ins>
            <w:ins w:id="2317" w:author="Kristoffer Wild" w:date="2023-04-27T16:16:00Z">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2318" w:author="Kristoffer Wild" w:date="2023-04-27T16:28:00Z">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2319" w:author="Kris.Wild" w:date="2023-04-21T21:31:00Z">
              <w:r w:rsidRPr="003E42DC" w:rsidDel="00B35B8E">
                <w:rPr>
                  <w:color w:val="000000"/>
                  <w:sz w:val="20"/>
                  <w:szCs w:val="20"/>
                </w:rPr>
                <w:delText>0.0</w:delText>
              </w:r>
            </w:del>
            <w:ins w:id="2320" w:author="Kris.Wild" w:date="2023-04-21T21:31:00Z">
              <w:del w:id="2321" w:author="Kristoffer Wild" w:date="2023-04-27T16:16:00Z">
                <w:r w:rsidR="00B35B8E" w:rsidDel="0071661F">
                  <w:rPr>
                    <w:color w:val="000000"/>
                    <w:sz w:val="20"/>
                    <w:szCs w:val="20"/>
                  </w:rPr>
                  <w:delText>1.78</w:delText>
                </w:r>
              </w:del>
            </w:ins>
            <w:ins w:id="2322" w:author="Kristoffer Wild" w:date="2023-04-27T16:16:00Z">
              <w:r w:rsidR="0071661F">
                <w:rPr>
                  <w:color w:val="000000"/>
                  <w:sz w:val="20"/>
                  <w:szCs w:val="20"/>
                </w:rPr>
                <w:t>2.80</w:t>
              </w:r>
            </w:ins>
            <w:del w:id="2323" w:author="Kris.Wild" w:date="2023-04-21T21:31:00Z">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2324" w:author="Kristoffer Wild" w:date="2023-04-27T16:28:00Z">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25" w:author="Kris.Wild" w:date="2023-04-21T21:31:00Z">
              <w:r w:rsidRPr="003E42DC" w:rsidDel="00B35B8E">
                <w:rPr>
                  <w:color w:val="000000"/>
                  <w:sz w:val="20"/>
                  <w:szCs w:val="20"/>
                </w:rPr>
                <w:delText>40</w:delText>
              </w:r>
            </w:del>
            <w:ins w:id="2326" w:author="Kris.Wild" w:date="2023-04-21T21:31:00Z">
              <w:del w:id="2327" w:author="Kristoffer Wild" w:date="2023-04-27T16:09:00Z">
                <w:r w:rsidR="00B35B8E" w:rsidDel="0071661F">
                  <w:rPr>
                    <w:color w:val="000000"/>
                    <w:sz w:val="20"/>
                    <w:szCs w:val="20"/>
                  </w:rPr>
                  <w:delText>37</w:delText>
                </w:r>
              </w:del>
            </w:ins>
            <w:ins w:id="2328" w:author="Kristoffer Wild" w:date="2023-04-27T16:09:00Z">
              <w:r w:rsidR="0071661F">
                <w:rPr>
                  <w:color w:val="000000"/>
                  <w:sz w:val="20"/>
                  <w:szCs w:val="20"/>
                </w:rPr>
                <w:t>61</w:t>
              </w:r>
            </w:ins>
          </w:p>
        </w:tc>
      </w:tr>
      <w:tr w:rsidR="005106C6" w14:paraId="49AE0023" w14:textId="77777777" w:rsidTr="00695CE8">
        <w:trPr>
          <w:cantSplit/>
          <w:trHeight w:val="354"/>
          <w:jc w:val="center"/>
          <w:trPrChange w:id="2329" w:author="Kristoffer Wild" w:date="2023-04-27T16:27:00Z">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2330"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2331"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2332" w:author="Kristoffer Wild" w:date="2023-04-27T16:27:00Z">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333" w:author="Kristoffer Wild" w:date="2023-04-27T16:27:00Z">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34" w:author="Kris.Wild" w:date="2023-04-21T21:31:00Z">
              <w:r w:rsidRPr="003E42DC" w:rsidDel="00B35B8E">
                <w:rPr>
                  <w:color w:val="000000"/>
                  <w:sz w:val="20"/>
                  <w:szCs w:val="20"/>
                </w:rPr>
                <w:delText>0.08</w:delText>
              </w:r>
            </w:del>
            <w:ins w:id="2335" w:author="Kris.Wild" w:date="2023-04-21T21:31:00Z">
              <w:r w:rsidR="00B35B8E">
                <w:rPr>
                  <w:color w:val="000000"/>
                  <w:sz w:val="20"/>
                  <w:szCs w:val="20"/>
                </w:rPr>
                <w:t>1.</w:t>
              </w:r>
              <w:del w:id="2336" w:author="Kristoffer Wild" w:date="2023-04-27T16:16:00Z">
                <w:r w:rsidR="00B35B8E" w:rsidDel="0071661F">
                  <w:rPr>
                    <w:color w:val="000000"/>
                    <w:sz w:val="20"/>
                    <w:szCs w:val="20"/>
                  </w:rPr>
                  <w:delText>16</w:delText>
                </w:r>
              </w:del>
            </w:ins>
            <w:ins w:id="2337" w:author="Kristoffer Wild" w:date="2023-04-27T16:16:00Z">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338" w:author="Kristoffer Wild" w:date="2023-04-27T16:27:00Z">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2339" w:author="Kris.Wild" w:date="2023-04-21T21:31:00Z">
              <w:r w:rsidRPr="003E42DC" w:rsidDel="00B35B8E">
                <w:rPr>
                  <w:color w:val="000000"/>
                  <w:sz w:val="20"/>
                  <w:szCs w:val="20"/>
                </w:rPr>
                <w:delText>0.18</w:delText>
              </w:r>
            </w:del>
            <w:ins w:id="2340" w:author="Kris.Wild" w:date="2023-04-21T21:31:00Z">
              <w:del w:id="2341" w:author="Kristoffer Wild" w:date="2023-04-27T16:17:00Z">
                <w:r w:rsidR="00B35B8E" w:rsidDel="0071661F">
                  <w:rPr>
                    <w:color w:val="000000"/>
                    <w:sz w:val="20"/>
                    <w:szCs w:val="20"/>
                  </w:rPr>
                  <w:delText>3</w:delText>
                </w:r>
              </w:del>
            </w:ins>
            <w:ins w:id="2342" w:author="Kristoffer Wild" w:date="2023-04-27T16:17:00Z">
              <w:r w:rsidR="0071661F">
                <w:rPr>
                  <w:color w:val="000000"/>
                  <w:sz w:val="20"/>
                  <w:szCs w:val="20"/>
                </w:rPr>
                <w:t>5</w:t>
              </w:r>
            </w:ins>
            <w:ins w:id="2343" w:author="Kris.Wild" w:date="2023-04-21T21:31:00Z">
              <w:r w:rsidR="00B35B8E">
                <w:rPr>
                  <w:color w:val="000000"/>
                  <w:sz w:val="20"/>
                  <w:szCs w:val="20"/>
                </w:rPr>
                <w:t>.</w:t>
              </w:r>
            </w:ins>
            <w:ins w:id="2344" w:author="Kristoffer Wild" w:date="2023-04-27T16:17:00Z">
              <w:r w:rsidR="0071661F">
                <w:rPr>
                  <w:color w:val="000000"/>
                  <w:sz w:val="20"/>
                  <w:szCs w:val="20"/>
                </w:rPr>
                <w:t>00</w:t>
              </w:r>
            </w:ins>
            <w:ins w:id="2345" w:author="Kris.Wild" w:date="2023-04-21T21:31:00Z">
              <w:del w:id="2346" w:author="Kristoffer Wild" w:date="2023-04-27T16:17:00Z">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2347" w:author="Kristoffer Wild" w:date="2023-04-27T16:27:00Z">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2348" w:author="Kris.Wild" w:date="2023-04-21T21:31:00Z">
              <w:r w:rsidRPr="003E42DC" w:rsidDel="00B35B8E">
                <w:rPr>
                  <w:color w:val="000000"/>
                  <w:sz w:val="20"/>
                  <w:szCs w:val="20"/>
                </w:rPr>
                <w:delText>0.00</w:delText>
              </w:r>
            </w:del>
            <w:ins w:id="2349" w:author="Kris.Wild" w:date="2023-04-21T21:31:00Z">
              <w:del w:id="2350" w:author="Kristoffer Wild" w:date="2023-04-27T16:17:00Z">
                <w:r w:rsidR="00B35B8E" w:rsidDel="0071661F">
                  <w:rPr>
                    <w:color w:val="000000"/>
                    <w:sz w:val="20"/>
                    <w:szCs w:val="20"/>
                  </w:rPr>
                  <w:delText>1.68</w:delText>
                </w:r>
              </w:del>
            </w:ins>
            <w:ins w:id="2351" w:author="Kristoffer Wild" w:date="2023-04-27T16:17:00Z">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2352" w:author="Kristoffer Wild" w:date="2023-04-27T16:27:00Z">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2353" w:author="Kris.Wild" w:date="2023-04-21T21:31:00Z">
              <w:r w:rsidRPr="003E42DC" w:rsidDel="00B35B8E">
                <w:rPr>
                  <w:color w:val="000000"/>
                  <w:sz w:val="20"/>
                  <w:szCs w:val="20"/>
                </w:rPr>
                <w:delText>06</w:delText>
              </w:r>
            </w:del>
            <w:ins w:id="2354" w:author="Kris.Wild" w:date="2023-04-21T21:31:00Z">
              <w:del w:id="2355" w:author="Kristoffer Wild" w:date="2023-04-27T16:09:00Z">
                <w:r w:rsidR="00B35B8E" w:rsidDel="0071661F">
                  <w:rPr>
                    <w:color w:val="000000"/>
                    <w:sz w:val="20"/>
                    <w:szCs w:val="20"/>
                  </w:rPr>
                  <w:delText>43</w:delText>
                </w:r>
              </w:del>
            </w:ins>
            <w:ins w:id="2356" w:author="Kristoffer Wild" w:date="2023-04-27T16:09:00Z">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8" w:author="Kristoffer Wild" w:date="2023-04-30T13:48:00Z" w:initials="KW">
    <w:p w14:paraId="42D4CD67" w14:textId="77777777" w:rsidR="00EA20FF" w:rsidRDefault="00EA20FF" w:rsidP="00C07702">
      <w:r>
        <w:rPr>
          <w:rStyle w:val="CommentReference"/>
        </w:rPr>
        <w:annotationRef/>
      </w:r>
      <w:r>
        <w:rPr>
          <w:color w:val="000000"/>
          <w:sz w:val="20"/>
          <w:szCs w:val="20"/>
        </w:rPr>
        <w:t>Kelly, C. D., Stoehr, A. M., Nunn, C., Smyth, K. N., &amp; Prokop, Z. M. (2018). Sexual dimorphism in immunity across animals: a meta‐analysis. Ecology Letters, 21(12), 1885-1894.</w:t>
      </w:r>
    </w:p>
  </w:comment>
  <w:comment w:id="724" w:author="Kristoffer Wild" w:date="2023-04-30T15:12:00Z" w:initials="KW">
    <w:p w14:paraId="4CA3ABBC" w14:textId="77777777" w:rsidR="00C10E71" w:rsidRDefault="00C10E71" w:rsidP="00C10E71">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725" w:author="Kristoffer Wild" w:date="2023-04-30T15:14:00Z" w:initials="KW">
    <w:p w14:paraId="3E0026EF" w14:textId="77777777" w:rsidR="00C10E71" w:rsidRDefault="00C10E71" w:rsidP="00C10E71">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726" w:author="Kristoffer Wild" w:date="2023-04-30T15:19:00Z" w:initials="KW">
    <w:p w14:paraId="26E27E49" w14:textId="77777777" w:rsidR="00C10E71" w:rsidRDefault="00C10E71" w:rsidP="00C10E71">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A1379BB" w14:textId="77777777" w:rsidR="00C10E71" w:rsidRDefault="00C10E71" w:rsidP="00C10E71"/>
  </w:comment>
  <w:comment w:id="763" w:author="Wild, Kristoffer H." w:date="2023-05-01T18:18:00Z" w:initials="WKH">
    <w:p w14:paraId="1B622579" w14:textId="77777777" w:rsidR="0020758D" w:rsidRDefault="0020758D" w:rsidP="00F15931">
      <w:r>
        <w:rPr>
          <w:rStyle w:val="CommentReference"/>
        </w:rPr>
        <w:annotationRef/>
      </w:r>
      <w:r>
        <w:rPr>
          <w:sz w:val="20"/>
          <w:szCs w:val="20"/>
        </w:rPr>
        <w:t>Dan do you know of any other studies that look at natural hormone levels (not implanted) in juvenile lizards in the field?</w:t>
      </w:r>
    </w:p>
  </w:comment>
  <w:comment w:id="1214" w:author="Kristoffer Wild" w:date="2023-04-30T15:12:00Z" w:initials="KW">
    <w:p w14:paraId="56557553" w14:textId="73299C06" w:rsidR="009D367F" w:rsidRDefault="009D367F" w:rsidP="009D367F">
      <w:r>
        <w:rPr>
          <w:rStyle w:val="CommentReference"/>
        </w:rPr>
        <w:annotationRef/>
      </w:r>
      <w:r>
        <w:rPr>
          <w:color w:val="000000"/>
          <w:sz w:val="20"/>
          <w:szCs w:val="20"/>
        </w:rPr>
        <w:t>John-Alder, H. B. (1990). Effects of thyroxine on standard metabolic rate and selected intermediary metabolic enzymes in field-active lizards Sceloporus undulatus. Physiological zoology, 63(3), 600-614.</w:t>
      </w:r>
    </w:p>
  </w:comment>
  <w:comment w:id="1215" w:author="Kristoffer Wild" w:date="2023-04-30T15:14:00Z" w:initials="KW">
    <w:p w14:paraId="2782D914" w14:textId="77777777" w:rsidR="009D367F" w:rsidRDefault="009D367F" w:rsidP="009D367F">
      <w:r>
        <w:rPr>
          <w:rStyle w:val="CommentReference"/>
        </w:rPr>
        <w:annotationRef/>
      </w:r>
      <w:r>
        <w:rPr>
          <w:color w:val="000000"/>
          <w:sz w:val="20"/>
          <w:szCs w:val="20"/>
        </w:rPr>
        <w:t>Miles, D. B., Calsbeek, R., &amp; Sinervo, B. (2007). Corticosterone, locomotor performance, and metabolism in side-blotched lizards (Uta stansburiana). Hormones and behavior, 51(4), 548-554.</w:t>
      </w:r>
    </w:p>
  </w:comment>
  <w:comment w:id="1216" w:author="Kristoffer Wild" w:date="2023-04-30T15:19:00Z" w:initials="KW">
    <w:p w14:paraId="61CEABA1" w14:textId="77777777" w:rsidR="009D367F" w:rsidRDefault="009D367F" w:rsidP="009D367F">
      <w:r>
        <w:rPr>
          <w:rStyle w:val="CommentReference"/>
        </w:rPr>
        <w:annotationRef/>
      </w:r>
      <w:r>
        <w:rPr>
          <w:color w:val="000000"/>
          <w:sz w:val="20"/>
          <w:szCs w:val="20"/>
        </w:rPr>
        <w:t>Oppliger, A., Giorgi, M. S., Conelli, A., Nembrini, M., &amp; John-Alder, H. B. (2004). Effect of testosterone on immunocompetence, parasite load, and metabolism in the common wall lizard (Podarcis muralis). Canadian journal of zoology, 82(11), 1713-1719.</w:t>
      </w:r>
    </w:p>
    <w:p w14:paraId="509B37BF" w14:textId="77777777" w:rsidR="009D367F" w:rsidRDefault="009D367F" w:rsidP="009D367F"/>
  </w:comment>
  <w:comment w:id="1232" w:author="Daniel Noble" w:date="2023-04-27T13:20:00Z" w:initials="DN">
    <w:p w14:paraId="6E924755" w14:textId="63906156"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D4CD67" w15:done="0"/>
  <w15:commentEx w15:paraId="4CA3ABBC" w15:done="0"/>
  <w15:commentEx w15:paraId="3E0026EF" w15:paraIdParent="4CA3ABBC" w15:done="0"/>
  <w15:commentEx w15:paraId="5A1379BB" w15:paraIdParent="4CA3ABBC" w15:done="0"/>
  <w15:commentEx w15:paraId="1B622579" w15:done="0"/>
  <w15:commentEx w15:paraId="56557553" w15:done="0"/>
  <w15:commentEx w15:paraId="2782D914" w15:paraIdParent="56557553" w15:done="0"/>
  <w15:commentEx w15:paraId="509B37BF" w15:paraIdParent="56557553" w15:done="0"/>
  <w15:commentEx w15:paraId="6E9247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8F01B" w16cex:dateUtc="2023-04-30T03:48:00Z"/>
  <w16cex:commentExtensible w16cex:durableId="27F92AE6" w16cex:dateUtc="2023-04-30T05:12:00Z"/>
  <w16cex:commentExtensible w16cex:durableId="27F92AE5" w16cex:dateUtc="2023-04-30T05:14:00Z"/>
  <w16cex:commentExtensible w16cex:durableId="27F92AE4" w16cex:dateUtc="2023-04-30T05:19:00Z"/>
  <w16cex:commentExtensible w16cex:durableId="27FA8101" w16cex:dateUtc="2023-05-01T08:18:00Z"/>
  <w16cex:commentExtensible w16cex:durableId="27F903E4" w16cex:dateUtc="2023-04-30T05:12:00Z"/>
  <w16cex:commentExtensible w16cex:durableId="27F9045D" w16cex:dateUtc="2023-04-30T05:14:00Z"/>
  <w16cex:commentExtensible w16cex:durableId="27F90583" w16cex:dateUtc="2023-04-30T05:19:00Z"/>
  <w16cex:commentExtensible w16cex:durableId="27F4F510" w16cex:dateUtc="2023-04-27T03: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D4CD67" w16cid:durableId="27F8F01B"/>
  <w16cid:commentId w16cid:paraId="4CA3ABBC" w16cid:durableId="27F92AE6"/>
  <w16cid:commentId w16cid:paraId="3E0026EF" w16cid:durableId="27F92AE5"/>
  <w16cid:commentId w16cid:paraId="5A1379BB" w16cid:durableId="27F92AE4"/>
  <w16cid:commentId w16cid:paraId="1B622579" w16cid:durableId="27FA8101"/>
  <w16cid:commentId w16cid:paraId="56557553" w16cid:durableId="27F903E4"/>
  <w16cid:commentId w16cid:paraId="2782D914" w16cid:durableId="27F9045D"/>
  <w16cid:commentId w16cid:paraId="509B37BF" w16cid:durableId="27F90583"/>
  <w16cid:commentId w16cid:paraId="6E924755" w16cid:durableId="27F4F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B1134" w14:textId="77777777" w:rsidR="001F4CD6" w:rsidRDefault="001F4CD6" w:rsidP="00075259">
      <w:r>
        <w:separator/>
      </w:r>
    </w:p>
  </w:endnote>
  <w:endnote w:type="continuationSeparator" w:id="0">
    <w:p w14:paraId="7FA86209" w14:textId="77777777" w:rsidR="001F4CD6" w:rsidRDefault="001F4CD6"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39C4" w14:textId="77777777" w:rsidR="001F4CD6" w:rsidRDefault="001F4CD6" w:rsidP="00075259">
      <w:r>
        <w:separator/>
      </w:r>
    </w:p>
  </w:footnote>
  <w:footnote w:type="continuationSeparator" w:id="0">
    <w:p w14:paraId="499927E8" w14:textId="77777777" w:rsidR="001F4CD6" w:rsidRDefault="001F4CD6"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rson w15:author="Wild, Kristoffer H.">
    <w15:presenceInfo w15:providerId="None" w15:userId="Wild, Kristoffer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344"/>
    <w:rsid w:val="00045CC8"/>
    <w:rsid w:val="000468F1"/>
    <w:rsid w:val="00046B75"/>
    <w:rsid w:val="00047A27"/>
    <w:rsid w:val="00051F89"/>
    <w:rsid w:val="00052972"/>
    <w:rsid w:val="00052B18"/>
    <w:rsid w:val="00052B37"/>
    <w:rsid w:val="0005506C"/>
    <w:rsid w:val="000552CC"/>
    <w:rsid w:val="000561B3"/>
    <w:rsid w:val="00060534"/>
    <w:rsid w:val="00060A8A"/>
    <w:rsid w:val="00060EF0"/>
    <w:rsid w:val="0006181D"/>
    <w:rsid w:val="000627D8"/>
    <w:rsid w:val="0006534C"/>
    <w:rsid w:val="00065489"/>
    <w:rsid w:val="00065E83"/>
    <w:rsid w:val="000660D1"/>
    <w:rsid w:val="0006622F"/>
    <w:rsid w:val="00066A28"/>
    <w:rsid w:val="00066A9D"/>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26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48D"/>
    <w:rsid w:val="00140881"/>
    <w:rsid w:val="00140AC6"/>
    <w:rsid w:val="00140AD1"/>
    <w:rsid w:val="0014139B"/>
    <w:rsid w:val="001432D7"/>
    <w:rsid w:val="001437AD"/>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1675"/>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10D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46DC"/>
    <w:rsid w:val="001F4CD6"/>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58D"/>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166"/>
    <w:rsid w:val="0023663D"/>
    <w:rsid w:val="002368C3"/>
    <w:rsid w:val="00237310"/>
    <w:rsid w:val="00237474"/>
    <w:rsid w:val="002400D0"/>
    <w:rsid w:val="0024073E"/>
    <w:rsid w:val="00240902"/>
    <w:rsid w:val="00241136"/>
    <w:rsid w:val="00241227"/>
    <w:rsid w:val="00241360"/>
    <w:rsid w:val="002427EA"/>
    <w:rsid w:val="00242907"/>
    <w:rsid w:val="002431E2"/>
    <w:rsid w:val="002431E5"/>
    <w:rsid w:val="00243659"/>
    <w:rsid w:val="00244D3E"/>
    <w:rsid w:val="002465C3"/>
    <w:rsid w:val="0024695E"/>
    <w:rsid w:val="00246B6C"/>
    <w:rsid w:val="00246C9C"/>
    <w:rsid w:val="0024745A"/>
    <w:rsid w:val="0024760C"/>
    <w:rsid w:val="00247D8C"/>
    <w:rsid w:val="00247EFB"/>
    <w:rsid w:val="00250541"/>
    <w:rsid w:val="002509DD"/>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7621E"/>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839"/>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2135"/>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A7C7A"/>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D7EA5"/>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4C2"/>
    <w:rsid w:val="00450669"/>
    <w:rsid w:val="00450E8F"/>
    <w:rsid w:val="004525EF"/>
    <w:rsid w:val="004533B2"/>
    <w:rsid w:val="0045433C"/>
    <w:rsid w:val="00454748"/>
    <w:rsid w:val="004551AF"/>
    <w:rsid w:val="00457FEE"/>
    <w:rsid w:val="004601F8"/>
    <w:rsid w:val="00460CCE"/>
    <w:rsid w:val="0046161A"/>
    <w:rsid w:val="00461938"/>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268"/>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28D"/>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2BF"/>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68F7"/>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8BB"/>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30E"/>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970"/>
    <w:rsid w:val="00586E96"/>
    <w:rsid w:val="00587487"/>
    <w:rsid w:val="00590014"/>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204"/>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5378"/>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5EA3"/>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2E13"/>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1B8"/>
    <w:rsid w:val="00672D48"/>
    <w:rsid w:val="00673459"/>
    <w:rsid w:val="00674443"/>
    <w:rsid w:val="00674488"/>
    <w:rsid w:val="00675208"/>
    <w:rsid w:val="00677287"/>
    <w:rsid w:val="00677454"/>
    <w:rsid w:val="006775FD"/>
    <w:rsid w:val="0067788B"/>
    <w:rsid w:val="006778FA"/>
    <w:rsid w:val="00677A54"/>
    <w:rsid w:val="00680ACB"/>
    <w:rsid w:val="00681200"/>
    <w:rsid w:val="00681C53"/>
    <w:rsid w:val="0068216F"/>
    <w:rsid w:val="00682987"/>
    <w:rsid w:val="00683C89"/>
    <w:rsid w:val="00684184"/>
    <w:rsid w:val="0068611F"/>
    <w:rsid w:val="006866BE"/>
    <w:rsid w:val="00686B20"/>
    <w:rsid w:val="006870FB"/>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147F"/>
    <w:rsid w:val="0075263F"/>
    <w:rsid w:val="0075284E"/>
    <w:rsid w:val="00753850"/>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AD"/>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20EA"/>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093"/>
    <w:rsid w:val="008A7E9D"/>
    <w:rsid w:val="008B02EA"/>
    <w:rsid w:val="008B0B4E"/>
    <w:rsid w:val="008B12D0"/>
    <w:rsid w:val="008B1BA6"/>
    <w:rsid w:val="008B1CD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3E31"/>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1CA"/>
    <w:rsid w:val="008E38C2"/>
    <w:rsid w:val="008E3AA8"/>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ACB"/>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367F"/>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699"/>
    <w:rsid w:val="00A45B3B"/>
    <w:rsid w:val="00A45B8E"/>
    <w:rsid w:val="00A45C12"/>
    <w:rsid w:val="00A462A1"/>
    <w:rsid w:val="00A462C9"/>
    <w:rsid w:val="00A468E7"/>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60A"/>
    <w:rsid w:val="00A7574C"/>
    <w:rsid w:val="00A75C5E"/>
    <w:rsid w:val="00A75FBC"/>
    <w:rsid w:val="00A76721"/>
    <w:rsid w:val="00A77F70"/>
    <w:rsid w:val="00A807B2"/>
    <w:rsid w:val="00A8134E"/>
    <w:rsid w:val="00A816AC"/>
    <w:rsid w:val="00A81729"/>
    <w:rsid w:val="00A81C01"/>
    <w:rsid w:val="00A82797"/>
    <w:rsid w:val="00A83C3A"/>
    <w:rsid w:val="00A84065"/>
    <w:rsid w:val="00A84388"/>
    <w:rsid w:val="00A86148"/>
    <w:rsid w:val="00A86205"/>
    <w:rsid w:val="00A86237"/>
    <w:rsid w:val="00A8646F"/>
    <w:rsid w:val="00A86CBA"/>
    <w:rsid w:val="00A872FB"/>
    <w:rsid w:val="00A87BFE"/>
    <w:rsid w:val="00A87E89"/>
    <w:rsid w:val="00A902B7"/>
    <w:rsid w:val="00A908AF"/>
    <w:rsid w:val="00A919D7"/>
    <w:rsid w:val="00A91D92"/>
    <w:rsid w:val="00A93356"/>
    <w:rsid w:val="00A9362A"/>
    <w:rsid w:val="00A93FA5"/>
    <w:rsid w:val="00A95A97"/>
    <w:rsid w:val="00A960F1"/>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1EEC"/>
    <w:rsid w:val="00AC323B"/>
    <w:rsid w:val="00AC3B95"/>
    <w:rsid w:val="00AC5235"/>
    <w:rsid w:val="00AC53CD"/>
    <w:rsid w:val="00AC5694"/>
    <w:rsid w:val="00AC64E3"/>
    <w:rsid w:val="00AC7089"/>
    <w:rsid w:val="00AC721D"/>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6C58"/>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6DC"/>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0E71"/>
    <w:rsid w:val="00C111BD"/>
    <w:rsid w:val="00C11A36"/>
    <w:rsid w:val="00C11B3F"/>
    <w:rsid w:val="00C137D8"/>
    <w:rsid w:val="00C15586"/>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400"/>
    <w:rsid w:val="00D27BA4"/>
    <w:rsid w:val="00D27D36"/>
    <w:rsid w:val="00D27FC1"/>
    <w:rsid w:val="00D305F4"/>
    <w:rsid w:val="00D30869"/>
    <w:rsid w:val="00D316AB"/>
    <w:rsid w:val="00D31AC3"/>
    <w:rsid w:val="00D32E11"/>
    <w:rsid w:val="00D34152"/>
    <w:rsid w:val="00D34206"/>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55B"/>
    <w:rsid w:val="00DC06F6"/>
    <w:rsid w:val="00DC077B"/>
    <w:rsid w:val="00DC147D"/>
    <w:rsid w:val="00DC1A3C"/>
    <w:rsid w:val="00DC205C"/>
    <w:rsid w:val="00DC20F6"/>
    <w:rsid w:val="00DC2A4B"/>
    <w:rsid w:val="00DC31A8"/>
    <w:rsid w:val="00DC35B7"/>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5D6C"/>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98"/>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20FF"/>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090"/>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15A3"/>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00B"/>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374"/>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uiPriority w:val="99"/>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39522808">
      <w:bodyDiv w:val="1"/>
      <w:marLeft w:val="0"/>
      <w:marRight w:val="0"/>
      <w:marTop w:val="0"/>
      <w:marBottom w:val="0"/>
      <w:divBdr>
        <w:top w:val="none" w:sz="0" w:space="0" w:color="auto"/>
        <w:left w:val="none" w:sz="0" w:space="0" w:color="auto"/>
        <w:bottom w:val="none" w:sz="0" w:space="0" w:color="auto"/>
        <w:right w:val="none" w:sz="0" w:space="0" w:color="auto"/>
      </w:divBdr>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466406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69691871">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3431251">
      <w:bodyDiv w:val="1"/>
      <w:marLeft w:val="0"/>
      <w:marRight w:val="0"/>
      <w:marTop w:val="0"/>
      <w:marBottom w:val="0"/>
      <w:divBdr>
        <w:top w:val="none" w:sz="0" w:space="0" w:color="auto"/>
        <w:left w:val="none" w:sz="0" w:space="0" w:color="auto"/>
        <w:bottom w:val="none" w:sz="0" w:space="0" w:color="auto"/>
        <w:right w:val="none" w:sz="0" w:space="0" w:color="auto"/>
      </w:divBdr>
      <w:divsChild>
        <w:div w:id="186875725">
          <w:marLeft w:val="480"/>
          <w:marRight w:val="0"/>
          <w:marTop w:val="0"/>
          <w:marBottom w:val="0"/>
          <w:divBdr>
            <w:top w:val="none" w:sz="0" w:space="0" w:color="auto"/>
            <w:left w:val="none" w:sz="0" w:space="0" w:color="auto"/>
            <w:bottom w:val="none" w:sz="0" w:space="0" w:color="auto"/>
            <w:right w:val="none" w:sz="0" w:space="0" w:color="auto"/>
          </w:divBdr>
        </w:div>
        <w:div w:id="1617101763">
          <w:marLeft w:val="480"/>
          <w:marRight w:val="0"/>
          <w:marTop w:val="0"/>
          <w:marBottom w:val="0"/>
          <w:divBdr>
            <w:top w:val="none" w:sz="0" w:space="0" w:color="auto"/>
            <w:left w:val="none" w:sz="0" w:space="0" w:color="auto"/>
            <w:bottom w:val="none" w:sz="0" w:space="0" w:color="auto"/>
            <w:right w:val="none" w:sz="0" w:space="0" w:color="auto"/>
          </w:divBdr>
        </w:div>
        <w:div w:id="1582178881">
          <w:marLeft w:val="480"/>
          <w:marRight w:val="0"/>
          <w:marTop w:val="0"/>
          <w:marBottom w:val="0"/>
          <w:divBdr>
            <w:top w:val="none" w:sz="0" w:space="0" w:color="auto"/>
            <w:left w:val="none" w:sz="0" w:space="0" w:color="auto"/>
            <w:bottom w:val="none" w:sz="0" w:space="0" w:color="auto"/>
            <w:right w:val="none" w:sz="0" w:space="0" w:color="auto"/>
          </w:divBdr>
        </w:div>
        <w:div w:id="654458948">
          <w:marLeft w:val="480"/>
          <w:marRight w:val="0"/>
          <w:marTop w:val="0"/>
          <w:marBottom w:val="0"/>
          <w:divBdr>
            <w:top w:val="none" w:sz="0" w:space="0" w:color="auto"/>
            <w:left w:val="none" w:sz="0" w:space="0" w:color="auto"/>
            <w:bottom w:val="none" w:sz="0" w:space="0" w:color="auto"/>
            <w:right w:val="none" w:sz="0" w:space="0" w:color="auto"/>
          </w:divBdr>
        </w:div>
        <w:div w:id="75788989">
          <w:marLeft w:val="480"/>
          <w:marRight w:val="0"/>
          <w:marTop w:val="0"/>
          <w:marBottom w:val="0"/>
          <w:divBdr>
            <w:top w:val="none" w:sz="0" w:space="0" w:color="auto"/>
            <w:left w:val="none" w:sz="0" w:space="0" w:color="auto"/>
            <w:bottom w:val="none" w:sz="0" w:space="0" w:color="auto"/>
            <w:right w:val="none" w:sz="0" w:space="0" w:color="auto"/>
          </w:divBdr>
        </w:div>
        <w:div w:id="1638414544">
          <w:marLeft w:val="480"/>
          <w:marRight w:val="0"/>
          <w:marTop w:val="0"/>
          <w:marBottom w:val="0"/>
          <w:divBdr>
            <w:top w:val="none" w:sz="0" w:space="0" w:color="auto"/>
            <w:left w:val="none" w:sz="0" w:space="0" w:color="auto"/>
            <w:bottom w:val="none" w:sz="0" w:space="0" w:color="auto"/>
            <w:right w:val="none" w:sz="0" w:space="0" w:color="auto"/>
          </w:divBdr>
        </w:div>
        <w:div w:id="691423429">
          <w:marLeft w:val="480"/>
          <w:marRight w:val="0"/>
          <w:marTop w:val="0"/>
          <w:marBottom w:val="0"/>
          <w:divBdr>
            <w:top w:val="none" w:sz="0" w:space="0" w:color="auto"/>
            <w:left w:val="none" w:sz="0" w:space="0" w:color="auto"/>
            <w:bottom w:val="none" w:sz="0" w:space="0" w:color="auto"/>
            <w:right w:val="none" w:sz="0" w:space="0" w:color="auto"/>
          </w:divBdr>
        </w:div>
        <w:div w:id="1156147802">
          <w:marLeft w:val="480"/>
          <w:marRight w:val="0"/>
          <w:marTop w:val="0"/>
          <w:marBottom w:val="0"/>
          <w:divBdr>
            <w:top w:val="none" w:sz="0" w:space="0" w:color="auto"/>
            <w:left w:val="none" w:sz="0" w:space="0" w:color="auto"/>
            <w:bottom w:val="none" w:sz="0" w:space="0" w:color="auto"/>
            <w:right w:val="none" w:sz="0" w:space="0" w:color="auto"/>
          </w:divBdr>
        </w:div>
        <w:div w:id="604583045">
          <w:marLeft w:val="480"/>
          <w:marRight w:val="0"/>
          <w:marTop w:val="0"/>
          <w:marBottom w:val="0"/>
          <w:divBdr>
            <w:top w:val="none" w:sz="0" w:space="0" w:color="auto"/>
            <w:left w:val="none" w:sz="0" w:space="0" w:color="auto"/>
            <w:bottom w:val="none" w:sz="0" w:space="0" w:color="auto"/>
            <w:right w:val="none" w:sz="0" w:space="0" w:color="auto"/>
          </w:divBdr>
        </w:div>
        <w:div w:id="1820422042">
          <w:marLeft w:val="480"/>
          <w:marRight w:val="0"/>
          <w:marTop w:val="0"/>
          <w:marBottom w:val="0"/>
          <w:divBdr>
            <w:top w:val="none" w:sz="0" w:space="0" w:color="auto"/>
            <w:left w:val="none" w:sz="0" w:space="0" w:color="auto"/>
            <w:bottom w:val="none" w:sz="0" w:space="0" w:color="auto"/>
            <w:right w:val="none" w:sz="0" w:space="0" w:color="auto"/>
          </w:divBdr>
        </w:div>
        <w:div w:id="282882617">
          <w:marLeft w:val="480"/>
          <w:marRight w:val="0"/>
          <w:marTop w:val="0"/>
          <w:marBottom w:val="0"/>
          <w:divBdr>
            <w:top w:val="none" w:sz="0" w:space="0" w:color="auto"/>
            <w:left w:val="none" w:sz="0" w:space="0" w:color="auto"/>
            <w:bottom w:val="none" w:sz="0" w:space="0" w:color="auto"/>
            <w:right w:val="none" w:sz="0" w:space="0" w:color="auto"/>
          </w:divBdr>
        </w:div>
        <w:div w:id="595675884">
          <w:marLeft w:val="480"/>
          <w:marRight w:val="0"/>
          <w:marTop w:val="0"/>
          <w:marBottom w:val="0"/>
          <w:divBdr>
            <w:top w:val="none" w:sz="0" w:space="0" w:color="auto"/>
            <w:left w:val="none" w:sz="0" w:space="0" w:color="auto"/>
            <w:bottom w:val="none" w:sz="0" w:space="0" w:color="auto"/>
            <w:right w:val="none" w:sz="0" w:space="0" w:color="auto"/>
          </w:divBdr>
        </w:div>
        <w:div w:id="1659573153">
          <w:marLeft w:val="480"/>
          <w:marRight w:val="0"/>
          <w:marTop w:val="0"/>
          <w:marBottom w:val="0"/>
          <w:divBdr>
            <w:top w:val="none" w:sz="0" w:space="0" w:color="auto"/>
            <w:left w:val="none" w:sz="0" w:space="0" w:color="auto"/>
            <w:bottom w:val="none" w:sz="0" w:space="0" w:color="auto"/>
            <w:right w:val="none" w:sz="0" w:space="0" w:color="auto"/>
          </w:divBdr>
        </w:div>
        <w:div w:id="548343000">
          <w:marLeft w:val="480"/>
          <w:marRight w:val="0"/>
          <w:marTop w:val="0"/>
          <w:marBottom w:val="0"/>
          <w:divBdr>
            <w:top w:val="none" w:sz="0" w:space="0" w:color="auto"/>
            <w:left w:val="none" w:sz="0" w:space="0" w:color="auto"/>
            <w:bottom w:val="none" w:sz="0" w:space="0" w:color="auto"/>
            <w:right w:val="none" w:sz="0" w:space="0" w:color="auto"/>
          </w:divBdr>
        </w:div>
        <w:div w:id="1271282414">
          <w:marLeft w:val="480"/>
          <w:marRight w:val="0"/>
          <w:marTop w:val="0"/>
          <w:marBottom w:val="0"/>
          <w:divBdr>
            <w:top w:val="none" w:sz="0" w:space="0" w:color="auto"/>
            <w:left w:val="none" w:sz="0" w:space="0" w:color="auto"/>
            <w:bottom w:val="none" w:sz="0" w:space="0" w:color="auto"/>
            <w:right w:val="none" w:sz="0" w:space="0" w:color="auto"/>
          </w:divBdr>
        </w:div>
        <w:div w:id="1284077563">
          <w:marLeft w:val="480"/>
          <w:marRight w:val="0"/>
          <w:marTop w:val="0"/>
          <w:marBottom w:val="0"/>
          <w:divBdr>
            <w:top w:val="none" w:sz="0" w:space="0" w:color="auto"/>
            <w:left w:val="none" w:sz="0" w:space="0" w:color="auto"/>
            <w:bottom w:val="none" w:sz="0" w:space="0" w:color="auto"/>
            <w:right w:val="none" w:sz="0" w:space="0" w:color="auto"/>
          </w:divBdr>
        </w:div>
        <w:div w:id="1909457193">
          <w:marLeft w:val="480"/>
          <w:marRight w:val="0"/>
          <w:marTop w:val="0"/>
          <w:marBottom w:val="0"/>
          <w:divBdr>
            <w:top w:val="none" w:sz="0" w:space="0" w:color="auto"/>
            <w:left w:val="none" w:sz="0" w:space="0" w:color="auto"/>
            <w:bottom w:val="none" w:sz="0" w:space="0" w:color="auto"/>
            <w:right w:val="none" w:sz="0" w:space="0" w:color="auto"/>
          </w:divBdr>
        </w:div>
        <w:div w:id="132648689">
          <w:marLeft w:val="480"/>
          <w:marRight w:val="0"/>
          <w:marTop w:val="0"/>
          <w:marBottom w:val="0"/>
          <w:divBdr>
            <w:top w:val="none" w:sz="0" w:space="0" w:color="auto"/>
            <w:left w:val="none" w:sz="0" w:space="0" w:color="auto"/>
            <w:bottom w:val="none" w:sz="0" w:space="0" w:color="auto"/>
            <w:right w:val="none" w:sz="0" w:space="0" w:color="auto"/>
          </w:divBdr>
        </w:div>
        <w:div w:id="788816237">
          <w:marLeft w:val="480"/>
          <w:marRight w:val="0"/>
          <w:marTop w:val="0"/>
          <w:marBottom w:val="0"/>
          <w:divBdr>
            <w:top w:val="none" w:sz="0" w:space="0" w:color="auto"/>
            <w:left w:val="none" w:sz="0" w:space="0" w:color="auto"/>
            <w:bottom w:val="none" w:sz="0" w:space="0" w:color="auto"/>
            <w:right w:val="none" w:sz="0" w:space="0" w:color="auto"/>
          </w:divBdr>
        </w:div>
        <w:div w:id="706175692">
          <w:marLeft w:val="480"/>
          <w:marRight w:val="0"/>
          <w:marTop w:val="0"/>
          <w:marBottom w:val="0"/>
          <w:divBdr>
            <w:top w:val="none" w:sz="0" w:space="0" w:color="auto"/>
            <w:left w:val="none" w:sz="0" w:space="0" w:color="auto"/>
            <w:bottom w:val="none" w:sz="0" w:space="0" w:color="auto"/>
            <w:right w:val="none" w:sz="0" w:space="0" w:color="auto"/>
          </w:divBdr>
        </w:div>
        <w:div w:id="1473672136">
          <w:marLeft w:val="480"/>
          <w:marRight w:val="0"/>
          <w:marTop w:val="0"/>
          <w:marBottom w:val="0"/>
          <w:divBdr>
            <w:top w:val="none" w:sz="0" w:space="0" w:color="auto"/>
            <w:left w:val="none" w:sz="0" w:space="0" w:color="auto"/>
            <w:bottom w:val="none" w:sz="0" w:space="0" w:color="auto"/>
            <w:right w:val="none" w:sz="0" w:space="0" w:color="auto"/>
          </w:divBdr>
        </w:div>
        <w:div w:id="1914192952">
          <w:marLeft w:val="480"/>
          <w:marRight w:val="0"/>
          <w:marTop w:val="0"/>
          <w:marBottom w:val="0"/>
          <w:divBdr>
            <w:top w:val="none" w:sz="0" w:space="0" w:color="auto"/>
            <w:left w:val="none" w:sz="0" w:space="0" w:color="auto"/>
            <w:bottom w:val="none" w:sz="0" w:space="0" w:color="auto"/>
            <w:right w:val="none" w:sz="0" w:space="0" w:color="auto"/>
          </w:divBdr>
        </w:div>
        <w:div w:id="1087069043">
          <w:marLeft w:val="480"/>
          <w:marRight w:val="0"/>
          <w:marTop w:val="0"/>
          <w:marBottom w:val="0"/>
          <w:divBdr>
            <w:top w:val="none" w:sz="0" w:space="0" w:color="auto"/>
            <w:left w:val="none" w:sz="0" w:space="0" w:color="auto"/>
            <w:bottom w:val="none" w:sz="0" w:space="0" w:color="auto"/>
            <w:right w:val="none" w:sz="0" w:space="0" w:color="auto"/>
          </w:divBdr>
        </w:div>
        <w:div w:id="2042851173">
          <w:marLeft w:val="480"/>
          <w:marRight w:val="0"/>
          <w:marTop w:val="0"/>
          <w:marBottom w:val="0"/>
          <w:divBdr>
            <w:top w:val="none" w:sz="0" w:space="0" w:color="auto"/>
            <w:left w:val="none" w:sz="0" w:space="0" w:color="auto"/>
            <w:bottom w:val="none" w:sz="0" w:space="0" w:color="auto"/>
            <w:right w:val="none" w:sz="0" w:space="0" w:color="auto"/>
          </w:divBdr>
        </w:div>
        <w:div w:id="201334763">
          <w:marLeft w:val="480"/>
          <w:marRight w:val="0"/>
          <w:marTop w:val="0"/>
          <w:marBottom w:val="0"/>
          <w:divBdr>
            <w:top w:val="none" w:sz="0" w:space="0" w:color="auto"/>
            <w:left w:val="none" w:sz="0" w:space="0" w:color="auto"/>
            <w:bottom w:val="none" w:sz="0" w:space="0" w:color="auto"/>
            <w:right w:val="none" w:sz="0" w:space="0" w:color="auto"/>
          </w:divBdr>
        </w:div>
        <w:div w:id="123087664">
          <w:marLeft w:val="480"/>
          <w:marRight w:val="0"/>
          <w:marTop w:val="0"/>
          <w:marBottom w:val="0"/>
          <w:divBdr>
            <w:top w:val="none" w:sz="0" w:space="0" w:color="auto"/>
            <w:left w:val="none" w:sz="0" w:space="0" w:color="auto"/>
            <w:bottom w:val="none" w:sz="0" w:space="0" w:color="auto"/>
            <w:right w:val="none" w:sz="0" w:space="0" w:color="auto"/>
          </w:divBdr>
        </w:div>
        <w:div w:id="1579366755">
          <w:marLeft w:val="480"/>
          <w:marRight w:val="0"/>
          <w:marTop w:val="0"/>
          <w:marBottom w:val="0"/>
          <w:divBdr>
            <w:top w:val="none" w:sz="0" w:space="0" w:color="auto"/>
            <w:left w:val="none" w:sz="0" w:space="0" w:color="auto"/>
            <w:bottom w:val="none" w:sz="0" w:space="0" w:color="auto"/>
            <w:right w:val="none" w:sz="0" w:space="0" w:color="auto"/>
          </w:divBdr>
        </w:div>
        <w:div w:id="539561656">
          <w:marLeft w:val="480"/>
          <w:marRight w:val="0"/>
          <w:marTop w:val="0"/>
          <w:marBottom w:val="0"/>
          <w:divBdr>
            <w:top w:val="none" w:sz="0" w:space="0" w:color="auto"/>
            <w:left w:val="none" w:sz="0" w:space="0" w:color="auto"/>
            <w:bottom w:val="none" w:sz="0" w:space="0" w:color="auto"/>
            <w:right w:val="none" w:sz="0" w:space="0" w:color="auto"/>
          </w:divBdr>
        </w:div>
        <w:div w:id="1075009802">
          <w:marLeft w:val="480"/>
          <w:marRight w:val="0"/>
          <w:marTop w:val="0"/>
          <w:marBottom w:val="0"/>
          <w:divBdr>
            <w:top w:val="none" w:sz="0" w:space="0" w:color="auto"/>
            <w:left w:val="none" w:sz="0" w:space="0" w:color="auto"/>
            <w:bottom w:val="none" w:sz="0" w:space="0" w:color="auto"/>
            <w:right w:val="none" w:sz="0" w:space="0" w:color="auto"/>
          </w:divBdr>
        </w:div>
        <w:div w:id="1772507556">
          <w:marLeft w:val="480"/>
          <w:marRight w:val="0"/>
          <w:marTop w:val="0"/>
          <w:marBottom w:val="0"/>
          <w:divBdr>
            <w:top w:val="none" w:sz="0" w:space="0" w:color="auto"/>
            <w:left w:val="none" w:sz="0" w:space="0" w:color="auto"/>
            <w:bottom w:val="none" w:sz="0" w:space="0" w:color="auto"/>
            <w:right w:val="none" w:sz="0" w:space="0" w:color="auto"/>
          </w:divBdr>
        </w:div>
        <w:div w:id="259685824">
          <w:marLeft w:val="480"/>
          <w:marRight w:val="0"/>
          <w:marTop w:val="0"/>
          <w:marBottom w:val="0"/>
          <w:divBdr>
            <w:top w:val="none" w:sz="0" w:space="0" w:color="auto"/>
            <w:left w:val="none" w:sz="0" w:space="0" w:color="auto"/>
            <w:bottom w:val="none" w:sz="0" w:space="0" w:color="auto"/>
            <w:right w:val="none" w:sz="0" w:space="0" w:color="auto"/>
          </w:divBdr>
        </w:div>
        <w:div w:id="1744983538">
          <w:marLeft w:val="480"/>
          <w:marRight w:val="0"/>
          <w:marTop w:val="0"/>
          <w:marBottom w:val="0"/>
          <w:divBdr>
            <w:top w:val="none" w:sz="0" w:space="0" w:color="auto"/>
            <w:left w:val="none" w:sz="0" w:space="0" w:color="auto"/>
            <w:bottom w:val="none" w:sz="0" w:space="0" w:color="auto"/>
            <w:right w:val="none" w:sz="0" w:space="0" w:color="auto"/>
          </w:divBdr>
        </w:div>
        <w:div w:id="1008409735">
          <w:marLeft w:val="480"/>
          <w:marRight w:val="0"/>
          <w:marTop w:val="0"/>
          <w:marBottom w:val="0"/>
          <w:divBdr>
            <w:top w:val="none" w:sz="0" w:space="0" w:color="auto"/>
            <w:left w:val="none" w:sz="0" w:space="0" w:color="auto"/>
            <w:bottom w:val="none" w:sz="0" w:space="0" w:color="auto"/>
            <w:right w:val="none" w:sz="0" w:space="0" w:color="auto"/>
          </w:divBdr>
        </w:div>
        <w:div w:id="1955095749">
          <w:marLeft w:val="480"/>
          <w:marRight w:val="0"/>
          <w:marTop w:val="0"/>
          <w:marBottom w:val="0"/>
          <w:divBdr>
            <w:top w:val="none" w:sz="0" w:space="0" w:color="auto"/>
            <w:left w:val="none" w:sz="0" w:space="0" w:color="auto"/>
            <w:bottom w:val="none" w:sz="0" w:space="0" w:color="auto"/>
            <w:right w:val="none" w:sz="0" w:space="0" w:color="auto"/>
          </w:divBdr>
        </w:div>
        <w:div w:id="175928706">
          <w:marLeft w:val="480"/>
          <w:marRight w:val="0"/>
          <w:marTop w:val="0"/>
          <w:marBottom w:val="0"/>
          <w:divBdr>
            <w:top w:val="none" w:sz="0" w:space="0" w:color="auto"/>
            <w:left w:val="none" w:sz="0" w:space="0" w:color="auto"/>
            <w:bottom w:val="none" w:sz="0" w:space="0" w:color="auto"/>
            <w:right w:val="none" w:sz="0" w:space="0" w:color="auto"/>
          </w:divBdr>
        </w:div>
        <w:div w:id="968390563">
          <w:marLeft w:val="480"/>
          <w:marRight w:val="0"/>
          <w:marTop w:val="0"/>
          <w:marBottom w:val="0"/>
          <w:divBdr>
            <w:top w:val="none" w:sz="0" w:space="0" w:color="auto"/>
            <w:left w:val="none" w:sz="0" w:space="0" w:color="auto"/>
            <w:bottom w:val="none" w:sz="0" w:space="0" w:color="auto"/>
            <w:right w:val="none" w:sz="0" w:space="0" w:color="auto"/>
          </w:divBdr>
        </w:div>
        <w:div w:id="1340352819">
          <w:marLeft w:val="480"/>
          <w:marRight w:val="0"/>
          <w:marTop w:val="0"/>
          <w:marBottom w:val="0"/>
          <w:divBdr>
            <w:top w:val="none" w:sz="0" w:space="0" w:color="auto"/>
            <w:left w:val="none" w:sz="0" w:space="0" w:color="auto"/>
            <w:bottom w:val="none" w:sz="0" w:space="0" w:color="auto"/>
            <w:right w:val="none" w:sz="0" w:space="0" w:color="auto"/>
          </w:divBdr>
        </w:div>
        <w:div w:id="547382350">
          <w:marLeft w:val="480"/>
          <w:marRight w:val="0"/>
          <w:marTop w:val="0"/>
          <w:marBottom w:val="0"/>
          <w:divBdr>
            <w:top w:val="none" w:sz="0" w:space="0" w:color="auto"/>
            <w:left w:val="none" w:sz="0" w:space="0" w:color="auto"/>
            <w:bottom w:val="none" w:sz="0" w:space="0" w:color="auto"/>
            <w:right w:val="none" w:sz="0" w:space="0" w:color="auto"/>
          </w:divBdr>
        </w:div>
        <w:div w:id="413819189">
          <w:marLeft w:val="480"/>
          <w:marRight w:val="0"/>
          <w:marTop w:val="0"/>
          <w:marBottom w:val="0"/>
          <w:divBdr>
            <w:top w:val="none" w:sz="0" w:space="0" w:color="auto"/>
            <w:left w:val="none" w:sz="0" w:space="0" w:color="auto"/>
            <w:bottom w:val="none" w:sz="0" w:space="0" w:color="auto"/>
            <w:right w:val="none" w:sz="0" w:space="0" w:color="auto"/>
          </w:divBdr>
        </w:div>
        <w:div w:id="1556772401">
          <w:marLeft w:val="480"/>
          <w:marRight w:val="0"/>
          <w:marTop w:val="0"/>
          <w:marBottom w:val="0"/>
          <w:divBdr>
            <w:top w:val="none" w:sz="0" w:space="0" w:color="auto"/>
            <w:left w:val="none" w:sz="0" w:space="0" w:color="auto"/>
            <w:bottom w:val="none" w:sz="0" w:space="0" w:color="auto"/>
            <w:right w:val="none" w:sz="0" w:space="0" w:color="auto"/>
          </w:divBdr>
        </w:div>
        <w:div w:id="1739010316">
          <w:marLeft w:val="480"/>
          <w:marRight w:val="0"/>
          <w:marTop w:val="0"/>
          <w:marBottom w:val="0"/>
          <w:divBdr>
            <w:top w:val="none" w:sz="0" w:space="0" w:color="auto"/>
            <w:left w:val="none" w:sz="0" w:space="0" w:color="auto"/>
            <w:bottom w:val="none" w:sz="0" w:space="0" w:color="auto"/>
            <w:right w:val="none" w:sz="0" w:space="0" w:color="auto"/>
          </w:divBdr>
        </w:div>
        <w:div w:id="1020080613">
          <w:marLeft w:val="480"/>
          <w:marRight w:val="0"/>
          <w:marTop w:val="0"/>
          <w:marBottom w:val="0"/>
          <w:divBdr>
            <w:top w:val="none" w:sz="0" w:space="0" w:color="auto"/>
            <w:left w:val="none" w:sz="0" w:space="0" w:color="auto"/>
            <w:bottom w:val="none" w:sz="0" w:space="0" w:color="auto"/>
            <w:right w:val="none" w:sz="0" w:space="0" w:color="auto"/>
          </w:divBdr>
        </w:div>
        <w:div w:id="943226824">
          <w:marLeft w:val="480"/>
          <w:marRight w:val="0"/>
          <w:marTop w:val="0"/>
          <w:marBottom w:val="0"/>
          <w:divBdr>
            <w:top w:val="none" w:sz="0" w:space="0" w:color="auto"/>
            <w:left w:val="none" w:sz="0" w:space="0" w:color="auto"/>
            <w:bottom w:val="none" w:sz="0" w:space="0" w:color="auto"/>
            <w:right w:val="none" w:sz="0" w:space="0" w:color="auto"/>
          </w:divBdr>
        </w:div>
        <w:div w:id="1163356910">
          <w:marLeft w:val="480"/>
          <w:marRight w:val="0"/>
          <w:marTop w:val="0"/>
          <w:marBottom w:val="0"/>
          <w:divBdr>
            <w:top w:val="none" w:sz="0" w:space="0" w:color="auto"/>
            <w:left w:val="none" w:sz="0" w:space="0" w:color="auto"/>
            <w:bottom w:val="none" w:sz="0" w:space="0" w:color="auto"/>
            <w:right w:val="none" w:sz="0" w:space="0" w:color="auto"/>
          </w:divBdr>
        </w:div>
        <w:div w:id="1690834089">
          <w:marLeft w:val="480"/>
          <w:marRight w:val="0"/>
          <w:marTop w:val="0"/>
          <w:marBottom w:val="0"/>
          <w:divBdr>
            <w:top w:val="none" w:sz="0" w:space="0" w:color="auto"/>
            <w:left w:val="none" w:sz="0" w:space="0" w:color="auto"/>
            <w:bottom w:val="none" w:sz="0" w:space="0" w:color="auto"/>
            <w:right w:val="none" w:sz="0" w:space="0" w:color="auto"/>
          </w:divBdr>
        </w:div>
        <w:div w:id="417137892">
          <w:marLeft w:val="480"/>
          <w:marRight w:val="0"/>
          <w:marTop w:val="0"/>
          <w:marBottom w:val="0"/>
          <w:divBdr>
            <w:top w:val="none" w:sz="0" w:space="0" w:color="auto"/>
            <w:left w:val="none" w:sz="0" w:space="0" w:color="auto"/>
            <w:bottom w:val="none" w:sz="0" w:space="0" w:color="auto"/>
            <w:right w:val="none" w:sz="0" w:space="0" w:color="auto"/>
          </w:divBdr>
        </w:div>
        <w:div w:id="585843208">
          <w:marLeft w:val="480"/>
          <w:marRight w:val="0"/>
          <w:marTop w:val="0"/>
          <w:marBottom w:val="0"/>
          <w:divBdr>
            <w:top w:val="none" w:sz="0" w:space="0" w:color="auto"/>
            <w:left w:val="none" w:sz="0" w:space="0" w:color="auto"/>
            <w:bottom w:val="none" w:sz="0" w:space="0" w:color="auto"/>
            <w:right w:val="none" w:sz="0" w:space="0" w:color="auto"/>
          </w:divBdr>
        </w:div>
        <w:div w:id="1153251039">
          <w:marLeft w:val="480"/>
          <w:marRight w:val="0"/>
          <w:marTop w:val="0"/>
          <w:marBottom w:val="0"/>
          <w:divBdr>
            <w:top w:val="none" w:sz="0" w:space="0" w:color="auto"/>
            <w:left w:val="none" w:sz="0" w:space="0" w:color="auto"/>
            <w:bottom w:val="none" w:sz="0" w:space="0" w:color="auto"/>
            <w:right w:val="none" w:sz="0" w:space="0" w:color="auto"/>
          </w:divBdr>
        </w:div>
        <w:div w:id="287126456">
          <w:marLeft w:val="480"/>
          <w:marRight w:val="0"/>
          <w:marTop w:val="0"/>
          <w:marBottom w:val="0"/>
          <w:divBdr>
            <w:top w:val="none" w:sz="0" w:space="0" w:color="auto"/>
            <w:left w:val="none" w:sz="0" w:space="0" w:color="auto"/>
            <w:bottom w:val="none" w:sz="0" w:space="0" w:color="auto"/>
            <w:right w:val="none" w:sz="0" w:space="0" w:color="auto"/>
          </w:divBdr>
        </w:div>
        <w:div w:id="842554259">
          <w:marLeft w:val="480"/>
          <w:marRight w:val="0"/>
          <w:marTop w:val="0"/>
          <w:marBottom w:val="0"/>
          <w:divBdr>
            <w:top w:val="none" w:sz="0" w:space="0" w:color="auto"/>
            <w:left w:val="none" w:sz="0" w:space="0" w:color="auto"/>
            <w:bottom w:val="none" w:sz="0" w:space="0" w:color="auto"/>
            <w:right w:val="none" w:sz="0" w:space="0" w:color="auto"/>
          </w:divBdr>
        </w:div>
        <w:div w:id="692614194">
          <w:marLeft w:val="480"/>
          <w:marRight w:val="0"/>
          <w:marTop w:val="0"/>
          <w:marBottom w:val="0"/>
          <w:divBdr>
            <w:top w:val="none" w:sz="0" w:space="0" w:color="auto"/>
            <w:left w:val="none" w:sz="0" w:space="0" w:color="auto"/>
            <w:bottom w:val="none" w:sz="0" w:space="0" w:color="auto"/>
            <w:right w:val="none" w:sz="0" w:space="0" w:color="auto"/>
          </w:divBdr>
        </w:div>
        <w:div w:id="1272129525">
          <w:marLeft w:val="480"/>
          <w:marRight w:val="0"/>
          <w:marTop w:val="0"/>
          <w:marBottom w:val="0"/>
          <w:divBdr>
            <w:top w:val="none" w:sz="0" w:space="0" w:color="auto"/>
            <w:left w:val="none" w:sz="0" w:space="0" w:color="auto"/>
            <w:bottom w:val="none" w:sz="0" w:space="0" w:color="auto"/>
            <w:right w:val="none" w:sz="0" w:space="0" w:color="auto"/>
          </w:divBdr>
        </w:div>
        <w:div w:id="2027176548">
          <w:marLeft w:val="480"/>
          <w:marRight w:val="0"/>
          <w:marTop w:val="0"/>
          <w:marBottom w:val="0"/>
          <w:divBdr>
            <w:top w:val="none" w:sz="0" w:space="0" w:color="auto"/>
            <w:left w:val="none" w:sz="0" w:space="0" w:color="auto"/>
            <w:bottom w:val="none" w:sz="0" w:space="0" w:color="auto"/>
            <w:right w:val="none" w:sz="0" w:space="0" w:color="auto"/>
          </w:divBdr>
        </w:div>
        <w:div w:id="240677809">
          <w:marLeft w:val="480"/>
          <w:marRight w:val="0"/>
          <w:marTop w:val="0"/>
          <w:marBottom w:val="0"/>
          <w:divBdr>
            <w:top w:val="none" w:sz="0" w:space="0" w:color="auto"/>
            <w:left w:val="none" w:sz="0" w:space="0" w:color="auto"/>
            <w:bottom w:val="none" w:sz="0" w:space="0" w:color="auto"/>
            <w:right w:val="none" w:sz="0" w:space="0" w:color="auto"/>
          </w:divBdr>
        </w:div>
        <w:div w:id="2978471">
          <w:marLeft w:val="480"/>
          <w:marRight w:val="0"/>
          <w:marTop w:val="0"/>
          <w:marBottom w:val="0"/>
          <w:divBdr>
            <w:top w:val="none" w:sz="0" w:space="0" w:color="auto"/>
            <w:left w:val="none" w:sz="0" w:space="0" w:color="auto"/>
            <w:bottom w:val="none" w:sz="0" w:space="0" w:color="auto"/>
            <w:right w:val="none" w:sz="0" w:space="0" w:color="auto"/>
          </w:divBdr>
        </w:div>
        <w:div w:id="281232278">
          <w:marLeft w:val="480"/>
          <w:marRight w:val="0"/>
          <w:marTop w:val="0"/>
          <w:marBottom w:val="0"/>
          <w:divBdr>
            <w:top w:val="none" w:sz="0" w:space="0" w:color="auto"/>
            <w:left w:val="none" w:sz="0" w:space="0" w:color="auto"/>
            <w:bottom w:val="none" w:sz="0" w:space="0" w:color="auto"/>
            <w:right w:val="none" w:sz="0" w:space="0" w:color="auto"/>
          </w:divBdr>
        </w:div>
        <w:div w:id="1568805287">
          <w:marLeft w:val="480"/>
          <w:marRight w:val="0"/>
          <w:marTop w:val="0"/>
          <w:marBottom w:val="0"/>
          <w:divBdr>
            <w:top w:val="none" w:sz="0" w:space="0" w:color="auto"/>
            <w:left w:val="none" w:sz="0" w:space="0" w:color="auto"/>
            <w:bottom w:val="none" w:sz="0" w:space="0" w:color="auto"/>
            <w:right w:val="none" w:sz="0" w:space="0" w:color="auto"/>
          </w:divBdr>
        </w:div>
        <w:div w:id="1370455256">
          <w:marLeft w:val="480"/>
          <w:marRight w:val="0"/>
          <w:marTop w:val="0"/>
          <w:marBottom w:val="0"/>
          <w:divBdr>
            <w:top w:val="none" w:sz="0" w:space="0" w:color="auto"/>
            <w:left w:val="none" w:sz="0" w:space="0" w:color="auto"/>
            <w:bottom w:val="none" w:sz="0" w:space="0" w:color="auto"/>
            <w:right w:val="none" w:sz="0" w:space="0" w:color="auto"/>
          </w:divBdr>
        </w:div>
        <w:div w:id="120346846">
          <w:marLeft w:val="480"/>
          <w:marRight w:val="0"/>
          <w:marTop w:val="0"/>
          <w:marBottom w:val="0"/>
          <w:divBdr>
            <w:top w:val="none" w:sz="0" w:space="0" w:color="auto"/>
            <w:left w:val="none" w:sz="0" w:space="0" w:color="auto"/>
            <w:bottom w:val="none" w:sz="0" w:space="0" w:color="auto"/>
            <w:right w:val="none" w:sz="0" w:space="0" w:color="auto"/>
          </w:divBdr>
        </w:div>
        <w:div w:id="1590118987">
          <w:marLeft w:val="480"/>
          <w:marRight w:val="0"/>
          <w:marTop w:val="0"/>
          <w:marBottom w:val="0"/>
          <w:divBdr>
            <w:top w:val="none" w:sz="0" w:space="0" w:color="auto"/>
            <w:left w:val="none" w:sz="0" w:space="0" w:color="auto"/>
            <w:bottom w:val="none" w:sz="0" w:space="0" w:color="auto"/>
            <w:right w:val="none" w:sz="0" w:space="0" w:color="auto"/>
          </w:divBdr>
        </w:div>
        <w:div w:id="1146706067">
          <w:marLeft w:val="480"/>
          <w:marRight w:val="0"/>
          <w:marTop w:val="0"/>
          <w:marBottom w:val="0"/>
          <w:divBdr>
            <w:top w:val="none" w:sz="0" w:space="0" w:color="auto"/>
            <w:left w:val="none" w:sz="0" w:space="0" w:color="auto"/>
            <w:bottom w:val="none" w:sz="0" w:space="0" w:color="auto"/>
            <w:right w:val="none" w:sz="0" w:space="0" w:color="auto"/>
          </w:divBdr>
        </w:div>
        <w:div w:id="249969256">
          <w:marLeft w:val="480"/>
          <w:marRight w:val="0"/>
          <w:marTop w:val="0"/>
          <w:marBottom w:val="0"/>
          <w:divBdr>
            <w:top w:val="none" w:sz="0" w:space="0" w:color="auto"/>
            <w:left w:val="none" w:sz="0" w:space="0" w:color="auto"/>
            <w:bottom w:val="none" w:sz="0" w:space="0" w:color="auto"/>
            <w:right w:val="none" w:sz="0" w:space="0" w:color="auto"/>
          </w:divBdr>
        </w:div>
        <w:div w:id="1398699337">
          <w:marLeft w:val="480"/>
          <w:marRight w:val="0"/>
          <w:marTop w:val="0"/>
          <w:marBottom w:val="0"/>
          <w:divBdr>
            <w:top w:val="none" w:sz="0" w:space="0" w:color="auto"/>
            <w:left w:val="none" w:sz="0" w:space="0" w:color="auto"/>
            <w:bottom w:val="none" w:sz="0" w:space="0" w:color="auto"/>
            <w:right w:val="none" w:sz="0" w:space="0" w:color="auto"/>
          </w:divBdr>
        </w:div>
        <w:div w:id="237329010">
          <w:marLeft w:val="480"/>
          <w:marRight w:val="0"/>
          <w:marTop w:val="0"/>
          <w:marBottom w:val="0"/>
          <w:divBdr>
            <w:top w:val="none" w:sz="0" w:space="0" w:color="auto"/>
            <w:left w:val="none" w:sz="0" w:space="0" w:color="auto"/>
            <w:bottom w:val="none" w:sz="0" w:space="0" w:color="auto"/>
            <w:right w:val="none" w:sz="0" w:space="0" w:color="auto"/>
          </w:divBdr>
        </w:div>
        <w:div w:id="1854419272">
          <w:marLeft w:val="480"/>
          <w:marRight w:val="0"/>
          <w:marTop w:val="0"/>
          <w:marBottom w:val="0"/>
          <w:divBdr>
            <w:top w:val="none" w:sz="0" w:space="0" w:color="auto"/>
            <w:left w:val="none" w:sz="0" w:space="0" w:color="auto"/>
            <w:bottom w:val="none" w:sz="0" w:space="0" w:color="auto"/>
            <w:right w:val="none" w:sz="0" w:space="0" w:color="auto"/>
          </w:divBdr>
        </w:div>
        <w:div w:id="1042946082">
          <w:marLeft w:val="480"/>
          <w:marRight w:val="0"/>
          <w:marTop w:val="0"/>
          <w:marBottom w:val="0"/>
          <w:divBdr>
            <w:top w:val="none" w:sz="0" w:space="0" w:color="auto"/>
            <w:left w:val="none" w:sz="0" w:space="0" w:color="auto"/>
            <w:bottom w:val="none" w:sz="0" w:space="0" w:color="auto"/>
            <w:right w:val="none" w:sz="0" w:space="0" w:color="auto"/>
          </w:divBdr>
        </w:div>
        <w:div w:id="1878741460">
          <w:marLeft w:val="480"/>
          <w:marRight w:val="0"/>
          <w:marTop w:val="0"/>
          <w:marBottom w:val="0"/>
          <w:divBdr>
            <w:top w:val="none" w:sz="0" w:space="0" w:color="auto"/>
            <w:left w:val="none" w:sz="0" w:space="0" w:color="auto"/>
            <w:bottom w:val="none" w:sz="0" w:space="0" w:color="auto"/>
            <w:right w:val="none" w:sz="0" w:space="0" w:color="auto"/>
          </w:divBdr>
        </w:div>
        <w:div w:id="1338120033">
          <w:marLeft w:val="480"/>
          <w:marRight w:val="0"/>
          <w:marTop w:val="0"/>
          <w:marBottom w:val="0"/>
          <w:divBdr>
            <w:top w:val="none" w:sz="0" w:space="0" w:color="auto"/>
            <w:left w:val="none" w:sz="0" w:space="0" w:color="auto"/>
            <w:bottom w:val="none" w:sz="0" w:space="0" w:color="auto"/>
            <w:right w:val="none" w:sz="0" w:space="0" w:color="auto"/>
          </w:divBdr>
        </w:div>
        <w:div w:id="2093164990">
          <w:marLeft w:val="480"/>
          <w:marRight w:val="0"/>
          <w:marTop w:val="0"/>
          <w:marBottom w:val="0"/>
          <w:divBdr>
            <w:top w:val="none" w:sz="0" w:space="0" w:color="auto"/>
            <w:left w:val="none" w:sz="0" w:space="0" w:color="auto"/>
            <w:bottom w:val="none" w:sz="0" w:space="0" w:color="auto"/>
            <w:right w:val="none" w:sz="0" w:space="0" w:color="auto"/>
          </w:divBdr>
        </w:div>
        <w:div w:id="1876237319">
          <w:marLeft w:val="480"/>
          <w:marRight w:val="0"/>
          <w:marTop w:val="0"/>
          <w:marBottom w:val="0"/>
          <w:divBdr>
            <w:top w:val="none" w:sz="0" w:space="0" w:color="auto"/>
            <w:left w:val="none" w:sz="0" w:space="0" w:color="auto"/>
            <w:bottom w:val="none" w:sz="0" w:space="0" w:color="auto"/>
            <w:right w:val="none" w:sz="0" w:space="0" w:color="auto"/>
          </w:divBdr>
        </w:div>
        <w:div w:id="1287547808">
          <w:marLeft w:val="480"/>
          <w:marRight w:val="0"/>
          <w:marTop w:val="0"/>
          <w:marBottom w:val="0"/>
          <w:divBdr>
            <w:top w:val="none" w:sz="0" w:space="0" w:color="auto"/>
            <w:left w:val="none" w:sz="0" w:space="0" w:color="auto"/>
            <w:bottom w:val="none" w:sz="0" w:space="0" w:color="auto"/>
            <w:right w:val="none" w:sz="0" w:space="0" w:color="auto"/>
          </w:divBdr>
        </w:div>
        <w:div w:id="13582760">
          <w:marLeft w:val="480"/>
          <w:marRight w:val="0"/>
          <w:marTop w:val="0"/>
          <w:marBottom w:val="0"/>
          <w:divBdr>
            <w:top w:val="none" w:sz="0" w:space="0" w:color="auto"/>
            <w:left w:val="none" w:sz="0" w:space="0" w:color="auto"/>
            <w:bottom w:val="none" w:sz="0" w:space="0" w:color="auto"/>
            <w:right w:val="none" w:sz="0" w:space="0" w:color="auto"/>
          </w:divBdr>
        </w:div>
        <w:div w:id="1690254122">
          <w:marLeft w:val="480"/>
          <w:marRight w:val="0"/>
          <w:marTop w:val="0"/>
          <w:marBottom w:val="0"/>
          <w:divBdr>
            <w:top w:val="none" w:sz="0" w:space="0" w:color="auto"/>
            <w:left w:val="none" w:sz="0" w:space="0" w:color="auto"/>
            <w:bottom w:val="none" w:sz="0" w:space="0" w:color="auto"/>
            <w:right w:val="none" w:sz="0" w:space="0" w:color="auto"/>
          </w:divBdr>
        </w:div>
        <w:div w:id="1402868390">
          <w:marLeft w:val="480"/>
          <w:marRight w:val="0"/>
          <w:marTop w:val="0"/>
          <w:marBottom w:val="0"/>
          <w:divBdr>
            <w:top w:val="none" w:sz="0" w:space="0" w:color="auto"/>
            <w:left w:val="none" w:sz="0" w:space="0" w:color="auto"/>
            <w:bottom w:val="none" w:sz="0" w:space="0" w:color="auto"/>
            <w:right w:val="none" w:sz="0" w:space="0" w:color="auto"/>
          </w:divBdr>
        </w:div>
        <w:div w:id="1841655193">
          <w:marLeft w:val="480"/>
          <w:marRight w:val="0"/>
          <w:marTop w:val="0"/>
          <w:marBottom w:val="0"/>
          <w:divBdr>
            <w:top w:val="none" w:sz="0" w:space="0" w:color="auto"/>
            <w:left w:val="none" w:sz="0" w:space="0" w:color="auto"/>
            <w:bottom w:val="none" w:sz="0" w:space="0" w:color="auto"/>
            <w:right w:val="none" w:sz="0" w:space="0" w:color="auto"/>
          </w:divBdr>
        </w:div>
        <w:div w:id="939994141">
          <w:marLeft w:val="480"/>
          <w:marRight w:val="0"/>
          <w:marTop w:val="0"/>
          <w:marBottom w:val="0"/>
          <w:divBdr>
            <w:top w:val="none" w:sz="0" w:space="0" w:color="auto"/>
            <w:left w:val="none" w:sz="0" w:space="0" w:color="auto"/>
            <w:bottom w:val="none" w:sz="0" w:space="0" w:color="auto"/>
            <w:right w:val="none" w:sz="0" w:space="0" w:color="auto"/>
          </w:divBdr>
        </w:div>
        <w:div w:id="1858542627">
          <w:marLeft w:val="480"/>
          <w:marRight w:val="0"/>
          <w:marTop w:val="0"/>
          <w:marBottom w:val="0"/>
          <w:divBdr>
            <w:top w:val="none" w:sz="0" w:space="0" w:color="auto"/>
            <w:left w:val="none" w:sz="0" w:space="0" w:color="auto"/>
            <w:bottom w:val="none" w:sz="0" w:space="0" w:color="auto"/>
            <w:right w:val="none" w:sz="0" w:space="0" w:color="auto"/>
          </w:divBdr>
        </w:div>
      </w:divsChild>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98841337">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223514">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25972798">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0896212">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55514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6332501">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1692860">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3336532">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4231583">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3652397">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4151755">
      <w:bodyDiv w:val="1"/>
      <w:marLeft w:val="0"/>
      <w:marRight w:val="0"/>
      <w:marTop w:val="0"/>
      <w:marBottom w:val="0"/>
      <w:divBdr>
        <w:top w:val="none" w:sz="0" w:space="0" w:color="auto"/>
        <w:left w:val="none" w:sz="0" w:space="0" w:color="auto"/>
        <w:bottom w:val="none" w:sz="0" w:space="0" w:color="auto"/>
        <w:right w:val="none" w:sz="0" w:space="0" w:color="auto"/>
      </w:divBdr>
      <w:divsChild>
        <w:div w:id="1857425712">
          <w:marLeft w:val="480"/>
          <w:marRight w:val="0"/>
          <w:marTop w:val="0"/>
          <w:marBottom w:val="0"/>
          <w:divBdr>
            <w:top w:val="none" w:sz="0" w:space="0" w:color="auto"/>
            <w:left w:val="none" w:sz="0" w:space="0" w:color="auto"/>
            <w:bottom w:val="none" w:sz="0" w:space="0" w:color="auto"/>
            <w:right w:val="none" w:sz="0" w:space="0" w:color="auto"/>
          </w:divBdr>
        </w:div>
        <w:div w:id="2055425112">
          <w:marLeft w:val="480"/>
          <w:marRight w:val="0"/>
          <w:marTop w:val="0"/>
          <w:marBottom w:val="0"/>
          <w:divBdr>
            <w:top w:val="none" w:sz="0" w:space="0" w:color="auto"/>
            <w:left w:val="none" w:sz="0" w:space="0" w:color="auto"/>
            <w:bottom w:val="none" w:sz="0" w:space="0" w:color="auto"/>
            <w:right w:val="none" w:sz="0" w:space="0" w:color="auto"/>
          </w:divBdr>
        </w:div>
        <w:div w:id="1970282223">
          <w:marLeft w:val="480"/>
          <w:marRight w:val="0"/>
          <w:marTop w:val="0"/>
          <w:marBottom w:val="0"/>
          <w:divBdr>
            <w:top w:val="none" w:sz="0" w:space="0" w:color="auto"/>
            <w:left w:val="none" w:sz="0" w:space="0" w:color="auto"/>
            <w:bottom w:val="none" w:sz="0" w:space="0" w:color="auto"/>
            <w:right w:val="none" w:sz="0" w:space="0" w:color="auto"/>
          </w:divBdr>
        </w:div>
        <w:div w:id="1274438303">
          <w:marLeft w:val="480"/>
          <w:marRight w:val="0"/>
          <w:marTop w:val="0"/>
          <w:marBottom w:val="0"/>
          <w:divBdr>
            <w:top w:val="none" w:sz="0" w:space="0" w:color="auto"/>
            <w:left w:val="none" w:sz="0" w:space="0" w:color="auto"/>
            <w:bottom w:val="none" w:sz="0" w:space="0" w:color="auto"/>
            <w:right w:val="none" w:sz="0" w:space="0" w:color="auto"/>
          </w:divBdr>
        </w:div>
        <w:div w:id="35928902">
          <w:marLeft w:val="480"/>
          <w:marRight w:val="0"/>
          <w:marTop w:val="0"/>
          <w:marBottom w:val="0"/>
          <w:divBdr>
            <w:top w:val="none" w:sz="0" w:space="0" w:color="auto"/>
            <w:left w:val="none" w:sz="0" w:space="0" w:color="auto"/>
            <w:bottom w:val="none" w:sz="0" w:space="0" w:color="auto"/>
            <w:right w:val="none" w:sz="0" w:space="0" w:color="auto"/>
          </w:divBdr>
        </w:div>
        <w:div w:id="325864816">
          <w:marLeft w:val="480"/>
          <w:marRight w:val="0"/>
          <w:marTop w:val="0"/>
          <w:marBottom w:val="0"/>
          <w:divBdr>
            <w:top w:val="none" w:sz="0" w:space="0" w:color="auto"/>
            <w:left w:val="none" w:sz="0" w:space="0" w:color="auto"/>
            <w:bottom w:val="none" w:sz="0" w:space="0" w:color="auto"/>
            <w:right w:val="none" w:sz="0" w:space="0" w:color="auto"/>
          </w:divBdr>
        </w:div>
        <w:div w:id="1921670828">
          <w:marLeft w:val="480"/>
          <w:marRight w:val="0"/>
          <w:marTop w:val="0"/>
          <w:marBottom w:val="0"/>
          <w:divBdr>
            <w:top w:val="none" w:sz="0" w:space="0" w:color="auto"/>
            <w:left w:val="none" w:sz="0" w:space="0" w:color="auto"/>
            <w:bottom w:val="none" w:sz="0" w:space="0" w:color="auto"/>
            <w:right w:val="none" w:sz="0" w:space="0" w:color="auto"/>
          </w:divBdr>
        </w:div>
        <w:div w:id="288240490">
          <w:marLeft w:val="480"/>
          <w:marRight w:val="0"/>
          <w:marTop w:val="0"/>
          <w:marBottom w:val="0"/>
          <w:divBdr>
            <w:top w:val="none" w:sz="0" w:space="0" w:color="auto"/>
            <w:left w:val="none" w:sz="0" w:space="0" w:color="auto"/>
            <w:bottom w:val="none" w:sz="0" w:space="0" w:color="auto"/>
            <w:right w:val="none" w:sz="0" w:space="0" w:color="auto"/>
          </w:divBdr>
        </w:div>
        <w:div w:id="2115243210">
          <w:marLeft w:val="480"/>
          <w:marRight w:val="0"/>
          <w:marTop w:val="0"/>
          <w:marBottom w:val="0"/>
          <w:divBdr>
            <w:top w:val="none" w:sz="0" w:space="0" w:color="auto"/>
            <w:left w:val="none" w:sz="0" w:space="0" w:color="auto"/>
            <w:bottom w:val="none" w:sz="0" w:space="0" w:color="auto"/>
            <w:right w:val="none" w:sz="0" w:space="0" w:color="auto"/>
          </w:divBdr>
        </w:div>
        <w:div w:id="877623333">
          <w:marLeft w:val="480"/>
          <w:marRight w:val="0"/>
          <w:marTop w:val="0"/>
          <w:marBottom w:val="0"/>
          <w:divBdr>
            <w:top w:val="none" w:sz="0" w:space="0" w:color="auto"/>
            <w:left w:val="none" w:sz="0" w:space="0" w:color="auto"/>
            <w:bottom w:val="none" w:sz="0" w:space="0" w:color="auto"/>
            <w:right w:val="none" w:sz="0" w:space="0" w:color="auto"/>
          </w:divBdr>
        </w:div>
        <w:div w:id="1457484824">
          <w:marLeft w:val="480"/>
          <w:marRight w:val="0"/>
          <w:marTop w:val="0"/>
          <w:marBottom w:val="0"/>
          <w:divBdr>
            <w:top w:val="none" w:sz="0" w:space="0" w:color="auto"/>
            <w:left w:val="none" w:sz="0" w:space="0" w:color="auto"/>
            <w:bottom w:val="none" w:sz="0" w:space="0" w:color="auto"/>
            <w:right w:val="none" w:sz="0" w:space="0" w:color="auto"/>
          </w:divBdr>
        </w:div>
        <w:div w:id="1965037017">
          <w:marLeft w:val="480"/>
          <w:marRight w:val="0"/>
          <w:marTop w:val="0"/>
          <w:marBottom w:val="0"/>
          <w:divBdr>
            <w:top w:val="none" w:sz="0" w:space="0" w:color="auto"/>
            <w:left w:val="none" w:sz="0" w:space="0" w:color="auto"/>
            <w:bottom w:val="none" w:sz="0" w:space="0" w:color="auto"/>
            <w:right w:val="none" w:sz="0" w:space="0" w:color="auto"/>
          </w:divBdr>
        </w:div>
        <w:div w:id="1124421306">
          <w:marLeft w:val="480"/>
          <w:marRight w:val="0"/>
          <w:marTop w:val="0"/>
          <w:marBottom w:val="0"/>
          <w:divBdr>
            <w:top w:val="none" w:sz="0" w:space="0" w:color="auto"/>
            <w:left w:val="none" w:sz="0" w:space="0" w:color="auto"/>
            <w:bottom w:val="none" w:sz="0" w:space="0" w:color="auto"/>
            <w:right w:val="none" w:sz="0" w:space="0" w:color="auto"/>
          </w:divBdr>
        </w:div>
        <w:div w:id="1478033922">
          <w:marLeft w:val="480"/>
          <w:marRight w:val="0"/>
          <w:marTop w:val="0"/>
          <w:marBottom w:val="0"/>
          <w:divBdr>
            <w:top w:val="none" w:sz="0" w:space="0" w:color="auto"/>
            <w:left w:val="none" w:sz="0" w:space="0" w:color="auto"/>
            <w:bottom w:val="none" w:sz="0" w:space="0" w:color="auto"/>
            <w:right w:val="none" w:sz="0" w:space="0" w:color="auto"/>
          </w:divBdr>
        </w:div>
        <w:div w:id="343944122">
          <w:marLeft w:val="480"/>
          <w:marRight w:val="0"/>
          <w:marTop w:val="0"/>
          <w:marBottom w:val="0"/>
          <w:divBdr>
            <w:top w:val="none" w:sz="0" w:space="0" w:color="auto"/>
            <w:left w:val="none" w:sz="0" w:space="0" w:color="auto"/>
            <w:bottom w:val="none" w:sz="0" w:space="0" w:color="auto"/>
            <w:right w:val="none" w:sz="0" w:space="0" w:color="auto"/>
          </w:divBdr>
        </w:div>
        <w:div w:id="52315428">
          <w:marLeft w:val="480"/>
          <w:marRight w:val="0"/>
          <w:marTop w:val="0"/>
          <w:marBottom w:val="0"/>
          <w:divBdr>
            <w:top w:val="none" w:sz="0" w:space="0" w:color="auto"/>
            <w:left w:val="none" w:sz="0" w:space="0" w:color="auto"/>
            <w:bottom w:val="none" w:sz="0" w:space="0" w:color="auto"/>
            <w:right w:val="none" w:sz="0" w:space="0" w:color="auto"/>
          </w:divBdr>
        </w:div>
        <w:div w:id="312105633">
          <w:marLeft w:val="480"/>
          <w:marRight w:val="0"/>
          <w:marTop w:val="0"/>
          <w:marBottom w:val="0"/>
          <w:divBdr>
            <w:top w:val="none" w:sz="0" w:space="0" w:color="auto"/>
            <w:left w:val="none" w:sz="0" w:space="0" w:color="auto"/>
            <w:bottom w:val="none" w:sz="0" w:space="0" w:color="auto"/>
            <w:right w:val="none" w:sz="0" w:space="0" w:color="auto"/>
          </w:divBdr>
        </w:div>
        <w:div w:id="1911302920">
          <w:marLeft w:val="480"/>
          <w:marRight w:val="0"/>
          <w:marTop w:val="0"/>
          <w:marBottom w:val="0"/>
          <w:divBdr>
            <w:top w:val="none" w:sz="0" w:space="0" w:color="auto"/>
            <w:left w:val="none" w:sz="0" w:space="0" w:color="auto"/>
            <w:bottom w:val="none" w:sz="0" w:space="0" w:color="auto"/>
            <w:right w:val="none" w:sz="0" w:space="0" w:color="auto"/>
          </w:divBdr>
        </w:div>
        <w:div w:id="1744527486">
          <w:marLeft w:val="480"/>
          <w:marRight w:val="0"/>
          <w:marTop w:val="0"/>
          <w:marBottom w:val="0"/>
          <w:divBdr>
            <w:top w:val="none" w:sz="0" w:space="0" w:color="auto"/>
            <w:left w:val="none" w:sz="0" w:space="0" w:color="auto"/>
            <w:bottom w:val="none" w:sz="0" w:space="0" w:color="auto"/>
            <w:right w:val="none" w:sz="0" w:space="0" w:color="auto"/>
          </w:divBdr>
        </w:div>
        <w:div w:id="1412392517">
          <w:marLeft w:val="480"/>
          <w:marRight w:val="0"/>
          <w:marTop w:val="0"/>
          <w:marBottom w:val="0"/>
          <w:divBdr>
            <w:top w:val="none" w:sz="0" w:space="0" w:color="auto"/>
            <w:left w:val="none" w:sz="0" w:space="0" w:color="auto"/>
            <w:bottom w:val="none" w:sz="0" w:space="0" w:color="auto"/>
            <w:right w:val="none" w:sz="0" w:space="0" w:color="auto"/>
          </w:divBdr>
        </w:div>
        <w:div w:id="361368504">
          <w:marLeft w:val="480"/>
          <w:marRight w:val="0"/>
          <w:marTop w:val="0"/>
          <w:marBottom w:val="0"/>
          <w:divBdr>
            <w:top w:val="none" w:sz="0" w:space="0" w:color="auto"/>
            <w:left w:val="none" w:sz="0" w:space="0" w:color="auto"/>
            <w:bottom w:val="none" w:sz="0" w:space="0" w:color="auto"/>
            <w:right w:val="none" w:sz="0" w:space="0" w:color="auto"/>
          </w:divBdr>
        </w:div>
        <w:div w:id="267853814">
          <w:marLeft w:val="480"/>
          <w:marRight w:val="0"/>
          <w:marTop w:val="0"/>
          <w:marBottom w:val="0"/>
          <w:divBdr>
            <w:top w:val="none" w:sz="0" w:space="0" w:color="auto"/>
            <w:left w:val="none" w:sz="0" w:space="0" w:color="auto"/>
            <w:bottom w:val="none" w:sz="0" w:space="0" w:color="auto"/>
            <w:right w:val="none" w:sz="0" w:space="0" w:color="auto"/>
          </w:divBdr>
        </w:div>
        <w:div w:id="962231157">
          <w:marLeft w:val="480"/>
          <w:marRight w:val="0"/>
          <w:marTop w:val="0"/>
          <w:marBottom w:val="0"/>
          <w:divBdr>
            <w:top w:val="none" w:sz="0" w:space="0" w:color="auto"/>
            <w:left w:val="none" w:sz="0" w:space="0" w:color="auto"/>
            <w:bottom w:val="none" w:sz="0" w:space="0" w:color="auto"/>
            <w:right w:val="none" w:sz="0" w:space="0" w:color="auto"/>
          </w:divBdr>
        </w:div>
        <w:div w:id="1747216225">
          <w:marLeft w:val="480"/>
          <w:marRight w:val="0"/>
          <w:marTop w:val="0"/>
          <w:marBottom w:val="0"/>
          <w:divBdr>
            <w:top w:val="none" w:sz="0" w:space="0" w:color="auto"/>
            <w:left w:val="none" w:sz="0" w:space="0" w:color="auto"/>
            <w:bottom w:val="none" w:sz="0" w:space="0" w:color="auto"/>
            <w:right w:val="none" w:sz="0" w:space="0" w:color="auto"/>
          </w:divBdr>
        </w:div>
        <w:div w:id="325402673">
          <w:marLeft w:val="480"/>
          <w:marRight w:val="0"/>
          <w:marTop w:val="0"/>
          <w:marBottom w:val="0"/>
          <w:divBdr>
            <w:top w:val="none" w:sz="0" w:space="0" w:color="auto"/>
            <w:left w:val="none" w:sz="0" w:space="0" w:color="auto"/>
            <w:bottom w:val="none" w:sz="0" w:space="0" w:color="auto"/>
            <w:right w:val="none" w:sz="0" w:space="0" w:color="auto"/>
          </w:divBdr>
        </w:div>
        <w:div w:id="1002314693">
          <w:marLeft w:val="480"/>
          <w:marRight w:val="0"/>
          <w:marTop w:val="0"/>
          <w:marBottom w:val="0"/>
          <w:divBdr>
            <w:top w:val="none" w:sz="0" w:space="0" w:color="auto"/>
            <w:left w:val="none" w:sz="0" w:space="0" w:color="auto"/>
            <w:bottom w:val="none" w:sz="0" w:space="0" w:color="auto"/>
            <w:right w:val="none" w:sz="0" w:space="0" w:color="auto"/>
          </w:divBdr>
        </w:div>
        <w:div w:id="1719084512">
          <w:marLeft w:val="480"/>
          <w:marRight w:val="0"/>
          <w:marTop w:val="0"/>
          <w:marBottom w:val="0"/>
          <w:divBdr>
            <w:top w:val="none" w:sz="0" w:space="0" w:color="auto"/>
            <w:left w:val="none" w:sz="0" w:space="0" w:color="auto"/>
            <w:bottom w:val="none" w:sz="0" w:space="0" w:color="auto"/>
            <w:right w:val="none" w:sz="0" w:space="0" w:color="auto"/>
          </w:divBdr>
        </w:div>
        <w:div w:id="631061399">
          <w:marLeft w:val="480"/>
          <w:marRight w:val="0"/>
          <w:marTop w:val="0"/>
          <w:marBottom w:val="0"/>
          <w:divBdr>
            <w:top w:val="none" w:sz="0" w:space="0" w:color="auto"/>
            <w:left w:val="none" w:sz="0" w:space="0" w:color="auto"/>
            <w:bottom w:val="none" w:sz="0" w:space="0" w:color="auto"/>
            <w:right w:val="none" w:sz="0" w:space="0" w:color="auto"/>
          </w:divBdr>
        </w:div>
        <w:div w:id="867447626">
          <w:marLeft w:val="480"/>
          <w:marRight w:val="0"/>
          <w:marTop w:val="0"/>
          <w:marBottom w:val="0"/>
          <w:divBdr>
            <w:top w:val="none" w:sz="0" w:space="0" w:color="auto"/>
            <w:left w:val="none" w:sz="0" w:space="0" w:color="auto"/>
            <w:bottom w:val="none" w:sz="0" w:space="0" w:color="auto"/>
            <w:right w:val="none" w:sz="0" w:space="0" w:color="auto"/>
          </w:divBdr>
        </w:div>
        <w:div w:id="616369661">
          <w:marLeft w:val="480"/>
          <w:marRight w:val="0"/>
          <w:marTop w:val="0"/>
          <w:marBottom w:val="0"/>
          <w:divBdr>
            <w:top w:val="none" w:sz="0" w:space="0" w:color="auto"/>
            <w:left w:val="none" w:sz="0" w:space="0" w:color="auto"/>
            <w:bottom w:val="none" w:sz="0" w:space="0" w:color="auto"/>
            <w:right w:val="none" w:sz="0" w:space="0" w:color="auto"/>
          </w:divBdr>
        </w:div>
        <w:div w:id="1091782503">
          <w:marLeft w:val="480"/>
          <w:marRight w:val="0"/>
          <w:marTop w:val="0"/>
          <w:marBottom w:val="0"/>
          <w:divBdr>
            <w:top w:val="none" w:sz="0" w:space="0" w:color="auto"/>
            <w:left w:val="none" w:sz="0" w:space="0" w:color="auto"/>
            <w:bottom w:val="none" w:sz="0" w:space="0" w:color="auto"/>
            <w:right w:val="none" w:sz="0" w:space="0" w:color="auto"/>
          </w:divBdr>
        </w:div>
        <w:div w:id="1382293210">
          <w:marLeft w:val="480"/>
          <w:marRight w:val="0"/>
          <w:marTop w:val="0"/>
          <w:marBottom w:val="0"/>
          <w:divBdr>
            <w:top w:val="none" w:sz="0" w:space="0" w:color="auto"/>
            <w:left w:val="none" w:sz="0" w:space="0" w:color="auto"/>
            <w:bottom w:val="none" w:sz="0" w:space="0" w:color="auto"/>
            <w:right w:val="none" w:sz="0" w:space="0" w:color="auto"/>
          </w:divBdr>
        </w:div>
        <w:div w:id="778644226">
          <w:marLeft w:val="480"/>
          <w:marRight w:val="0"/>
          <w:marTop w:val="0"/>
          <w:marBottom w:val="0"/>
          <w:divBdr>
            <w:top w:val="none" w:sz="0" w:space="0" w:color="auto"/>
            <w:left w:val="none" w:sz="0" w:space="0" w:color="auto"/>
            <w:bottom w:val="none" w:sz="0" w:space="0" w:color="auto"/>
            <w:right w:val="none" w:sz="0" w:space="0" w:color="auto"/>
          </w:divBdr>
        </w:div>
        <w:div w:id="78411902">
          <w:marLeft w:val="480"/>
          <w:marRight w:val="0"/>
          <w:marTop w:val="0"/>
          <w:marBottom w:val="0"/>
          <w:divBdr>
            <w:top w:val="none" w:sz="0" w:space="0" w:color="auto"/>
            <w:left w:val="none" w:sz="0" w:space="0" w:color="auto"/>
            <w:bottom w:val="none" w:sz="0" w:space="0" w:color="auto"/>
            <w:right w:val="none" w:sz="0" w:space="0" w:color="auto"/>
          </w:divBdr>
        </w:div>
        <w:div w:id="334305337">
          <w:marLeft w:val="480"/>
          <w:marRight w:val="0"/>
          <w:marTop w:val="0"/>
          <w:marBottom w:val="0"/>
          <w:divBdr>
            <w:top w:val="none" w:sz="0" w:space="0" w:color="auto"/>
            <w:left w:val="none" w:sz="0" w:space="0" w:color="auto"/>
            <w:bottom w:val="none" w:sz="0" w:space="0" w:color="auto"/>
            <w:right w:val="none" w:sz="0" w:space="0" w:color="auto"/>
          </w:divBdr>
        </w:div>
        <w:div w:id="1671760886">
          <w:marLeft w:val="480"/>
          <w:marRight w:val="0"/>
          <w:marTop w:val="0"/>
          <w:marBottom w:val="0"/>
          <w:divBdr>
            <w:top w:val="none" w:sz="0" w:space="0" w:color="auto"/>
            <w:left w:val="none" w:sz="0" w:space="0" w:color="auto"/>
            <w:bottom w:val="none" w:sz="0" w:space="0" w:color="auto"/>
            <w:right w:val="none" w:sz="0" w:space="0" w:color="auto"/>
          </w:divBdr>
        </w:div>
        <w:div w:id="1865051267">
          <w:marLeft w:val="480"/>
          <w:marRight w:val="0"/>
          <w:marTop w:val="0"/>
          <w:marBottom w:val="0"/>
          <w:divBdr>
            <w:top w:val="none" w:sz="0" w:space="0" w:color="auto"/>
            <w:left w:val="none" w:sz="0" w:space="0" w:color="auto"/>
            <w:bottom w:val="none" w:sz="0" w:space="0" w:color="auto"/>
            <w:right w:val="none" w:sz="0" w:space="0" w:color="auto"/>
          </w:divBdr>
        </w:div>
        <w:div w:id="13121086">
          <w:marLeft w:val="480"/>
          <w:marRight w:val="0"/>
          <w:marTop w:val="0"/>
          <w:marBottom w:val="0"/>
          <w:divBdr>
            <w:top w:val="none" w:sz="0" w:space="0" w:color="auto"/>
            <w:left w:val="none" w:sz="0" w:space="0" w:color="auto"/>
            <w:bottom w:val="none" w:sz="0" w:space="0" w:color="auto"/>
            <w:right w:val="none" w:sz="0" w:space="0" w:color="auto"/>
          </w:divBdr>
        </w:div>
        <w:div w:id="1940411467">
          <w:marLeft w:val="480"/>
          <w:marRight w:val="0"/>
          <w:marTop w:val="0"/>
          <w:marBottom w:val="0"/>
          <w:divBdr>
            <w:top w:val="none" w:sz="0" w:space="0" w:color="auto"/>
            <w:left w:val="none" w:sz="0" w:space="0" w:color="auto"/>
            <w:bottom w:val="none" w:sz="0" w:space="0" w:color="auto"/>
            <w:right w:val="none" w:sz="0" w:space="0" w:color="auto"/>
          </w:divBdr>
        </w:div>
        <w:div w:id="1934388411">
          <w:marLeft w:val="480"/>
          <w:marRight w:val="0"/>
          <w:marTop w:val="0"/>
          <w:marBottom w:val="0"/>
          <w:divBdr>
            <w:top w:val="none" w:sz="0" w:space="0" w:color="auto"/>
            <w:left w:val="none" w:sz="0" w:space="0" w:color="auto"/>
            <w:bottom w:val="none" w:sz="0" w:space="0" w:color="auto"/>
            <w:right w:val="none" w:sz="0" w:space="0" w:color="auto"/>
          </w:divBdr>
        </w:div>
        <w:div w:id="2007006131">
          <w:marLeft w:val="480"/>
          <w:marRight w:val="0"/>
          <w:marTop w:val="0"/>
          <w:marBottom w:val="0"/>
          <w:divBdr>
            <w:top w:val="none" w:sz="0" w:space="0" w:color="auto"/>
            <w:left w:val="none" w:sz="0" w:space="0" w:color="auto"/>
            <w:bottom w:val="none" w:sz="0" w:space="0" w:color="auto"/>
            <w:right w:val="none" w:sz="0" w:space="0" w:color="auto"/>
          </w:divBdr>
        </w:div>
        <w:div w:id="723985178">
          <w:marLeft w:val="480"/>
          <w:marRight w:val="0"/>
          <w:marTop w:val="0"/>
          <w:marBottom w:val="0"/>
          <w:divBdr>
            <w:top w:val="none" w:sz="0" w:space="0" w:color="auto"/>
            <w:left w:val="none" w:sz="0" w:space="0" w:color="auto"/>
            <w:bottom w:val="none" w:sz="0" w:space="0" w:color="auto"/>
            <w:right w:val="none" w:sz="0" w:space="0" w:color="auto"/>
          </w:divBdr>
        </w:div>
        <w:div w:id="990525383">
          <w:marLeft w:val="480"/>
          <w:marRight w:val="0"/>
          <w:marTop w:val="0"/>
          <w:marBottom w:val="0"/>
          <w:divBdr>
            <w:top w:val="none" w:sz="0" w:space="0" w:color="auto"/>
            <w:left w:val="none" w:sz="0" w:space="0" w:color="auto"/>
            <w:bottom w:val="none" w:sz="0" w:space="0" w:color="auto"/>
            <w:right w:val="none" w:sz="0" w:space="0" w:color="auto"/>
          </w:divBdr>
        </w:div>
        <w:div w:id="1870415877">
          <w:marLeft w:val="480"/>
          <w:marRight w:val="0"/>
          <w:marTop w:val="0"/>
          <w:marBottom w:val="0"/>
          <w:divBdr>
            <w:top w:val="none" w:sz="0" w:space="0" w:color="auto"/>
            <w:left w:val="none" w:sz="0" w:space="0" w:color="auto"/>
            <w:bottom w:val="none" w:sz="0" w:space="0" w:color="auto"/>
            <w:right w:val="none" w:sz="0" w:space="0" w:color="auto"/>
          </w:divBdr>
        </w:div>
        <w:div w:id="220291202">
          <w:marLeft w:val="480"/>
          <w:marRight w:val="0"/>
          <w:marTop w:val="0"/>
          <w:marBottom w:val="0"/>
          <w:divBdr>
            <w:top w:val="none" w:sz="0" w:space="0" w:color="auto"/>
            <w:left w:val="none" w:sz="0" w:space="0" w:color="auto"/>
            <w:bottom w:val="none" w:sz="0" w:space="0" w:color="auto"/>
            <w:right w:val="none" w:sz="0" w:space="0" w:color="auto"/>
          </w:divBdr>
        </w:div>
        <w:div w:id="308101166">
          <w:marLeft w:val="480"/>
          <w:marRight w:val="0"/>
          <w:marTop w:val="0"/>
          <w:marBottom w:val="0"/>
          <w:divBdr>
            <w:top w:val="none" w:sz="0" w:space="0" w:color="auto"/>
            <w:left w:val="none" w:sz="0" w:space="0" w:color="auto"/>
            <w:bottom w:val="none" w:sz="0" w:space="0" w:color="auto"/>
            <w:right w:val="none" w:sz="0" w:space="0" w:color="auto"/>
          </w:divBdr>
        </w:div>
        <w:div w:id="1073891256">
          <w:marLeft w:val="480"/>
          <w:marRight w:val="0"/>
          <w:marTop w:val="0"/>
          <w:marBottom w:val="0"/>
          <w:divBdr>
            <w:top w:val="none" w:sz="0" w:space="0" w:color="auto"/>
            <w:left w:val="none" w:sz="0" w:space="0" w:color="auto"/>
            <w:bottom w:val="none" w:sz="0" w:space="0" w:color="auto"/>
            <w:right w:val="none" w:sz="0" w:space="0" w:color="auto"/>
          </w:divBdr>
        </w:div>
        <w:div w:id="162673606">
          <w:marLeft w:val="480"/>
          <w:marRight w:val="0"/>
          <w:marTop w:val="0"/>
          <w:marBottom w:val="0"/>
          <w:divBdr>
            <w:top w:val="none" w:sz="0" w:space="0" w:color="auto"/>
            <w:left w:val="none" w:sz="0" w:space="0" w:color="auto"/>
            <w:bottom w:val="none" w:sz="0" w:space="0" w:color="auto"/>
            <w:right w:val="none" w:sz="0" w:space="0" w:color="auto"/>
          </w:divBdr>
        </w:div>
        <w:div w:id="1372421495">
          <w:marLeft w:val="480"/>
          <w:marRight w:val="0"/>
          <w:marTop w:val="0"/>
          <w:marBottom w:val="0"/>
          <w:divBdr>
            <w:top w:val="none" w:sz="0" w:space="0" w:color="auto"/>
            <w:left w:val="none" w:sz="0" w:space="0" w:color="auto"/>
            <w:bottom w:val="none" w:sz="0" w:space="0" w:color="auto"/>
            <w:right w:val="none" w:sz="0" w:space="0" w:color="auto"/>
          </w:divBdr>
        </w:div>
        <w:div w:id="1721586185">
          <w:marLeft w:val="480"/>
          <w:marRight w:val="0"/>
          <w:marTop w:val="0"/>
          <w:marBottom w:val="0"/>
          <w:divBdr>
            <w:top w:val="none" w:sz="0" w:space="0" w:color="auto"/>
            <w:left w:val="none" w:sz="0" w:space="0" w:color="auto"/>
            <w:bottom w:val="none" w:sz="0" w:space="0" w:color="auto"/>
            <w:right w:val="none" w:sz="0" w:space="0" w:color="auto"/>
          </w:divBdr>
        </w:div>
        <w:div w:id="1376152544">
          <w:marLeft w:val="480"/>
          <w:marRight w:val="0"/>
          <w:marTop w:val="0"/>
          <w:marBottom w:val="0"/>
          <w:divBdr>
            <w:top w:val="none" w:sz="0" w:space="0" w:color="auto"/>
            <w:left w:val="none" w:sz="0" w:space="0" w:color="auto"/>
            <w:bottom w:val="none" w:sz="0" w:space="0" w:color="auto"/>
            <w:right w:val="none" w:sz="0" w:space="0" w:color="auto"/>
          </w:divBdr>
        </w:div>
        <w:div w:id="576984400">
          <w:marLeft w:val="480"/>
          <w:marRight w:val="0"/>
          <w:marTop w:val="0"/>
          <w:marBottom w:val="0"/>
          <w:divBdr>
            <w:top w:val="none" w:sz="0" w:space="0" w:color="auto"/>
            <w:left w:val="none" w:sz="0" w:space="0" w:color="auto"/>
            <w:bottom w:val="none" w:sz="0" w:space="0" w:color="auto"/>
            <w:right w:val="none" w:sz="0" w:space="0" w:color="auto"/>
          </w:divBdr>
        </w:div>
        <w:div w:id="955140906">
          <w:marLeft w:val="480"/>
          <w:marRight w:val="0"/>
          <w:marTop w:val="0"/>
          <w:marBottom w:val="0"/>
          <w:divBdr>
            <w:top w:val="none" w:sz="0" w:space="0" w:color="auto"/>
            <w:left w:val="none" w:sz="0" w:space="0" w:color="auto"/>
            <w:bottom w:val="none" w:sz="0" w:space="0" w:color="auto"/>
            <w:right w:val="none" w:sz="0" w:space="0" w:color="auto"/>
          </w:divBdr>
        </w:div>
        <w:div w:id="822625851">
          <w:marLeft w:val="480"/>
          <w:marRight w:val="0"/>
          <w:marTop w:val="0"/>
          <w:marBottom w:val="0"/>
          <w:divBdr>
            <w:top w:val="none" w:sz="0" w:space="0" w:color="auto"/>
            <w:left w:val="none" w:sz="0" w:space="0" w:color="auto"/>
            <w:bottom w:val="none" w:sz="0" w:space="0" w:color="auto"/>
            <w:right w:val="none" w:sz="0" w:space="0" w:color="auto"/>
          </w:divBdr>
        </w:div>
        <w:div w:id="1830436523">
          <w:marLeft w:val="480"/>
          <w:marRight w:val="0"/>
          <w:marTop w:val="0"/>
          <w:marBottom w:val="0"/>
          <w:divBdr>
            <w:top w:val="none" w:sz="0" w:space="0" w:color="auto"/>
            <w:left w:val="none" w:sz="0" w:space="0" w:color="auto"/>
            <w:bottom w:val="none" w:sz="0" w:space="0" w:color="auto"/>
            <w:right w:val="none" w:sz="0" w:space="0" w:color="auto"/>
          </w:divBdr>
        </w:div>
        <w:div w:id="1158112125">
          <w:marLeft w:val="480"/>
          <w:marRight w:val="0"/>
          <w:marTop w:val="0"/>
          <w:marBottom w:val="0"/>
          <w:divBdr>
            <w:top w:val="none" w:sz="0" w:space="0" w:color="auto"/>
            <w:left w:val="none" w:sz="0" w:space="0" w:color="auto"/>
            <w:bottom w:val="none" w:sz="0" w:space="0" w:color="auto"/>
            <w:right w:val="none" w:sz="0" w:space="0" w:color="auto"/>
          </w:divBdr>
        </w:div>
        <w:div w:id="1219513136">
          <w:marLeft w:val="480"/>
          <w:marRight w:val="0"/>
          <w:marTop w:val="0"/>
          <w:marBottom w:val="0"/>
          <w:divBdr>
            <w:top w:val="none" w:sz="0" w:space="0" w:color="auto"/>
            <w:left w:val="none" w:sz="0" w:space="0" w:color="auto"/>
            <w:bottom w:val="none" w:sz="0" w:space="0" w:color="auto"/>
            <w:right w:val="none" w:sz="0" w:space="0" w:color="auto"/>
          </w:divBdr>
        </w:div>
        <w:div w:id="495535867">
          <w:marLeft w:val="480"/>
          <w:marRight w:val="0"/>
          <w:marTop w:val="0"/>
          <w:marBottom w:val="0"/>
          <w:divBdr>
            <w:top w:val="none" w:sz="0" w:space="0" w:color="auto"/>
            <w:left w:val="none" w:sz="0" w:space="0" w:color="auto"/>
            <w:bottom w:val="none" w:sz="0" w:space="0" w:color="auto"/>
            <w:right w:val="none" w:sz="0" w:space="0" w:color="auto"/>
          </w:divBdr>
        </w:div>
        <w:div w:id="990595875">
          <w:marLeft w:val="480"/>
          <w:marRight w:val="0"/>
          <w:marTop w:val="0"/>
          <w:marBottom w:val="0"/>
          <w:divBdr>
            <w:top w:val="none" w:sz="0" w:space="0" w:color="auto"/>
            <w:left w:val="none" w:sz="0" w:space="0" w:color="auto"/>
            <w:bottom w:val="none" w:sz="0" w:space="0" w:color="auto"/>
            <w:right w:val="none" w:sz="0" w:space="0" w:color="auto"/>
          </w:divBdr>
        </w:div>
        <w:div w:id="426461556">
          <w:marLeft w:val="480"/>
          <w:marRight w:val="0"/>
          <w:marTop w:val="0"/>
          <w:marBottom w:val="0"/>
          <w:divBdr>
            <w:top w:val="none" w:sz="0" w:space="0" w:color="auto"/>
            <w:left w:val="none" w:sz="0" w:space="0" w:color="auto"/>
            <w:bottom w:val="none" w:sz="0" w:space="0" w:color="auto"/>
            <w:right w:val="none" w:sz="0" w:space="0" w:color="auto"/>
          </w:divBdr>
        </w:div>
        <w:div w:id="279922702">
          <w:marLeft w:val="480"/>
          <w:marRight w:val="0"/>
          <w:marTop w:val="0"/>
          <w:marBottom w:val="0"/>
          <w:divBdr>
            <w:top w:val="none" w:sz="0" w:space="0" w:color="auto"/>
            <w:left w:val="none" w:sz="0" w:space="0" w:color="auto"/>
            <w:bottom w:val="none" w:sz="0" w:space="0" w:color="auto"/>
            <w:right w:val="none" w:sz="0" w:space="0" w:color="auto"/>
          </w:divBdr>
        </w:div>
        <w:div w:id="1594850635">
          <w:marLeft w:val="480"/>
          <w:marRight w:val="0"/>
          <w:marTop w:val="0"/>
          <w:marBottom w:val="0"/>
          <w:divBdr>
            <w:top w:val="none" w:sz="0" w:space="0" w:color="auto"/>
            <w:left w:val="none" w:sz="0" w:space="0" w:color="auto"/>
            <w:bottom w:val="none" w:sz="0" w:space="0" w:color="auto"/>
            <w:right w:val="none" w:sz="0" w:space="0" w:color="auto"/>
          </w:divBdr>
        </w:div>
        <w:div w:id="1345129870">
          <w:marLeft w:val="480"/>
          <w:marRight w:val="0"/>
          <w:marTop w:val="0"/>
          <w:marBottom w:val="0"/>
          <w:divBdr>
            <w:top w:val="none" w:sz="0" w:space="0" w:color="auto"/>
            <w:left w:val="none" w:sz="0" w:space="0" w:color="auto"/>
            <w:bottom w:val="none" w:sz="0" w:space="0" w:color="auto"/>
            <w:right w:val="none" w:sz="0" w:space="0" w:color="auto"/>
          </w:divBdr>
        </w:div>
        <w:div w:id="251477070">
          <w:marLeft w:val="480"/>
          <w:marRight w:val="0"/>
          <w:marTop w:val="0"/>
          <w:marBottom w:val="0"/>
          <w:divBdr>
            <w:top w:val="none" w:sz="0" w:space="0" w:color="auto"/>
            <w:left w:val="none" w:sz="0" w:space="0" w:color="auto"/>
            <w:bottom w:val="none" w:sz="0" w:space="0" w:color="auto"/>
            <w:right w:val="none" w:sz="0" w:space="0" w:color="auto"/>
          </w:divBdr>
        </w:div>
        <w:div w:id="399136807">
          <w:marLeft w:val="480"/>
          <w:marRight w:val="0"/>
          <w:marTop w:val="0"/>
          <w:marBottom w:val="0"/>
          <w:divBdr>
            <w:top w:val="none" w:sz="0" w:space="0" w:color="auto"/>
            <w:left w:val="none" w:sz="0" w:space="0" w:color="auto"/>
            <w:bottom w:val="none" w:sz="0" w:space="0" w:color="auto"/>
            <w:right w:val="none" w:sz="0" w:space="0" w:color="auto"/>
          </w:divBdr>
        </w:div>
        <w:div w:id="2067948216">
          <w:marLeft w:val="480"/>
          <w:marRight w:val="0"/>
          <w:marTop w:val="0"/>
          <w:marBottom w:val="0"/>
          <w:divBdr>
            <w:top w:val="none" w:sz="0" w:space="0" w:color="auto"/>
            <w:left w:val="none" w:sz="0" w:space="0" w:color="auto"/>
            <w:bottom w:val="none" w:sz="0" w:space="0" w:color="auto"/>
            <w:right w:val="none" w:sz="0" w:space="0" w:color="auto"/>
          </w:divBdr>
        </w:div>
        <w:div w:id="1161392522">
          <w:marLeft w:val="480"/>
          <w:marRight w:val="0"/>
          <w:marTop w:val="0"/>
          <w:marBottom w:val="0"/>
          <w:divBdr>
            <w:top w:val="none" w:sz="0" w:space="0" w:color="auto"/>
            <w:left w:val="none" w:sz="0" w:space="0" w:color="auto"/>
            <w:bottom w:val="none" w:sz="0" w:space="0" w:color="auto"/>
            <w:right w:val="none" w:sz="0" w:space="0" w:color="auto"/>
          </w:divBdr>
        </w:div>
        <w:div w:id="1960064805">
          <w:marLeft w:val="480"/>
          <w:marRight w:val="0"/>
          <w:marTop w:val="0"/>
          <w:marBottom w:val="0"/>
          <w:divBdr>
            <w:top w:val="none" w:sz="0" w:space="0" w:color="auto"/>
            <w:left w:val="none" w:sz="0" w:space="0" w:color="auto"/>
            <w:bottom w:val="none" w:sz="0" w:space="0" w:color="auto"/>
            <w:right w:val="none" w:sz="0" w:space="0" w:color="auto"/>
          </w:divBdr>
        </w:div>
        <w:div w:id="485829678">
          <w:marLeft w:val="480"/>
          <w:marRight w:val="0"/>
          <w:marTop w:val="0"/>
          <w:marBottom w:val="0"/>
          <w:divBdr>
            <w:top w:val="none" w:sz="0" w:space="0" w:color="auto"/>
            <w:left w:val="none" w:sz="0" w:space="0" w:color="auto"/>
            <w:bottom w:val="none" w:sz="0" w:space="0" w:color="auto"/>
            <w:right w:val="none" w:sz="0" w:space="0" w:color="auto"/>
          </w:divBdr>
        </w:div>
        <w:div w:id="1701936102">
          <w:marLeft w:val="480"/>
          <w:marRight w:val="0"/>
          <w:marTop w:val="0"/>
          <w:marBottom w:val="0"/>
          <w:divBdr>
            <w:top w:val="none" w:sz="0" w:space="0" w:color="auto"/>
            <w:left w:val="none" w:sz="0" w:space="0" w:color="auto"/>
            <w:bottom w:val="none" w:sz="0" w:space="0" w:color="auto"/>
            <w:right w:val="none" w:sz="0" w:space="0" w:color="auto"/>
          </w:divBdr>
        </w:div>
        <w:div w:id="1605721442">
          <w:marLeft w:val="480"/>
          <w:marRight w:val="0"/>
          <w:marTop w:val="0"/>
          <w:marBottom w:val="0"/>
          <w:divBdr>
            <w:top w:val="none" w:sz="0" w:space="0" w:color="auto"/>
            <w:left w:val="none" w:sz="0" w:space="0" w:color="auto"/>
            <w:bottom w:val="none" w:sz="0" w:space="0" w:color="auto"/>
            <w:right w:val="none" w:sz="0" w:space="0" w:color="auto"/>
          </w:divBdr>
        </w:div>
        <w:div w:id="440758853">
          <w:marLeft w:val="480"/>
          <w:marRight w:val="0"/>
          <w:marTop w:val="0"/>
          <w:marBottom w:val="0"/>
          <w:divBdr>
            <w:top w:val="none" w:sz="0" w:space="0" w:color="auto"/>
            <w:left w:val="none" w:sz="0" w:space="0" w:color="auto"/>
            <w:bottom w:val="none" w:sz="0" w:space="0" w:color="auto"/>
            <w:right w:val="none" w:sz="0" w:space="0" w:color="auto"/>
          </w:divBdr>
        </w:div>
        <w:div w:id="2037734434">
          <w:marLeft w:val="480"/>
          <w:marRight w:val="0"/>
          <w:marTop w:val="0"/>
          <w:marBottom w:val="0"/>
          <w:divBdr>
            <w:top w:val="none" w:sz="0" w:space="0" w:color="auto"/>
            <w:left w:val="none" w:sz="0" w:space="0" w:color="auto"/>
            <w:bottom w:val="none" w:sz="0" w:space="0" w:color="auto"/>
            <w:right w:val="none" w:sz="0" w:space="0" w:color="auto"/>
          </w:divBdr>
        </w:div>
        <w:div w:id="524708563">
          <w:marLeft w:val="480"/>
          <w:marRight w:val="0"/>
          <w:marTop w:val="0"/>
          <w:marBottom w:val="0"/>
          <w:divBdr>
            <w:top w:val="none" w:sz="0" w:space="0" w:color="auto"/>
            <w:left w:val="none" w:sz="0" w:space="0" w:color="auto"/>
            <w:bottom w:val="none" w:sz="0" w:space="0" w:color="auto"/>
            <w:right w:val="none" w:sz="0" w:space="0" w:color="auto"/>
          </w:divBdr>
        </w:div>
        <w:div w:id="924650182">
          <w:marLeft w:val="480"/>
          <w:marRight w:val="0"/>
          <w:marTop w:val="0"/>
          <w:marBottom w:val="0"/>
          <w:divBdr>
            <w:top w:val="none" w:sz="0" w:space="0" w:color="auto"/>
            <w:left w:val="none" w:sz="0" w:space="0" w:color="auto"/>
            <w:bottom w:val="none" w:sz="0" w:space="0" w:color="auto"/>
            <w:right w:val="none" w:sz="0" w:space="0" w:color="auto"/>
          </w:divBdr>
        </w:div>
        <w:div w:id="1207520309">
          <w:marLeft w:val="480"/>
          <w:marRight w:val="0"/>
          <w:marTop w:val="0"/>
          <w:marBottom w:val="0"/>
          <w:divBdr>
            <w:top w:val="none" w:sz="0" w:space="0" w:color="auto"/>
            <w:left w:val="none" w:sz="0" w:space="0" w:color="auto"/>
            <w:bottom w:val="none" w:sz="0" w:space="0" w:color="auto"/>
            <w:right w:val="none" w:sz="0" w:space="0" w:color="auto"/>
          </w:divBdr>
        </w:div>
        <w:div w:id="786923206">
          <w:marLeft w:val="480"/>
          <w:marRight w:val="0"/>
          <w:marTop w:val="0"/>
          <w:marBottom w:val="0"/>
          <w:divBdr>
            <w:top w:val="none" w:sz="0" w:space="0" w:color="auto"/>
            <w:left w:val="none" w:sz="0" w:space="0" w:color="auto"/>
            <w:bottom w:val="none" w:sz="0" w:space="0" w:color="auto"/>
            <w:right w:val="none" w:sz="0" w:space="0" w:color="auto"/>
          </w:divBdr>
        </w:div>
      </w:divsChild>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0223229">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6897904">
      <w:bodyDiv w:val="1"/>
      <w:marLeft w:val="0"/>
      <w:marRight w:val="0"/>
      <w:marTop w:val="0"/>
      <w:marBottom w:val="0"/>
      <w:divBdr>
        <w:top w:val="none" w:sz="0" w:space="0" w:color="auto"/>
        <w:left w:val="none" w:sz="0" w:space="0" w:color="auto"/>
        <w:bottom w:val="none" w:sz="0" w:space="0" w:color="auto"/>
        <w:right w:val="none" w:sz="0" w:space="0" w:color="auto"/>
      </w:divBdr>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11515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3910450">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18953669">
      <w:bodyDiv w:val="1"/>
      <w:marLeft w:val="0"/>
      <w:marRight w:val="0"/>
      <w:marTop w:val="0"/>
      <w:marBottom w:val="0"/>
      <w:divBdr>
        <w:top w:val="none" w:sz="0" w:space="0" w:color="auto"/>
        <w:left w:val="none" w:sz="0" w:space="0" w:color="auto"/>
        <w:bottom w:val="none" w:sz="0" w:space="0" w:color="auto"/>
        <w:right w:val="none" w:sz="0" w:space="0" w:color="auto"/>
      </w:divBdr>
      <w:divsChild>
        <w:div w:id="2055421777">
          <w:marLeft w:val="480"/>
          <w:marRight w:val="0"/>
          <w:marTop w:val="0"/>
          <w:marBottom w:val="0"/>
          <w:divBdr>
            <w:top w:val="none" w:sz="0" w:space="0" w:color="auto"/>
            <w:left w:val="none" w:sz="0" w:space="0" w:color="auto"/>
            <w:bottom w:val="none" w:sz="0" w:space="0" w:color="auto"/>
            <w:right w:val="none" w:sz="0" w:space="0" w:color="auto"/>
          </w:divBdr>
        </w:div>
        <w:div w:id="329069474">
          <w:marLeft w:val="480"/>
          <w:marRight w:val="0"/>
          <w:marTop w:val="0"/>
          <w:marBottom w:val="0"/>
          <w:divBdr>
            <w:top w:val="none" w:sz="0" w:space="0" w:color="auto"/>
            <w:left w:val="none" w:sz="0" w:space="0" w:color="auto"/>
            <w:bottom w:val="none" w:sz="0" w:space="0" w:color="auto"/>
            <w:right w:val="none" w:sz="0" w:space="0" w:color="auto"/>
          </w:divBdr>
        </w:div>
        <w:div w:id="1924679691">
          <w:marLeft w:val="480"/>
          <w:marRight w:val="0"/>
          <w:marTop w:val="0"/>
          <w:marBottom w:val="0"/>
          <w:divBdr>
            <w:top w:val="none" w:sz="0" w:space="0" w:color="auto"/>
            <w:left w:val="none" w:sz="0" w:space="0" w:color="auto"/>
            <w:bottom w:val="none" w:sz="0" w:space="0" w:color="auto"/>
            <w:right w:val="none" w:sz="0" w:space="0" w:color="auto"/>
          </w:divBdr>
        </w:div>
        <w:div w:id="1614625943">
          <w:marLeft w:val="480"/>
          <w:marRight w:val="0"/>
          <w:marTop w:val="0"/>
          <w:marBottom w:val="0"/>
          <w:divBdr>
            <w:top w:val="none" w:sz="0" w:space="0" w:color="auto"/>
            <w:left w:val="none" w:sz="0" w:space="0" w:color="auto"/>
            <w:bottom w:val="none" w:sz="0" w:space="0" w:color="auto"/>
            <w:right w:val="none" w:sz="0" w:space="0" w:color="auto"/>
          </w:divBdr>
        </w:div>
        <w:div w:id="75057959">
          <w:marLeft w:val="480"/>
          <w:marRight w:val="0"/>
          <w:marTop w:val="0"/>
          <w:marBottom w:val="0"/>
          <w:divBdr>
            <w:top w:val="none" w:sz="0" w:space="0" w:color="auto"/>
            <w:left w:val="none" w:sz="0" w:space="0" w:color="auto"/>
            <w:bottom w:val="none" w:sz="0" w:space="0" w:color="auto"/>
            <w:right w:val="none" w:sz="0" w:space="0" w:color="auto"/>
          </w:divBdr>
        </w:div>
        <w:div w:id="737286191">
          <w:marLeft w:val="480"/>
          <w:marRight w:val="0"/>
          <w:marTop w:val="0"/>
          <w:marBottom w:val="0"/>
          <w:divBdr>
            <w:top w:val="none" w:sz="0" w:space="0" w:color="auto"/>
            <w:left w:val="none" w:sz="0" w:space="0" w:color="auto"/>
            <w:bottom w:val="none" w:sz="0" w:space="0" w:color="auto"/>
            <w:right w:val="none" w:sz="0" w:space="0" w:color="auto"/>
          </w:divBdr>
        </w:div>
        <w:div w:id="1181242744">
          <w:marLeft w:val="480"/>
          <w:marRight w:val="0"/>
          <w:marTop w:val="0"/>
          <w:marBottom w:val="0"/>
          <w:divBdr>
            <w:top w:val="none" w:sz="0" w:space="0" w:color="auto"/>
            <w:left w:val="none" w:sz="0" w:space="0" w:color="auto"/>
            <w:bottom w:val="none" w:sz="0" w:space="0" w:color="auto"/>
            <w:right w:val="none" w:sz="0" w:space="0" w:color="auto"/>
          </w:divBdr>
        </w:div>
        <w:div w:id="2102675959">
          <w:marLeft w:val="480"/>
          <w:marRight w:val="0"/>
          <w:marTop w:val="0"/>
          <w:marBottom w:val="0"/>
          <w:divBdr>
            <w:top w:val="none" w:sz="0" w:space="0" w:color="auto"/>
            <w:left w:val="none" w:sz="0" w:space="0" w:color="auto"/>
            <w:bottom w:val="none" w:sz="0" w:space="0" w:color="auto"/>
            <w:right w:val="none" w:sz="0" w:space="0" w:color="auto"/>
          </w:divBdr>
        </w:div>
        <w:div w:id="379675609">
          <w:marLeft w:val="480"/>
          <w:marRight w:val="0"/>
          <w:marTop w:val="0"/>
          <w:marBottom w:val="0"/>
          <w:divBdr>
            <w:top w:val="none" w:sz="0" w:space="0" w:color="auto"/>
            <w:left w:val="none" w:sz="0" w:space="0" w:color="auto"/>
            <w:bottom w:val="none" w:sz="0" w:space="0" w:color="auto"/>
            <w:right w:val="none" w:sz="0" w:space="0" w:color="auto"/>
          </w:divBdr>
        </w:div>
        <w:div w:id="471140710">
          <w:marLeft w:val="480"/>
          <w:marRight w:val="0"/>
          <w:marTop w:val="0"/>
          <w:marBottom w:val="0"/>
          <w:divBdr>
            <w:top w:val="none" w:sz="0" w:space="0" w:color="auto"/>
            <w:left w:val="none" w:sz="0" w:space="0" w:color="auto"/>
            <w:bottom w:val="none" w:sz="0" w:space="0" w:color="auto"/>
            <w:right w:val="none" w:sz="0" w:space="0" w:color="auto"/>
          </w:divBdr>
        </w:div>
        <w:div w:id="542254603">
          <w:marLeft w:val="480"/>
          <w:marRight w:val="0"/>
          <w:marTop w:val="0"/>
          <w:marBottom w:val="0"/>
          <w:divBdr>
            <w:top w:val="none" w:sz="0" w:space="0" w:color="auto"/>
            <w:left w:val="none" w:sz="0" w:space="0" w:color="auto"/>
            <w:bottom w:val="none" w:sz="0" w:space="0" w:color="auto"/>
            <w:right w:val="none" w:sz="0" w:space="0" w:color="auto"/>
          </w:divBdr>
        </w:div>
        <w:div w:id="2002468819">
          <w:marLeft w:val="480"/>
          <w:marRight w:val="0"/>
          <w:marTop w:val="0"/>
          <w:marBottom w:val="0"/>
          <w:divBdr>
            <w:top w:val="none" w:sz="0" w:space="0" w:color="auto"/>
            <w:left w:val="none" w:sz="0" w:space="0" w:color="auto"/>
            <w:bottom w:val="none" w:sz="0" w:space="0" w:color="auto"/>
            <w:right w:val="none" w:sz="0" w:space="0" w:color="auto"/>
          </w:divBdr>
        </w:div>
        <w:div w:id="380448456">
          <w:marLeft w:val="480"/>
          <w:marRight w:val="0"/>
          <w:marTop w:val="0"/>
          <w:marBottom w:val="0"/>
          <w:divBdr>
            <w:top w:val="none" w:sz="0" w:space="0" w:color="auto"/>
            <w:left w:val="none" w:sz="0" w:space="0" w:color="auto"/>
            <w:bottom w:val="none" w:sz="0" w:space="0" w:color="auto"/>
            <w:right w:val="none" w:sz="0" w:space="0" w:color="auto"/>
          </w:divBdr>
        </w:div>
        <w:div w:id="1226451912">
          <w:marLeft w:val="480"/>
          <w:marRight w:val="0"/>
          <w:marTop w:val="0"/>
          <w:marBottom w:val="0"/>
          <w:divBdr>
            <w:top w:val="none" w:sz="0" w:space="0" w:color="auto"/>
            <w:left w:val="none" w:sz="0" w:space="0" w:color="auto"/>
            <w:bottom w:val="none" w:sz="0" w:space="0" w:color="auto"/>
            <w:right w:val="none" w:sz="0" w:space="0" w:color="auto"/>
          </w:divBdr>
        </w:div>
        <w:div w:id="959845960">
          <w:marLeft w:val="480"/>
          <w:marRight w:val="0"/>
          <w:marTop w:val="0"/>
          <w:marBottom w:val="0"/>
          <w:divBdr>
            <w:top w:val="none" w:sz="0" w:space="0" w:color="auto"/>
            <w:left w:val="none" w:sz="0" w:space="0" w:color="auto"/>
            <w:bottom w:val="none" w:sz="0" w:space="0" w:color="auto"/>
            <w:right w:val="none" w:sz="0" w:space="0" w:color="auto"/>
          </w:divBdr>
        </w:div>
        <w:div w:id="1171138556">
          <w:marLeft w:val="480"/>
          <w:marRight w:val="0"/>
          <w:marTop w:val="0"/>
          <w:marBottom w:val="0"/>
          <w:divBdr>
            <w:top w:val="none" w:sz="0" w:space="0" w:color="auto"/>
            <w:left w:val="none" w:sz="0" w:space="0" w:color="auto"/>
            <w:bottom w:val="none" w:sz="0" w:space="0" w:color="auto"/>
            <w:right w:val="none" w:sz="0" w:space="0" w:color="auto"/>
          </w:divBdr>
        </w:div>
        <w:div w:id="238559864">
          <w:marLeft w:val="480"/>
          <w:marRight w:val="0"/>
          <w:marTop w:val="0"/>
          <w:marBottom w:val="0"/>
          <w:divBdr>
            <w:top w:val="none" w:sz="0" w:space="0" w:color="auto"/>
            <w:left w:val="none" w:sz="0" w:space="0" w:color="auto"/>
            <w:bottom w:val="none" w:sz="0" w:space="0" w:color="auto"/>
            <w:right w:val="none" w:sz="0" w:space="0" w:color="auto"/>
          </w:divBdr>
        </w:div>
        <w:div w:id="2000645790">
          <w:marLeft w:val="480"/>
          <w:marRight w:val="0"/>
          <w:marTop w:val="0"/>
          <w:marBottom w:val="0"/>
          <w:divBdr>
            <w:top w:val="none" w:sz="0" w:space="0" w:color="auto"/>
            <w:left w:val="none" w:sz="0" w:space="0" w:color="auto"/>
            <w:bottom w:val="none" w:sz="0" w:space="0" w:color="auto"/>
            <w:right w:val="none" w:sz="0" w:space="0" w:color="auto"/>
          </w:divBdr>
        </w:div>
        <w:div w:id="1463113178">
          <w:marLeft w:val="480"/>
          <w:marRight w:val="0"/>
          <w:marTop w:val="0"/>
          <w:marBottom w:val="0"/>
          <w:divBdr>
            <w:top w:val="none" w:sz="0" w:space="0" w:color="auto"/>
            <w:left w:val="none" w:sz="0" w:space="0" w:color="auto"/>
            <w:bottom w:val="none" w:sz="0" w:space="0" w:color="auto"/>
            <w:right w:val="none" w:sz="0" w:space="0" w:color="auto"/>
          </w:divBdr>
        </w:div>
        <w:div w:id="1083599156">
          <w:marLeft w:val="480"/>
          <w:marRight w:val="0"/>
          <w:marTop w:val="0"/>
          <w:marBottom w:val="0"/>
          <w:divBdr>
            <w:top w:val="none" w:sz="0" w:space="0" w:color="auto"/>
            <w:left w:val="none" w:sz="0" w:space="0" w:color="auto"/>
            <w:bottom w:val="none" w:sz="0" w:space="0" w:color="auto"/>
            <w:right w:val="none" w:sz="0" w:space="0" w:color="auto"/>
          </w:divBdr>
        </w:div>
        <w:div w:id="712313937">
          <w:marLeft w:val="480"/>
          <w:marRight w:val="0"/>
          <w:marTop w:val="0"/>
          <w:marBottom w:val="0"/>
          <w:divBdr>
            <w:top w:val="none" w:sz="0" w:space="0" w:color="auto"/>
            <w:left w:val="none" w:sz="0" w:space="0" w:color="auto"/>
            <w:bottom w:val="none" w:sz="0" w:space="0" w:color="auto"/>
            <w:right w:val="none" w:sz="0" w:space="0" w:color="auto"/>
          </w:divBdr>
        </w:div>
        <w:div w:id="388722620">
          <w:marLeft w:val="480"/>
          <w:marRight w:val="0"/>
          <w:marTop w:val="0"/>
          <w:marBottom w:val="0"/>
          <w:divBdr>
            <w:top w:val="none" w:sz="0" w:space="0" w:color="auto"/>
            <w:left w:val="none" w:sz="0" w:space="0" w:color="auto"/>
            <w:bottom w:val="none" w:sz="0" w:space="0" w:color="auto"/>
            <w:right w:val="none" w:sz="0" w:space="0" w:color="auto"/>
          </w:divBdr>
        </w:div>
        <w:div w:id="630673288">
          <w:marLeft w:val="480"/>
          <w:marRight w:val="0"/>
          <w:marTop w:val="0"/>
          <w:marBottom w:val="0"/>
          <w:divBdr>
            <w:top w:val="none" w:sz="0" w:space="0" w:color="auto"/>
            <w:left w:val="none" w:sz="0" w:space="0" w:color="auto"/>
            <w:bottom w:val="none" w:sz="0" w:space="0" w:color="auto"/>
            <w:right w:val="none" w:sz="0" w:space="0" w:color="auto"/>
          </w:divBdr>
        </w:div>
        <w:div w:id="1127898289">
          <w:marLeft w:val="480"/>
          <w:marRight w:val="0"/>
          <w:marTop w:val="0"/>
          <w:marBottom w:val="0"/>
          <w:divBdr>
            <w:top w:val="none" w:sz="0" w:space="0" w:color="auto"/>
            <w:left w:val="none" w:sz="0" w:space="0" w:color="auto"/>
            <w:bottom w:val="none" w:sz="0" w:space="0" w:color="auto"/>
            <w:right w:val="none" w:sz="0" w:space="0" w:color="auto"/>
          </w:divBdr>
        </w:div>
        <w:div w:id="471991540">
          <w:marLeft w:val="480"/>
          <w:marRight w:val="0"/>
          <w:marTop w:val="0"/>
          <w:marBottom w:val="0"/>
          <w:divBdr>
            <w:top w:val="none" w:sz="0" w:space="0" w:color="auto"/>
            <w:left w:val="none" w:sz="0" w:space="0" w:color="auto"/>
            <w:bottom w:val="none" w:sz="0" w:space="0" w:color="auto"/>
            <w:right w:val="none" w:sz="0" w:space="0" w:color="auto"/>
          </w:divBdr>
        </w:div>
        <w:div w:id="2120640552">
          <w:marLeft w:val="480"/>
          <w:marRight w:val="0"/>
          <w:marTop w:val="0"/>
          <w:marBottom w:val="0"/>
          <w:divBdr>
            <w:top w:val="none" w:sz="0" w:space="0" w:color="auto"/>
            <w:left w:val="none" w:sz="0" w:space="0" w:color="auto"/>
            <w:bottom w:val="none" w:sz="0" w:space="0" w:color="auto"/>
            <w:right w:val="none" w:sz="0" w:space="0" w:color="auto"/>
          </w:divBdr>
        </w:div>
        <w:div w:id="2025935946">
          <w:marLeft w:val="480"/>
          <w:marRight w:val="0"/>
          <w:marTop w:val="0"/>
          <w:marBottom w:val="0"/>
          <w:divBdr>
            <w:top w:val="none" w:sz="0" w:space="0" w:color="auto"/>
            <w:left w:val="none" w:sz="0" w:space="0" w:color="auto"/>
            <w:bottom w:val="none" w:sz="0" w:space="0" w:color="auto"/>
            <w:right w:val="none" w:sz="0" w:space="0" w:color="auto"/>
          </w:divBdr>
        </w:div>
        <w:div w:id="1141996164">
          <w:marLeft w:val="480"/>
          <w:marRight w:val="0"/>
          <w:marTop w:val="0"/>
          <w:marBottom w:val="0"/>
          <w:divBdr>
            <w:top w:val="none" w:sz="0" w:space="0" w:color="auto"/>
            <w:left w:val="none" w:sz="0" w:space="0" w:color="auto"/>
            <w:bottom w:val="none" w:sz="0" w:space="0" w:color="auto"/>
            <w:right w:val="none" w:sz="0" w:space="0" w:color="auto"/>
          </w:divBdr>
        </w:div>
        <w:div w:id="924001666">
          <w:marLeft w:val="480"/>
          <w:marRight w:val="0"/>
          <w:marTop w:val="0"/>
          <w:marBottom w:val="0"/>
          <w:divBdr>
            <w:top w:val="none" w:sz="0" w:space="0" w:color="auto"/>
            <w:left w:val="none" w:sz="0" w:space="0" w:color="auto"/>
            <w:bottom w:val="none" w:sz="0" w:space="0" w:color="auto"/>
            <w:right w:val="none" w:sz="0" w:space="0" w:color="auto"/>
          </w:divBdr>
        </w:div>
        <w:div w:id="2032148164">
          <w:marLeft w:val="480"/>
          <w:marRight w:val="0"/>
          <w:marTop w:val="0"/>
          <w:marBottom w:val="0"/>
          <w:divBdr>
            <w:top w:val="none" w:sz="0" w:space="0" w:color="auto"/>
            <w:left w:val="none" w:sz="0" w:space="0" w:color="auto"/>
            <w:bottom w:val="none" w:sz="0" w:space="0" w:color="auto"/>
            <w:right w:val="none" w:sz="0" w:space="0" w:color="auto"/>
          </w:divBdr>
        </w:div>
        <w:div w:id="1132484526">
          <w:marLeft w:val="480"/>
          <w:marRight w:val="0"/>
          <w:marTop w:val="0"/>
          <w:marBottom w:val="0"/>
          <w:divBdr>
            <w:top w:val="none" w:sz="0" w:space="0" w:color="auto"/>
            <w:left w:val="none" w:sz="0" w:space="0" w:color="auto"/>
            <w:bottom w:val="none" w:sz="0" w:space="0" w:color="auto"/>
            <w:right w:val="none" w:sz="0" w:space="0" w:color="auto"/>
          </w:divBdr>
        </w:div>
        <w:div w:id="1347557688">
          <w:marLeft w:val="480"/>
          <w:marRight w:val="0"/>
          <w:marTop w:val="0"/>
          <w:marBottom w:val="0"/>
          <w:divBdr>
            <w:top w:val="none" w:sz="0" w:space="0" w:color="auto"/>
            <w:left w:val="none" w:sz="0" w:space="0" w:color="auto"/>
            <w:bottom w:val="none" w:sz="0" w:space="0" w:color="auto"/>
            <w:right w:val="none" w:sz="0" w:space="0" w:color="auto"/>
          </w:divBdr>
        </w:div>
        <w:div w:id="247278569">
          <w:marLeft w:val="480"/>
          <w:marRight w:val="0"/>
          <w:marTop w:val="0"/>
          <w:marBottom w:val="0"/>
          <w:divBdr>
            <w:top w:val="none" w:sz="0" w:space="0" w:color="auto"/>
            <w:left w:val="none" w:sz="0" w:space="0" w:color="auto"/>
            <w:bottom w:val="none" w:sz="0" w:space="0" w:color="auto"/>
            <w:right w:val="none" w:sz="0" w:space="0" w:color="auto"/>
          </w:divBdr>
        </w:div>
        <w:div w:id="323164178">
          <w:marLeft w:val="480"/>
          <w:marRight w:val="0"/>
          <w:marTop w:val="0"/>
          <w:marBottom w:val="0"/>
          <w:divBdr>
            <w:top w:val="none" w:sz="0" w:space="0" w:color="auto"/>
            <w:left w:val="none" w:sz="0" w:space="0" w:color="auto"/>
            <w:bottom w:val="none" w:sz="0" w:space="0" w:color="auto"/>
            <w:right w:val="none" w:sz="0" w:space="0" w:color="auto"/>
          </w:divBdr>
        </w:div>
        <w:div w:id="1890148297">
          <w:marLeft w:val="480"/>
          <w:marRight w:val="0"/>
          <w:marTop w:val="0"/>
          <w:marBottom w:val="0"/>
          <w:divBdr>
            <w:top w:val="none" w:sz="0" w:space="0" w:color="auto"/>
            <w:left w:val="none" w:sz="0" w:space="0" w:color="auto"/>
            <w:bottom w:val="none" w:sz="0" w:space="0" w:color="auto"/>
            <w:right w:val="none" w:sz="0" w:space="0" w:color="auto"/>
          </w:divBdr>
        </w:div>
        <w:div w:id="1382368103">
          <w:marLeft w:val="480"/>
          <w:marRight w:val="0"/>
          <w:marTop w:val="0"/>
          <w:marBottom w:val="0"/>
          <w:divBdr>
            <w:top w:val="none" w:sz="0" w:space="0" w:color="auto"/>
            <w:left w:val="none" w:sz="0" w:space="0" w:color="auto"/>
            <w:bottom w:val="none" w:sz="0" w:space="0" w:color="auto"/>
            <w:right w:val="none" w:sz="0" w:space="0" w:color="auto"/>
          </w:divBdr>
        </w:div>
        <w:div w:id="1776943180">
          <w:marLeft w:val="480"/>
          <w:marRight w:val="0"/>
          <w:marTop w:val="0"/>
          <w:marBottom w:val="0"/>
          <w:divBdr>
            <w:top w:val="none" w:sz="0" w:space="0" w:color="auto"/>
            <w:left w:val="none" w:sz="0" w:space="0" w:color="auto"/>
            <w:bottom w:val="none" w:sz="0" w:space="0" w:color="auto"/>
            <w:right w:val="none" w:sz="0" w:space="0" w:color="auto"/>
          </w:divBdr>
        </w:div>
        <w:div w:id="1568764710">
          <w:marLeft w:val="480"/>
          <w:marRight w:val="0"/>
          <w:marTop w:val="0"/>
          <w:marBottom w:val="0"/>
          <w:divBdr>
            <w:top w:val="none" w:sz="0" w:space="0" w:color="auto"/>
            <w:left w:val="none" w:sz="0" w:space="0" w:color="auto"/>
            <w:bottom w:val="none" w:sz="0" w:space="0" w:color="auto"/>
            <w:right w:val="none" w:sz="0" w:space="0" w:color="auto"/>
          </w:divBdr>
        </w:div>
        <w:div w:id="488252897">
          <w:marLeft w:val="480"/>
          <w:marRight w:val="0"/>
          <w:marTop w:val="0"/>
          <w:marBottom w:val="0"/>
          <w:divBdr>
            <w:top w:val="none" w:sz="0" w:space="0" w:color="auto"/>
            <w:left w:val="none" w:sz="0" w:space="0" w:color="auto"/>
            <w:bottom w:val="none" w:sz="0" w:space="0" w:color="auto"/>
            <w:right w:val="none" w:sz="0" w:space="0" w:color="auto"/>
          </w:divBdr>
        </w:div>
        <w:div w:id="915407397">
          <w:marLeft w:val="480"/>
          <w:marRight w:val="0"/>
          <w:marTop w:val="0"/>
          <w:marBottom w:val="0"/>
          <w:divBdr>
            <w:top w:val="none" w:sz="0" w:space="0" w:color="auto"/>
            <w:left w:val="none" w:sz="0" w:space="0" w:color="auto"/>
            <w:bottom w:val="none" w:sz="0" w:space="0" w:color="auto"/>
            <w:right w:val="none" w:sz="0" w:space="0" w:color="auto"/>
          </w:divBdr>
        </w:div>
        <w:div w:id="1189833518">
          <w:marLeft w:val="480"/>
          <w:marRight w:val="0"/>
          <w:marTop w:val="0"/>
          <w:marBottom w:val="0"/>
          <w:divBdr>
            <w:top w:val="none" w:sz="0" w:space="0" w:color="auto"/>
            <w:left w:val="none" w:sz="0" w:space="0" w:color="auto"/>
            <w:bottom w:val="none" w:sz="0" w:space="0" w:color="auto"/>
            <w:right w:val="none" w:sz="0" w:space="0" w:color="auto"/>
          </w:divBdr>
        </w:div>
        <w:div w:id="1850750155">
          <w:marLeft w:val="480"/>
          <w:marRight w:val="0"/>
          <w:marTop w:val="0"/>
          <w:marBottom w:val="0"/>
          <w:divBdr>
            <w:top w:val="none" w:sz="0" w:space="0" w:color="auto"/>
            <w:left w:val="none" w:sz="0" w:space="0" w:color="auto"/>
            <w:bottom w:val="none" w:sz="0" w:space="0" w:color="auto"/>
            <w:right w:val="none" w:sz="0" w:space="0" w:color="auto"/>
          </w:divBdr>
        </w:div>
        <w:div w:id="1589382646">
          <w:marLeft w:val="480"/>
          <w:marRight w:val="0"/>
          <w:marTop w:val="0"/>
          <w:marBottom w:val="0"/>
          <w:divBdr>
            <w:top w:val="none" w:sz="0" w:space="0" w:color="auto"/>
            <w:left w:val="none" w:sz="0" w:space="0" w:color="auto"/>
            <w:bottom w:val="none" w:sz="0" w:space="0" w:color="auto"/>
            <w:right w:val="none" w:sz="0" w:space="0" w:color="auto"/>
          </w:divBdr>
        </w:div>
        <w:div w:id="841357371">
          <w:marLeft w:val="480"/>
          <w:marRight w:val="0"/>
          <w:marTop w:val="0"/>
          <w:marBottom w:val="0"/>
          <w:divBdr>
            <w:top w:val="none" w:sz="0" w:space="0" w:color="auto"/>
            <w:left w:val="none" w:sz="0" w:space="0" w:color="auto"/>
            <w:bottom w:val="none" w:sz="0" w:space="0" w:color="auto"/>
            <w:right w:val="none" w:sz="0" w:space="0" w:color="auto"/>
          </w:divBdr>
        </w:div>
        <w:div w:id="777217063">
          <w:marLeft w:val="480"/>
          <w:marRight w:val="0"/>
          <w:marTop w:val="0"/>
          <w:marBottom w:val="0"/>
          <w:divBdr>
            <w:top w:val="none" w:sz="0" w:space="0" w:color="auto"/>
            <w:left w:val="none" w:sz="0" w:space="0" w:color="auto"/>
            <w:bottom w:val="none" w:sz="0" w:space="0" w:color="auto"/>
            <w:right w:val="none" w:sz="0" w:space="0" w:color="auto"/>
          </w:divBdr>
        </w:div>
        <w:div w:id="1122118369">
          <w:marLeft w:val="480"/>
          <w:marRight w:val="0"/>
          <w:marTop w:val="0"/>
          <w:marBottom w:val="0"/>
          <w:divBdr>
            <w:top w:val="none" w:sz="0" w:space="0" w:color="auto"/>
            <w:left w:val="none" w:sz="0" w:space="0" w:color="auto"/>
            <w:bottom w:val="none" w:sz="0" w:space="0" w:color="auto"/>
            <w:right w:val="none" w:sz="0" w:space="0" w:color="auto"/>
          </w:divBdr>
        </w:div>
        <w:div w:id="484206651">
          <w:marLeft w:val="480"/>
          <w:marRight w:val="0"/>
          <w:marTop w:val="0"/>
          <w:marBottom w:val="0"/>
          <w:divBdr>
            <w:top w:val="none" w:sz="0" w:space="0" w:color="auto"/>
            <w:left w:val="none" w:sz="0" w:space="0" w:color="auto"/>
            <w:bottom w:val="none" w:sz="0" w:space="0" w:color="auto"/>
            <w:right w:val="none" w:sz="0" w:space="0" w:color="auto"/>
          </w:divBdr>
        </w:div>
        <w:div w:id="884870284">
          <w:marLeft w:val="480"/>
          <w:marRight w:val="0"/>
          <w:marTop w:val="0"/>
          <w:marBottom w:val="0"/>
          <w:divBdr>
            <w:top w:val="none" w:sz="0" w:space="0" w:color="auto"/>
            <w:left w:val="none" w:sz="0" w:space="0" w:color="auto"/>
            <w:bottom w:val="none" w:sz="0" w:space="0" w:color="auto"/>
            <w:right w:val="none" w:sz="0" w:space="0" w:color="auto"/>
          </w:divBdr>
        </w:div>
        <w:div w:id="1688948265">
          <w:marLeft w:val="480"/>
          <w:marRight w:val="0"/>
          <w:marTop w:val="0"/>
          <w:marBottom w:val="0"/>
          <w:divBdr>
            <w:top w:val="none" w:sz="0" w:space="0" w:color="auto"/>
            <w:left w:val="none" w:sz="0" w:space="0" w:color="auto"/>
            <w:bottom w:val="none" w:sz="0" w:space="0" w:color="auto"/>
            <w:right w:val="none" w:sz="0" w:space="0" w:color="auto"/>
          </w:divBdr>
        </w:div>
        <w:div w:id="627585009">
          <w:marLeft w:val="480"/>
          <w:marRight w:val="0"/>
          <w:marTop w:val="0"/>
          <w:marBottom w:val="0"/>
          <w:divBdr>
            <w:top w:val="none" w:sz="0" w:space="0" w:color="auto"/>
            <w:left w:val="none" w:sz="0" w:space="0" w:color="auto"/>
            <w:bottom w:val="none" w:sz="0" w:space="0" w:color="auto"/>
            <w:right w:val="none" w:sz="0" w:space="0" w:color="auto"/>
          </w:divBdr>
        </w:div>
        <w:div w:id="1100175399">
          <w:marLeft w:val="480"/>
          <w:marRight w:val="0"/>
          <w:marTop w:val="0"/>
          <w:marBottom w:val="0"/>
          <w:divBdr>
            <w:top w:val="none" w:sz="0" w:space="0" w:color="auto"/>
            <w:left w:val="none" w:sz="0" w:space="0" w:color="auto"/>
            <w:bottom w:val="none" w:sz="0" w:space="0" w:color="auto"/>
            <w:right w:val="none" w:sz="0" w:space="0" w:color="auto"/>
          </w:divBdr>
        </w:div>
        <w:div w:id="1883443344">
          <w:marLeft w:val="480"/>
          <w:marRight w:val="0"/>
          <w:marTop w:val="0"/>
          <w:marBottom w:val="0"/>
          <w:divBdr>
            <w:top w:val="none" w:sz="0" w:space="0" w:color="auto"/>
            <w:left w:val="none" w:sz="0" w:space="0" w:color="auto"/>
            <w:bottom w:val="none" w:sz="0" w:space="0" w:color="auto"/>
            <w:right w:val="none" w:sz="0" w:space="0" w:color="auto"/>
          </w:divBdr>
        </w:div>
        <w:div w:id="1776828618">
          <w:marLeft w:val="480"/>
          <w:marRight w:val="0"/>
          <w:marTop w:val="0"/>
          <w:marBottom w:val="0"/>
          <w:divBdr>
            <w:top w:val="none" w:sz="0" w:space="0" w:color="auto"/>
            <w:left w:val="none" w:sz="0" w:space="0" w:color="auto"/>
            <w:bottom w:val="none" w:sz="0" w:space="0" w:color="auto"/>
            <w:right w:val="none" w:sz="0" w:space="0" w:color="auto"/>
          </w:divBdr>
        </w:div>
        <w:div w:id="727611184">
          <w:marLeft w:val="480"/>
          <w:marRight w:val="0"/>
          <w:marTop w:val="0"/>
          <w:marBottom w:val="0"/>
          <w:divBdr>
            <w:top w:val="none" w:sz="0" w:space="0" w:color="auto"/>
            <w:left w:val="none" w:sz="0" w:space="0" w:color="auto"/>
            <w:bottom w:val="none" w:sz="0" w:space="0" w:color="auto"/>
            <w:right w:val="none" w:sz="0" w:space="0" w:color="auto"/>
          </w:divBdr>
        </w:div>
        <w:div w:id="156457380">
          <w:marLeft w:val="480"/>
          <w:marRight w:val="0"/>
          <w:marTop w:val="0"/>
          <w:marBottom w:val="0"/>
          <w:divBdr>
            <w:top w:val="none" w:sz="0" w:space="0" w:color="auto"/>
            <w:left w:val="none" w:sz="0" w:space="0" w:color="auto"/>
            <w:bottom w:val="none" w:sz="0" w:space="0" w:color="auto"/>
            <w:right w:val="none" w:sz="0" w:space="0" w:color="auto"/>
          </w:divBdr>
        </w:div>
        <w:div w:id="42096221">
          <w:marLeft w:val="480"/>
          <w:marRight w:val="0"/>
          <w:marTop w:val="0"/>
          <w:marBottom w:val="0"/>
          <w:divBdr>
            <w:top w:val="none" w:sz="0" w:space="0" w:color="auto"/>
            <w:left w:val="none" w:sz="0" w:space="0" w:color="auto"/>
            <w:bottom w:val="none" w:sz="0" w:space="0" w:color="auto"/>
            <w:right w:val="none" w:sz="0" w:space="0" w:color="auto"/>
          </w:divBdr>
        </w:div>
        <w:div w:id="1109159953">
          <w:marLeft w:val="480"/>
          <w:marRight w:val="0"/>
          <w:marTop w:val="0"/>
          <w:marBottom w:val="0"/>
          <w:divBdr>
            <w:top w:val="none" w:sz="0" w:space="0" w:color="auto"/>
            <w:left w:val="none" w:sz="0" w:space="0" w:color="auto"/>
            <w:bottom w:val="none" w:sz="0" w:space="0" w:color="auto"/>
            <w:right w:val="none" w:sz="0" w:space="0" w:color="auto"/>
          </w:divBdr>
        </w:div>
        <w:div w:id="1401637917">
          <w:marLeft w:val="480"/>
          <w:marRight w:val="0"/>
          <w:marTop w:val="0"/>
          <w:marBottom w:val="0"/>
          <w:divBdr>
            <w:top w:val="none" w:sz="0" w:space="0" w:color="auto"/>
            <w:left w:val="none" w:sz="0" w:space="0" w:color="auto"/>
            <w:bottom w:val="none" w:sz="0" w:space="0" w:color="auto"/>
            <w:right w:val="none" w:sz="0" w:space="0" w:color="auto"/>
          </w:divBdr>
        </w:div>
        <w:div w:id="626198563">
          <w:marLeft w:val="480"/>
          <w:marRight w:val="0"/>
          <w:marTop w:val="0"/>
          <w:marBottom w:val="0"/>
          <w:divBdr>
            <w:top w:val="none" w:sz="0" w:space="0" w:color="auto"/>
            <w:left w:val="none" w:sz="0" w:space="0" w:color="auto"/>
            <w:bottom w:val="none" w:sz="0" w:space="0" w:color="auto"/>
            <w:right w:val="none" w:sz="0" w:space="0" w:color="auto"/>
          </w:divBdr>
        </w:div>
        <w:div w:id="966279197">
          <w:marLeft w:val="480"/>
          <w:marRight w:val="0"/>
          <w:marTop w:val="0"/>
          <w:marBottom w:val="0"/>
          <w:divBdr>
            <w:top w:val="none" w:sz="0" w:space="0" w:color="auto"/>
            <w:left w:val="none" w:sz="0" w:space="0" w:color="auto"/>
            <w:bottom w:val="none" w:sz="0" w:space="0" w:color="auto"/>
            <w:right w:val="none" w:sz="0" w:space="0" w:color="auto"/>
          </w:divBdr>
        </w:div>
        <w:div w:id="982853917">
          <w:marLeft w:val="480"/>
          <w:marRight w:val="0"/>
          <w:marTop w:val="0"/>
          <w:marBottom w:val="0"/>
          <w:divBdr>
            <w:top w:val="none" w:sz="0" w:space="0" w:color="auto"/>
            <w:left w:val="none" w:sz="0" w:space="0" w:color="auto"/>
            <w:bottom w:val="none" w:sz="0" w:space="0" w:color="auto"/>
            <w:right w:val="none" w:sz="0" w:space="0" w:color="auto"/>
          </w:divBdr>
        </w:div>
        <w:div w:id="1443456808">
          <w:marLeft w:val="480"/>
          <w:marRight w:val="0"/>
          <w:marTop w:val="0"/>
          <w:marBottom w:val="0"/>
          <w:divBdr>
            <w:top w:val="none" w:sz="0" w:space="0" w:color="auto"/>
            <w:left w:val="none" w:sz="0" w:space="0" w:color="auto"/>
            <w:bottom w:val="none" w:sz="0" w:space="0" w:color="auto"/>
            <w:right w:val="none" w:sz="0" w:space="0" w:color="auto"/>
          </w:divBdr>
        </w:div>
        <w:div w:id="357237951">
          <w:marLeft w:val="480"/>
          <w:marRight w:val="0"/>
          <w:marTop w:val="0"/>
          <w:marBottom w:val="0"/>
          <w:divBdr>
            <w:top w:val="none" w:sz="0" w:space="0" w:color="auto"/>
            <w:left w:val="none" w:sz="0" w:space="0" w:color="auto"/>
            <w:bottom w:val="none" w:sz="0" w:space="0" w:color="auto"/>
            <w:right w:val="none" w:sz="0" w:space="0" w:color="auto"/>
          </w:divBdr>
        </w:div>
        <w:div w:id="241641134">
          <w:marLeft w:val="480"/>
          <w:marRight w:val="0"/>
          <w:marTop w:val="0"/>
          <w:marBottom w:val="0"/>
          <w:divBdr>
            <w:top w:val="none" w:sz="0" w:space="0" w:color="auto"/>
            <w:left w:val="none" w:sz="0" w:space="0" w:color="auto"/>
            <w:bottom w:val="none" w:sz="0" w:space="0" w:color="auto"/>
            <w:right w:val="none" w:sz="0" w:space="0" w:color="auto"/>
          </w:divBdr>
        </w:div>
        <w:div w:id="1985619831">
          <w:marLeft w:val="480"/>
          <w:marRight w:val="0"/>
          <w:marTop w:val="0"/>
          <w:marBottom w:val="0"/>
          <w:divBdr>
            <w:top w:val="none" w:sz="0" w:space="0" w:color="auto"/>
            <w:left w:val="none" w:sz="0" w:space="0" w:color="auto"/>
            <w:bottom w:val="none" w:sz="0" w:space="0" w:color="auto"/>
            <w:right w:val="none" w:sz="0" w:space="0" w:color="auto"/>
          </w:divBdr>
        </w:div>
        <w:div w:id="574776760">
          <w:marLeft w:val="480"/>
          <w:marRight w:val="0"/>
          <w:marTop w:val="0"/>
          <w:marBottom w:val="0"/>
          <w:divBdr>
            <w:top w:val="none" w:sz="0" w:space="0" w:color="auto"/>
            <w:left w:val="none" w:sz="0" w:space="0" w:color="auto"/>
            <w:bottom w:val="none" w:sz="0" w:space="0" w:color="auto"/>
            <w:right w:val="none" w:sz="0" w:space="0" w:color="auto"/>
          </w:divBdr>
        </w:div>
        <w:div w:id="1858545415">
          <w:marLeft w:val="480"/>
          <w:marRight w:val="0"/>
          <w:marTop w:val="0"/>
          <w:marBottom w:val="0"/>
          <w:divBdr>
            <w:top w:val="none" w:sz="0" w:space="0" w:color="auto"/>
            <w:left w:val="none" w:sz="0" w:space="0" w:color="auto"/>
            <w:bottom w:val="none" w:sz="0" w:space="0" w:color="auto"/>
            <w:right w:val="none" w:sz="0" w:space="0" w:color="auto"/>
          </w:divBdr>
        </w:div>
        <w:div w:id="1012949887">
          <w:marLeft w:val="480"/>
          <w:marRight w:val="0"/>
          <w:marTop w:val="0"/>
          <w:marBottom w:val="0"/>
          <w:divBdr>
            <w:top w:val="none" w:sz="0" w:space="0" w:color="auto"/>
            <w:left w:val="none" w:sz="0" w:space="0" w:color="auto"/>
            <w:bottom w:val="none" w:sz="0" w:space="0" w:color="auto"/>
            <w:right w:val="none" w:sz="0" w:space="0" w:color="auto"/>
          </w:divBdr>
        </w:div>
        <w:div w:id="712074419">
          <w:marLeft w:val="480"/>
          <w:marRight w:val="0"/>
          <w:marTop w:val="0"/>
          <w:marBottom w:val="0"/>
          <w:divBdr>
            <w:top w:val="none" w:sz="0" w:space="0" w:color="auto"/>
            <w:left w:val="none" w:sz="0" w:space="0" w:color="auto"/>
            <w:bottom w:val="none" w:sz="0" w:space="0" w:color="auto"/>
            <w:right w:val="none" w:sz="0" w:space="0" w:color="auto"/>
          </w:divBdr>
        </w:div>
        <w:div w:id="1037585452">
          <w:marLeft w:val="480"/>
          <w:marRight w:val="0"/>
          <w:marTop w:val="0"/>
          <w:marBottom w:val="0"/>
          <w:divBdr>
            <w:top w:val="none" w:sz="0" w:space="0" w:color="auto"/>
            <w:left w:val="none" w:sz="0" w:space="0" w:color="auto"/>
            <w:bottom w:val="none" w:sz="0" w:space="0" w:color="auto"/>
            <w:right w:val="none" w:sz="0" w:space="0" w:color="auto"/>
          </w:divBdr>
        </w:div>
        <w:div w:id="1144354668">
          <w:marLeft w:val="480"/>
          <w:marRight w:val="0"/>
          <w:marTop w:val="0"/>
          <w:marBottom w:val="0"/>
          <w:divBdr>
            <w:top w:val="none" w:sz="0" w:space="0" w:color="auto"/>
            <w:left w:val="none" w:sz="0" w:space="0" w:color="auto"/>
            <w:bottom w:val="none" w:sz="0" w:space="0" w:color="auto"/>
            <w:right w:val="none" w:sz="0" w:space="0" w:color="auto"/>
          </w:divBdr>
        </w:div>
        <w:div w:id="308826620">
          <w:marLeft w:val="480"/>
          <w:marRight w:val="0"/>
          <w:marTop w:val="0"/>
          <w:marBottom w:val="0"/>
          <w:divBdr>
            <w:top w:val="none" w:sz="0" w:space="0" w:color="auto"/>
            <w:left w:val="none" w:sz="0" w:space="0" w:color="auto"/>
            <w:bottom w:val="none" w:sz="0" w:space="0" w:color="auto"/>
            <w:right w:val="none" w:sz="0" w:space="0" w:color="auto"/>
          </w:divBdr>
        </w:div>
        <w:div w:id="1559971095">
          <w:marLeft w:val="480"/>
          <w:marRight w:val="0"/>
          <w:marTop w:val="0"/>
          <w:marBottom w:val="0"/>
          <w:divBdr>
            <w:top w:val="none" w:sz="0" w:space="0" w:color="auto"/>
            <w:left w:val="none" w:sz="0" w:space="0" w:color="auto"/>
            <w:bottom w:val="none" w:sz="0" w:space="0" w:color="auto"/>
            <w:right w:val="none" w:sz="0" w:space="0" w:color="auto"/>
          </w:divBdr>
        </w:div>
        <w:div w:id="561912699">
          <w:marLeft w:val="480"/>
          <w:marRight w:val="0"/>
          <w:marTop w:val="0"/>
          <w:marBottom w:val="0"/>
          <w:divBdr>
            <w:top w:val="none" w:sz="0" w:space="0" w:color="auto"/>
            <w:left w:val="none" w:sz="0" w:space="0" w:color="auto"/>
            <w:bottom w:val="none" w:sz="0" w:space="0" w:color="auto"/>
            <w:right w:val="none" w:sz="0" w:space="0" w:color="auto"/>
          </w:divBdr>
        </w:div>
        <w:div w:id="1448351659">
          <w:marLeft w:val="480"/>
          <w:marRight w:val="0"/>
          <w:marTop w:val="0"/>
          <w:marBottom w:val="0"/>
          <w:divBdr>
            <w:top w:val="none" w:sz="0" w:space="0" w:color="auto"/>
            <w:left w:val="none" w:sz="0" w:space="0" w:color="auto"/>
            <w:bottom w:val="none" w:sz="0" w:space="0" w:color="auto"/>
            <w:right w:val="none" w:sz="0" w:space="0" w:color="auto"/>
          </w:divBdr>
        </w:div>
        <w:div w:id="466433869">
          <w:marLeft w:val="480"/>
          <w:marRight w:val="0"/>
          <w:marTop w:val="0"/>
          <w:marBottom w:val="0"/>
          <w:divBdr>
            <w:top w:val="none" w:sz="0" w:space="0" w:color="auto"/>
            <w:left w:val="none" w:sz="0" w:space="0" w:color="auto"/>
            <w:bottom w:val="none" w:sz="0" w:space="0" w:color="auto"/>
            <w:right w:val="none" w:sz="0" w:space="0" w:color="auto"/>
          </w:divBdr>
        </w:div>
        <w:div w:id="790638082">
          <w:marLeft w:val="480"/>
          <w:marRight w:val="0"/>
          <w:marTop w:val="0"/>
          <w:marBottom w:val="0"/>
          <w:divBdr>
            <w:top w:val="none" w:sz="0" w:space="0" w:color="auto"/>
            <w:left w:val="none" w:sz="0" w:space="0" w:color="auto"/>
            <w:bottom w:val="none" w:sz="0" w:space="0" w:color="auto"/>
            <w:right w:val="none" w:sz="0" w:space="0" w:color="auto"/>
          </w:divBdr>
        </w:div>
      </w:divsChild>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35988271">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0786954">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3210253">
      <w:bodyDiv w:val="1"/>
      <w:marLeft w:val="0"/>
      <w:marRight w:val="0"/>
      <w:marTop w:val="0"/>
      <w:marBottom w:val="0"/>
      <w:divBdr>
        <w:top w:val="none" w:sz="0" w:space="0" w:color="auto"/>
        <w:left w:val="none" w:sz="0" w:space="0" w:color="auto"/>
        <w:bottom w:val="none" w:sz="0" w:space="0" w:color="auto"/>
        <w:right w:val="none" w:sz="0" w:space="0" w:color="auto"/>
      </w:divBdr>
      <w:divsChild>
        <w:div w:id="1632243840">
          <w:marLeft w:val="480"/>
          <w:marRight w:val="0"/>
          <w:marTop w:val="0"/>
          <w:marBottom w:val="0"/>
          <w:divBdr>
            <w:top w:val="none" w:sz="0" w:space="0" w:color="auto"/>
            <w:left w:val="none" w:sz="0" w:space="0" w:color="auto"/>
            <w:bottom w:val="none" w:sz="0" w:space="0" w:color="auto"/>
            <w:right w:val="none" w:sz="0" w:space="0" w:color="auto"/>
          </w:divBdr>
        </w:div>
        <w:div w:id="2093969770">
          <w:marLeft w:val="480"/>
          <w:marRight w:val="0"/>
          <w:marTop w:val="0"/>
          <w:marBottom w:val="0"/>
          <w:divBdr>
            <w:top w:val="none" w:sz="0" w:space="0" w:color="auto"/>
            <w:left w:val="none" w:sz="0" w:space="0" w:color="auto"/>
            <w:bottom w:val="none" w:sz="0" w:space="0" w:color="auto"/>
            <w:right w:val="none" w:sz="0" w:space="0" w:color="auto"/>
          </w:divBdr>
        </w:div>
        <w:div w:id="739983324">
          <w:marLeft w:val="480"/>
          <w:marRight w:val="0"/>
          <w:marTop w:val="0"/>
          <w:marBottom w:val="0"/>
          <w:divBdr>
            <w:top w:val="none" w:sz="0" w:space="0" w:color="auto"/>
            <w:left w:val="none" w:sz="0" w:space="0" w:color="auto"/>
            <w:bottom w:val="none" w:sz="0" w:space="0" w:color="auto"/>
            <w:right w:val="none" w:sz="0" w:space="0" w:color="auto"/>
          </w:divBdr>
        </w:div>
        <w:div w:id="128208361">
          <w:marLeft w:val="480"/>
          <w:marRight w:val="0"/>
          <w:marTop w:val="0"/>
          <w:marBottom w:val="0"/>
          <w:divBdr>
            <w:top w:val="none" w:sz="0" w:space="0" w:color="auto"/>
            <w:left w:val="none" w:sz="0" w:space="0" w:color="auto"/>
            <w:bottom w:val="none" w:sz="0" w:space="0" w:color="auto"/>
            <w:right w:val="none" w:sz="0" w:space="0" w:color="auto"/>
          </w:divBdr>
        </w:div>
        <w:div w:id="73743079">
          <w:marLeft w:val="480"/>
          <w:marRight w:val="0"/>
          <w:marTop w:val="0"/>
          <w:marBottom w:val="0"/>
          <w:divBdr>
            <w:top w:val="none" w:sz="0" w:space="0" w:color="auto"/>
            <w:left w:val="none" w:sz="0" w:space="0" w:color="auto"/>
            <w:bottom w:val="none" w:sz="0" w:space="0" w:color="auto"/>
            <w:right w:val="none" w:sz="0" w:space="0" w:color="auto"/>
          </w:divBdr>
        </w:div>
        <w:div w:id="1160274143">
          <w:marLeft w:val="480"/>
          <w:marRight w:val="0"/>
          <w:marTop w:val="0"/>
          <w:marBottom w:val="0"/>
          <w:divBdr>
            <w:top w:val="none" w:sz="0" w:space="0" w:color="auto"/>
            <w:left w:val="none" w:sz="0" w:space="0" w:color="auto"/>
            <w:bottom w:val="none" w:sz="0" w:space="0" w:color="auto"/>
            <w:right w:val="none" w:sz="0" w:space="0" w:color="auto"/>
          </w:divBdr>
        </w:div>
        <w:div w:id="1761411246">
          <w:marLeft w:val="480"/>
          <w:marRight w:val="0"/>
          <w:marTop w:val="0"/>
          <w:marBottom w:val="0"/>
          <w:divBdr>
            <w:top w:val="none" w:sz="0" w:space="0" w:color="auto"/>
            <w:left w:val="none" w:sz="0" w:space="0" w:color="auto"/>
            <w:bottom w:val="none" w:sz="0" w:space="0" w:color="auto"/>
            <w:right w:val="none" w:sz="0" w:space="0" w:color="auto"/>
          </w:divBdr>
        </w:div>
        <w:div w:id="705644445">
          <w:marLeft w:val="480"/>
          <w:marRight w:val="0"/>
          <w:marTop w:val="0"/>
          <w:marBottom w:val="0"/>
          <w:divBdr>
            <w:top w:val="none" w:sz="0" w:space="0" w:color="auto"/>
            <w:left w:val="none" w:sz="0" w:space="0" w:color="auto"/>
            <w:bottom w:val="none" w:sz="0" w:space="0" w:color="auto"/>
            <w:right w:val="none" w:sz="0" w:space="0" w:color="auto"/>
          </w:divBdr>
        </w:div>
        <w:div w:id="1810243009">
          <w:marLeft w:val="480"/>
          <w:marRight w:val="0"/>
          <w:marTop w:val="0"/>
          <w:marBottom w:val="0"/>
          <w:divBdr>
            <w:top w:val="none" w:sz="0" w:space="0" w:color="auto"/>
            <w:left w:val="none" w:sz="0" w:space="0" w:color="auto"/>
            <w:bottom w:val="none" w:sz="0" w:space="0" w:color="auto"/>
            <w:right w:val="none" w:sz="0" w:space="0" w:color="auto"/>
          </w:divBdr>
        </w:div>
        <w:div w:id="2107462391">
          <w:marLeft w:val="480"/>
          <w:marRight w:val="0"/>
          <w:marTop w:val="0"/>
          <w:marBottom w:val="0"/>
          <w:divBdr>
            <w:top w:val="none" w:sz="0" w:space="0" w:color="auto"/>
            <w:left w:val="none" w:sz="0" w:space="0" w:color="auto"/>
            <w:bottom w:val="none" w:sz="0" w:space="0" w:color="auto"/>
            <w:right w:val="none" w:sz="0" w:space="0" w:color="auto"/>
          </w:divBdr>
        </w:div>
        <w:div w:id="16319211">
          <w:marLeft w:val="480"/>
          <w:marRight w:val="0"/>
          <w:marTop w:val="0"/>
          <w:marBottom w:val="0"/>
          <w:divBdr>
            <w:top w:val="none" w:sz="0" w:space="0" w:color="auto"/>
            <w:left w:val="none" w:sz="0" w:space="0" w:color="auto"/>
            <w:bottom w:val="none" w:sz="0" w:space="0" w:color="auto"/>
            <w:right w:val="none" w:sz="0" w:space="0" w:color="auto"/>
          </w:divBdr>
        </w:div>
        <w:div w:id="2015181819">
          <w:marLeft w:val="480"/>
          <w:marRight w:val="0"/>
          <w:marTop w:val="0"/>
          <w:marBottom w:val="0"/>
          <w:divBdr>
            <w:top w:val="none" w:sz="0" w:space="0" w:color="auto"/>
            <w:left w:val="none" w:sz="0" w:space="0" w:color="auto"/>
            <w:bottom w:val="none" w:sz="0" w:space="0" w:color="auto"/>
            <w:right w:val="none" w:sz="0" w:space="0" w:color="auto"/>
          </w:divBdr>
        </w:div>
        <w:div w:id="452403301">
          <w:marLeft w:val="480"/>
          <w:marRight w:val="0"/>
          <w:marTop w:val="0"/>
          <w:marBottom w:val="0"/>
          <w:divBdr>
            <w:top w:val="none" w:sz="0" w:space="0" w:color="auto"/>
            <w:left w:val="none" w:sz="0" w:space="0" w:color="auto"/>
            <w:bottom w:val="none" w:sz="0" w:space="0" w:color="auto"/>
            <w:right w:val="none" w:sz="0" w:space="0" w:color="auto"/>
          </w:divBdr>
        </w:div>
        <w:div w:id="1258447198">
          <w:marLeft w:val="480"/>
          <w:marRight w:val="0"/>
          <w:marTop w:val="0"/>
          <w:marBottom w:val="0"/>
          <w:divBdr>
            <w:top w:val="none" w:sz="0" w:space="0" w:color="auto"/>
            <w:left w:val="none" w:sz="0" w:space="0" w:color="auto"/>
            <w:bottom w:val="none" w:sz="0" w:space="0" w:color="auto"/>
            <w:right w:val="none" w:sz="0" w:space="0" w:color="auto"/>
          </w:divBdr>
        </w:div>
        <w:div w:id="1752505634">
          <w:marLeft w:val="480"/>
          <w:marRight w:val="0"/>
          <w:marTop w:val="0"/>
          <w:marBottom w:val="0"/>
          <w:divBdr>
            <w:top w:val="none" w:sz="0" w:space="0" w:color="auto"/>
            <w:left w:val="none" w:sz="0" w:space="0" w:color="auto"/>
            <w:bottom w:val="none" w:sz="0" w:space="0" w:color="auto"/>
            <w:right w:val="none" w:sz="0" w:space="0" w:color="auto"/>
          </w:divBdr>
        </w:div>
        <w:div w:id="592129385">
          <w:marLeft w:val="480"/>
          <w:marRight w:val="0"/>
          <w:marTop w:val="0"/>
          <w:marBottom w:val="0"/>
          <w:divBdr>
            <w:top w:val="none" w:sz="0" w:space="0" w:color="auto"/>
            <w:left w:val="none" w:sz="0" w:space="0" w:color="auto"/>
            <w:bottom w:val="none" w:sz="0" w:space="0" w:color="auto"/>
            <w:right w:val="none" w:sz="0" w:space="0" w:color="auto"/>
          </w:divBdr>
        </w:div>
        <w:div w:id="458457025">
          <w:marLeft w:val="480"/>
          <w:marRight w:val="0"/>
          <w:marTop w:val="0"/>
          <w:marBottom w:val="0"/>
          <w:divBdr>
            <w:top w:val="none" w:sz="0" w:space="0" w:color="auto"/>
            <w:left w:val="none" w:sz="0" w:space="0" w:color="auto"/>
            <w:bottom w:val="none" w:sz="0" w:space="0" w:color="auto"/>
            <w:right w:val="none" w:sz="0" w:space="0" w:color="auto"/>
          </w:divBdr>
        </w:div>
        <w:div w:id="814419425">
          <w:marLeft w:val="480"/>
          <w:marRight w:val="0"/>
          <w:marTop w:val="0"/>
          <w:marBottom w:val="0"/>
          <w:divBdr>
            <w:top w:val="none" w:sz="0" w:space="0" w:color="auto"/>
            <w:left w:val="none" w:sz="0" w:space="0" w:color="auto"/>
            <w:bottom w:val="none" w:sz="0" w:space="0" w:color="auto"/>
            <w:right w:val="none" w:sz="0" w:space="0" w:color="auto"/>
          </w:divBdr>
        </w:div>
        <w:div w:id="183859367">
          <w:marLeft w:val="480"/>
          <w:marRight w:val="0"/>
          <w:marTop w:val="0"/>
          <w:marBottom w:val="0"/>
          <w:divBdr>
            <w:top w:val="none" w:sz="0" w:space="0" w:color="auto"/>
            <w:left w:val="none" w:sz="0" w:space="0" w:color="auto"/>
            <w:bottom w:val="none" w:sz="0" w:space="0" w:color="auto"/>
            <w:right w:val="none" w:sz="0" w:space="0" w:color="auto"/>
          </w:divBdr>
        </w:div>
        <w:div w:id="1076439358">
          <w:marLeft w:val="480"/>
          <w:marRight w:val="0"/>
          <w:marTop w:val="0"/>
          <w:marBottom w:val="0"/>
          <w:divBdr>
            <w:top w:val="none" w:sz="0" w:space="0" w:color="auto"/>
            <w:left w:val="none" w:sz="0" w:space="0" w:color="auto"/>
            <w:bottom w:val="none" w:sz="0" w:space="0" w:color="auto"/>
            <w:right w:val="none" w:sz="0" w:space="0" w:color="auto"/>
          </w:divBdr>
        </w:div>
        <w:div w:id="905921836">
          <w:marLeft w:val="480"/>
          <w:marRight w:val="0"/>
          <w:marTop w:val="0"/>
          <w:marBottom w:val="0"/>
          <w:divBdr>
            <w:top w:val="none" w:sz="0" w:space="0" w:color="auto"/>
            <w:left w:val="none" w:sz="0" w:space="0" w:color="auto"/>
            <w:bottom w:val="none" w:sz="0" w:space="0" w:color="auto"/>
            <w:right w:val="none" w:sz="0" w:space="0" w:color="auto"/>
          </w:divBdr>
        </w:div>
        <w:div w:id="1469543042">
          <w:marLeft w:val="480"/>
          <w:marRight w:val="0"/>
          <w:marTop w:val="0"/>
          <w:marBottom w:val="0"/>
          <w:divBdr>
            <w:top w:val="none" w:sz="0" w:space="0" w:color="auto"/>
            <w:left w:val="none" w:sz="0" w:space="0" w:color="auto"/>
            <w:bottom w:val="none" w:sz="0" w:space="0" w:color="auto"/>
            <w:right w:val="none" w:sz="0" w:space="0" w:color="auto"/>
          </w:divBdr>
        </w:div>
        <w:div w:id="270744979">
          <w:marLeft w:val="480"/>
          <w:marRight w:val="0"/>
          <w:marTop w:val="0"/>
          <w:marBottom w:val="0"/>
          <w:divBdr>
            <w:top w:val="none" w:sz="0" w:space="0" w:color="auto"/>
            <w:left w:val="none" w:sz="0" w:space="0" w:color="auto"/>
            <w:bottom w:val="none" w:sz="0" w:space="0" w:color="auto"/>
            <w:right w:val="none" w:sz="0" w:space="0" w:color="auto"/>
          </w:divBdr>
        </w:div>
        <w:div w:id="1462923300">
          <w:marLeft w:val="480"/>
          <w:marRight w:val="0"/>
          <w:marTop w:val="0"/>
          <w:marBottom w:val="0"/>
          <w:divBdr>
            <w:top w:val="none" w:sz="0" w:space="0" w:color="auto"/>
            <w:left w:val="none" w:sz="0" w:space="0" w:color="auto"/>
            <w:bottom w:val="none" w:sz="0" w:space="0" w:color="auto"/>
            <w:right w:val="none" w:sz="0" w:space="0" w:color="auto"/>
          </w:divBdr>
        </w:div>
        <w:div w:id="936056293">
          <w:marLeft w:val="480"/>
          <w:marRight w:val="0"/>
          <w:marTop w:val="0"/>
          <w:marBottom w:val="0"/>
          <w:divBdr>
            <w:top w:val="none" w:sz="0" w:space="0" w:color="auto"/>
            <w:left w:val="none" w:sz="0" w:space="0" w:color="auto"/>
            <w:bottom w:val="none" w:sz="0" w:space="0" w:color="auto"/>
            <w:right w:val="none" w:sz="0" w:space="0" w:color="auto"/>
          </w:divBdr>
        </w:div>
        <w:div w:id="16779284">
          <w:marLeft w:val="480"/>
          <w:marRight w:val="0"/>
          <w:marTop w:val="0"/>
          <w:marBottom w:val="0"/>
          <w:divBdr>
            <w:top w:val="none" w:sz="0" w:space="0" w:color="auto"/>
            <w:left w:val="none" w:sz="0" w:space="0" w:color="auto"/>
            <w:bottom w:val="none" w:sz="0" w:space="0" w:color="auto"/>
            <w:right w:val="none" w:sz="0" w:space="0" w:color="auto"/>
          </w:divBdr>
        </w:div>
        <w:div w:id="1726875333">
          <w:marLeft w:val="480"/>
          <w:marRight w:val="0"/>
          <w:marTop w:val="0"/>
          <w:marBottom w:val="0"/>
          <w:divBdr>
            <w:top w:val="none" w:sz="0" w:space="0" w:color="auto"/>
            <w:left w:val="none" w:sz="0" w:space="0" w:color="auto"/>
            <w:bottom w:val="none" w:sz="0" w:space="0" w:color="auto"/>
            <w:right w:val="none" w:sz="0" w:space="0" w:color="auto"/>
          </w:divBdr>
        </w:div>
        <w:div w:id="791170159">
          <w:marLeft w:val="480"/>
          <w:marRight w:val="0"/>
          <w:marTop w:val="0"/>
          <w:marBottom w:val="0"/>
          <w:divBdr>
            <w:top w:val="none" w:sz="0" w:space="0" w:color="auto"/>
            <w:left w:val="none" w:sz="0" w:space="0" w:color="auto"/>
            <w:bottom w:val="none" w:sz="0" w:space="0" w:color="auto"/>
            <w:right w:val="none" w:sz="0" w:space="0" w:color="auto"/>
          </w:divBdr>
        </w:div>
        <w:div w:id="1802574429">
          <w:marLeft w:val="480"/>
          <w:marRight w:val="0"/>
          <w:marTop w:val="0"/>
          <w:marBottom w:val="0"/>
          <w:divBdr>
            <w:top w:val="none" w:sz="0" w:space="0" w:color="auto"/>
            <w:left w:val="none" w:sz="0" w:space="0" w:color="auto"/>
            <w:bottom w:val="none" w:sz="0" w:space="0" w:color="auto"/>
            <w:right w:val="none" w:sz="0" w:space="0" w:color="auto"/>
          </w:divBdr>
        </w:div>
        <w:div w:id="1800411306">
          <w:marLeft w:val="480"/>
          <w:marRight w:val="0"/>
          <w:marTop w:val="0"/>
          <w:marBottom w:val="0"/>
          <w:divBdr>
            <w:top w:val="none" w:sz="0" w:space="0" w:color="auto"/>
            <w:left w:val="none" w:sz="0" w:space="0" w:color="auto"/>
            <w:bottom w:val="none" w:sz="0" w:space="0" w:color="auto"/>
            <w:right w:val="none" w:sz="0" w:space="0" w:color="auto"/>
          </w:divBdr>
        </w:div>
        <w:div w:id="914320898">
          <w:marLeft w:val="480"/>
          <w:marRight w:val="0"/>
          <w:marTop w:val="0"/>
          <w:marBottom w:val="0"/>
          <w:divBdr>
            <w:top w:val="none" w:sz="0" w:space="0" w:color="auto"/>
            <w:left w:val="none" w:sz="0" w:space="0" w:color="auto"/>
            <w:bottom w:val="none" w:sz="0" w:space="0" w:color="auto"/>
            <w:right w:val="none" w:sz="0" w:space="0" w:color="auto"/>
          </w:divBdr>
        </w:div>
        <w:div w:id="1883205429">
          <w:marLeft w:val="480"/>
          <w:marRight w:val="0"/>
          <w:marTop w:val="0"/>
          <w:marBottom w:val="0"/>
          <w:divBdr>
            <w:top w:val="none" w:sz="0" w:space="0" w:color="auto"/>
            <w:left w:val="none" w:sz="0" w:space="0" w:color="auto"/>
            <w:bottom w:val="none" w:sz="0" w:space="0" w:color="auto"/>
            <w:right w:val="none" w:sz="0" w:space="0" w:color="auto"/>
          </w:divBdr>
        </w:div>
        <w:div w:id="1953242434">
          <w:marLeft w:val="480"/>
          <w:marRight w:val="0"/>
          <w:marTop w:val="0"/>
          <w:marBottom w:val="0"/>
          <w:divBdr>
            <w:top w:val="none" w:sz="0" w:space="0" w:color="auto"/>
            <w:left w:val="none" w:sz="0" w:space="0" w:color="auto"/>
            <w:bottom w:val="none" w:sz="0" w:space="0" w:color="auto"/>
            <w:right w:val="none" w:sz="0" w:space="0" w:color="auto"/>
          </w:divBdr>
        </w:div>
        <w:div w:id="1972635436">
          <w:marLeft w:val="480"/>
          <w:marRight w:val="0"/>
          <w:marTop w:val="0"/>
          <w:marBottom w:val="0"/>
          <w:divBdr>
            <w:top w:val="none" w:sz="0" w:space="0" w:color="auto"/>
            <w:left w:val="none" w:sz="0" w:space="0" w:color="auto"/>
            <w:bottom w:val="none" w:sz="0" w:space="0" w:color="auto"/>
            <w:right w:val="none" w:sz="0" w:space="0" w:color="auto"/>
          </w:divBdr>
        </w:div>
        <w:div w:id="705060174">
          <w:marLeft w:val="480"/>
          <w:marRight w:val="0"/>
          <w:marTop w:val="0"/>
          <w:marBottom w:val="0"/>
          <w:divBdr>
            <w:top w:val="none" w:sz="0" w:space="0" w:color="auto"/>
            <w:left w:val="none" w:sz="0" w:space="0" w:color="auto"/>
            <w:bottom w:val="none" w:sz="0" w:space="0" w:color="auto"/>
            <w:right w:val="none" w:sz="0" w:space="0" w:color="auto"/>
          </w:divBdr>
        </w:div>
        <w:div w:id="479612666">
          <w:marLeft w:val="480"/>
          <w:marRight w:val="0"/>
          <w:marTop w:val="0"/>
          <w:marBottom w:val="0"/>
          <w:divBdr>
            <w:top w:val="none" w:sz="0" w:space="0" w:color="auto"/>
            <w:left w:val="none" w:sz="0" w:space="0" w:color="auto"/>
            <w:bottom w:val="none" w:sz="0" w:space="0" w:color="auto"/>
            <w:right w:val="none" w:sz="0" w:space="0" w:color="auto"/>
          </w:divBdr>
        </w:div>
        <w:div w:id="1996370915">
          <w:marLeft w:val="480"/>
          <w:marRight w:val="0"/>
          <w:marTop w:val="0"/>
          <w:marBottom w:val="0"/>
          <w:divBdr>
            <w:top w:val="none" w:sz="0" w:space="0" w:color="auto"/>
            <w:left w:val="none" w:sz="0" w:space="0" w:color="auto"/>
            <w:bottom w:val="none" w:sz="0" w:space="0" w:color="auto"/>
            <w:right w:val="none" w:sz="0" w:space="0" w:color="auto"/>
          </w:divBdr>
        </w:div>
        <w:div w:id="884296475">
          <w:marLeft w:val="480"/>
          <w:marRight w:val="0"/>
          <w:marTop w:val="0"/>
          <w:marBottom w:val="0"/>
          <w:divBdr>
            <w:top w:val="none" w:sz="0" w:space="0" w:color="auto"/>
            <w:left w:val="none" w:sz="0" w:space="0" w:color="auto"/>
            <w:bottom w:val="none" w:sz="0" w:space="0" w:color="auto"/>
            <w:right w:val="none" w:sz="0" w:space="0" w:color="auto"/>
          </w:divBdr>
        </w:div>
        <w:div w:id="2081320749">
          <w:marLeft w:val="480"/>
          <w:marRight w:val="0"/>
          <w:marTop w:val="0"/>
          <w:marBottom w:val="0"/>
          <w:divBdr>
            <w:top w:val="none" w:sz="0" w:space="0" w:color="auto"/>
            <w:left w:val="none" w:sz="0" w:space="0" w:color="auto"/>
            <w:bottom w:val="none" w:sz="0" w:space="0" w:color="auto"/>
            <w:right w:val="none" w:sz="0" w:space="0" w:color="auto"/>
          </w:divBdr>
        </w:div>
        <w:div w:id="1157455167">
          <w:marLeft w:val="480"/>
          <w:marRight w:val="0"/>
          <w:marTop w:val="0"/>
          <w:marBottom w:val="0"/>
          <w:divBdr>
            <w:top w:val="none" w:sz="0" w:space="0" w:color="auto"/>
            <w:left w:val="none" w:sz="0" w:space="0" w:color="auto"/>
            <w:bottom w:val="none" w:sz="0" w:space="0" w:color="auto"/>
            <w:right w:val="none" w:sz="0" w:space="0" w:color="auto"/>
          </w:divBdr>
        </w:div>
        <w:div w:id="1322149786">
          <w:marLeft w:val="480"/>
          <w:marRight w:val="0"/>
          <w:marTop w:val="0"/>
          <w:marBottom w:val="0"/>
          <w:divBdr>
            <w:top w:val="none" w:sz="0" w:space="0" w:color="auto"/>
            <w:left w:val="none" w:sz="0" w:space="0" w:color="auto"/>
            <w:bottom w:val="none" w:sz="0" w:space="0" w:color="auto"/>
            <w:right w:val="none" w:sz="0" w:space="0" w:color="auto"/>
          </w:divBdr>
        </w:div>
        <w:div w:id="747339556">
          <w:marLeft w:val="480"/>
          <w:marRight w:val="0"/>
          <w:marTop w:val="0"/>
          <w:marBottom w:val="0"/>
          <w:divBdr>
            <w:top w:val="none" w:sz="0" w:space="0" w:color="auto"/>
            <w:left w:val="none" w:sz="0" w:space="0" w:color="auto"/>
            <w:bottom w:val="none" w:sz="0" w:space="0" w:color="auto"/>
            <w:right w:val="none" w:sz="0" w:space="0" w:color="auto"/>
          </w:divBdr>
        </w:div>
        <w:div w:id="962927057">
          <w:marLeft w:val="480"/>
          <w:marRight w:val="0"/>
          <w:marTop w:val="0"/>
          <w:marBottom w:val="0"/>
          <w:divBdr>
            <w:top w:val="none" w:sz="0" w:space="0" w:color="auto"/>
            <w:left w:val="none" w:sz="0" w:space="0" w:color="auto"/>
            <w:bottom w:val="none" w:sz="0" w:space="0" w:color="auto"/>
            <w:right w:val="none" w:sz="0" w:space="0" w:color="auto"/>
          </w:divBdr>
        </w:div>
        <w:div w:id="1734769733">
          <w:marLeft w:val="480"/>
          <w:marRight w:val="0"/>
          <w:marTop w:val="0"/>
          <w:marBottom w:val="0"/>
          <w:divBdr>
            <w:top w:val="none" w:sz="0" w:space="0" w:color="auto"/>
            <w:left w:val="none" w:sz="0" w:space="0" w:color="auto"/>
            <w:bottom w:val="none" w:sz="0" w:space="0" w:color="auto"/>
            <w:right w:val="none" w:sz="0" w:space="0" w:color="auto"/>
          </w:divBdr>
        </w:div>
        <w:div w:id="211693092">
          <w:marLeft w:val="480"/>
          <w:marRight w:val="0"/>
          <w:marTop w:val="0"/>
          <w:marBottom w:val="0"/>
          <w:divBdr>
            <w:top w:val="none" w:sz="0" w:space="0" w:color="auto"/>
            <w:left w:val="none" w:sz="0" w:space="0" w:color="auto"/>
            <w:bottom w:val="none" w:sz="0" w:space="0" w:color="auto"/>
            <w:right w:val="none" w:sz="0" w:space="0" w:color="auto"/>
          </w:divBdr>
        </w:div>
        <w:div w:id="1009258903">
          <w:marLeft w:val="480"/>
          <w:marRight w:val="0"/>
          <w:marTop w:val="0"/>
          <w:marBottom w:val="0"/>
          <w:divBdr>
            <w:top w:val="none" w:sz="0" w:space="0" w:color="auto"/>
            <w:left w:val="none" w:sz="0" w:space="0" w:color="auto"/>
            <w:bottom w:val="none" w:sz="0" w:space="0" w:color="auto"/>
            <w:right w:val="none" w:sz="0" w:space="0" w:color="auto"/>
          </w:divBdr>
        </w:div>
        <w:div w:id="1790317032">
          <w:marLeft w:val="480"/>
          <w:marRight w:val="0"/>
          <w:marTop w:val="0"/>
          <w:marBottom w:val="0"/>
          <w:divBdr>
            <w:top w:val="none" w:sz="0" w:space="0" w:color="auto"/>
            <w:left w:val="none" w:sz="0" w:space="0" w:color="auto"/>
            <w:bottom w:val="none" w:sz="0" w:space="0" w:color="auto"/>
            <w:right w:val="none" w:sz="0" w:space="0" w:color="auto"/>
          </w:divBdr>
        </w:div>
        <w:div w:id="2016612487">
          <w:marLeft w:val="480"/>
          <w:marRight w:val="0"/>
          <w:marTop w:val="0"/>
          <w:marBottom w:val="0"/>
          <w:divBdr>
            <w:top w:val="none" w:sz="0" w:space="0" w:color="auto"/>
            <w:left w:val="none" w:sz="0" w:space="0" w:color="auto"/>
            <w:bottom w:val="none" w:sz="0" w:space="0" w:color="auto"/>
            <w:right w:val="none" w:sz="0" w:space="0" w:color="auto"/>
          </w:divBdr>
        </w:div>
        <w:div w:id="610475549">
          <w:marLeft w:val="480"/>
          <w:marRight w:val="0"/>
          <w:marTop w:val="0"/>
          <w:marBottom w:val="0"/>
          <w:divBdr>
            <w:top w:val="none" w:sz="0" w:space="0" w:color="auto"/>
            <w:left w:val="none" w:sz="0" w:space="0" w:color="auto"/>
            <w:bottom w:val="none" w:sz="0" w:space="0" w:color="auto"/>
            <w:right w:val="none" w:sz="0" w:space="0" w:color="auto"/>
          </w:divBdr>
        </w:div>
        <w:div w:id="1177117035">
          <w:marLeft w:val="480"/>
          <w:marRight w:val="0"/>
          <w:marTop w:val="0"/>
          <w:marBottom w:val="0"/>
          <w:divBdr>
            <w:top w:val="none" w:sz="0" w:space="0" w:color="auto"/>
            <w:left w:val="none" w:sz="0" w:space="0" w:color="auto"/>
            <w:bottom w:val="none" w:sz="0" w:space="0" w:color="auto"/>
            <w:right w:val="none" w:sz="0" w:space="0" w:color="auto"/>
          </w:divBdr>
        </w:div>
        <w:div w:id="1736583087">
          <w:marLeft w:val="480"/>
          <w:marRight w:val="0"/>
          <w:marTop w:val="0"/>
          <w:marBottom w:val="0"/>
          <w:divBdr>
            <w:top w:val="none" w:sz="0" w:space="0" w:color="auto"/>
            <w:left w:val="none" w:sz="0" w:space="0" w:color="auto"/>
            <w:bottom w:val="none" w:sz="0" w:space="0" w:color="auto"/>
            <w:right w:val="none" w:sz="0" w:space="0" w:color="auto"/>
          </w:divBdr>
        </w:div>
        <w:div w:id="62486384">
          <w:marLeft w:val="480"/>
          <w:marRight w:val="0"/>
          <w:marTop w:val="0"/>
          <w:marBottom w:val="0"/>
          <w:divBdr>
            <w:top w:val="none" w:sz="0" w:space="0" w:color="auto"/>
            <w:left w:val="none" w:sz="0" w:space="0" w:color="auto"/>
            <w:bottom w:val="none" w:sz="0" w:space="0" w:color="auto"/>
            <w:right w:val="none" w:sz="0" w:space="0" w:color="auto"/>
          </w:divBdr>
        </w:div>
        <w:div w:id="834760736">
          <w:marLeft w:val="480"/>
          <w:marRight w:val="0"/>
          <w:marTop w:val="0"/>
          <w:marBottom w:val="0"/>
          <w:divBdr>
            <w:top w:val="none" w:sz="0" w:space="0" w:color="auto"/>
            <w:left w:val="none" w:sz="0" w:space="0" w:color="auto"/>
            <w:bottom w:val="none" w:sz="0" w:space="0" w:color="auto"/>
            <w:right w:val="none" w:sz="0" w:space="0" w:color="auto"/>
          </w:divBdr>
        </w:div>
        <w:div w:id="354691842">
          <w:marLeft w:val="480"/>
          <w:marRight w:val="0"/>
          <w:marTop w:val="0"/>
          <w:marBottom w:val="0"/>
          <w:divBdr>
            <w:top w:val="none" w:sz="0" w:space="0" w:color="auto"/>
            <w:left w:val="none" w:sz="0" w:space="0" w:color="auto"/>
            <w:bottom w:val="none" w:sz="0" w:space="0" w:color="auto"/>
            <w:right w:val="none" w:sz="0" w:space="0" w:color="auto"/>
          </w:divBdr>
        </w:div>
        <w:div w:id="1848984217">
          <w:marLeft w:val="480"/>
          <w:marRight w:val="0"/>
          <w:marTop w:val="0"/>
          <w:marBottom w:val="0"/>
          <w:divBdr>
            <w:top w:val="none" w:sz="0" w:space="0" w:color="auto"/>
            <w:left w:val="none" w:sz="0" w:space="0" w:color="auto"/>
            <w:bottom w:val="none" w:sz="0" w:space="0" w:color="auto"/>
            <w:right w:val="none" w:sz="0" w:space="0" w:color="auto"/>
          </w:divBdr>
        </w:div>
        <w:div w:id="2098821876">
          <w:marLeft w:val="480"/>
          <w:marRight w:val="0"/>
          <w:marTop w:val="0"/>
          <w:marBottom w:val="0"/>
          <w:divBdr>
            <w:top w:val="none" w:sz="0" w:space="0" w:color="auto"/>
            <w:left w:val="none" w:sz="0" w:space="0" w:color="auto"/>
            <w:bottom w:val="none" w:sz="0" w:space="0" w:color="auto"/>
            <w:right w:val="none" w:sz="0" w:space="0" w:color="auto"/>
          </w:divBdr>
        </w:div>
        <w:div w:id="17127692">
          <w:marLeft w:val="480"/>
          <w:marRight w:val="0"/>
          <w:marTop w:val="0"/>
          <w:marBottom w:val="0"/>
          <w:divBdr>
            <w:top w:val="none" w:sz="0" w:space="0" w:color="auto"/>
            <w:left w:val="none" w:sz="0" w:space="0" w:color="auto"/>
            <w:bottom w:val="none" w:sz="0" w:space="0" w:color="auto"/>
            <w:right w:val="none" w:sz="0" w:space="0" w:color="auto"/>
          </w:divBdr>
        </w:div>
        <w:div w:id="1381787857">
          <w:marLeft w:val="480"/>
          <w:marRight w:val="0"/>
          <w:marTop w:val="0"/>
          <w:marBottom w:val="0"/>
          <w:divBdr>
            <w:top w:val="none" w:sz="0" w:space="0" w:color="auto"/>
            <w:left w:val="none" w:sz="0" w:space="0" w:color="auto"/>
            <w:bottom w:val="none" w:sz="0" w:space="0" w:color="auto"/>
            <w:right w:val="none" w:sz="0" w:space="0" w:color="auto"/>
          </w:divBdr>
        </w:div>
        <w:div w:id="1397164210">
          <w:marLeft w:val="480"/>
          <w:marRight w:val="0"/>
          <w:marTop w:val="0"/>
          <w:marBottom w:val="0"/>
          <w:divBdr>
            <w:top w:val="none" w:sz="0" w:space="0" w:color="auto"/>
            <w:left w:val="none" w:sz="0" w:space="0" w:color="auto"/>
            <w:bottom w:val="none" w:sz="0" w:space="0" w:color="auto"/>
            <w:right w:val="none" w:sz="0" w:space="0" w:color="auto"/>
          </w:divBdr>
        </w:div>
        <w:div w:id="639113324">
          <w:marLeft w:val="480"/>
          <w:marRight w:val="0"/>
          <w:marTop w:val="0"/>
          <w:marBottom w:val="0"/>
          <w:divBdr>
            <w:top w:val="none" w:sz="0" w:space="0" w:color="auto"/>
            <w:left w:val="none" w:sz="0" w:space="0" w:color="auto"/>
            <w:bottom w:val="none" w:sz="0" w:space="0" w:color="auto"/>
            <w:right w:val="none" w:sz="0" w:space="0" w:color="auto"/>
          </w:divBdr>
        </w:div>
        <w:div w:id="2005668129">
          <w:marLeft w:val="480"/>
          <w:marRight w:val="0"/>
          <w:marTop w:val="0"/>
          <w:marBottom w:val="0"/>
          <w:divBdr>
            <w:top w:val="none" w:sz="0" w:space="0" w:color="auto"/>
            <w:left w:val="none" w:sz="0" w:space="0" w:color="auto"/>
            <w:bottom w:val="none" w:sz="0" w:space="0" w:color="auto"/>
            <w:right w:val="none" w:sz="0" w:space="0" w:color="auto"/>
          </w:divBdr>
        </w:div>
        <w:div w:id="481240294">
          <w:marLeft w:val="480"/>
          <w:marRight w:val="0"/>
          <w:marTop w:val="0"/>
          <w:marBottom w:val="0"/>
          <w:divBdr>
            <w:top w:val="none" w:sz="0" w:space="0" w:color="auto"/>
            <w:left w:val="none" w:sz="0" w:space="0" w:color="auto"/>
            <w:bottom w:val="none" w:sz="0" w:space="0" w:color="auto"/>
            <w:right w:val="none" w:sz="0" w:space="0" w:color="auto"/>
          </w:divBdr>
        </w:div>
        <w:div w:id="220211934">
          <w:marLeft w:val="480"/>
          <w:marRight w:val="0"/>
          <w:marTop w:val="0"/>
          <w:marBottom w:val="0"/>
          <w:divBdr>
            <w:top w:val="none" w:sz="0" w:space="0" w:color="auto"/>
            <w:left w:val="none" w:sz="0" w:space="0" w:color="auto"/>
            <w:bottom w:val="none" w:sz="0" w:space="0" w:color="auto"/>
            <w:right w:val="none" w:sz="0" w:space="0" w:color="auto"/>
          </w:divBdr>
        </w:div>
        <w:div w:id="582641270">
          <w:marLeft w:val="480"/>
          <w:marRight w:val="0"/>
          <w:marTop w:val="0"/>
          <w:marBottom w:val="0"/>
          <w:divBdr>
            <w:top w:val="none" w:sz="0" w:space="0" w:color="auto"/>
            <w:left w:val="none" w:sz="0" w:space="0" w:color="auto"/>
            <w:bottom w:val="none" w:sz="0" w:space="0" w:color="auto"/>
            <w:right w:val="none" w:sz="0" w:space="0" w:color="auto"/>
          </w:divBdr>
        </w:div>
        <w:div w:id="1393575915">
          <w:marLeft w:val="480"/>
          <w:marRight w:val="0"/>
          <w:marTop w:val="0"/>
          <w:marBottom w:val="0"/>
          <w:divBdr>
            <w:top w:val="none" w:sz="0" w:space="0" w:color="auto"/>
            <w:left w:val="none" w:sz="0" w:space="0" w:color="auto"/>
            <w:bottom w:val="none" w:sz="0" w:space="0" w:color="auto"/>
            <w:right w:val="none" w:sz="0" w:space="0" w:color="auto"/>
          </w:divBdr>
        </w:div>
        <w:div w:id="707801307">
          <w:marLeft w:val="480"/>
          <w:marRight w:val="0"/>
          <w:marTop w:val="0"/>
          <w:marBottom w:val="0"/>
          <w:divBdr>
            <w:top w:val="none" w:sz="0" w:space="0" w:color="auto"/>
            <w:left w:val="none" w:sz="0" w:space="0" w:color="auto"/>
            <w:bottom w:val="none" w:sz="0" w:space="0" w:color="auto"/>
            <w:right w:val="none" w:sz="0" w:space="0" w:color="auto"/>
          </w:divBdr>
        </w:div>
        <w:div w:id="1562672922">
          <w:marLeft w:val="480"/>
          <w:marRight w:val="0"/>
          <w:marTop w:val="0"/>
          <w:marBottom w:val="0"/>
          <w:divBdr>
            <w:top w:val="none" w:sz="0" w:space="0" w:color="auto"/>
            <w:left w:val="none" w:sz="0" w:space="0" w:color="auto"/>
            <w:bottom w:val="none" w:sz="0" w:space="0" w:color="auto"/>
            <w:right w:val="none" w:sz="0" w:space="0" w:color="auto"/>
          </w:divBdr>
        </w:div>
        <w:div w:id="1045449804">
          <w:marLeft w:val="480"/>
          <w:marRight w:val="0"/>
          <w:marTop w:val="0"/>
          <w:marBottom w:val="0"/>
          <w:divBdr>
            <w:top w:val="none" w:sz="0" w:space="0" w:color="auto"/>
            <w:left w:val="none" w:sz="0" w:space="0" w:color="auto"/>
            <w:bottom w:val="none" w:sz="0" w:space="0" w:color="auto"/>
            <w:right w:val="none" w:sz="0" w:space="0" w:color="auto"/>
          </w:divBdr>
        </w:div>
        <w:div w:id="818883096">
          <w:marLeft w:val="480"/>
          <w:marRight w:val="0"/>
          <w:marTop w:val="0"/>
          <w:marBottom w:val="0"/>
          <w:divBdr>
            <w:top w:val="none" w:sz="0" w:space="0" w:color="auto"/>
            <w:left w:val="none" w:sz="0" w:space="0" w:color="auto"/>
            <w:bottom w:val="none" w:sz="0" w:space="0" w:color="auto"/>
            <w:right w:val="none" w:sz="0" w:space="0" w:color="auto"/>
          </w:divBdr>
        </w:div>
        <w:div w:id="2092697520">
          <w:marLeft w:val="480"/>
          <w:marRight w:val="0"/>
          <w:marTop w:val="0"/>
          <w:marBottom w:val="0"/>
          <w:divBdr>
            <w:top w:val="none" w:sz="0" w:space="0" w:color="auto"/>
            <w:left w:val="none" w:sz="0" w:space="0" w:color="auto"/>
            <w:bottom w:val="none" w:sz="0" w:space="0" w:color="auto"/>
            <w:right w:val="none" w:sz="0" w:space="0" w:color="auto"/>
          </w:divBdr>
        </w:div>
        <w:div w:id="2044134286">
          <w:marLeft w:val="480"/>
          <w:marRight w:val="0"/>
          <w:marTop w:val="0"/>
          <w:marBottom w:val="0"/>
          <w:divBdr>
            <w:top w:val="none" w:sz="0" w:space="0" w:color="auto"/>
            <w:left w:val="none" w:sz="0" w:space="0" w:color="auto"/>
            <w:bottom w:val="none" w:sz="0" w:space="0" w:color="auto"/>
            <w:right w:val="none" w:sz="0" w:space="0" w:color="auto"/>
          </w:divBdr>
        </w:div>
        <w:div w:id="1581139092">
          <w:marLeft w:val="480"/>
          <w:marRight w:val="0"/>
          <w:marTop w:val="0"/>
          <w:marBottom w:val="0"/>
          <w:divBdr>
            <w:top w:val="none" w:sz="0" w:space="0" w:color="auto"/>
            <w:left w:val="none" w:sz="0" w:space="0" w:color="auto"/>
            <w:bottom w:val="none" w:sz="0" w:space="0" w:color="auto"/>
            <w:right w:val="none" w:sz="0" w:space="0" w:color="auto"/>
          </w:divBdr>
        </w:div>
        <w:div w:id="238297735">
          <w:marLeft w:val="480"/>
          <w:marRight w:val="0"/>
          <w:marTop w:val="0"/>
          <w:marBottom w:val="0"/>
          <w:divBdr>
            <w:top w:val="none" w:sz="0" w:space="0" w:color="auto"/>
            <w:left w:val="none" w:sz="0" w:space="0" w:color="auto"/>
            <w:bottom w:val="none" w:sz="0" w:space="0" w:color="auto"/>
            <w:right w:val="none" w:sz="0" w:space="0" w:color="auto"/>
          </w:divBdr>
        </w:div>
        <w:div w:id="949512501">
          <w:marLeft w:val="480"/>
          <w:marRight w:val="0"/>
          <w:marTop w:val="0"/>
          <w:marBottom w:val="0"/>
          <w:divBdr>
            <w:top w:val="none" w:sz="0" w:space="0" w:color="auto"/>
            <w:left w:val="none" w:sz="0" w:space="0" w:color="auto"/>
            <w:bottom w:val="none" w:sz="0" w:space="0" w:color="auto"/>
            <w:right w:val="none" w:sz="0" w:space="0" w:color="auto"/>
          </w:divBdr>
        </w:div>
        <w:div w:id="978608431">
          <w:marLeft w:val="480"/>
          <w:marRight w:val="0"/>
          <w:marTop w:val="0"/>
          <w:marBottom w:val="0"/>
          <w:divBdr>
            <w:top w:val="none" w:sz="0" w:space="0" w:color="auto"/>
            <w:left w:val="none" w:sz="0" w:space="0" w:color="auto"/>
            <w:bottom w:val="none" w:sz="0" w:space="0" w:color="auto"/>
            <w:right w:val="none" w:sz="0" w:space="0" w:color="auto"/>
          </w:divBdr>
        </w:div>
        <w:div w:id="1972663899">
          <w:marLeft w:val="480"/>
          <w:marRight w:val="0"/>
          <w:marTop w:val="0"/>
          <w:marBottom w:val="0"/>
          <w:divBdr>
            <w:top w:val="none" w:sz="0" w:space="0" w:color="auto"/>
            <w:left w:val="none" w:sz="0" w:space="0" w:color="auto"/>
            <w:bottom w:val="none" w:sz="0" w:space="0" w:color="auto"/>
            <w:right w:val="none" w:sz="0" w:space="0" w:color="auto"/>
          </w:divBdr>
        </w:div>
        <w:div w:id="476186382">
          <w:marLeft w:val="480"/>
          <w:marRight w:val="0"/>
          <w:marTop w:val="0"/>
          <w:marBottom w:val="0"/>
          <w:divBdr>
            <w:top w:val="none" w:sz="0" w:space="0" w:color="auto"/>
            <w:left w:val="none" w:sz="0" w:space="0" w:color="auto"/>
            <w:bottom w:val="none" w:sz="0" w:space="0" w:color="auto"/>
            <w:right w:val="none" w:sz="0" w:space="0" w:color="auto"/>
          </w:divBdr>
        </w:div>
      </w:divsChild>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1505646">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0103557">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302283">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5003689">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4197168">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67793297">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0893249">
      <w:bodyDiv w:val="1"/>
      <w:marLeft w:val="0"/>
      <w:marRight w:val="0"/>
      <w:marTop w:val="0"/>
      <w:marBottom w:val="0"/>
      <w:divBdr>
        <w:top w:val="none" w:sz="0" w:space="0" w:color="auto"/>
        <w:left w:val="none" w:sz="0" w:space="0" w:color="auto"/>
        <w:bottom w:val="none" w:sz="0" w:space="0" w:color="auto"/>
        <w:right w:val="none" w:sz="0" w:space="0" w:color="auto"/>
      </w:divBdr>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6934766">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88731071">
      <w:bodyDiv w:val="1"/>
      <w:marLeft w:val="0"/>
      <w:marRight w:val="0"/>
      <w:marTop w:val="0"/>
      <w:marBottom w:val="0"/>
      <w:divBdr>
        <w:top w:val="none" w:sz="0" w:space="0" w:color="auto"/>
        <w:left w:val="none" w:sz="0" w:space="0" w:color="auto"/>
        <w:bottom w:val="none" w:sz="0" w:space="0" w:color="auto"/>
        <w:right w:val="none" w:sz="0" w:space="0" w:color="auto"/>
      </w:divBdr>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27437587">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489594904">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7868828">
      <w:bodyDiv w:val="1"/>
      <w:marLeft w:val="0"/>
      <w:marRight w:val="0"/>
      <w:marTop w:val="0"/>
      <w:marBottom w:val="0"/>
      <w:divBdr>
        <w:top w:val="none" w:sz="0" w:space="0" w:color="auto"/>
        <w:left w:val="none" w:sz="0" w:space="0" w:color="auto"/>
        <w:bottom w:val="none" w:sz="0" w:space="0" w:color="auto"/>
        <w:right w:val="none" w:sz="0" w:space="0" w:color="auto"/>
      </w:divBdr>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271242">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4465578">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59921594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4679067">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29976765">
      <w:bodyDiv w:val="1"/>
      <w:marLeft w:val="0"/>
      <w:marRight w:val="0"/>
      <w:marTop w:val="0"/>
      <w:marBottom w:val="0"/>
      <w:divBdr>
        <w:top w:val="none" w:sz="0" w:space="0" w:color="auto"/>
        <w:left w:val="none" w:sz="0" w:space="0" w:color="auto"/>
        <w:bottom w:val="none" w:sz="0" w:space="0" w:color="auto"/>
        <w:right w:val="none" w:sz="0" w:space="0" w:color="auto"/>
      </w:divBdr>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0658694">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6520777">
      <w:bodyDiv w:val="1"/>
      <w:marLeft w:val="0"/>
      <w:marRight w:val="0"/>
      <w:marTop w:val="0"/>
      <w:marBottom w:val="0"/>
      <w:divBdr>
        <w:top w:val="none" w:sz="0" w:space="0" w:color="auto"/>
        <w:left w:val="none" w:sz="0" w:space="0" w:color="auto"/>
        <w:bottom w:val="none" w:sz="0" w:space="0" w:color="auto"/>
        <w:right w:val="none" w:sz="0" w:space="0" w:color="auto"/>
      </w:divBdr>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09684958">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9598709">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39963849">
      <w:bodyDiv w:val="1"/>
      <w:marLeft w:val="0"/>
      <w:marRight w:val="0"/>
      <w:marTop w:val="0"/>
      <w:marBottom w:val="0"/>
      <w:divBdr>
        <w:top w:val="none" w:sz="0" w:space="0" w:color="auto"/>
        <w:left w:val="none" w:sz="0" w:space="0" w:color="auto"/>
        <w:bottom w:val="none" w:sz="0" w:space="0" w:color="auto"/>
        <w:right w:val="none" w:sz="0" w:space="0" w:color="auto"/>
      </w:divBdr>
    </w:div>
    <w:div w:id="2040277318">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3993661">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settings" Target="settings.xml"/><Relationship Id="rId12" Type="http://schemas.openxmlformats.org/officeDocument/2006/relationships/footer" Target="footer2.xml"/><Relationship Id="rId17" Type="http://schemas.microsoft.com/office/2011/relationships/commentsExtended" Target="commentsExtended.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4.jpeg"/><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
      <w:docPartPr>
        <w:name w:val="DBD92751A83D5947A0965EC15388C5AF"/>
        <w:category>
          <w:name w:val="General"/>
          <w:gallery w:val="placeholder"/>
        </w:category>
        <w:types>
          <w:type w:val="bbPlcHdr"/>
        </w:types>
        <w:behaviors>
          <w:behavior w:val="content"/>
        </w:behaviors>
        <w:guid w:val="{28FE3C23-364E-6D4F-902E-AB6FF9F71888}"/>
      </w:docPartPr>
      <w:docPartBody>
        <w:p w:rsidR="00000000" w:rsidRDefault="00B7562F" w:rsidP="00B7562F">
          <w:pPr>
            <w:pStyle w:val="DBD92751A83D5947A0965EC15388C5AF"/>
          </w:pPr>
          <w:r w:rsidRPr="00A82742">
            <w:rPr>
              <w:rStyle w:val="PlaceholderText"/>
            </w:rPr>
            <w:t>Click or tap here to enter text.</w:t>
          </w:r>
        </w:p>
      </w:docPartBody>
    </w:docPart>
    <w:docPart>
      <w:docPartPr>
        <w:name w:val="0379AB55ED2A724C801B5BEF51E17C17"/>
        <w:category>
          <w:name w:val="General"/>
          <w:gallery w:val="placeholder"/>
        </w:category>
        <w:types>
          <w:type w:val="bbPlcHdr"/>
        </w:types>
        <w:behaviors>
          <w:behavior w:val="content"/>
        </w:behaviors>
        <w:guid w:val="{28FF4DD5-DEE0-AF40-AFA0-65E6BA8C89AF}"/>
      </w:docPartPr>
      <w:docPartBody>
        <w:p w:rsidR="00000000" w:rsidRDefault="00B7562F" w:rsidP="00B7562F">
          <w:pPr>
            <w:pStyle w:val="0379AB55ED2A724C801B5BEF51E17C17"/>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ter-Regular">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549A4"/>
    <w:rsid w:val="000A3804"/>
    <w:rsid w:val="000C51EB"/>
    <w:rsid w:val="00104B93"/>
    <w:rsid w:val="001068D1"/>
    <w:rsid w:val="001163EB"/>
    <w:rsid w:val="0013316C"/>
    <w:rsid w:val="0013609F"/>
    <w:rsid w:val="00142525"/>
    <w:rsid w:val="001D3296"/>
    <w:rsid w:val="001D3EE6"/>
    <w:rsid w:val="001E4032"/>
    <w:rsid w:val="00207ED8"/>
    <w:rsid w:val="002372D3"/>
    <w:rsid w:val="002519D6"/>
    <w:rsid w:val="00253EA2"/>
    <w:rsid w:val="002677B8"/>
    <w:rsid w:val="00283113"/>
    <w:rsid w:val="00297DD8"/>
    <w:rsid w:val="002A3BE3"/>
    <w:rsid w:val="00305FE5"/>
    <w:rsid w:val="00331FFA"/>
    <w:rsid w:val="00364DE8"/>
    <w:rsid w:val="00393E2C"/>
    <w:rsid w:val="003A2E93"/>
    <w:rsid w:val="003B4C35"/>
    <w:rsid w:val="003C5977"/>
    <w:rsid w:val="004540B7"/>
    <w:rsid w:val="00455170"/>
    <w:rsid w:val="004957D6"/>
    <w:rsid w:val="004B3227"/>
    <w:rsid w:val="004F150C"/>
    <w:rsid w:val="00536D25"/>
    <w:rsid w:val="00594726"/>
    <w:rsid w:val="005D4519"/>
    <w:rsid w:val="006551AB"/>
    <w:rsid w:val="00660907"/>
    <w:rsid w:val="00671CF0"/>
    <w:rsid w:val="00676BBD"/>
    <w:rsid w:val="006918A9"/>
    <w:rsid w:val="006D1E53"/>
    <w:rsid w:val="006E0E20"/>
    <w:rsid w:val="006F3917"/>
    <w:rsid w:val="006F4342"/>
    <w:rsid w:val="007465CA"/>
    <w:rsid w:val="00784EEB"/>
    <w:rsid w:val="00790FB3"/>
    <w:rsid w:val="007E330B"/>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562F"/>
    <w:rsid w:val="00B769B6"/>
    <w:rsid w:val="00B77EE1"/>
    <w:rsid w:val="00BA33A6"/>
    <w:rsid w:val="00BB12C7"/>
    <w:rsid w:val="00BB4147"/>
    <w:rsid w:val="00BE35C1"/>
    <w:rsid w:val="00C4673D"/>
    <w:rsid w:val="00C60533"/>
    <w:rsid w:val="00C65247"/>
    <w:rsid w:val="00C72167"/>
    <w:rsid w:val="00C7529B"/>
    <w:rsid w:val="00C75FFB"/>
    <w:rsid w:val="00CD78C9"/>
    <w:rsid w:val="00CE1367"/>
    <w:rsid w:val="00D22C73"/>
    <w:rsid w:val="00D23E5A"/>
    <w:rsid w:val="00D4173F"/>
    <w:rsid w:val="00D43251"/>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 w:val="00FF7A0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562F"/>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 w:type="paragraph" w:customStyle="1" w:styleId="DBD92751A83D5947A0965EC15388C5AF">
    <w:name w:val="DBD92751A83D5947A0965EC15388C5AF"/>
    <w:rsid w:val="00B7562F"/>
    <w:rPr>
      <w:kern w:val="2"/>
      <w14:ligatures w14:val="standardContextual"/>
    </w:rPr>
  </w:style>
  <w:style w:type="paragraph" w:customStyle="1" w:styleId="0379AB55ED2A724C801B5BEF51E17C17">
    <w:name w:val="0379AB55ED2A724C801B5BEF51E17C17"/>
    <w:rsid w:val="00B7562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citationID&quot;:&quot;MENDELEY_CITATION_43c1f47e-80c0-40ce-802f-fb3bf74331db&quot;,&quot;properties&quot;:{&quot;noteIndex&quot;:0},&quot;isEdited&quot;:false,&quot;manualOverride&quot;:{&quot;isManuallyOverridden&quot;:false,&quot;citeprocText&quot;:&quot;(Bull, 1980)&quot;,&quot;manualOverrideText&quot;:&quot;&quot;},&quot;citationTag&quot;:&quot;MENDELEY_CITATION_v3_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&quot;,&quot;citationItems&quot;:[{&quot;id&quot;:&quot;46caf0b9-f9b1-3f57-9b73-533547acde91&quot;,&quot;itemData&quot;:{&quot;type&quot;:&quot;article-journal&quot;,&quot;id&quot;:&quot;46caf0b9-f9b1-3f57-9b73-533547acde91&quot;,&quot;title&quot;:&quot;Sex Determination in Reptiles&quot;,&quot;author&quot;:[{&quot;family&quot;:&quot;Bull&quot;,&quot;given&quot;:&quot;J J&quot;,&quot;parse-names&quot;:false,&quot;dropping-particle&quot;:&quot;&quot;,&quot;non-dropping-particle&quot;:&quot;&quot;}],&quot;container-title&quot;:&quot;Source: The Quarterly Review of Biology&quot;,&quot;URL&quot;:&quot;https://about.jstor.org/terms&quot;,&quot;issued&quot;:{&quot;date-parts&quot;:[[1980]]},&quot;page&quot;:&quot;3-21&quot;,&quot;issue&quot;:&quot;1&quot;,&quot;volume&quot;:&quot;55&quot;,&quot;container-title-short&quot;:&quot;&quot;},&quot;isTemporary&quot;:false}]},{&quot;properties&quot;:{&quot;noteIndex&quot;:0},&quot;citationID&quot;:&quot;MENDELEY_CITATION_af0d7809-9c04-4588-b8a4-3d90d0a22ad4&quot;,&quot;isEdited&quot;:false,&quot;manualOverride&quot;:{&quot;isManuallyOverridden&quot;:tru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&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Bókony et al., 2021; Castelli et al., 2021; Mikó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LDs2tvbnkgZXQgYWwuLCAyMDIxOyBDYXN0ZWxsaSBldCBhbC4sIDIwMjE7IE1pa8Oz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&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id&quot;:&quot;5979f7fc-475c-30f0-9390-30d6de31d513&quot;,&quot;itemData&quot;:{&quot;type&quot;:&quot;article-journal&quot;,&quot;id&quot;:&quot;5979f7fc-475c-30f0-9390-30d6de31d513&quot;,&quot;title&quot;:&quot;Sex Reversal and Performance in Fitness-Related Traits During Early Life in Agile Frogs&quot;,&quot;author&quot;:[{&quot;family&quot;:&quot;Bókony&quot;,&quot;given&quot;:&quot;Veronika&quot;,&quot;parse-names&quot;:false,&quot;dropping-particle&quot;:&quot;&quot;,&quot;non-dropping-particle&quot;:&quot;&quot;},{&quot;family&quot;:&quot;Ujhegyi&quot;,&quot;given&quot;:&quot;Nikolett&quot;,&quot;parse-names&quot;:false,&quot;dropping-particle&quot;:&quot;&quot;,&quot;non-dropping-particle&quot;:&quot;&quot;},{&quot;family&quot;:&quot;Mikó&quot;,&quot;given&quot;:&quot;Zsanett&quot;,&quot;parse-names&quot;:false,&quot;dropping-particle&quot;:&quot;&quot;,&quot;non-dropping-particle&quot;:&quot;&quot;},{&quot;family&quot;:&quot;Erös&quot;,&quot;given&quot;:&quot;Réka&quot;,&quot;parse-names&quot;:false,&quot;dropping-particle&quot;:&quot;&quot;,&quot;non-dropping-particle&quot;:&quot;&quot;},{&quot;family&quot;:&quot;Hettyey&quot;,&quot;given&quot;:&quot;Attil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vett&quot;,&quot;parse-names&quot;:false,&quot;dropping-particle&quot;:&quot;&quot;,&quot;non-dropping-particle&quot;:&quot;&quot;},{&quot;family&quot;:&quot;Nemesházi&quot;,&quot;given&quot;:&quot;Edina&quot;,&quot;parse-names&quot;:false,&quot;dropping-particle&quot;:&quot;&quot;,&quot;non-dropping-particle&quot;:&quot;&quot;}],&quot;container-title&quot;:&quot;Frontiers in Ecology and Evolution&quot;,&quot;container-title-short&quot;:&quot;Front Ecol Evol&quot;,&quot;ISSN&quot;:&quot;2889760162&quot;,&quot;issued&quot;:{&quot;date-parts&quot;:[[2021]]},&quot;page&quot;:&quot;1-14&quot;,&quot;publisher&quot;:&quot;Frontiers Media SA&quot;,&quot;volume&quot;:&quot;9&quot;},&quot;isTemporary&quot;:false},{&quot;id&quot;:&quot;9ad0ad27-aed5-3a2e-9b23-b4a174433a73&quot;,&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quot;,&quot;citeprocText&quot;:&quot;(Angilletta Jr and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iLCJjaXRlcHJvY1RleHQiOiIoQW5naWxsZXR0YSBKciBhbmQ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true,&quot;manualOverrideText&quot;:&quot;(Peterson et al., 1999; Burton et al. 2011; White et al., 2022)&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&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true,&quot;manualOverrideText&quot;:&quot;(Arnqvist et al., 2022; Boratyński et al., 2010; Codding et al., 2011; Geffroy, 2022)&quot;,&quot;citeprocText&quot;:&quot;(Arnqvist et al., 2022; Boratyński et al., 2010; Codding et al., 2011; Geffroy, 2022b)&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LHsiaWQiOiI5MjhiMDk0ZS00NDNhLTM3MzktOGIxMS0yMTdjZGVlNTQ4NDgiLCJpdGVtRGF0YSI6eyJ0eXBlIjoiYXJ0aWNsZSIsImlkIjoiOTI4YjA5NGUtNDQzYS0zNzM5LThiMTEtMjE3Y2RlZTU0ODQ4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&quot;},{&quot;citationID&quot;:&quot;MENDELEY_CITATION_1084ffd2-66de-4259-92c2-e4ae00c07084&quot;,&quot;properties&quot;:{&quot;noteIndex&quot;:0},&quot;isEdited&quot;:false,&quot;manualOverride&quot;:{&quot;isManuallyOverridden&quot;:false,&quot;citeprocText&quot;:&quot;(Dissanayake et al., 2021a; Holleley et al., 2015; Wild et al., 2022)&quot;,&quot;manualOverrideText&quot;:&quot;&quot;},&quot;citationTag&quot;:&quot;MENDELEY_CITATION_v3_eyJjaXRhdGlvbklEIjoiTUVOREVMRVlfQ0lUQVRJT05fMTA4NGZmZDItNjZkZS00MjU5LTkyYzItZTRhZTAwYzA3MDg0IiwicHJvcGVydGllcyI6eyJub3RlSW5kZXgiOjB9LCJpc0VkaXRlZCI6ZmFsc2UsIm1hbnVhbE92ZXJyaWRlIjp7ImlzTWFudWFsbHlPdmVycmlkZGVuIjpmYWxzZSwiY2l0ZXByb2NUZXh0IjoiKERpc3NhbmF5YWtlIGV0IGFsLiwgMjAyMWE7IEhvbGxlbGV5IGV0IGFsLiwgMjAxNTsgV2lsZCBldCBhbC4sIDIwMjIpIiwibWFudWFsT3ZlcnJpZGVUZXh0IjoiIn0sImNpdGF0aW9uSXRlbXMiOlt7ImlkIjoiN2YzYjY2ZGEtNjQ4NC0zMmMyLWE3NTMtZThhZDQ3N2NjOWIzIi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LCJpc1RlbXBvcmFyeSI6ZmFsc2V9LHsiaWQiOiJjYjk5ZGRmMS04NmViLTNjZTktYWExYi1mZTc3YjQyMDYwMzki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0sImlzVGVtcG9yYXJ5IjpmYWxzZX0s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7f3b66da-6484-32c2-a753-e8ad477cc9b3&quot;,&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isTemporary&quot;:false},{&quot;id&quot;:&quot;cb99ddf1-86eb-3ce9-aa1b-fe77b4206039&quot;,&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6bb30980-f38f-4525-b152-f0e143242a23&quot;,&quot;isEdited&quot;:false,&quot;manualOverride&quot;:{&quot;isManuallyOverridden&quot;:false,&quot;manualOverrideText&quot;:&quot;&quot;,&quot;citeprocText&quot;:&quot;(Dissanayake et al., 2021a; Quinn et al., 2009)&quot;},&quot;citationTag&quot;:&quot;MENDELEY_CITATION_v3_eyJwcm9wZXJ0aWVzIjp7Im5vdGVJbmRleCI6MH0sImNpdGF0aW9uSUQiOiJNRU5ERUxFWV9DSVRBVElPTl82YmIzMDk4MC1mMzhmLTQ1MjUtYjE1Mi1mMGUxNDMyNDJhMjMiLCJpc0VkaXRlZCI6ZmFsc2UsIm1hbnVhbE92ZXJyaWRlIjp7ImlzTWFudWFsbHlPdmVycmlkZGVuIjpmYWxzZSwibWFudWFsT3ZlcnJpZGVUZXh0IjoiIiwiY2l0ZXByb2NUZXh0IjoiKERpc3NhbmF5YWtlIGV0IGFsLiwgMjAyMW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f7467569-10cf-49e8-a139-2c27be416a4b&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mNzQ2NzU2OS0xMGNmLTQ5ZTgtYTEzOS0yYzI3YmU0MTZhNGI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citationID&quot;:&quot;MENDELEY_CITATION_1862c77b-8fff-43a9-8a27-78b74e5e7361&quot;,&quot;properties&quot;:{&quot;noteIndex&quot;:0},&quot;isEdited&quot;:false,&quot;manualOverride&quot;:{&quot;isManuallyOverridden&quot;:false,&quot;citeprocText&quot;:&quot;(Cox et al., 2017; Eyer et al., 2019; Lipinska et al., 2015; van Doorn and Kirkpatrick, 2010)&quot;,&quot;manualOverrideText&quot;:&quot;&quot;},&quot;citationTag&quot;:&quot;MENDELEY_CITATION_v3_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&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nd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&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e21398e4-1152-4522-9855-6137991cb5da&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ZTIxMzk4ZTQtMTE1Mi00NTIyLTk4NTUtNjEzNzk5MWNiNWRh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d433136f-785e-4558-8878-ab6745a3ae5d&quot;,&quot;properties&quot;:{&quot;noteIndex&quot;:0},&quot;isEdited&quot;:false,&quot;manualOverride&quot;:{&quot;isManuallyOverridden&quot;:true,&quot;citeprocText&quot;:&quot;(Geffroy, 2022b; Somjee et al., 2022)&quot;,&quot;manualOverrideText&quot;:&quot;(Geffroy, 2022; Somjee et al., 2022)&quot;},&quot;citationItems&quot;:[{&quot;id&quot;:&quot;19c657b0-9f66-3f25-9e6d-7a74f9e8b35d&quot;,&quot;itemData&quot;:{&quot;type&quot;:&quot;article-journal&quot;,&quot;id&quot;:&quot;19c657b0-9f66-3f25-9e6d-7a74f9e8b35d&quot;,&quot;title&quot;:&quot;Can Sex-Specific Metabolic Rates Provide Insight into Patterns of Metabolic Scaling?&quot;,&quot;author&quot;:[{&quot;family&quot;:&quot;Somjee&quot;,&quot;given&quot;:&quot;Ummat&quot;,&quot;parse-names&quot;:false,&quot;dropping-particle&quot;:&quot;&quot;,&quot;non-dropping-particle&quot;:&quot;&quot;},{&quot;family&quot;:&quot;Shankar&quot;,&quot;given&quot;:&quot;Anusha&quot;,&quot;parse-names&quot;:false,&quot;dropping-particle&quot;:&quot;&quot;,&quot;non-dropping-particle&quot;:&quot;&quot;},{&quot;family&quot;:&quot;Falk&quot;,&quot;given&quot;:&quot;Jay J&quot;,&quot;parse-names&quot;:false,&quot;dropping-particle&quot;:&quot;&quot;,&quot;non-dropping-particle&quot;:&quot;&quot;}],&quot;container-title&quot;:&quot;Integrative and Comparative Biology&quot;,&quot;container-title-short&quot;:&quot;Integr Comp Biol&quot;,&quot;DOI&quot;:&quot;10.1093/icb/icac135&quot;,&quot;ISSN&quot;:&quot;1540-7063&quot;,&quot;issued&quot;:{&quot;date-parts&quot;:[[2022,12,6]]},&quot;page&quot;:&quot;1460-1470&quot;,&quot;abstract&quot;:&quot;Females and males can exhibit striking differences in body size, relative trait size, physiology, and behavior. As a consequence, the sexes can have very different rates of whole-body energy use, or converge on similar rates through different physiological mechanisms. Yet many studies that measure the relationship between metabolic rate and body size only pay attention to a single sex (more often males), or do not distinguish between sexes. We present four reasons why explicit attention to energy-use between the sexes can yield insight into the physiological mechanisms that shape broader patterns of metabolic scaling in nature. First, the sexes often differ considerably in their relative investment in reproduction, which shapes much of life-history and rates of energy use. Second, males and females share a majority of their genome but may experience different selective pressures. Sex-specific energy profiles can reveal how the energetic needs of individuals are met despite the challenge of within-species genetic constraints. Third, sexual selection often pushes growth and behavior to physiological extremes. Exaggerated sexually selected traits are often most prominent in one sex, can comprise up to 50% of body mass, and thus provide opportunities to uncover energetic constraints of trait growth and maintenance. Finally, sex-differences in behavior such as mating-displays, long-distance dispersal, and courtship can lead to drastically different energy allocation among the sexes; the physiology to support this behavior can shape patterns of metabolic scaling. The mechanisms underlying metabolic scaling in females, males, and hermaphroditic animals can provide opportunities to develop testable predictions that enhance our understanding of energetic scaling patterns in nature.&quot;,&quot;publisher&quot;:&quot;Oxford University Press (OUP)&quot;,&quot;issue&quot;:&quot;5&quot;,&quot;volume&quot;:&quot;62&quot;},&quot;isTemporary&quot;:false},{&quot;id&quot;:&quot;928b094e-443a-3739-8b11-217cdee54848&quot;,&quot;itemData&quot;:{&quot;type&quot;:&quot;article&quot;,&quot;id&quot;:&quot;928b094e-443a-3739-8b11-217cdee54848&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nd Metabolism&quot;,&quot;DOI&quot;:&quot;10.1016/j.tem.2022.07.002&quot;,&quot;ISSN&quot;:&quot;18793061&quot;,&quot;PMID&quot;:&quot;35934660&quot;,&quot;issued&quot;:{&quot;date-parts&quot;:[[2022,10,1]]},&quot;page&quot;:&quot;670-679&quot;,&quot;abstract&quot;:&quot;In recent years, observations of distinct organisms have linked the quality of the environment experienced by a given individual and the sex it will develop. In most described cases, facing relatively harsh conditions resulted in masculinization, while thriving in favorable conditions promoted the development of an ovary. This was shown indistinctively in some species presenting a genetic sex determination (GSD), which were able to sex-reverse, and in species with an environmental sex determination (ESD) system. However, this pattern strongly depends on evolutionary constrains and is detected only when females need more energy for reproduction. Here, I describe the mechanisms involved in this environmentally driven sex allocation (EDSA), which involves two main energy pathways, lipid and carbohydrate metabolism. These pathways act through various enzymes and are not necessarily independent of the previously known transducers of environmental signals in species with ESD: calcium–redox, epigenetic, and stress regulation pathways. Overall, there is evidence of a link between energy level and the sexual fate of individuals of various species, including reptiles, fish, amphibians, insects, and nematodes. As energy pathways are evolutionarily conserved, this knowledge opens new avenues to advance our understanding of the mechanisms that allow animals to adapt their sex according to the local environment.&quot;,&quot;publisher&quot;:&quot;Elsevier Inc.&quot;,&quot;issue&quot;:&quot;10&quot;,&quot;volume&quot;:&quot;33&quot;},&quot;isTemporary&quot;:false}],&quot;citationTag&quot;:&quot;MENDELEY_CITATION_v3_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&quot;},{&quot;properties&quot;:{&quot;noteIndex&quot;:0},&quot;citationID&quot;:&quot;MENDELEY_CITATION_e5c49b7a-4703-4ea8-963d-80dcb57b29c2&quot;,&quot;isEdited&quot;:false,&quot;manualOverride&quot;:{&quot;isManuallyOverridden&quot;:true,&quot;manualOverrideText&quot;:&quot;&quot;,&quot;citeprocText&quot;:&quot;(Dissanayake et al., 2021a; Quinn et al., 2009)&quot;},&quot;citationTag&quot;:&quot;MENDELEY_CITATION_v3_eyJwcm9wZXJ0aWVzIjp7Im5vdGVJbmRleCI6MH0sImNpdGF0aW9uSUQiOiJNRU5ERUxFWV9DSVRBVElPTl9lNWM0OWI3YS00NzAzLTRlYTgtOTYzZC04MGRjYjU3YjI5YzIiLCJpc0VkaXRlZCI6ZmFsc2UsIm1hbnVhbE92ZXJyaWRlIjp7ImlzTWFudWFsbHlPdmVycmlkZGVuIjp0cnVlLCJtYW51YWxPdmVycmlkZVRleHQiOiIiLCJjaXRlcHJvY1RleHQiOiIoRGlzc2FuYXlha2UgZXQgYWwuLCAyMDIxYTsgUXVpbm4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308ba615-eece-4d96-a8f9-7be35862f876&quot;,&quot;isEdited&quot;:false,&quot;manualOverride&quot;:{&quot;isManuallyOverridden&quot;:true,&quot;manualOverrideText&quot;:&quot;&quot;,&quot;citeprocText&quot;:&quot;(Holleley et al., 2015; Quinn et al., 2007)&quot;},&quot;citationTag&quot;:&quot;MENDELEY_CITATION_v3_eyJwcm9wZXJ0aWVzIjp7Im5vdGVJbmRleCI6MH0sImNpdGF0aW9uSUQiOiJNRU5ERUxFWV9DSVRBVElPTl8zMDhiYTYxNS1lZWNlLTRkOTYtYThmOS03YmUzNTg2MmY4NzYiLCJpc0VkaXRlZCI6ZmFsc2UsIm1hbnVhbE92ZXJyaWRlIjp7ImlzTWFudWFsbHlPdmVycmlkZGVuIjp0cnVlLCJtYW51YWxPdmVycmlkZVRleHQiOiIiLCJjaXRlcHJvY1RleHQiOiIoSG9sbGVsZXkgZXQgYWwuLCAyMDE1OyBRdWlubiBldCBhbC4sIDIwMDcpIn0sImNpdGF0aW9uSXRlbXMiOlt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LHsiaWQiOiJjODRjNzZjNC0zODFmLTNmMDItOWQxNS0zZmM5MmQxNDZhMDciLCJpc1RlbXBvcmFyeSI6ZmFsc2UsIml0ZW1EYXRhIjp7InR5cGUiOiJhcnRpY2xlLWpvdXJuYWwiLCJpZCI6ImM4NGM3NmM0LTM4MWYtM2YwMi05ZDE1LTNmYzkyZDE0NmEwNyIsInRpdGxlIjoiVGVtcGVyYXR1cmUgc2V4IHJldmVyc2FsIGltcGxpZXMgc2V4IGdlbmUgZG9zYWdlIGluIGEgcmVwdGlsZSIsImF1dGhvciI6W3siZmFtaWx5IjoiUXVpbm4iLCJnaXZlbiI6IkFsZXhhbmRlciBFLi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tru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b250YWluZXItdGl0bGUtc2hvcnQiOiJOYXR1cmUiLCJJU1NOIjoiMTQ3Ni00Njg3IiwiaXNzdWVkIjp7ImRhdGUtcGFydHMiOltbMjAxNV1dfSwicGFnZSI6Ijc5LTgyIiwicHVibGlzaGVyIjoiTmF0dXJlIFB1Ymxpc2hpbmcgR3JvdXAiLCJpc3N1ZSI6Ijc1NTgiLCJ2b2x1bWUiOiI1MjMifX0s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X1dfQ==&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true,&quot;manualOverrideText&quot;:&quot;&quot;,&quot;citeprocText&quot;:&quot;(Dissanayake et al., 2021b;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0cnVlLCJtYW51YWxPdmVycmlkZVRleHQiOiIiLCJjaXRlcHJvY1RleHQiOiIoRGlzc2FuYXlha2UgZXQgYWwuLCAyMDIxYj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c534086f-6c38-41bf-96f0-55a15287d191&quot;,&quot;isEdited&quot;:false,&quot;manualOverride&quot;:{&quot;isManuallyOverridden&quot;:false,&quot;manualOverrideText&quot;:&quot;&quot;,&quot;citeprocText&quot;:&quot;(Dissanayake et al., 2021a)&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IGV0IGFsLiwgMjAyMW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citationID&quot;:&quot;MENDELEY_CITATION_1a7ed300-1b65-43cc-8524-958b8b06d726&quot;,&quot;properties&quot;:{&quot;noteIndex&quot;:0},&quot;isEdited&quot;:false,&quot;manualOverride&quot;:{&quot;isManuallyOverridden&quot;:false,&quot;citeprocText&quot;:&quot;(Dissanayake et al., 2021b)&quot;,&quot;manualOverrideText&quot;:&quot;&quot;},&quot;citationTag&quot;:&quot;MENDELEY_CITATION_v3_eyJjaXRhdGlvbklEIjoiTUVOREVMRVlfQ0lUQVRJT05fMWE3ZWQzMDAtMWI2NS00M2NjLTg1MjQtOTU4YjhiMDZkNzI2IiwicHJvcGVydGllcyI6eyJub3RlSW5kZXgiOjB9LCJpc0VkaXRlZCI6ZmFsc2UsIm1hbnVhbE92ZXJyaWRlIjp7ImlzTWFudWFsbHlPdmVycmlkZGVuIjpmYWxzZSwiY2l0ZXByb2NUZXh0IjoiKERpc3NhbmF5YWtlIGV0IGFsLiwgMjAyMWIpIiwibWFudWFsT3ZlcnJpZGVUZXh0IjoiIn0sImNpdGF0aW9uSXRlbXMiOlt7ImlkIjoiNjUwMGM3OWQtZTYzYi0zMDEyLWI4OWItN2UyYjM3ZDI5NmE5Ii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0sImlzVGVtcG9yYXJ5IjpmYWxzZX1dfQ==&quot;,&quot;citationItems&quot;:[{&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et al., 2021b)&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IGV0IGFsLiwgMjAyMWIpIn0sImNpdGF0aW9uSXRlbXMiOlt7ImlkIjoiNjUwMGM3OWQtZTYzYi0zMDEyLWI4OWItN2UyYjM3ZDI5NmE5IiwiaXNUZW1wb3JhcnkiOmZhbHNl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&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b559841c-b971-4914-985f-9edfc69832ec&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jU1OTg0MWMtYjk3MS00OTE0LTk4NWYtOWVkZmM2OTgzMmVj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citationID&quot;:&quot;MENDELEY_CITATION_3ce26cbf-e6b7-46e7-90f8-426fce77f61c&quot;,&quot;properties&quot;:{&quot;noteIndex&quot;:0},&quot;isEdited&quot;:false,&quot;manualOverride&quot;:{&quot;isManuallyOverridden&quot;:true,&quot;citeprocText&quot;:&quot;(Hayward and Gillooly, 2011)&quot;,&quot;manualOverrideText&quot;:&quot;&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&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citationID&quot;:&quot;MENDELEY_CITATION_b227375c-14a6-42e9-a531-51138e67afc0&quot;,&quot;properties&quot;:{&quot;noteIndex&quot;:0},&quot;isEdited&quot;:false,&quot;manualOverride&quot;:{&quot;isManuallyOverridden&quot;:false,&quot;citeprocText&quot;:&quot;(Cox et al., 2017; Kelly et al., 2018; van Doorn and Kirkpatrick, 2010)&quot;,&quot;manualOverrideText&quot;:&quot;&quot;},&quot;citationTag&quot;:&quot;MENDELEY_CITATION_v3_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&quot;,&quot;citationItems&quot;:[{&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da6486e7-4a8b-336f-ab6d-77f489539fd8&quot;,&quot;itemData&quot;:{&quot;type&quot;:&quot;article&quot;,&quot;id&quot;:&quot;da6486e7-4a8b-336f-ab6d-77f489539fd8&quot;,&quot;title&quot;:&quot;Sexual dimorphism in immunity across animals: a meta-analysis&quot;,&quot;author&quot;:[{&quot;family&quot;:&quot;Kelly&quot;,&quot;given&quot;:&quot;Clint D.&quot;,&quot;parse-names&quot;:false,&quot;dropping-particle&quot;:&quot;&quot;,&quot;non-dropping-particle&quot;:&quot;&quot;},{&quot;family&quot;:&quot;Stoehr&quot;,&quot;given&quot;:&quot;Andrew M.&quot;,&quot;parse-names&quot;:false,&quot;dropping-particle&quot;:&quot;&quot;,&quot;non-dropping-particle&quot;:&quot;&quot;},{&quot;family&quot;:&quot;Nunn&quot;,&quot;given&quot;:&quot;Charles&quot;,&quot;parse-names&quot;:false,&quot;dropping-particle&quot;:&quot;&quot;,&quot;non-dropping-particle&quot;:&quot;&quot;},{&quot;family&quot;:&quot;Smyth&quot;,&quot;given&quot;:&quot;Kendra N.&quot;,&quot;parse-names&quot;:false,&quot;dropping-particle&quot;:&quot;&quot;,&quot;non-dropping-particle&quot;:&quot;&quot;},{&quot;family&quot;:&quot;Prokop&quot;,&quot;given&quot;:&quot;Zofia M.&quot;,&quot;parse-names&quot;:false,&quot;dropping-particle&quot;:&quot;&quot;,&quot;non-dropping-particle&quot;:&quot;&quot;}],&quot;container-title&quot;:&quot;Ecology Letters&quot;,&quot;container-title-short&quot;:&quot;Ecol Lett&quot;,&quot;DOI&quot;:&quot;10.1111/ele.13164&quot;,&quot;ISSN&quot;:&quot;14610248&quot;,&quot;PMID&quot;:&quot;30288910&quot;,&quot;issued&quot;:{&quot;date-parts&quot;:[[2018,12,1]]},&quot;page&quot;:&quot;1885-1894&quot;,&quot;abstract&quot;:&quot;In animals, sex differences in immunity are proposed to shape variation in infection prevalence and intensity among individuals in a population, with females typically expected to exhibit superior immunity due to life-history trade-offs. We performed a systematic meta-analysis to investigate the magnitude and direction of sex differences in immunity and to identify factors that shape sex-biased immunocompetence. In addition to considering taxonomic and methodological effects as moderators, we assessed age-related effects, which are predicted to occur if sex differences in immunity are due to sex-specific resource allocation trade-offs with reproduction. In a meta-analysis of 584 effects from 124 studies, we found that females exhibit a significantly stronger immune response than do males, but the effect size is relatively small, and became non-significant after controlling for phylogeny. Female-biased immunity was more pronounced in adult than immature animals. More recently published studies did not report significantly smaller effect sizes. Among taxonomic and methodological subsets of the data, some of the largest effect sizes were in insects, further supporting previous suggestions that testosterone is not the only potential driver of sex differences in immunity. Our findings challenge the notion of pervasive biases towards female-biased immunity and the role of testosterone in driving these differences.&quot;,&quot;publisher&quot;:&quot;Blackwell Publishing Ltd&quot;,&quot;issue&quot;:&quot;12&quot;,&quot;volume&quot;:&quot;21&quot;},&quot;isTemporary&quot;:false}]},{&quot;properties&quot;:{&quot;noteIndex&quot;:0},&quot;citationID&quot;:&quot;MENDELEY_CITATION_ea5264fb-832a-4cf9-a571-48cd03ca1072&quot;,&quot;isEdited&quot;:false,&quot;manualOverride&quot;:{&quot;isManuallyOverridden&quot;:true,&quot;manualOverrideText&quot;:&quot;&quot;,&quot;citeprocText&quot;:&quot;(Geffroy, 2022a)&quot;},&quot;citationTag&quot;:&quot;MENDELEY_CITATION_v3_eyJwcm9wZXJ0aWVzIjp7Im5vdGVJbmRleCI6MH0sImNpdGF0aW9uSUQiOiJNRU5ERUxFWV9DSVRBVElPTl9lYTUyNjRmYi04MzJhLTRjZjktYTU3MS00OGNkMDNjYTEwNzIiLCJpc0VkaXRlZCI6ZmFsc2UsIm1hbnVhbE92ZXJyaWRlIjp7ImlzTWFudWFsbHlPdmVycmlkZGVuIjp0cnVlLCJtYW51YWxPdmVycmlkZVRleHQiOiIiLCJjaXRlcHJvY1RleHQiOiIoR2VmZnJveSwgMjAyMmE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citationID&quot;:&quot;MENDELEY_CITATION_f6e9bb53-608d-4631-98b8-bc727ad478a5&quot;,&quot;properties&quot;:{&quot;noteIndex&quot;:0},&quot;isEdited&quot;:false,&quot;manualOverride&quot;:{&quot;isManuallyOverridden&quot;:false,&quot;citeprocText&quot;:&quot;(John-Alder, 1990; Lovern et al., 2001; Miles et al., 2007; Oppliger et al., 2004)&quot;,&quot;manualOverrideText&quot;:&quot;&quot;},&quot;citationTag&quot;:&quot;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&quot;,&quot;citationItems&quot;:[{&quot;id&quot;:&quot;93b8667f-a188-32ad-b05a-bd29f6a98c31&quot;,&quot;itemData&quot;:{&quot;type&quot;:&quot;article-journal&quot;,&quot;id&quot;:&quot;93b8667f-a188-32ad-b05a-bd29f6a98c31&quot;,&quot;title&quot;:&quot;Effects of Thyroxine on Standard Metabolic Rate and Selected Intermediary Metabolic Enzymes in Field-Active Lizards Sceloporus undulatus&quot;,&quot;author&quot;:[{&quot;family&quot;:&quot;John-Alder&quot;,&quot;given&quot;:&quot;Henry B&quot;,&quot;parse-names&quot;:false,&quot;dropping-particle&quot;:&quot;&quot;,&quot;non-dropping-particle&quot;:&quot;&quot;}],&quot;container-title&quot;:&quot;PhysiologicalZoology&quot;,&quot;issued&quot;:{&quot;date-parts&quot;:[[1990]]},&quot;page&quot;:&quot;600-614&quot;,&quot;abstract&quot;:&quo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Your use of the JSTOR archive indicates your acceptance of the Terms &amp; Conditions of Use, available at https://about.jstor.org/terms and The University of Chicago Press are collaborating with JSTOR to digitize, preserve and extend access to Physiological Zoology This content downloaded from 128.250.0.36 on Sun, 30 Apr 2023 07:33:53 +00:000 0 0 0 0 0 0 0 0 0 0 0 All use subject to https://about.jstor.org/terms 600 Abstract This study investigates the effects of tonic thyroxine (T4) release via implantedpel-lets on standard metabolic rate (SMR), heart and liver masses, and selected intermediary metabolic enzymes infield-active lizards, Sceloporus undulatus. Plasma T4 was elevated within physiologically realistic levels to 22. 7+ 3. 03 ng/mL (mean + SE) versus 12.9 + 2. 44 in the same animalsprior to implantation and 7. 7+ 1.45 ng/mL in untreated lizards captured concurrently. However, plasma T3 was not changed significantly (2.3 + 0.39[ untreated] vs. 1.8 + 0.22 ng/mL [experimental]; P = 0.231). Standard metabolic rate at 35\&quot; C was 55% higher (P = 0.040) in T4-implanted lizards, andplasma T4 was significantly correlated with SMR in this group (r2 = 0.595; P = 0.003). Liver mass was 16% lower (P &lt; 0.001) and heart mass was9% higher (P = 0.045) in T4-implanted than in untreated lizards. Hepatic citrate synthase activity was increased significantly by T4 (13 + 0 4 us. 15 + 0 4 U/ g at 35' C[ P &lt; 0 001]). Total citrate synthase activity (i.e., mass-specific activity X organ mass) was unchanged in liver (P = 0.552) and was significantly increased by T4 in heart (P = 0 050). Pyruvate kinase activity was increased by T4 in liver (20+ 1.5 vs. 275+ 1.0 U/gat35\&quot; C[P &lt; 0.001]), heart (378 + 15.9 vs. 422+ 10.3 [ P = 0.008]), and mixed-fiber skeletal muscle (1,062 + 44.9 vs. 1,223 39 0 [P = 0. 039]). Hepatic cytosolic a-glycerophosphate dehydrogenase activity (cyt. a-GPDH) was reduced by T4 (82 2.5 vs. 65 + 2. 6 U/g at 350 C[ P = 0. 001]). Total pyruvate kinase and total cyt. a-GPDH responded in parallel with their respective mass-specific activities. Thepresent data suggest that T4 itselfmay have unexpectedly highphysiological activity in lizards. The observedphysiological responses to exogenous T4 suggest a T4-induced increment in exercise capacities infield-active S. undulatus and indicate that field experimentation is afeasible component offur-ther efforts to clarify physiological responses to thyroid hormones in lizards. The importance of these invasive field experiments is underscored by comparisons ofpres-ent data with other studies, a comparison that indicates suppression ofphysiological responsiveness to T4 in captive lizards.&quot;,&quot;issue&quot;:&quot;3&quot;,&quot;volume&quot;:&quot;63&quot;,&quot;container-title-short&quot;:&quot;&quot;},&quot;isTemporary&quot;:false},{&quot;id&quot;:&quot;ba076e37-004f-3bf6-821b-6f81d28a4f63&quot;,&quot;itemData&quot;:{&quot;type&quot;:&quot;article-journal&quot;,&quot;id&quot;:&quot;ba076e37-004f-3bf6-821b-6f81d28a4f63&quot;,&quot;title&quot;:&quot;Developmental effects of testosterone on behavior in male and female green anoles (Anolis carolinensis)&quot;,&quot;author&quot;:[{&quot;family&quot;:&quot;Lovern&quot;,&quot;given&quot;:&quot;Matthew B.&quot;,&quot;parse-names&quot;:false,&quot;dropping-particle&quot;:&quot;&quot;,&quot;non-dropping-particle&quot;:&quot;&quot;},{&quot;family&quot;:&quot;McNabb&quot;,&quot;given&quot;:&quot;F. M.Anne&quot;,&quot;parse-names&quot;:false,&quot;dropping-particle&quot;:&quot;&quot;,&quot;non-dropping-particle&quot;:&quot;&quot;},{&quot;family&quot;:&quot;Jenssen&quot;,&quot;given&quot;:&quot;Thomas A.&quot;,&quot;parse-names&quot;:false,&quot;dropping-particle&quot;:&quot;&quot;,&quot;non-dropping-particle&quot;:&quot;&quot;}],&quot;container-title&quot;:&quot;Hormones and Behavior&quot;,&quot;container-title-short&quot;:&quot;Horm Behav&quot;,&quot;DOI&quot;:&quot;10.1006/hbeh.2000.1637&quot;,&quot;ISSN&quot;:&quot;0018506X&quot;,&quot;PMID&quot;:&quot;11243741&quot;,&quot;issued&quot;:{&quot;date-parts&quot;:[[2001]]},&quot;page&quot;:&quot;131-143&quot;,&quot;abstract&quot;:&quot;This study addressed the role of testosterone (T) in the development of sexually dimorphic behavior in the green anole lizard, Anolis carolinensis. We documented the pattern of endogenous T concentrations during ontogeny and we determined the behavioral effects of experimentally elevated T in juvenile males and females. T concentrations were measured in the plasma of hatchlings from eggs incubated in the laboratory, in juveniles of all sizes sampled in the field, and in the yolks of freshly laid eggs in the laboratory and were compared to plasma T in adult females (measured in this study) and adult males. There were no sex differences in plasma T in hatchling and small juvenile (&lt;26-mm snout-vent length, SVL; &lt;14 days old) males and females, concentrations of which in both sexes tended to decline over the 14-day posthatching period. Plasma T sharply increased in juvenile males, but not females, after approximately 14 days posthatching (&gt;25-mm SVL), and it became significantly higher after approximately 38 days posthatching (&gt;30-mm SVL). Plasma T for juvenile males was within the range detected in breeding adult females, but it was 20- to 45-fold lower than that of adult males, breeding or postbreeding. All eggs contained detectable yolk T, but eggs that gave rise to males contained nearly twice as much yolk T as those that gave rise to females. We do not know whether this yolk T comes from the mother, embryo, or both. In behavior trials conducted in the laboratory, juveniles (36- to 42-mm SVL) with T implants, regardless of whether they were male or female, had increased activity levels compared to juveniles with blank implants, due to increased rates of nearly every behavior monitored. These results are discussed in the context of the organization-activation theory of sexual differentiation and the particular life history of A. carolinensis. © 2001 Academic Press.&quot;,&quot;publisher&quot;:&quot;Academic Press Inc.&quot;,&quot;issue&quot;:&quot;2&quot;,&quot;volume&quot;:&quot;39&quot;},&quot;isTemporary&quot;:false},{&quot;id&quot;:&quot;16ebdb19-f487-35df-b747-da12a8deea85&quot;,&quot;itemData&quot;:{&quot;type&quot;:&quot;article-journal&quot;,&quot;id&quot;:&quot;16ebdb19-f487-35df-b747-da12a8deea85&quot;,&quot;title&quot;:&quot;Effect of testosterone on immunocompetence, parasite load, and metabolism in the common wall lizard (Podarcis muralis)&quot;,&quot;author&quot;:[{&quot;family&quot;:&quot;Oppliger&quot;,&quot;given&quot;:&quot;A.&quot;,&quot;parse-names&quot;:false,&quot;dropping-particle&quot;:&quot;&quot;,&quot;non-dropping-particle&quot;:&quot;&quot;},{&quot;family&quot;:&quot;Giorgi&quot;,&quot;given&quot;:&quot;M. S.&quot;,&quot;parse-names&quot;:false,&quot;dropping-particle&quot;:&quot;&quot;,&quot;non-dropping-particle&quot;:&quot;&quot;},{&quot;family&quot;:&quot;Conelli&quot;,&quot;given&quot;:&quot;A.&quot;,&quot;parse-names&quot;:false,&quot;dropping-particle&quot;:&quot;&quot;,&quot;non-dropping-particle&quot;:&quot;&quot;},{&quot;family&quot;:&quot;Nembrini&quot;,&quot;given&quot;:&quot;M.&quot;,&quot;parse-names&quot;:false,&quot;dropping-particle&quot;:&quot;&quot;,&quot;non-dropping-particle&quot;:&quot;&quot;},{&quot;family&quot;:&quot;John-Alder&quot;,&quot;given&quot;:&quot;H. B.&quot;,&quot;parse-names&quot;:false,&quot;dropping-particle&quot;:&quot;&quot;,&quot;non-dropping-particle&quot;:&quot;&quot;}],&quot;container-title&quot;:&quot;Canadian Journal of Zoology&quot;,&quot;container-title-short&quot;:&quot;Can J Zool&quot;,&quot;DOI&quot;:&quot;10.1139/Z04-152&quot;,&quot;ISSN&quot;:&quot;00084301&quot;,&quot;issued&quot;:{&quot;date-parts&quot;:[[2004,11]]},&quot;page&quot;:&quot;1713-1719&quot;,&quot;abstract&quot;:&quot;Testosterone can benefit individual fitness by increasing ornament colour, aggressiveness, and sperm quality, but it can also impose both metabolic and immunological costs. However, evidence that testosterone causes immunosuppression in freely living populations is scant. We studied the effects of testosterone on one component of the immune system (i.e., the cell-mediated response to phytohaemagglutinin), parasite load, and metabolic rate in the common wall lizard, Podarcis muralis (Laurenti, 1768). For analyses of immunocompetence and parasitism, male lizards were implanted at the end of the breeding season with either empty or testosterone implants and were returned to their site of capture for 5-6 weeks before recapture. For analyses of the effects of testosterone on metabolic rate, male lizards were captured and implanted before hibernation and were held in the laboratory for 1 week prior to calorimetry. Experimental treatment with testosterone decreased the cell-mediated response to the T-cell mitogen phytohemagglutinin and increased mean metabolic rate. No effects of testosterone on the number of ectoparasites, hemoparasites, and resting metabolic rate could be detected. These results are discussed in the framework of the immunocompetence handicap hypothesis and the immune-redistribution process hypothesis. © 2004 NRC.&quot;,&quot;issue&quot;:&quot;11&quot;,&quot;volume&quot;:&quot;82&quot;},&quot;isTemporary&quot;:false},{&quot;id&quot;:&quot;7b8956e5-9d8c-3c66-864d-63cf5e631862&quot;,&quot;itemData&quot;:{&quot;type&quot;:&quot;article-journal&quot;,&quot;id&quot;:&quot;7b8956e5-9d8c-3c66-864d-63cf5e631862&quot;,&quot;title&quot;:&quot;Corticosterone, locomotor performance, and metabolism in side-blotched lizards (Uta stansburiana)&quot;,&quot;author&quot;:[{&quot;family&quot;:&quot;Miles&quot;,&quot;given&quot;:&quot;Donald B.&quot;,&quot;parse-names&quot;:false,&quot;dropping-particle&quot;:&quot;&quot;,&quot;non-dropping-particle&quot;:&quot;&quot;},{&quot;family&quot;:&quot;Calsbeek&quot;,&quot;given&quot;:&quot;Ryan&quot;,&quot;parse-names&quot;:false,&quot;dropping-particle&quot;:&quot;&quot;,&quot;non-dropping-particle&quot;:&quot;&quot;},{&quot;family&quot;:&quot;Sinervo&quot;,&quot;given&quot;:&quot;Barry&quot;,&quot;parse-names&quot;:false,&quot;dropping-particle&quot;:&quot;&quot;,&quot;non-dropping-particle&quot;:&quot;&quot;}],&quot;container-title&quot;:&quot;Hormones and Behavior&quot;,&quot;container-title-short&quot;:&quot;Horm Behav&quot;,&quot;DOI&quot;:&quot;10.1016/j.yhbeh.2007.02.005&quot;,&quot;ISSN&quot;:&quot;0018506X&quot;,&quot;PMID&quot;:&quot;17379216&quot;,&quot;issued&quot;:{&quot;date-parts&quot;:[[2007,4]]},&quot;page&quot;:&quot;548-554&quot;,&quot;abstract&quot;:&quot;Elevated levels of circulating corticosterone commonly occur in response to stressors in wild vertebrates. A rise in corticosterone, usually in animals of subordinate rank, results in a variety of effects on behavior and physiology. Behavioral and physiological responses to short-term increases in corticosterone are well studied. In contrast, the effects of chronic elevated levels of corticosterone are poorly understood, particularly in lizards. Here, we examined the long-term effects of exogenous corticosterone on locomotor performance, resting and active metabolic rate, and hematocrit in male side-blotched lizards Uta stansburiana. Corticosterone implantation resulted in higher levels of stamina relative to sham-surgery controls. In addition, lizards with elevated corticosterone exhibited lower resting metabolic rates relative to controls. Corticosterone had no effect on peak activity metabolism but did result in faster recovery times following exhaustive exercise. We suggest that elevated levels of corticosterone in response to dominance interactions promote enhanced locomotor abilities, perhaps as a flight response to avoid agonistic interactions. Furthermore, stressed lizards are characterized by lower resting metabolic rates, which may serve as strategy to conserve energy stores and enhance survival. © 2007 Elsevier Inc. All rights reserved.&quot;,&quot;issue&quot;:&quot;4&quot;,&quot;volume&quot;:&quot;51&quot;},&quot;isTemporary&quot;:false}]},{&quot;citationID&quot;:&quot;MENDELEY_CITATION_4022053e-9bf9-4647-9316-c0cbf35b652d&quot;,&quot;properties&quot;:{&quot;noteIndex&quot;:0},&quot;isEdited&quot;:false,&quot;manualOverride&quot;:{&quot;isManuallyOverridden&quot;:true,&quot;citeprocText&quot;:&quot;(Ferguson and Fox, 1984; Sinervo et al.; Warner and Andrews, 2002)&quot;,&quot;manualOverrideText&quot;:&quot;Ferguson and Fox, 1984; Sinervo et al.; Warner and Andrews, 2002)&quot;},&quot;citationTag&quot;:&quot;MENDELEY_CITATION_v3_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&quot;,&quot;citationItems&quot;:[{&quot;id&quot;:&quot;a0fcdff1-6faa-388d-8566-52e5f2b14513&quot;,&quot;itemData&quot;:{&quot;type&quot;:&quot;report&quot;,&quot;id&quot;:&quot;a0fcdff1-6faa-388d-8566-52e5f2b14513&quot;,&quot;title&quot;:&quot;Allometric Engineering: A Causal Analysis of Natural Selection on Offspring Size&quot;,&quot;author&quot;:[{&quot;family&quot;:&quot;Sinervo&quot;,&quot;given&quot;:&quot;Barry&quot;,&quot;parse-names&quot;:false,&quot;dropping-particle&quot;:&quot;&quot;,&quot;non-dropping-particle&quot;:&quot;&quot;},{&quot;family&quot;:&quot;Doughty&quot;,&quot;given&quot;:&quot;Paul&quot;,&quot;parse-names&quot;:false,&quot;dropping-particle&quot;:&quot;&quot;,&quot;non-dropping-particle&quot;:&quot;&quot;},{&quot;family&quot;:&quot;Huey&quot;,&quot;given&quot;:&quot;Raymond B&quot;,&quot;parse-names&quot;:false,&quot;dropping-particle&quot;:&quot;&quot;,&quot;non-dropping-particle&quot;:&quot;&quot;},{&quot;family&quot;:&quot;Zamudio&quot;,&quot;given&quot;:&quot;Kelly&quot;,&quot;parse-names&quot;:false,&quot;dropping-particle&quot;:&quot;&quot;,&quot;non-dropping-particle&quot;:&quot;&quot;},{&quot;family&quot;:&quot;Sinervo&quot;,&quot;given&quot;:&quot;B&quot;,&quot;parse-names&quot;:false,&quot;dropping-particle&quot;:&quot;&quot;,&quot;non-dropping-particle&quot;:&quot;&quot;},{&quot;family&quot;:&quot;Zamudio&quot;,&quot;given&quot;:&quot;K&quot;,&quot;parse-names&quot;:false,&quot;dropping-particle&quot;:&quot;&quot;,&quot;non-dropping-particle&quot;:&quot;&quot;}],&quot;URL&quot;:&quot;https://www.science.org&quot;,&quot;abstract&quot;:&quot;Techniques of offspring size manipulation, \&quot;allometric engineering,\&quot; were used in combination with studies of natural selection to elucidate the causal relation between egg size and offspring survival of lizards. The results experimentally validate premises underlying theories of optimal egg size: fecundity selection favoring the production of large clutches of small eggs was balanced by survival selection favoring large offspring. However, large hatchlings did not always have the highest survival, contrary to most theoretical expectations. Optimizing selection on offspring size per se was the most common pattern. Moreover, matches between average and optimal egg size were qualitative, not quantitative , perhaps reflecting known functional constraints on the production of large eggs. The effect of egg and clutch size on fitness has been a central focus in evolutionary ecology (1) since the work of Lack (2, 3). For organisms with extended parental care (for example, birds and mammals), Lack predicted that natural selection favors the clutch (or litter) size that produces the most surviving offspring (2). He tested this hypothesis by manipulating clutch size, and this elegant protocol has become the standard in avian studies. For organisms without parental care (for example, most amphibians , reptiles, fish, and insects), Lack (3) realized that natural selection should instead favor a compromise (optimizing selection) between the quantity and quality (size) of offspring. His prediction was based on two premises: (i) egg size is inversely related to clutch size (egg number), but (ii) offspring quality and hence offspring survival is positively related to egg size. Optimizing selection results from the conflict between fecundity selection (presumably favoring many small eggs) and survival selection (presumably favoring a few large eggs). At evolutionary equilibrium the average egg size should match the optimum. The first premise is usually supported in descriptive studies (4) and experimental tests (5). However, with the exception of a few descriptive studies (6, 7), the second premise has not been tested by direct manipulation of offspring size analogous to manipulations of clutch size. Therefore, we set out to test the second of Lack's premises. We combined new techniques of offspring size manipulation (4, 5), \&quot;allometric engineering\&quot; (8), with a field study of natural selection to determine the causal relation between egg size and offspring quality as indexed by survival&quot;,&quot;container-title-short&quot;:&quot;&quot;},&quot;isTemporary&quot;:false},{&quot;id&quot;:&quot;3699c94f-fbde-36e7-9108-b90f6d3447f4&quot;,&quot;itemData&quot;:{&quot;type&quot;:&quot;report&quot;,&quot;id&quot;:&quot;3699c94f-fbde-36e7-9108-b90f6d3447f4&quot;,&quot;title&quot;:&quot;Annual Variation of Survival Advantage of Large Juvenile Side-Blotched Lizards, Uta stansburiana: Its Causes and Evolutionary Significance&quot;,&quot;author&quot;:[{&quot;family&quot;:&quot;Ferguson&quot;,&quot;given&quot;:&quot;Gary W&quot;,&quot;parse-names&quot;:false,&quot;dropping-particle&quot;:&quot;&quot;,&quot;non-dropping-particle&quot;:&quot;&quot;},{&quot;family&quot;:&quot;Fox&quot;,&quot;given&quot;:&quot;Stanley F&quot;,&quot;parse-names&quot;:false,&quot;dropping-particle&quot;:&quot;&quot;,&quot;non-dropping-particle&quot;:&quot;&quot;}],&quot;issued&quot;:{&quot;date-parts&quot;:[[1984]]},&quot;number-of-pages&quot;:&quot;342-349&quot;,&quot;issue&quot;:&quot;2&quot;,&quot;volume&quot;:&quot;38&quot;,&quot;container-title-short&quot;:&quot;&quot;},&quot;isTemporary&quot;:false},{&quot;id&quot;:&quot;4245acff-40ee-3fd1-8df4-a8f615c6a5a5&quot;,&quot;itemData&quot;:{&quot;type&quot;:&quot;article-journal&quot;,&quot;id&quot;:&quot;4245acff-40ee-3fd1-8df4-a8f615c6a5a5&quot;,&quot;title&quot;:&quot;Laboratory and field experiments identify sources of variation in phenotypes and survival of hatchling lizards&quot;,&quot;author&quot;:[{&quot;family&quot;:&quot;Warner&quot;,&quot;given&quot;:&quot;D. A.&quot;,&quot;parse-names&quot;:false,&quot;dropping-particle&quot;:&quot;&quot;,&quot;non-dropping-particle&quot;:&quot;&quot;},{&quot;family&quot;:&quot;Andrews&quot;,&quot;given&quot;:&quot;R. M.&quot;,&quot;parse-names&quot;:false,&quot;dropping-particle&quot;:&quot;&quot;,&quot;non-dropping-particle&quot;:&quot;&quot;}],&quot;container-title&quot;:&quot;Biological Journal of the Linnean Society&quot;,&quot;issued&quot;:{&quot;date-parts&quot;:[[2002]]},&quot;page&quot;:&quot;105-124&quot;,&quot;volume&quot;:&quot;76&quot;,&quot;container-title-short&quot;:&quot;&quot;},&quot;isTemporary&quot;:false}]},{&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tru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IiwicGFyc2UtbmFtZXMiOmZhbHNlLCJkcm9wcGluZy1wYXJ0aWNsZSI6IiIsIm5vbi1kcm9wcGluZy1wYXJ0aWNsZSI6IiJ9XSwiY29udGFpbmVyLXRpdGxlIjoiTW9sZWN1bGFyIEVjb2xvZ3kiLCJJU1NOIjoiMDk2Mi0xMDgzIiwiaXNzdWVkIjp7ImRhdGUtcGFydHMiOltbMjAyMl1dfSwicGFnZSI6IjIyODEtMjI5MiIsInB1Ymxpc2hlciI6IldpbGV5IE9ubGluZSBMaWJyYXJ5IiwiaXNzdWUiOiI4Iiwidm9sdW1lIjoiMzEiLCJjb250YWluZXItdGl0bGUtc2hvcnQiOiJNb2wgRWNvbCJ9fV19&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citationID&quot;:&quot;MENDELEY_CITATION_8540ad6e-38fd-47b7-bdf4-8bd279b966c5&quot;,&quot;properties&quot;:{&quot;noteIndex&quot;:0},&quot;isEdited&quot;:false,&quot;manualOverride&quot;:{&quot;isManuallyOverridden&quot;:false,&quot;citeprocText&quot;:&quot;(Wild et al., 2022)&quot;,&quot;manualOverrideText&quot;:&quot;&quot;},&quot;citationTag&quot;:&quot;MENDELEY_CITATION_v3_eyJjaXRhdGlvbklEIjoiTUVOREVMRVlfQ0lUQVRJT05fODU0MGFkNmUtMzhmZC00N2I3LWJkZjQtOGJkMjc5Yjk2NmM1IiwicHJvcGVydGllcyI6eyJub3RlSW5kZXgiOjB9LCJpc0VkaXRlZCI6ZmFsc2UsIm1hbnVhbE92ZXJyaWRlIjp7ImlzTWFudWFsbHlPdmVycmlkZGVuIjpmYWxzZSwiY2l0ZXByb2NUZXh0IjoiKFdpbGQgZXQgYWwuLCAyMDIyKSIsIm1hbnVhbE92ZXJyaWRlVGV4dCI6IiJ9LCJjaXRhdGlvbkl0ZW1zIjpbeyJpZCI6ImEzOGQ5MTc3LTE5ZWQtMzg4ZS1hZmU4LTBkMmJhYTkzYWJmNSI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0sImlzVGVtcG9yYXJ5IjpmYWxzZX1dfQ==&quot;,&quot;citationItems&quot;:[{&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properties&quot;:{&quot;noteIndex&quot;:0},&quot;citationID&quot;:&quot;MENDELEY_CITATION_419f9679-c9ee-485a-ba93-4dba4ca464f5&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80MTlmOTY3OS1jOWVlLTQ4NWEtYmE5My00ZGJhNGNhNDY0ZjU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true,&quot;manualOverrideText&quot;:&quot;&quot;,&quot;citeprocText&quot;:&quot;(Dissanayake et al., 2021a)&quot;},&quot;citationTag&quot;:&quot;MENDELEY_CITATION_v3_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IsImNvbnRhaW5lci10aXRsZS1zaG9ydCI6IkhlcmVkaXR5IChFZGluYikifX1dfQ==&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true,&quot;manualOverrideText&quot;:&quot;&quot;,&quot;citeprocText&quot;:&quot;(Amiel and Shine, 2012; Flatt et al., 2001; Shine and Harlow, 1996; Shine et al., 1997)&quot;},&quot;citationTag&quot;:&quot;MENDELEY_CITATION_v3_eyJwcm9wZXJ0aWVzIjp7Im5vdGVJbmRleCI6MH0sImNpdGF0aW9uSUQiOiJNRU5ERUxFWV9DSVRBVElPTl8yN2MwZDlkMC0zNWU5LTQ2NzAtODI2Yi1mMTM5YjkwNWE3NDkiLCJpc0VkaXRlZCI6ZmFsc2UsIm1hbnVhbE92ZXJyaWRlIjp7ImlzTWFudWFsbHlPdmVycmlkZGVuIjp0cnVlLCJtYW51YWxPdmVycmlkZVRleHQiOiIiLCJjaXRlcHJvY1RleHQiOiIoQW1pZWwgYW5kIFNoaW5lLCAyMDEyOyBGbGF0dCBldCBhbC4sIDIwMDE7IFNoaW5lIGFuZCBIYXJsb3csIDE5OTY7IFNoaW5lIGV0IGFsLiwgMTk5NykifSwiY2l0YXRpb25JdGVtcyI6W3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NDMzZjA4MmItNmRiYi0zOWYzLWFkNDktNzBkNjE2OWEyNzE0IiwiaXNUZW1wb3JhcnkiOmZhbHNlLCJpdGVtRGF0YSI6eyJ0eXBlIjoiYXJ0aWNsZS1qb3VybmFsIiwiaWQiOiI0MzNmMDgyYi02ZGJiLTM5ZjMtYWQ0OS03MGQ2MTY5YTI3MTQiLCJ0aXRsZSI6Ik1hdGVybmFsIG1hbmlwdWxhdGlvbiBvZiBvZmZzcHJpbmcgcGhlbm90eXBlcyB2aWEgbmVzdOKAkHNpdGUgc2VsZWN0aW9uIGluIGFuIG92aXBhcm91cyBsaXphcmQiLCJhdXRob3IiOlt7ImZhbWlseSI6IlNoaW5lIiwiZ2l2ZW4iOiJSaWNoYXJ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&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cf3fc78f-37b8-4aa1-bbc8-043690708af4&quot;,&quot;isEdited&quot;:false,&quot;manualOverride&quot;:{&quot;isManuallyOverridden&quot;:true,&quot;manualOverrideText&quot;:&quot;&quot;,&quot;citeprocText&quot;:&quot;(Angilletta  Michael J, 2001; Sears, 2005)&quot;},&quot;citationTag&quot;:&quot;MENDELEY_CITATION_v3_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&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bb8483f-d308-4c69-a1ec-e9bc6a0de733&quot;,&quot;isEdited&quot;:false,&quot;manualOverride&quot;:{&quot;isManuallyOverridden&quot;:true,&quot;manualOverrideText&quot;:&quot;&quot;,&quot;citeprocText&quot;:&quot;[NO_PRINTED_FORM]&quot;},&quot;citationItems&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iLCJjaXRlcHJvY1RleHQiOiJbTk9fUFJJTlRFRF9GT1JNXSJ9LCJjaXRhdGlvbkl0ZW1zIjpbXX0=&quot;},{&quot;properties&quot;:{&quot;noteIndex&quot;:0},&quot;citationID&quot;:&quot;MENDELEY_CITATION_ff9818b4-4650-4cb8-a667-ea75346d1c2a&quot;,&quot;isEdited&quot;:false,&quot;manualOverride&quot;:{&quot;isManuallyOverridden&quot;:true,&quot;manualOverrideText&quot;:&quot;&quot;,&quot;citeprocText&quot;:&quot;(Shine, 2002; Shine, 2004; Shine and Elphick, 2001; Shine and Harlow, 1996; Shine et al., 1997)&quot;},&quot;citationTag&quot;:&quot;MENDELEY_CITATION_v3_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l1dfSwicGFnZSI6IjE4MDgtMTgxNyIsInB1Ymxpc2hlciI6IldpbGV5IE9ubGluZSBMaWJyYXJ5IiwiaXNzdWUiOiI2Iiwidm9sdW1lIjoiNzciLCJjb250YWluZXItdGl0bGUtc2hvcnQiOiJFY29sb2d5In19LHsiaWQiOiJhNWRmY2ExZS1iZGVmLTMyNTktYTAwYS04YzViYjIyMzg5MTciLCJpc1RlbXBvcmFyeSI6ZmFsc2UsIml0ZW1EYXRhIjp7InR5cGUiOiJhcnRpY2xlLWpvdXJuYWwiLCJpZCI6ImE1ZGZjYTFlLWJkZWYtMzI1OS1hMDBhLThjNWJiMjIzODkxNyIsInRpdGxlIjoiVGhlIGluZmx1ZW5jZSBvZiBuYXR1cmFsIGluY3ViYXRpb24gZW52aXJvbm1lbnRz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&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tru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0cnVlLCJtYW51YWxPdmVycmlkZVRleHQiOiIiLCJjaXRlcHJvY1RleHQiOiIoQ2FzdGVsbGkgZXQgYWwuLCAyMDIxKSJ9LCJjaXRhdGlvbkl0ZW1zIjpbeyJpZCI6ImFhY2E5NTNiLWY2NjItM2UxNy1hMGQ5LWFkYjc4NDQ1OGM4MSIsImlzVGVtcG9yYXJ5IjpmYWxzZS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U1NOIjoiMTM2Ni05NTE2IiwiaXNzdWVkIjp7ImRhdGUtcGFydHMiOltbMjAyMV1dfSwicGFnZSI6IjQyNy00MzgiLCJwdWJsaXNoZXIiOiJXaWxleSBPbmxpbmUgTGlicmFyeSIsImlzc3VlIjoiMyIsInZvbHVtZSI6IjI3IiwiY29udGFpbmVyLXRpdGxlLXNob3J0IjoiRGl2ZXJzIERpc3RyaWIifX1dfQ==&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f30439dd-a395-482d-af06-56adc5da72dc&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mMzA0MzlkZC1hMzk1LTQ4MmQtYWYwNi01NmFkYzVkYTcyZGM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8212fe1e-f8e5-4b04-88b8-17b046e12ec8&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4MjEyZmUxZS1mOGU1LTRiMDQtODhiOC0xN2IwNDZlMTJlYzg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be61665a-b71a-4c1c-80c4-2993561fbd09&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9iZTYxNjY1YS1iNzFhLTRjMWMtODBjNC0yOTkzNTYxZmJkMDk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272c5869-c006-4c34-ae07-d6dafffcbbba&quot;,&quot;isEdited&quot;:false,&quot;manualOverride&quot;:{&quot;isManuallyOverridden&quot;:true,&quot;manualOverrideText&quot;:&quot;&quot;,&quot;citeprocText&quot;:&quot;(Bradshaw, 1997; Congdon, 1989; Kearney and Porter, 2004)&quot;},&quot;citationTag&quot;:&quot;MENDELEY_CITATION_v3_eyJwcm9wZXJ0aWVzIjp7Im5vdGVJbmRleCI6MH0sImNpdGF0aW9uSUQiOiJNRU5ERUxFWV9DSVRBVElPTl8yNzJjNTg2OS1jMDA2LTRjMzQtYWUwNy1kNmRhZmZmY2JiYmEiLCJpc0VkaXRlZCI6ZmFsc2UsIm1hbnVhbE92ZXJyaWRlIjp7ImlzTWFudWFsbHlPdmVycmlkZGVuIjp0cnVlLCJtYW51YWxPdmVycmlkZVRleHQiOiIiLCJjaXRlcHJvY1RleHQiOiIoQnJhZHNoYXcsIDE5OTc7IENvbmdkb24sIDE5ODk7IEtlYXJuZXkgYW5k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tru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&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true,&quot;manualOverrideText&quot;:&quot;&quot;,&quot;citeprocText&quot;:&quot;(Arnqvist et al., 2022; Mueller and Diamond, 2001)&quot;},&quot;citationTag&quot;:&quot;MENDELEY_CITATION_v3_eyJwcm9wZXJ0aWVzIjp7Im5vdGVJbmRleCI6MH0sImNpdGF0aW9uSUQiOiJNRU5ERUxFWV9DSVRBVElPTl83NTUwMWEzNC03ZWE0LTQzMDYtYWM2Yy1iNTg5NmY2NjZkMTQiLCJpc0VkaXRlZCI6ZmFsc2UsIm1hbnVhbE92ZXJyaWRlIjp7ImlzTWFudWFsbHlPdmVycmlkZGVuIjp0cnVlLCJtYW51YWxPdmVycmlkZVRleHQiOiIiLCJjaXRlcHJvY1RleHQiOiIoQXJucXZpc3QgZXQgYWwuLCAyMDIyOyBNdWVsbGVyIGFuZC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aa173d72-7c49-4339-a0a3-8bd31110d285&quot;,&quot;isEdited&quot;:false,&quot;manualOverride&quot;:{&quot;isManuallyOverridden&quot;:true,&quot;manualOverrideText&quot;:&quot;&quot;,&quot;citeprocText&quot;:&quot;(Kwok et al., 2016; Letnic and Dickman, 2010; Noy-Meir, 1973)&quot;},&quot;citationTag&quot;:&quot;MENDELEY_CITATION_v3_eyJwcm9wZXJ0aWVzIjp7Im5vdGVJbmRleCI6MH0sImNpdGF0aW9uSUQiOiJNRU5ERUxFWV9DSVRBVElPTl9hYTE3M2Q3Mi03YzQ5LTQzMzktYTBhMy04YmQzMTExMGQyODUiLCJpc0VkaXRlZCI6ZmFsc2UsIm1hbnVhbE92ZXJyaWRlIjp7ImlzTWFudWFsbHlPdmVycmlkZGVuIjp0cnVlLCJtYW51YWxPdmVycmlkZVRleHQiOiIiLCJjaXRlcHJvY1RleHQiOiIoS3dvayBldCBhbC4sIDIwMTY7IExldG5pYyBhbmQ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9c6ef8fe-01b9-4b31-9a82-fb66e08551f4&quot;,&quot;isEdited&quot;:false,&quot;manualOverride&quot;:{&quot;isManuallyOverridden&quot;:true,&quot;manualOverrideText&quot;:&quot;&quot;,&quot;citeprocText&quot;:&quot;(Burton et al., 2011; Ricklefs and Wikelski, 2002)&quot;},&quot;citationTag&quot;:&quot;MENDELEY_CITATION_v3_eyJwcm9wZXJ0aWVzIjp7Im5vdGVJbmRleCI6MH0sImNpdGF0aW9uSUQiOiJNRU5ERUxFWV9DSVRBVElPTl85YzZlZjhmZS0wMWI5LTRiMzEtOWE4Mi1mYjY2ZTA4NTUxZjQiLCJpc0VkaXRlZCI6ZmFsc2UsIm1hbnVhbE92ZXJyaWRlIjp7ImlzTWFudWFsbHlPdmVycmlkZGVuIjp0cnVlLCJtYW51YWxPdmVycmlkZVRleHQiOiIiLCJjaXRlcHJvY1RleHQiOiIoQnVydG9uIGV0IGFsLiwgMjAxMTsgUmlja2xlZnMgYW5k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citationID&quot;:&quot;MENDELEY_CITATION_cfdf1db9-68b8-4e64-a0a9-b6026e042328&quot;,&quot;properties&quot;:{&quot;noteIndex&quot;:0},&quot;isEdited&quot;:false,&quot;manualOverride&quot;:{&quot;isManuallyOverridden&quot;:false,&quot;citeprocText&quot;:&quot;(Castelli et al., 2021; Dissanayake et al., 2021b)&quot;,&quot;manualOverrideText&quot;:&quot;&quot;},&quot;citationTag&quot;:&quot;MENDELEY_CITATION_v3_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6500c79d-e63b-3012-b89b-7e2b37d296a9&quot;,&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sTemporary&quot;:false}]},{&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nd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&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quot;citationID&quot;:&quot;MENDELEY_CITATION_c65bcb30-f148-44bc-9a1d-47f98cde6cbf&quot;,&quot;properties&quot;:{&quot;noteIndex&quot;:0},&quot;isEdited&quot;:false,&quot;manualOverride&quot;:{&quot;isManuallyOverridden&quot;:true,&quot;citeprocText&quot;:&quot;(Grossen et al., 2011; Schwanz et al., 2020)&quot;,&quot;manualOverrideText&quot;:&quot;&quot;},&quot;citationTag&quot;:&quot;MENDELEY_CITATION_v3_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SwiaXNUZW1wb3JhcnkiOmZhbHNlfV19&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
    <we:property name="MENDELEY_CITATIONS_LOCALE_CODE" value="&quot;en-US&quot;"/>
    <we:property name="MENDELEY_CITATIONS_STYLE" value="{&quot;id&quot;:&quot;https://raw.githubusercontent.com/citation-style-language/styles/master/dependent/the-journal-of-experimental-biology.csl&quot;,&quot;title&quot;:&quot;The Journal of Experimental Biolog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23</Pages>
  <Words>12834</Words>
  <Characters>73157</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Wild, Kristoffer H.</cp:lastModifiedBy>
  <cp:revision>112</cp:revision>
  <cp:lastPrinted>2022-09-27T00:45:00Z</cp:lastPrinted>
  <dcterms:created xsi:type="dcterms:W3CDTF">2023-04-06T01:06:00Z</dcterms:created>
  <dcterms:modified xsi:type="dcterms:W3CDTF">2023-05-01T09:06:00Z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