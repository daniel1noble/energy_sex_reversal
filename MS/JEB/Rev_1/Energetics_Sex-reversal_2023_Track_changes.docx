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Pr="00916021" w:rsidRDefault="00592A61" w:rsidP="00A146D7">
      <w:pPr>
        <w:widowControl w:val="0"/>
        <w:contextualSpacing/>
        <w:rPr>
          <w:rFonts w:eastAsia="SimSun"/>
          <w:b/>
          <w:bCs/>
          <w:color w:val="000000" w:themeColor="text1"/>
          <w:kern w:val="2"/>
          <w:lang w:val="en-GB" w:eastAsia="zh-CN"/>
          <w:rPrChange w:id="0" w:author="Daniel Noble" w:date="2023-04-27T09:28:00Z">
            <w:rPr>
              <w:rFonts w:eastAsia="SimSun"/>
              <w:color w:val="000000" w:themeColor="text1"/>
              <w:kern w:val="2"/>
              <w:lang w:val="en-GB" w:eastAsia="zh-CN"/>
            </w:rPr>
          </w:rPrChange>
        </w:rPr>
      </w:pPr>
      <w:r w:rsidRPr="00916021">
        <w:rPr>
          <w:rFonts w:eastAsia="SimSun"/>
          <w:b/>
          <w:bCs/>
          <w:color w:val="000000" w:themeColor="text1"/>
          <w:kern w:val="2"/>
          <w:lang w:val="en-GB" w:eastAsia="zh-CN"/>
          <w:rPrChange w:id="1" w:author="Daniel Noble" w:date="2023-04-27T09:28:00Z">
            <w:rPr>
              <w:rFonts w:eastAsia="SimSun"/>
              <w:color w:val="000000" w:themeColor="text1"/>
              <w:kern w:val="2"/>
              <w:lang w:val="en-GB" w:eastAsia="zh-CN"/>
            </w:rPr>
          </w:rPrChange>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15580F8B" w:rsidR="00592A61" w:rsidRPr="00F36E82" w:rsidRDefault="00592A61" w:rsidP="00A146D7">
      <w:pPr>
        <w:contextualSpacing/>
        <w:rPr>
          <w:color w:val="000000" w:themeColor="text1"/>
        </w:rPr>
      </w:pPr>
      <w:r>
        <w:rPr>
          <w:color w:val="000000" w:themeColor="text1"/>
          <w:vertAlign w:val="superscript"/>
        </w:rPr>
        <w:t>5</w:t>
      </w:r>
      <w:ins w:id="2" w:author="Kristoffer Wild" w:date="2023-04-26T21:20:00Z">
        <w:r w:rsidR="000D1EEB" w:rsidRPr="000D1EEB">
          <w:t xml:space="preserve"> </w:t>
        </w:r>
        <w:r w:rsidR="000D1EEB" w:rsidRPr="00F25D00">
          <w:t>Centre for Sustainable Aquatic Ecosystems, Harry Butler Institute, Murdoch University</w:t>
        </w:r>
        <w:r w:rsidR="000D1EEB">
          <w:t>, Murdoch, WA, AUS</w:t>
        </w:r>
        <w:r w:rsidR="000D1EEB" w:rsidRPr="00E44F46" w:rsidDel="000D1EEB">
          <w:rPr>
            <w:color w:val="000000" w:themeColor="text1"/>
          </w:rPr>
          <w:t xml:space="preserve"> </w:t>
        </w:r>
      </w:ins>
      <w:del w:id="3" w:author="Kristoffer Wild" w:date="2023-04-26T21:20:00Z">
        <w:r w:rsidR="00E44F46" w:rsidRPr="00E44F46" w:rsidDel="000D1EEB">
          <w:rPr>
            <w:color w:val="000000" w:themeColor="text1"/>
          </w:rPr>
          <w:delText>School of Environment and Conservation Sciences</w:delText>
        </w:r>
        <w:r w:rsidRPr="00F36E82" w:rsidDel="000D1EEB">
          <w:rPr>
            <w:color w:val="000000" w:themeColor="text1"/>
          </w:rPr>
          <w:delText xml:space="preserve">, </w:delText>
        </w:r>
        <w:r w:rsidR="00E44F46" w:rsidDel="000D1EEB">
          <w:rPr>
            <w:color w:val="000000" w:themeColor="text1"/>
          </w:rPr>
          <w:delText>Murdoch University</w:delText>
        </w:r>
        <w:r w:rsidDel="000D1EEB">
          <w:rPr>
            <w:color w:val="000000" w:themeColor="text1"/>
          </w:rPr>
          <w:delText xml:space="preserve">, </w:delText>
        </w:r>
        <w:r w:rsidR="00E44F46" w:rsidDel="000D1EEB">
          <w:rPr>
            <w:color w:val="000000" w:themeColor="text1"/>
          </w:rPr>
          <w:delText>Murdoch</w:delText>
        </w:r>
        <w:r w:rsidDel="000D1EEB">
          <w:rPr>
            <w:color w:val="000000" w:themeColor="text1"/>
          </w:rPr>
          <w:delText xml:space="preserve">, </w:delText>
        </w:r>
        <w:r w:rsidR="00E44F46" w:rsidDel="000D1EEB">
          <w:rPr>
            <w:color w:val="000000" w:themeColor="text1"/>
          </w:rPr>
          <w:delText xml:space="preserve">WA, </w:delText>
        </w:r>
        <w:r w:rsidR="000A2D8B" w:rsidDel="000D1EEB">
          <w:rPr>
            <w:color w:val="000000" w:themeColor="text1"/>
          </w:rPr>
          <w:delText>AUS</w:delText>
        </w:r>
      </w:del>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r>
        <w:rPr>
          <w:color w:val="000000" w:themeColor="text1"/>
        </w:rPr>
        <w:t>Energetic consequences of sex-reversal</w:t>
      </w:r>
    </w:p>
    <w:p w14:paraId="1E3F6389" w14:textId="77777777" w:rsidR="00592A61" w:rsidRDefault="00592A61" w:rsidP="00A146D7">
      <w:pPr>
        <w:contextualSpacing/>
        <w:rPr>
          <w:b/>
          <w:bCs/>
          <w:color w:val="000000" w:themeColor="text1"/>
        </w:rPr>
      </w:pPr>
    </w:p>
    <w:p w14:paraId="05F71A53" w14:textId="1DD8C922" w:rsidR="00592A61" w:rsidDel="00F95374" w:rsidRDefault="00F95374" w:rsidP="00A146D7">
      <w:pPr>
        <w:contextualSpacing/>
        <w:rPr>
          <w:del w:id="4" w:author="Kristoffer Wild" w:date="2023-04-30T16:33:00Z"/>
          <w:b/>
          <w:bCs/>
          <w:color w:val="000000" w:themeColor="text1"/>
        </w:rPr>
      </w:pPr>
      <w:moveToRangeStart w:id="5" w:author="Kristoffer Wild" w:date="2023-04-30T16:31:00Z" w:name="move133764686"/>
      <w:moveTo w:id="6" w:author="Kristoffer Wild" w:date="2023-04-30T16:31:00Z">
        <w:r w:rsidRPr="00D844B0">
          <w:rPr>
            <w:i/>
            <w:iCs/>
            <w:color w:val="000000" w:themeColor="text1"/>
          </w:rPr>
          <w:t>Keywords</w:t>
        </w:r>
        <w:r w:rsidRPr="00D844B0">
          <w:rPr>
            <w:b/>
            <w:bCs/>
            <w:i/>
            <w:iCs/>
            <w:color w:val="000000" w:themeColor="text1"/>
          </w:rPr>
          <w:t xml:space="preserve">: </w:t>
        </w:r>
        <w:r>
          <w:rPr>
            <w:i/>
            <w:iCs/>
            <w:color w:val="000000" w:themeColor="text1"/>
          </w:rPr>
          <w:t xml:space="preserve">energetics, </w:t>
        </w:r>
        <w:r w:rsidRPr="00D844B0">
          <w:rPr>
            <w:i/>
            <w:iCs/>
            <w:color w:val="000000" w:themeColor="text1"/>
          </w:rPr>
          <w:t>sex determination, sex-reversal</w:t>
        </w:r>
        <w:r>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moveTo>
      <w:moveToRangeEnd w:id="5"/>
    </w:p>
    <w:p w14:paraId="5A5161D1" w14:textId="77777777" w:rsidR="00592A61" w:rsidDel="00F95374" w:rsidRDefault="00592A61" w:rsidP="00A146D7">
      <w:pPr>
        <w:contextualSpacing/>
        <w:rPr>
          <w:del w:id="7" w:author="Kristoffer Wild" w:date="2023-04-30T16:33:00Z"/>
          <w:b/>
          <w:bCs/>
          <w:color w:val="000000" w:themeColor="text1"/>
        </w:rPr>
      </w:pPr>
    </w:p>
    <w:p w14:paraId="72F18BE3" w14:textId="4147DB5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3DF4B204" w14:textId="77777777" w:rsidR="004F32BF" w:rsidRPr="004F32BF" w:rsidRDefault="00F95374">
      <w:pPr>
        <w:rPr>
          <w:ins w:id="8" w:author="Kristoffer Wild" w:date="2023-04-30T16:35:00Z"/>
          <w:b/>
          <w:bCs/>
          <w:color w:val="000000" w:themeColor="text1"/>
          <w:rPrChange w:id="9" w:author="Kristoffer Wild" w:date="2023-04-30T16:36:00Z">
            <w:rPr>
              <w:ins w:id="10" w:author="Kristoffer Wild" w:date="2023-04-30T16:35:00Z"/>
              <w:b/>
              <w:bCs/>
              <w:i/>
              <w:iCs/>
              <w:color w:val="000000" w:themeColor="text1"/>
            </w:rPr>
          </w:rPrChange>
        </w:rPr>
      </w:pPr>
      <w:ins w:id="11" w:author="Kristoffer Wild" w:date="2023-04-30T16:32:00Z">
        <w:r w:rsidRPr="004F32BF">
          <w:rPr>
            <w:b/>
            <w:bCs/>
            <w:color w:val="000000" w:themeColor="text1"/>
            <w:rPrChange w:id="12" w:author="Kristoffer Wild" w:date="2023-04-30T16:36:00Z">
              <w:rPr>
                <w:b/>
                <w:bCs/>
                <w:i/>
                <w:iCs/>
                <w:color w:val="000000" w:themeColor="text1"/>
              </w:rPr>
            </w:rPrChange>
          </w:rPr>
          <w:lastRenderedPageBreak/>
          <w:t xml:space="preserve">Summary statement: </w:t>
        </w:r>
      </w:ins>
    </w:p>
    <w:p w14:paraId="7BB8ADB3" w14:textId="77777777" w:rsidR="004F32BF" w:rsidRDefault="00F95374">
      <w:pPr>
        <w:rPr>
          <w:ins w:id="13" w:author="Kristoffer Wild" w:date="2023-04-30T16:35:00Z"/>
          <w:i/>
          <w:iCs/>
          <w:color w:val="000000" w:themeColor="text1"/>
        </w:rPr>
      </w:pPr>
      <w:ins w:id="14" w:author="Kristoffer Wild" w:date="2023-04-30T16:33:00Z">
        <w:r w:rsidRPr="00F95374">
          <w:rPr>
            <w:i/>
            <w:iCs/>
            <w:color w:val="000000" w:themeColor="text1"/>
            <w:rPrChange w:id="15" w:author="Kristoffer Wild" w:date="2023-04-30T16:33:00Z">
              <w:rPr>
                <w:b/>
                <w:bCs/>
                <w:i/>
                <w:iCs/>
                <w:color w:val="000000" w:themeColor="text1"/>
              </w:rPr>
            </w:rPrChange>
          </w:rPr>
          <w:t>Phenotypic sex drives differences in metabolism in two specie</w:t>
        </w:r>
        <w:r>
          <w:rPr>
            <w:i/>
            <w:iCs/>
            <w:color w:val="000000" w:themeColor="text1"/>
          </w:rPr>
          <w:t>s that can reverse sex</w:t>
        </w:r>
      </w:ins>
    </w:p>
    <w:p w14:paraId="621B563E" w14:textId="3DFBF790" w:rsidR="00F95374" w:rsidRDefault="00F95374">
      <w:pPr>
        <w:rPr>
          <w:ins w:id="16" w:author="Kristoffer Wild" w:date="2023-04-30T16:32:00Z"/>
          <w:b/>
          <w:bCs/>
          <w:color w:val="000000" w:themeColor="text1"/>
        </w:rPr>
      </w:pPr>
      <w:ins w:id="17" w:author="Kristoffer Wild" w:date="2023-04-30T16:32:00Z">
        <w:r>
          <w:rPr>
            <w:b/>
            <w:bCs/>
            <w:color w:val="000000" w:themeColor="text1"/>
          </w:rPr>
          <w:br w:type="page"/>
        </w:r>
      </w:ins>
    </w:p>
    <w:p w14:paraId="271E1FA1" w14:textId="36A48F54"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5A7B1B55"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18" w:author="Kris.Wild" w:date="2023-04-06T14:05:00Z">
        <w:r w:rsidDel="00CB58C4">
          <w:rPr>
            <w:color w:val="000000" w:themeColor="text1"/>
          </w:rPr>
          <w:delText>fitness</w:delText>
        </w:r>
      </w:del>
      <w:ins w:id="19" w:author="Kris.Wild" w:date="2023-04-06T14:05:00Z">
        <w:r w:rsidR="00CB58C4">
          <w:rPr>
            <w:color w:val="000000" w:themeColor="text1"/>
          </w:rPr>
          <w:t>phenotypes</w:t>
        </w:r>
      </w:ins>
      <w:r w:rsidRPr="00512CDA">
        <w:rPr>
          <w:color w:val="000000" w:themeColor="text1"/>
        </w:rPr>
        <w:t xml:space="preserve">, we measured two energy-driven traits </w:t>
      </w:r>
      <w:del w:id="20"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del w:id="21" w:author="Daniel Noble" w:date="2023-04-27T09:29:00Z">
        <w:r w:rsidR="00E4622A" w:rsidDel="00BA7363">
          <w:rPr>
            <w:color w:val="000000" w:themeColor="text1"/>
          </w:rPr>
          <w:delText>-</w:delText>
        </w:r>
        <w:r w:rsidRPr="00512CDA" w:rsidDel="00BA7363">
          <w:rPr>
            <w:color w:val="000000" w:themeColor="text1"/>
          </w:rPr>
          <w:delText>rate</w:delText>
        </w:r>
      </w:del>
      <w:r w:rsidRPr="00512CDA">
        <w:rPr>
          <w:color w:val="000000" w:themeColor="text1"/>
        </w:rPr>
        <w:t>)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22" w:author="Kris.Wild" w:date="2023-04-06T14:06:00Z">
        <w:r w:rsidR="00CB58C4" w:rsidRPr="001A01C8">
          <w:rPr>
            <w:color w:val="000000" w:themeColor="text1"/>
          </w:rPr>
          <w:t xml:space="preserve">n energetic </w:t>
        </w:r>
      </w:ins>
      <w:del w:id="23"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108AC742" w:rsidR="004F53DC" w:rsidDel="00F95374" w:rsidRDefault="004F53DC" w:rsidP="00A146D7">
      <w:pPr>
        <w:contextualSpacing/>
        <w:rPr>
          <w:del w:id="24" w:author="Kristoffer Wild" w:date="2023-04-30T16:31:00Z"/>
          <w:color w:val="000000" w:themeColor="text1"/>
        </w:rPr>
      </w:pPr>
    </w:p>
    <w:p w14:paraId="227531E4" w14:textId="245EE3DE" w:rsidR="005E3935" w:rsidDel="00F95374" w:rsidRDefault="005E3935" w:rsidP="00A146D7">
      <w:pPr>
        <w:contextualSpacing/>
        <w:rPr>
          <w:del w:id="25" w:author="Kristoffer Wild" w:date="2023-04-30T16:30:00Z"/>
          <w:i/>
          <w:iCs/>
          <w:color w:val="000000" w:themeColor="text1"/>
        </w:rPr>
      </w:pPr>
      <w:moveFromRangeStart w:id="26" w:author="Kristoffer Wild" w:date="2023-04-30T16:31:00Z" w:name="move133764686"/>
      <w:moveFrom w:id="27" w:author="Kristoffer Wild" w:date="2023-04-30T16:31:00Z">
        <w:r w:rsidRPr="00D844B0" w:rsidDel="00F95374">
          <w:rPr>
            <w:i/>
            <w:iCs/>
            <w:color w:val="000000" w:themeColor="text1"/>
          </w:rPr>
          <w:t>Keywords</w:t>
        </w:r>
        <w:r w:rsidRPr="00D844B0" w:rsidDel="00F95374">
          <w:rPr>
            <w:b/>
            <w:bCs/>
            <w:i/>
            <w:iCs/>
            <w:color w:val="000000" w:themeColor="text1"/>
          </w:rPr>
          <w:t xml:space="preserve">: </w:t>
        </w:r>
        <w:r w:rsidR="00E712AB" w:rsidDel="00F95374">
          <w:rPr>
            <w:i/>
            <w:iCs/>
            <w:color w:val="000000" w:themeColor="text1"/>
          </w:rPr>
          <w:t xml:space="preserve">energetics, </w:t>
        </w:r>
        <w:r w:rsidRPr="00D844B0" w:rsidDel="00F95374">
          <w:rPr>
            <w:i/>
            <w:iCs/>
            <w:color w:val="000000" w:themeColor="text1"/>
          </w:rPr>
          <w:t>sex determination, sex-reversal</w:t>
        </w:r>
        <w:r w:rsidR="002D1C8D" w:rsidDel="00F95374">
          <w:rPr>
            <w:i/>
            <w:iCs/>
            <w:color w:val="000000" w:themeColor="text1"/>
          </w:rPr>
          <w:t>,</w:t>
        </w:r>
        <w:r w:rsidRPr="00D844B0" w:rsidDel="00F95374">
          <w:rPr>
            <w:i/>
            <w:iCs/>
            <w:color w:val="000000" w:themeColor="text1"/>
          </w:rPr>
          <w:t xml:space="preserve"> </w:t>
        </w:r>
        <w:r w:rsidDel="00F95374">
          <w:rPr>
            <w:i/>
            <w:iCs/>
            <w:color w:val="000000" w:themeColor="text1"/>
          </w:rPr>
          <w:t>Pogona vitticeps</w:t>
        </w:r>
        <w:r w:rsidRPr="00D844B0" w:rsidDel="00F95374">
          <w:rPr>
            <w:i/>
            <w:iCs/>
            <w:color w:val="000000" w:themeColor="text1"/>
          </w:rPr>
          <w:t xml:space="preserve">, </w:t>
        </w:r>
        <w:r w:rsidDel="00F95374">
          <w:rPr>
            <w:i/>
            <w:iCs/>
            <w:color w:val="000000" w:themeColor="text1"/>
          </w:rPr>
          <w:t>Bassiana duperreyi</w:t>
        </w:r>
      </w:moveFrom>
      <w:moveFromRangeEnd w:id="26"/>
    </w:p>
    <w:p w14:paraId="694E4DDF" w14:textId="77777777" w:rsidR="005E3935" w:rsidDel="00F95374" w:rsidRDefault="005E3935" w:rsidP="00A146D7">
      <w:pPr>
        <w:contextualSpacing/>
        <w:rPr>
          <w:del w:id="28" w:author="Kristoffer Wild" w:date="2023-04-30T16:30:00Z"/>
          <w:i/>
          <w:iCs/>
          <w:color w:val="000000" w:themeColor="text1"/>
        </w:rPr>
      </w:pPr>
    </w:p>
    <w:p w14:paraId="09C8FBF5" w14:textId="77777777" w:rsidR="005E3935" w:rsidDel="00F95374" w:rsidRDefault="005E3935" w:rsidP="00A146D7">
      <w:pPr>
        <w:contextualSpacing/>
        <w:rPr>
          <w:del w:id="29" w:author="Kristoffer Wild" w:date="2023-04-30T16:31:00Z"/>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71ABD093"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influenced by prevailing environmental conditions</w:t>
      </w:r>
      <w:ins w:id="30" w:author="Wild, Kristoffer H." w:date="2023-04-30T17:13:00Z">
        <w:r w:rsidR="00A960F1">
          <w:rPr>
            <w:color w:val="000000" w:themeColor="text1"/>
          </w:rPr>
          <w:t xml:space="preserve"> </w:t>
        </w:r>
      </w:ins>
      <w:customXmlInsRangeStart w:id="31" w:author="Wild, Kristoffer H." w:date="2023-04-30T17:13:00Z"/>
      <w:sdt>
        <w:sdtPr>
          <w:rPr>
            <w:color w:val="000000"/>
          </w:rPr>
          <w:tag w:val="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
          <w:id w:val="574253327"/>
          <w:placeholder>
            <w:docPart w:val="DefaultPlaceholder_-1854013440"/>
          </w:placeholder>
        </w:sdtPr>
        <w:sdtContent>
          <w:customXmlInsRangeEnd w:id="31"/>
          <w:ins w:id="32" w:author="Wild, Kristoffer H." w:date="2023-04-30T19:20:00Z">
            <w:r w:rsidR="0027621E" w:rsidRPr="0027621E">
              <w:rPr>
                <w:color w:val="000000"/>
                <w:rPrChange w:id="33" w:author="Wild, Kristoffer H." w:date="2023-04-30T19:20:00Z">
                  <w:rPr/>
                </w:rPrChange>
              </w:rPr>
              <w:t>(Bull, 1980)</w:t>
            </w:r>
          </w:ins>
          <w:customXmlInsRangeStart w:id="34" w:author="Wild, Kristoffer H." w:date="2023-04-30T17:13:00Z"/>
        </w:sdtContent>
      </w:sdt>
      <w:customXmlInsRangeEnd w:id="34"/>
      <w:del w:id="35" w:author="Wild, Kristoffer H." w:date="2023-04-30T17:13:00Z">
        <w:r w:rsidRPr="002756C0" w:rsidDel="00A960F1">
          <w:rPr>
            <w:color w:val="000000" w:themeColor="text1"/>
          </w:rPr>
          <w:delText xml:space="preserve"> </w:delText>
        </w:r>
      </w:del>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
          <w:id w:val="-343008215"/>
          <w:placeholder>
            <w:docPart w:val="E19BFF3C14FDE4498EA72B3CCF3DB7E4"/>
          </w:placeholder>
        </w:sdtPr>
        <w:sdtContent>
          <w:del w:id="36" w:author="Wild, Kristoffer H." w:date="2023-04-30T16:46:00Z">
            <w:r w:rsidR="00EB4892" w:rsidRPr="0027621E" w:rsidDel="001437AD">
              <w:rPr>
                <w:color w:val="000000"/>
              </w:rPr>
              <w:delText>(Bull, 1983)</w:delText>
            </w:r>
          </w:del>
        </w:sdtContent>
      </w:sdt>
      <w:ins w:id="37" w:author="Wild, Kristoffer H." w:date="2023-04-30T17:05:00Z">
        <w:r w:rsidR="006778FA">
          <w:rPr>
            <w:color w:val="000000"/>
          </w:rPr>
          <w:t xml:space="preserve">. </w:t>
        </w:r>
      </w:ins>
      <w:del w:id="38" w:author="Wild, Kristoffer H." w:date="2023-04-30T17:03:00Z">
        <w:r w:rsidDel="006778FA">
          <w:rPr>
            <w:color w:val="000000" w:themeColor="text1"/>
          </w:rPr>
          <w:delText>.</w:delText>
        </w:r>
        <w:r w:rsidRPr="000D632F" w:rsidDel="006778FA">
          <w:delText xml:space="preserve"> </w:delText>
        </w:r>
      </w:del>
      <w:r w:rsidRPr="000D632F">
        <w:t xml:space="preserve">For some species, these pathways </w:t>
      </w:r>
      <w:r>
        <w:t xml:space="preserve">of </w:t>
      </w:r>
      <w:r w:rsidRPr="000D632F">
        <w:t xml:space="preserve">reproductive </w:t>
      </w:r>
      <w:r>
        <w:t xml:space="preserve">development </w:t>
      </w:r>
      <w:r w:rsidRPr="000D632F">
        <w:t>are not mutually exclusive</w:t>
      </w:r>
      <w:del w:id="39" w:author="Kris.Wild" w:date="2023-04-12T09:08:00Z">
        <w:r w:rsidDel="0035255B">
          <w:delText>,</w:delText>
        </w:r>
      </w:del>
      <w:r>
        <w:t xml:space="preserve"> but can co-occur</w:t>
      </w:r>
      <w:ins w:id="40" w:author="Wild, Kristoffer H." w:date="2023-04-30T17:05:00Z">
        <w:r w:rsidR="006778FA">
          <w:t xml:space="preserve"> </w:t>
        </w:r>
      </w:ins>
      <w:del w:id="41" w:author="Wild, Kristoffer H." w:date="2023-04-30T17:02:00Z">
        <w:r w:rsidDel="000E726A">
          <w:delText xml:space="preserve"> </w:delText>
        </w:r>
      </w:del>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ins w:id="42" w:author="Wild, Kristoffer H." w:date="2023-04-30T19:20:00Z">
            <w:r w:rsidR="0027621E" w:rsidRPr="0027621E">
              <w:rPr>
                <w:color w:val="000000"/>
              </w:rPr>
              <w:t>(Bachtrog et al., 2014; Sarre et al., 2004)</w:t>
            </w:r>
          </w:ins>
          <w:del w:id="43" w:author="Wild, Kristoffer H." w:date="2023-04-30T16:46:00Z">
            <w:r w:rsidR="00EB4892" w:rsidRPr="0027621E" w:rsidDel="001437AD">
              <w:rPr>
                <w:color w:val="000000"/>
              </w:rPr>
              <w:delText>(Bachtrog et al., 2014; Sarre et al., 2004)</w:delText>
            </w:r>
          </w:del>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ins w:id="44" w:author="Wild, Kristoffer H." w:date="2023-04-30T19:20:00Z">
            <w:r w:rsidR="0027621E" w:rsidRPr="0027621E">
              <w:rPr>
                <w:color w:val="000000"/>
              </w:rPr>
              <w:t>(Holleley et al., 2015; Noble et al., 2018; Quinn et al., 2009)</w:t>
            </w:r>
          </w:ins>
          <w:del w:id="45" w:author="Wild, Kristoffer H." w:date="2023-04-30T16:46:00Z">
            <w:r w:rsidR="00EB4892" w:rsidRPr="0027621E" w:rsidDel="001437AD">
              <w:rPr>
                <w:color w:val="000000"/>
              </w:rPr>
              <w:delText>(Holleley et al., 2015; Noble et al., 2018; Quinn et al., 2009)</w:delText>
            </w:r>
          </w:del>
        </w:sdtContent>
      </w:sdt>
      <w:r w:rsidRPr="007F3667">
        <w:rPr>
          <w:color w:val="000000" w:themeColor="text1"/>
        </w:rPr>
        <w:t xml:space="preserve">. In </w:t>
      </w:r>
      <w:r>
        <w:rPr>
          <w:color w:val="000000" w:themeColor="text1"/>
        </w:rPr>
        <w:t>these GSD species</w:t>
      </w:r>
      <w:r w:rsidRPr="007F3667">
        <w:rPr>
          <w:color w:val="000000" w:themeColor="text1"/>
        </w:rPr>
        <w:t xml:space="preserve">, </w:t>
      </w:r>
      <w:del w:id="46" w:author="Daniel Noble" w:date="2023-04-27T09:29:00Z">
        <w:r w:rsidRPr="007F3667" w:rsidDel="00B679AF">
          <w:rPr>
            <w:color w:val="000000" w:themeColor="text1"/>
          </w:rPr>
          <w:delText xml:space="preserve">when </w:delText>
        </w:r>
      </w:del>
      <w:r w:rsidRPr="007F3667">
        <w:rPr>
          <w:color w:val="000000" w:themeColor="text1"/>
        </w:rPr>
        <w:t xml:space="preserve">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ins w:id="47" w:author="Wild, Kristoffer H." w:date="2023-04-30T19:20:00Z">
            <w:r w:rsidR="0027621E" w:rsidRPr="0027621E">
              <w:rPr>
                <w:color w:val="000000"/>
              </w:rPr>
              <w:t>(Holleley et al., 2015; Quinn et al., 2009; Radder et al., 2009)</w:t>
            </w:r>
          </w:ins>
          <w:del w:id="48" w:author="Wild, Kristoffer H." w:date="2023-04-30T16:46:00Z">
            <w:r w:rsidR="00EB4892" w:rsidRPr="0027621E" w:rsidDel="001437AD">
              <w:rPr>
                <w:color w:val="000000"/>
              </w:rPr>
              <w:delText>(Holleley et al., 2015; Quinn et al., 2009; Radder et al., 2009)</w:delText>
            </w:r>
          </w:del>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49"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50" w:author="Kris.Wild" w:date="2023-04-06T14:07:00Z">
        <w:r w:rsidR="00A146D7" w:rsidDel="00CB58C4">
          <w:rPr>
            <w:color w:val="000000" w:themeColor="text1"/>
          </w:rPr>
          <w:delText>loose</w:delText>
        </w:r>
      </w:del>
      <w:ins w:id="51"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ins w:id="52" w:author="Wild, Kristoffer H." w:date="2023-04-30T19:20:00Z">
            <w:r w:rsidR="0027621E" w:rsidRPr="0027621E">
              <w:rPr>
                <w:color w:val="000000"/>
              </w:rPr>
              <w:t>(Grossen et al., 2011; Holleley et al., 2015; Schwanz et al., 2020)</w:t>
            </w:r>
          </w:ins>
          <w:del w:id="53" w:author="Wild, Kristoffer H." w:date="2023-04-30T16:46:00Z">
            <w:r w:rsidR="00EB4892" w:rsidRPr="0027621E" w:rsidDel="001437AD">
              <w:rPr>
                <w:color w:val="000000"/>
              </w:rPr>
              <w:delText>(Grossen et al., 2011; Holleley et al., 2015; Schwanz et al., 2020)</w:delText>
            </w:r>
          </w:del>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ins w:id="54" w:author="Daniel Noble" w:date="2023-04-27T09:40:00Z">
        <w:r w:rsidR="00CB0BA5">
          <w:rPr>
            <w:color w:val="000000"/>
          </w:rPr>
          <w:t xml:space="preserve">evenly </w:t>
        </w:r>
      </w:ins>
      <w:r w:rsidRPr="00962809">
        <w:rPr>
          <w:color w:val="000000"/>
        </w:rPr>
        <w:t>across ecotypes in natural systems</w:t>
      </w:r>
      <w:del w:id="55" w:author="Daniel Noble" w:date="2023-04-27T09:29:00Z">
        <w:r w:rsidRPr="00962809" w:rsidDel="00B679AF">
          <w:rPr>
            <w:color w:val="000000"/>
          </w:rPr>
          <w:delText xml:space="preserve"> as would be</w:delText>
        </w:r>
      </w:del>
      <w:r>
        <w:rPr>
          <w:color w:val="000000"/>
        </w:rPr>
        <w:t xml:space="preserve">, suggesting </w:t>
      </w:r>
      <w:del w:id="56" w:author="Daniel Noble" w:date="2023-04-27T09:41:00Z">
        <w:r w:rsidDel="00CB0BA5">
          <w:rPr>
            <w:color w:val="000000"/>
          </w:rPr>
          <w:delText xml:space="preserve">that </w:delText>
        </w:r>
      </w:del>
      <w:r>
        <w:rPr>
          <w:color w:val="000000"/>
        </w:rPr>
        <w:t xml:space="preserve">free-living animals </w:t>
      </w:r>
      <w:ins w:id="57" w:author="Daniel Noble" w:date="2023-04-27T09:41:00Z">
        <w:r w:rsidR="00CB0BA5">
          <w:rPr>
            <w:color w:val="000000"/>
          </w:rPr>
          <w:t xml:space="preserve">may </w:t>
        </w:r>
      </w:ins>
      <w:r>
        <w:rPr>
          <w:color w:val="000000"/>
        </w:rPr>
        <w:t>experience costs associated with sex-reversal that are not accounted for in theoretical models</w:t>
      </w:r>
      <w:r w:rsidR="0019556D">
        <w:rPr>
          <w:color w:val="000000"/>
        </w:rPr>
        <w:t xml:space="preserve"> </w:t>
      </w:r>
      <w:del w:id="58"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
          <w:id w:val="1192490116"/>
          <w:placeholder>
            <w:docPart w:val="46C46E130B373E4DB8DCB1FBBB94B80A"/>
          </w:placeholder>
        </w:sdtPr>
        <w:sdtContent>
          <w:ins w:id="59" w:author="Wild, Kristoffer H." w:date="2023-04-30T19:20:00Z">
            <w:r w:rsidR="0027621E" w:rsidRPr="0027621E">
              <w:rPr>
                <w:color w:val="000000"/>
              </w:rPr>
              <w:t>(Bókony et al., 2021; Castelli et al., 2021; Mikó et al., 2021; Wild et al., 2022)</w:t>
            </w:r>
          </w:ins>
          <w:del w:id="60" w:author="Wild, Kristoffer H." w:date="2023-04-30T16:46:00Z">
            <w:r w:rsidR="0019556D" w:rsidRPr="0027621E" w:rsidDel="001437AD">
              <w:rPr>
                <w:color w:val="000000"/>
              </w:rPr>
              <w:delText>(</w:delText>
            </w:r>
          </w:del>
          <w:ins w:id="61" w:author="Kris.Wild" w:date="2023-04-22T08:08:00Z">
            <w:del w:id="62" w:author="Wild, Kristoffer H." w:date="2023-04-30T16:46:00Z">
              <w:r w:rsidR="004B59F5" w:rsidRPr="0027621E" w:rsidDel="001437AD">
                <w:rPr>
                  <w:color w:val="000000"/>
                </w:rPr>
                <w:delText xml:space="preserve">Bókony et al., 2021; </w:delText>
              </w:r>
            </w:del>
          </w:ins>
          <w:del w:id="63" w:author="Wild, Kristoffer H." w:date="2023-04-30T16:46:00Z">
            <w:r w:rsidR="0019556D" w:rsidRPr="0027621E" w:rsidDel="001437AD">
              <w:rPr>
                <w:color w:val="000000"/>
              </w:rPr>
              <w:delText>Castelli et al., 2021; Wild et al., 2022)</w:delText>
            </w:r>
          </w:del>
        </w:sdtContent>
      </w:sdt>
      <w:r>
        <w:rPr>
          <w:color w:val="000000"/>
        </w:rPr>
        <w:t xml:space="preserve">. </w:t>
      </w:r>
      <w:del w:id="64" w:author="Daniel Noble" w:date="2023-04-27T09:41:00Z">
        <w:r w:rsidDel="00CB0BA5">
          <w:rPr>
            <w:color w:val="000000"/>
          </w:rPr>
          <w:delText xml:space="preserve">Therefore, </w:delText>
        </w:r>
        <w:r w:rsidDel="00CB0BA5">
          <w:rPr>
            <w:color w:val="000000" w:themeColor="text1"/>
          </w:rPr>
          <w:delText>q</w:delText>
        </w:r>
      </w:del>
      <w:ins w:id="65" w:author="Daniel Noble" w:date="2023-04-27T09:41:00Z">
        <w:r w:rsidR="00CB0BA5">
          <w:rPr>
            <w:color w:val="000000"/>
          </w:rPr>
          <w:t>Q</w:t>
        </w:r>
      </w:ins>
      <w:r>
        <w:rPr>
          <w:color w:val="000000" w:themeColor="text1"/>
        </w:rPr>
        <w:t xml:space="preserve">uantifying </w:t>
      </w:r>
      <w:del w:id="66" w:author="Daniel Noble" w:date="2023-04-27T09:41:00Z">
        <w:r w:rsidDel="00CB0BA5">
          <w:rPr>
            <w:color w:val="000000" w:themeColor="text1"/>
          </w:rPr>
          <w:delText xml:space="preserve">the </w:delText>
        </w:r>
      </w:del>
      <w:r>
        <w:rPr>
          <w:color w:val="000000" w:themeColor="text1"/>
        </w:rPr>
        <w:t>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del w:id="67" w:author="Daniel Noble" w:date="2023-04-27T09:42:00Z">
        <w:r w:rsidRPr="00D80A51" w:rsidDel="00CB0BA5">
          <w:rPr>
            <w:color w:val="000000" w:themeColor="text1"/>
          </w:rPr>
          <w:delText xml:space="preserve">will </w:delText>
        </w:r>
      </w:del>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ins w:id="68" w:author="Wild, Kristoffer H." w:date="2023-04-30T19:20:00Z">
            <w:r w:rsidR="0027621E" w:rsidRPr="0027621E">
              <w:rPr>
                <w:color w:val="000000"/>
              </w:rPr>
              <w:t>(Bachtrog et al., 2014; Sarre et al., 2004)</w:t>
            </w:r>
          </w:ins>
          <w:del w:id="69" w:author="Wild, Kristoffer H." w:date="2023-04-30T16:46:00Z">
            <w:r w:rsidR="00EB4892" w:rsidRPr="0027621E" w:rsidDel="001437AD">
              <w:rPr>
                <w:color w:val="000000"/>
              </w:rPr>
              <w:delText>(Bachtrog et al., 2014; Sarre et al., 2004)</w:delText>
            </w:r>
          </w:del>
        </w:sdtContent>
      </w:sdt>
      <w:r>
        <w:rPr>
          <w:color w:val="000000" w:themeColor="text1"/>
        </w:rPr>
        <w:t xml:space="preserve">. </w:t>
      </w:r>
    </w:p>
    <w:p w14:paraId="610E99D3" w14:textId="7575F5FF"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70"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ins w:id="71" w:author="Wild, Kristoffer H." w:date="2023-04-30T16:51:00Z">
        <w:r w:rsidR="001437AD">
          <w:rPr>
            <w:color w:val="000000" w:themeColor="text1"/>
            <w:lang w:val="en-GB"/>
          </w:rPr>
          <w:t xml:space="preserve"> </w:t>
        </w:r>
        <w:r w:rsidR="001437AD" w:rsidRPr="001437AD">
          <w:rPr>
            <w:color w:val="000000"/>
          </w:rPr>
          <w:t>which can be estimated by measuring metabolic rates</w:t>
        </w:r>
      </w:ins>
      <w:del w:id="72" w:author="Wild, Kristoffer H." w:date="2023-04-30T16:59:00Z">
        <w:r w:rsidR="002756C0" w:rsidRPr="007F3667" w:rsidDel="000E726A">
          <w:rPr>
            <w:color w:val="000000" w:themeColor="text1"/>
          </w:rPr>
          <w:delText xml:space="preserve"> </w:delText>
        </w:r>
      </w:del>
      <w:customXmlDelRangeStart w:id="73" w:author="Wild, Kristoffer H." w:date="2023-04-30T16:59:00Z"/>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customXmlDelRangeEnd w:id="73"/>
          <w:del w:id="74" w:author="Wild, Kristoffer H." w:date="2023-04-30T16:46:00Z">
            <w:r w:rsidR="00EB4892" w:rsidRPr="0027621E" w:rsidDel="001437AD">
              <w:rPr>
                <w:color w:val="000000"/>
              </w:rPr>
              <w:delText>(Angilletta, 2009; Bradshaw, 1997)</w:delText>
            </w:r>
            <w:r w:rsidR="008245B1" w:rsidRPr="0027621E" w:rsidDel="001437AD">
              <w:rPr>
                <w:color w:val="000000"/>
              </w:rPr>
              <w:delText>, which can be estimated by measuring metabolic rates</w:delText>
            </w:r>
          </w:del>
          <w:customXmlDelRangeStart w:id="75" w:author="Wild, Kristoffer H." w:date="2023-04-30T16:59:00Z"/>
        </w:sdtContent>
      </w:sdt>
      <w:customXmlDelRangeEnd w:id="75"/>
      <w:r w:rsidR="006878C1">
        <w:rPr>
          <w:color w:val="000000" w:themeColor="text1"/>
        </w:rPr>
        <w:t xml:space="preserve">. </w:t>
      </w:r>
      <w:del w:id="76"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77" w:author="Kris.Wild" w:date="2023-04-06T14:13:00Z">
        <w:r w:rsidR="00CB58C4">
          <w:rPr>
            <w:color w:val="000000" w:themeColor="text1"/>
          </w:rPr>
          <w:t xml:space="preserve">In both empirical and theoretical studies, estimates for metabolism </w:t>
        </w:r>
      </w:ins>
      <w:del w:id="78" w:author="Kris.Wild" w:date="2023-04-06T14:13:00Z">
        <w:r w:rsidR="001A626A" w:rsidDel="00CB58C4">
          <w:rPr>
            <w:color w:val="000000" w:themeColor="text1"/>
          </w:rPr>
          <w:delText>is</w:delText>
        </w:r>
        <w:r w:rsidR="00865CAF" w:rsidDel="00CB58C4">
          <w:rPr>
            <w:color w:val="000000" w:themeColor="text1"/>
          </w:rPr>
          <w:delText xml:space="preserve"> </w:delText>
        </w:r>
      </w:del>
      <w:ins w:id="79" w:author="Kris.Wild" w:date="2023-04-06T14:13:00Z">
        <w:r w:rsidR="00CB58C4">
          <w:rPr>
            <w:color w:val="000000" w:themeColor="text1"/>
          </w:rPr>
          <w:t xml:space="preserve">have </w:t>
        </w:r>
      </w:ins>
      <w:ins w:id="80" w:author="Wild, Kristoffer H." w:date="2023-04-30T17:18:00Z">
        <w:r w:rsidR="00A960F1">
          <w:rPr>
            <w:color w:val="000000" w:themeColor="text1"/>
          </w:rPr>
          <w:t xml:space="preserve">been </w:t>
        </w:r>
      </w:ins>
      <w:ins w:id="81" w:author="Kris.Wild" w:date="2023-04-06T14:13:00Z">
        <w:r w:rsidR="00CB58C4">
          <w:rPr>
            <w:color w:val="000000" w:themeColor="text1"/>
          </w:rPr>
          <w:t xml:space="preserve">shown to be </w:t>
        </w:r>
      </w:ins>
      <w:del w:id="82"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83"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84" w:author="Kris.Wild" w:date="2023-04-06T14:25:00Z">
        <w:r w:rsidR="002756C0" w:rsidRPr="007F3667" w:rsidDel="00EB2D84">
          <w:rPr>
            <w:color w:val="000000" w:themeColor="text1"/>
          </w:rPr>
          <w:delText>across individuals</w:delText>
        </w:r>
      </w:del>
      <w:del w:id="85"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
          <w:id w:val="-1801756008"/>
          <w:placeholder>
            <w:docPart w:val="DefaultPlaceholder_-1854013440"/>
          </w:placeholder>
        </w:sdtPr>
        <w:sdtContent>
          <w:ins w:id="86" w:author="Wild, Kristoffer H." w:date="2023-04-30T19:20:00Z">
            <w:r w:rsidR="0027621E" w:rsidRPr="0027621E">
              <w:rPr>
                <w:color w:val="000000"/>
              </w:rPr>
              <w:t>(Peterson et al., 1999; Burton et al. 2011; White et al., 2022)</w:t>
            </w:r>
          </w:ins>
          <w:del w:id="87" w:author="Wild, Kristoffer H." w:date="2023-04-30T16:46:00Z">
            <w:r w:rsidR="00EB4892" w:rsidRPr="0027621E" w:rsidDel="001437AD">
              <w:rPr>
                <w:color w:val="000000"/>
              </w:rPr>
              <w:delText>(Peterson et al., 1999;</w:delText>
            </w:r>
          </w:del>
          <w:ins w:id="88" w:author="Kris.Wild" w:date="2023-04-06T14:22:00Z">
            <w:del w:id="89" w:author="Wild, Kristoffer H." w:date="2023-04-30T16:46:00Z">
              <w:r w:rsidR="00EB2D84" w:rsidRPr="0027621E" w:rsidDel="001437AD">
                <w:rPr>
                  <w:color w:val="000000"/>
                </w:rPr>
                <w:delText xml:space="preserve"> Burton et al. 2011;</w:delText>
              </w:r>
            </w:del>
          </w:ins>
          <w:del w:id="90" w:author="Wild, Kristoffer H." w:date="2023-04-30T16:46:00Z">
            <w:r w:rsidR="00EB4892" w:rsidRPr="0027621E" w:rsidDel="001437AD">
              <w:rPr>
                <w:color w:val="000000"/>
              </w:rPr>
              <w:delText xml:space="preserve"> White et al., 2022)</w:delText>
            </w:r>
          </w:del>
        </w:sdtContent>
      </w:sdt>
      <w:r w:rsidR="00257576">
        <w:rPr>
          <w:color w:val="000000" w:themeColor="text1"/>
        </w:rPr>
        <w:t xml:space="preserve">. </w:t>
      </w:r>
      <w:del w:id="91" w:author="Daniel Noble" w:date="2023-04-27T09:43:00Z">
        <w:r w:rsidR="00257576" w:rsidDel="00CB0BA5">
          <w:rPr>
            <w:color w:val="000000" w:themeColor="text1"/>
          </w:rPr>
          <w:delText>Such</w:delText>
        </w:r>
        <w:r w:rsidR="002756C0" w:rsidRPr="007F3667" w:rsidDel="00CB0BA5">
          <w:rPr>
            <w:color w:val="000000" w:themeColor="text1"/>
          </w:rPr>
          <w:delText xml:space="preserve"> </w:delText>
        </w:r>
        <w:r w:rsidR="00257576" w:rsidDel="00CB0BA5">
          <w:rPr>
            <w:color w:val="000000" w:themeColor="text1"/>
          </w:rPr>
          <w:delText>estimates</w:delText>
        </w:r>
      </w:del>
      <w:ins w:id="92" w:author="Daniel Noble" w:date="2023-04-27T09:43:00Z">
        <w:r w:rsidR="00CB0BA5">
          <w:rPr>
            <w:color w:val="000000" w:themeColor="text1"/>
          </w:rPr>
          <w:t>Metabolism (and associated energy expenditure) th</w:t>
        </w:r>
      </w:ins>
      <w:ins w:id="93" w:author="Daniel Noble" w:date="2023-04-27T09:44:00Z">
        <w:r w:rsidR="00CB0BA5">
          <w:rPr>
            <w:color w:val="000000" w:themeColor="text1"/>
          </w:rPr>
          <w:t>u</w:t>
        </w:r>
      </w:ins>
      <w:ins w:id="94" w:author="Daniel Noble" w:date="2023-04-27T09:43:00Z">
        <w:r w:rsidR="00CB0BA5">
          <w:rPr>
            <w:color w:val="000000" w:themeColor="text1"/>
          </w:rPr>
          <w:t>s</w:t>
        </w:r>
      </w:ins>
      <w:r w:rsidR="002756C0" w:rsidRPr="007F3667">
        <w:rPr>
          <w:color w:val="000000" w:themeColor="text1"/>
        </w:rPr>
        <w:t xml:space="preserve"> provide</w:t>
      </w:r>
      <w:ins w:id="95" w:author="Daniel Noble" w:date="2023-04-27T09:43:00Z">
        <w:r w:rsidR="00CB0BA5">
          <w:rPr>
            <w:color w:val="000000" w:themeColor="text1"/>
          </w:rPr>
          <w:t>s</w:t>
        </w:r>
      </w:ins>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ins w:id="96" w:author="Daniel Noble" w:date="2023-04-27T09:43:00Z">
        <w:r w:rsidR="00CB0BA5">
          <w:rPr>
            <w:color w:val="000000" w:themeColor="text1"/>
          </w:rPr>
          <w:t xml:space="preserve">somatic </w:t>
        </w:r>
      </w:ins>
      <w:r w:rsidR="00403E05">
        <w:rPr>
          <w:color w:val="000000" w:themeColor="text1"/>
        </w:rPr>
        <w:t>growth</w:t>
      </w:r>
      <w:del w:id="97" w:author="Daniel Noble" w:date="2023-04-27T09:44:00Z">
        <w:r w:rsidR="00403E05" w:rsidDel="00CB0BA5">
          <w:rPr>
            <w:color w:val="000000" w:themeColor="text1"/>
          </w:rPr>
          <w:delText xml:space="preserve"> rates</w:delText>
        </w:r>
      </w:del>
      <w:r w:rsidR="00403E05">
        <w:rPr>
          <w:color w:val="000000" w:themeColor="text1"/>
        </w:rPr>
        <w:t>,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ins w:id="98" w:author="Daniel Noble" w:date="2023-04-27T09:44:00Z">
        <w:r w:rsidR="00CB0BA5">
          <w:rPr>
            <w:color w:val="000000" w:themeColor="text1"/>
          </w:rPr>
          <w:t xml:space="preserve">population </w:t>
        </w:r>
      </w:ins>
      <w:r w:rsidR="003546BF">
        <w:rPr>
          <w:color w:val="000000" w:themeColor="text1"/>
        </w:rPr>
        <w:t>growth</w:t>
      </w:r>
      <w:del w:id="99" w:author="Daniel Noble" w:date="2023-04-27T09:45:00Z">
        <w:r w:rsidR="003546BF" w:rsidDel="00CB0BA5">
          <w:rPr>
            <w:color w:val="000000" w:themeColor="text1"/>
          </w:rPr>
          <w:delText xml:space="preserve"> rates</w:delText>
        </w:r>
      </w:del>
      <w:r w:rsidR="003546BF">
        <w:rPr>
          <w:color w:val="000000" w:themeColor="text1"/>
        </w:rPr>
        <w:t>, carrying capacity, and rates of competition</w:t>
      </w:r>
      <w:del w:id="100"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in a variety of taxa</w:t>
      </w:r>
      <w:ins w:id="101" w:author="Wild, Kristoffer H." w:date="2023-04-30T17:00:00Z">
        <w:r w:rsidR="000E726A">
          <w:rPr>
            <w:color w:val="000000" w:themeColor="text1"/>
          </w:rPr>
          <w:t xml:space="preserve"> </w:t>
        </w:r>
      </w:ins>
      <w:del w:id="102" w:author="Wild, Kristoffer H." w:date="2023-04-30T17:00:00Z">
        <w:r w:rsidR="00257576" w:rsidDel="000E726A">
          <w:rPr>
            <w:color w:val="000000" w:themeColor="text1"/>
          </w:rPr>
          <w:delText xml:space="preserve"> </w:delText>
        </w:r>
      </w:del>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ins w:id="103" w:author="Wild, Kristoffer H." w:date="2023-04-30T19:20:00Z">
            <w:r w:rsidR="0027621E" w:rsidRPr="0027621E">
              <w:rPr>
                <w:color w:val="000000"/>
              </w:rPr>
              <w:t>(Brown et al., 2004; Ernest et al., 2003; Burger et al., 2021; Savage et al., 2004)</w:t>
            </w:r>
          </w:ins>
          <w:del w:id="104" w:author="Wild, Kristoffer H." w:date="2023-04-30T16:46:00Z">
            <w:r w:rsidR="00EB4892" w:rsidRPr="0027621E" w:rsidDel="001437AD">
              <w:rPr>
                <w:color w:val="000000"/>
              </w:rPr>
              <w:delText>(Brown et al., 2004; Ernest et al., 2003; Burger et al., 2021; Savage et al., 2004)</w:delText>
            </w:r>
          </w:del>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
          <w:id w:val="-1648891932"/>
          <w:placeholder>
            <w:docPart w:val="F67AC1B9E7EC4F2C9478E23780DCE23A"/>
          </w:placeholder>
        </w:sdtPr>
        <w:sdtContent>
          <w:ins w:id="105" w:author="Wild, Kristoffer H." w:date="2023-04-30T19:20:00Z">
            <w:r w:rsidR="0027621E" w:rsidRPr="0027621E">
              <w:rPr>
                <w:color w:val="000000"/>
              </w:rPr>
              <w:t>(Arnqvist et al., 2022; Boratyński et al., 2010; Codding et al., 2011; Geffroy, 2022)</w:t>
            </w:r>
          </w:ins>
          <w:del w:id="106" w:author="Wild, Kristoffer H." w:date="2023-04-30T16:46:00Z">
            <w:r w:rsidR="00EB4892" w:rsidRPr="0027621E" w:rsidDel="001437AD">
              <w:rPr>
                <w:color w:val="000000"/>
              </w:rPr>
              <w:delText>(Arnqvist et al., 2022; Boratyński et al., 2010; Codding et al., 2011; Geffroy, 2022)</w:delText>
            </w:r>
          </w:del>
        </w:sdtContent>
      </w:sdt>
      <w:r w:rsidR="00222893">
        <w:rPr>
          <w:color w:val="000000" w:themeColor="text1"/>
        </w:rPr>
        <w:t xml:space="preserve"> and may </w:t>
      </w:r>
      <w:del w:id="107" w:author="Daniel Noble" w:date="2023-04-27T09:46:00Z">
        <w:r w:rsidR="0081602B" w:rsidDel="00CB0BA5">
          <w:rPr>
            <w:color w:val="000000" w:themeColor="text1"/>
          </w:rPr>
          <w:delText>play a driving role in</w:delText>
        </w:r>
      </w:del>
      <w:ins w:id="108" w:author="Daniel Noble" w:date="2023-04-27T09:46:00Z">
        <w:r w:rsidR="00CB0BA5">
          <w:rPr>
            <w:color w:val="000000" w:themeColor="text1"/>
          </w:rPr>
          <w:t xml:space="preserve">contribute to </w:t>
        </w:r>
      </w:ins>
      <w:del w:id="109" w:author="Daniel Noble" w:date="2023-04-27T09:46:00Z">
        <w:r w:rsidR="0081602B" w:rsidDel="00CB0BA5">
          <w:rPr>
            <w:color w:val="000000" w:themeColor="text1"/>
          </w:rPr>
          <w:delText xml:space="preserve"> establishing </w:delText>
        </w:r>
      </w:del>
      <w:del w:id="110" w:author="Kris.Wild" w:date="2023-04-06T14:32:00Z">
        <w:r w:rsidR="0081602B" w:rsidDel="00CB3FB4">
          <w:rPr>
            <w:color w:val="000000" w:themeColor="text1"/>
          </w:rPr>
          <w:delText xml:space="preserve">fitness </w:delText>
        </w:r>
      </w:del>
      <w:ins w:id="111"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w:t>
      </w:r>
      <w:ins w:id="112" w:author="Daniel Noble" w:date="2023-04-27T09:46:00Z">
        <w:r w:rsidR="00CB0BA5">
          <w:rPr>
            <w:color w:val="000000" w:themeColor="text1"/>
          </w:rPr>
          <w:t xml:space="preserve">and genotypic </w:t>
        </w:r>
      </w:ins>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113" w:author="Kris.Wild" w:date="2023-04-11T10:19:00Z">
        <w:r w:rsidR="00237310" w:rsidDel="0080145A">
          <w:rPr>
            <w:color w:val="000000" w:themeColor="text1"/>
          </w:rPr>
          <w:delText>into</w:delText>
        </w:r>
        <w:r w:rsidR="00C704C4" w:rsidDel="0080145A">
          <w:rPr>
            <w:color w:val="000000" w:themeColor="text1"/>
          </w:rPr>
          <w:delText xml:space="preserve"> </w:delText>
        </w:r>
      </w:del>
      <w:del w:id="114" w:author="Wild, Kristoffer H." w:date="2023-04-30T17:19:00Z">
        <w:r w:rsidR="00D359D1" w:rsidDel="00A960F1">
          <w:rPr>
            <w:color w:val="000000" w:themeColor="text1"/>
          </w:rPr>
          <w:delText xml:space="preserve">how </w:delText>
        </w:r>
        <w:r w:rsidR="0028605A" w:rsidDel="00A960F1">
          <w:rPr>
            <w:color w:val="000000" w:themeColor="text1"/>
          </w:rPr>
          <w:delText>the costs or benefits</w:delText>
        </w:r>
        <w:r w:rsidR="00C704C4" w:rsidDel="00A960F1">
          <w:rPr>
            <w:color w:val="000000" w:themeColor="text1"/>
          </w:rPr>
          <w:delText xml:space="preserve"> </w:delText>
        </w:r>
        <w:r w:rsidR="00237310" w:rsidDel="00A960F1">
          <w:rPr>
            <w:color w:val="000000" w:themeColor="text1"/>
          </w:rPr>
          <w:delText>vary</w:delText>
        </w:r>
      </w:del>
      <w:ins w:id="115" w:author="Daniel Noble" w:date="2023-04-27T09:47:00Z">
        <w:del w:id="116" w:author="Wild, Kristoffer H." w:date="2023-04-30T17:19:00Z">
          <w:r w:rsidR="00CB0BA5" w:rsidDel="00A960F1">
            <w:rPr>
              <w:color w:val="000000" w:themeColor="text1"/>
            </w:rPr>
            <w:delText>on</w:delText>
          </w:r>
        </w:del>
      </w:ins>
      <w:ins w:id="117" w:author="Wild, Kristoffer H." w:date="2023-04-30T17:19:00Z">
        <w:r w:rsidR="00A960F1">
          <w:rPr>
            <w:color w:val="000000" w:themeColor="text1"/>
          </w:rPr>
          <w:t>into</w:t>
        </w:r>
      </w:ins>
      <w:ins w:id="118" w:author="Daniel Noble" w:date="2023-04-27T09:47:00Z">
        <w:r w:rsidR="00CB0BA5">
          <w:rPr>
            <w:color w:val="000000" w:themeColor="text1"/>
          </w:rPr>
          <w:t xml:space="preserve"> observed patterns of sex-reversal in natural populations</w:t>
        </w:r>
      </w:ins>
      <w:ins w:id="119" w:author="Kris.Wild" w:date="2023-04-11T10:18:00Z">
        <w:del w:id="120" w:author="Daniel Noble" w:date="2023-04-27T09:47:00Z">
          <w:r w:rsidR="0080145A" w:rsidDel="00CB0BA5">
            <w:rPr>
              <w:color w:val="000000" w:themeColor="text1"/>
            </w:rPr>
            <w:delText xml:space="preserve">if costs </w:delText>
          </w:r>
        </w:del>
      </w:ins>
      <w:ins w:id="121" w:author="Kris.Wild" w:date="2023-04-11T10:19:00Z">
        <w:del w:id="122" w:author="Daniel Noble" w:date="2023-04-27T09:47:00Z">
          <w:r w:rsidR="0080145A" w:rsidDel="00CB0BA5">
            <w:rPr>
              <w:color w:val="000000" w:themeColor="text1"/>
            </w:rPr>
            <w:delText>or</w:delText>
          </w:r>
        </w:del>
      </w:ins>
      <w:ins w:id="123" w:author="Kris.Wild" w:date="2023-04-11T10:18:00Z">
        <w:del w:id="124" w:author="Daniel Noble" w:date="2023-04-27T09:47:00Z">
          <w:r w:rsidR="0080145A" w:rsidDel="00CB0BA5">
            <w:rPr>
              <w:color w:val="000000" w:themeColor="text1"/>
            </w:rPr>
            <w:delText xml:space="preserve"> benefits exist</w:delText>
          </w:r>
        </w:del>
      </w:ins>
      <w:del w:id="125" w:author="Daniel Noble" w:date="2023-04-27T09:47:00Z">
        <w:r w:rsidR="00237310" w:rsidDel="00CB0BA5">
          <w:rPr>
            <w:color w:val="000000" w:themeColor="text1"/>
          </w:rPr>
          <w:delText xml:space="preserve"> </w:delText>
        </w:r>
      </w:del>
      <w:ins w:id="126" w:author="Kris.Wild" w:date="2023-04-11T10:19:00Z">
        <w:del w:id="127" w:author="Daniel Noble" w:date="2023-04-27T09:47:00Z">
          <w:r w:rsidR="0080145A" w:rsidDel="00CB0BA5">
            <w:rPr>
              <w:color w:val="000000" w:themeColor="text1"/>
            </w:rPr>
            <w:delText xml:space="preserve">with sex-reversal and how </w:delText>
          </w:r>
        </w:del>
      </w:ins>
      <w:ins w:id="128" w:author="Kris.Wild" w:date="2023-04-12T09:11:00Z">
        <w:del w:id="129" w:author="Daniel Noble" w:date="2023-04-27T09:47:00Z">
          <w:r w:rsidR="0035255B" w:rsidDel="00CB0BA5">
            <w:rPr>
              <w:color w:val="000000" w:themeColor="text1"/>
            </w:rPr>
            <w:delText>thes</w:delText>
          </w:r>
        </w:del>
      </w:ins>
      <w:ins w:id="130" w:author="Kris.Wild" w:date="2023-04-12T09:12:00Z">
        <w:del w:id="131" w:author="Daniel Noble" w:date="2023-04-27T09:47:00Z">
          <w:r w:rsidR="0035255B" w:rsidDel="00CB0BA5">
            <w:rPr>
              <w:color w:val="000000" w:themeColor="text1"/>
            </w:rPr>
            <w:delText xml:space="preserve">e responses </w:delText>
          </w:r>
        </w:del>
      </w:ins>
      <w:del w:id="132" w:author="Daniel Noble" w:date="2023-04-27T09:47:00Z">
        <w:r w:rsidR="00237310" w:rsidDel="00CB0BA5">
          <w:rPr>
            <w:color w:val="000000" w:themeColor="text1"/>
          </w:rPr>
          <w:delText xml:space="preserve">across sex </w:delText>
        </w:r>
        <w:r w:rsidR="00A3309D" w:rsidDel="00CB0BA5">
          <w:rPr>
            <w:color w:val="000000" w:themeColor="text1"/>
          </w:rPr>
          <w:delText>classe</w:delText>
        </w:r>
      </w:del>
      <w:ins w:id="133" w:author="Kris.Wild" w:date="2023-04-11T10:20:00Z">
        <w:del w:id="134" w:author="Daniel Noble" w:date="2023-04-27T09:47:00Z">
          <w:r w:rsidR="0080145A" w:rsidDel="00CB0BA5">
            <w:rPr>
              <w:color w:val="000000" w:themeColor="text1"/>
            </w:rPr>
            <w:delText>relate to</w:delText>
          </w:r>
        </w:del>
      </w:ins>
      <w:ins w:id="135" w:author="Kris.Wild" w:date="2023-04-11T10:18:00Z">
        <w:del w:id="136" w:author="Daniel Noble" w:date="2023-04-27T09:47:00Z">
          <w:r w:rsidR="0080145A" w:rsidDel="00CB0BA5">
            <w:rPr>
              <w:color w:val="000000" w:themeColor="text1"/>
            </w:rPr>
            <w:delText xml:space="preserve"> chromosomal or </w:delText>
          </w:r>
        </w:del>
      </w:ins>
      <w:ins w:id="137" w:author="Kris.Wild" w:date="2023-04-11T10:19:00Z">
        <w:del w:id="138" w:author="Daniel Noble" w:date="2023-04-27T09:47:00Z">
          <w:r w:rsidR="0080145A" w:rsidDel="00CB0BA5">
            <w:rPr>
              <w:color w:val="000000" w:themeColor="text1"/>
            </w:rPr>
            <w:delText>phenotypic sex</w:delText>
          </w:r>
        </w:del>
      </w:ins>
      <w:del w:id="139" w:author="Daniel Noble" w:date="2023-04-27T09:47:00Z">
        <w:r w:rsidR="00A3309D" w:rsidDel="00CB0BA5">
          <w:rPr>
            <w:color w:val="000000" w:themeColor="text1"/>
          </w:rPr>
          <w:delText>s</w:delText>
        </w:r>
        <w:r w:rsidR="0028605A" w:rsidDel="00CB0BA5">
          <w:rPr>
            <w:color w:val="000000" w:themeColor="text1"/>
          </w:rPr>
          <w:delText xml:space="preserve">. These data will provide valuable information </w:delText>
        </w:r>
        <w:r w:rsidR="00D359D1" w:rsidDel="00CB0BA5">
          <w:rPr>
            <w:color w:val="000000" w:themeColor="text1"/>
          </w:rPr>
          <w:delText xml:space="preserve">that may help understand </w:delText>
        </w:r>
      </w:del>
      <w:ins w:id="140" w:author="Kris.Wild" w:date="2023-04-06T14:34:00Z">
        <w:del w:id="141" w:author="Daniel Noble" w:date="2023-04-27T09:47:00Z">
          <w:r w:rsidR="00CB3FB4" w:rsidDel="00CB0BA5">
            <w:rPr>
              <w:color w:val="000000" w:themeColor="text1"/>
            </w:rPr>
            <w:delText xml:space="preserve">elucidate the </w:delText>
          </w:r>
        </w:del>
      </w:ins>
      <w:del w:id="142" w:author="Daniel Noble" w:date="2023-04-27T09:47:00Z">
        <w:r w:rsidR="00D359D1" w:rsidDel="00CB0BA5">
          <w:rPr>
            <w:color w:val="000000" w:themeColor="text1"/>
          </w:rPr>
          <w:delText>distributional patterns</w:delText>
        </w:r>
        <w:r w:rsidR="00C704C4" w:rsidDel="00CB0BA5">
          <w:rPr>
            <w:color w:val="000000" w:themeColor="text1"/>
          </w:rPr>
          <w:delText xml:space="preserve"> of sex-reversal in natural populations</w:delText>
        </w:r>
      </w:del>
      <w:r w:rsidR="00C704C4">
        <w:rPr>
          <w:color w:val="000000" w:themeColor="text1"/>
        </w:rPr>
        <w:t xml:space="preserve">. </w:t>
      </w:r>
    </w:p>
    <w:p w14:paraId="2E47FFFA" w14:textId="6C3FB6A6" w:rsidR="00A3309D" w:rsidRDefault="00B679AF" w:rsidP="00A146D7">
      <w:pPr>
        <w:ind w:right="360" w:firstLine="720"/>
        <w:contextualSpacing/>
        <w:rPr>
          <w:ins w:id="143" w:author="Daniel Noble" w:date="2023-05-01T20:01:00Z"/>
          <w:color w:val="000000" w:themeColor="text1"/>
        </w:rPr>
      </w:pPr>
      <w:ins w:id="144" w:author="Daniel Noble" w:date="2023-04-27T09:32:00Z">
        <w:r>
          <w:rPr>
            <w:color w:val="000000" w:themeColor="text1"/>
          </w:rPr>
          <w:t xml:space="preserve">Here, we test whether and to what degree sex-reversed individuals differ in metabolism, growth, and survival compared to their phenotypic and genotypic counterparts using two species of lizard, </w:t>
        </w:r>
        <w:r w:rsidRPr="00DA2DD6">
          <w:rPr>
            <w:i/>
            <w:iCs/>
            <w:color w:val="000000" w:themeColor="text1"/>
          </w:rPr>
          <w:t>Pogona vitticeps</w:t>
        </w:r>
        <w:r>
          <w:rPr>
            <w:color w:val="000000" w:themeColor="text1"/>
          </w:rPr>
          <w:t xml:space="preserve"> and </w:t>
        </w:r>
        <w:r w:rsidRPr="002133E8">
          <w:rPr>
            <w:i/>
            <w:iCs/>
            <w:color w:val="000000" w:themeColor="text1"/>
          </w:rPr>
          <w:t>Bassiana duperreyi</w:t>
        </w:r>
        <w:r>
          <w:rPr>
            <w:color w:val="000000" w:themeColor="text1"/>
          </w:rPr>
          <w:t>, that undergo sex-reversal in the wild</w:t>
        </w:r>
      </w:ins>
      <w:ins w:id="145" w:author="Wild, Kristoffer H." w:date="2023-04-30T17:20:00Z">
        <w:r w:rsidR="00A960F1">
          <w:rPr>
            <w:color w:val="000000"/>
          </w:rPr>
          <w:t xml:space="preserve"> </w:t>
        </w:r>
      </w:ins>
      <w:customXmlInsRangeStart w:id="146" w:author="Wild, Kristoffer H." w:date="2023-04-30T17:21:00Z"/>
      <w:sdt>
        <w:sdtPr>
          <w:rPr>
            <w:color w:val="000000"/>
          </w:rPr>
          <w:tag w:val="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1551954126"/>
          <w:placeholder>
            <w:docPart w:val="DefaultPlaceholder_-1854013440"/>
          </w:placeholder>
        </w:sdtPr>
        <w:sdtContent>
          <w:customXmlInsRangeEnd w:id="146"/>
          <w:ins w:id="147" w:author="Wild, Kristoffer H." w:date="2023-04-30T19:20:00Z">
            <w:r w:rsidR="0027621E" w:rsidRPr="0027621E">
              <w:rPr>
                <w:color w:val="000000"/>
              </w:rPr>
              <w:t>(Dissanayake et al., 2021a; Holleley et al., 2015; Wild et al., 2022)</w:t>
            </w:r>
          </w:ins>
          <w:customXmlInsRangeStart w:id="148" w:author="Wild, Kristoffer H." w:date="2023-04-30T17:21:00Z"/>
        </w:sdtContent>
      </w:sdt>
      <w:customXmlInsRangeEnd w:id="148"/>
      <w:ins w:id="149" w:author="Daniel Noble" w:date="2023-04-27T09:32:00Z">
        <w:del w:id="150" w:author="Wild, Kristoffer H." w:date="2023-04-30T17:20:00Z">
          <w:r w:rsidDel="00A960F1">
            <w:rPr>
              <w:color w:val="000000" w:themeColor="text1"/>
            </w:rPr>
            <w:delText xml:space="preserve"> </w:delText>
          </w:r>
          <w:r w:rsidRPr="00EB4892" w:rsidDel="00A960F1">
            <w:rPr>
              <w:color w:val="000000"/>
            </w:rPr>
            <w:delText>(Dissanayake et al., 2020; Holleley et al., 2015; Wild et al., 2022</w:delText>
          </w:r>
        </w:del>
        <w:r>
          <w:rPr>
            <w:color w:val="000000" w:themeColor="text1"/>
          </w:rPr>
          <w:t>.</w:t>
        </w:r>
        <w:del w:id="151" w:author="Wild, Kristoffer H." w:date="2023-04-30T19:06:00Z">
          <w:r w:rsidDel="008E31CA">
            <w:rPr>
              <w:color w:val="000000" w:themeColor="text1"/>
            </w:rPr>
            <w:delText xml:space="preserve"> </w:delText>
          </w:r>
        </w:del>
        <w:r>
          <w:rPr>
            <w:color w:val="000000" w:themeColor="text1"/>
          </w:rPr>
          <w:t xml:space="preserve"> S</w:t>
        </w:r>
        <w:r w:rsidRPr="002133E8">
          <w:rPr>
            <w:color w:val="000000" w:themeColor="text1"/>
          </w:rPr>
          <w:t>ex-reversal </w:t>
        </w:r>
        <w:r>
          <w:rPr>
            <w:color w:val="000000" w:themeColor="text1"/>
          </w:rPr>
          <w:t xml:space="preserve">in </w:t>
        </w:r>
        <w:r w:rsidRPr="002133E8">
          <w:rPr>
            <w:i/>
            <w:iCs/>
            <w:color w:val="000000" w:themeColor="text1"/>
          </w:rPr>
          <w:t>B. duperreyi</w:t>
        </w:r>
        <w:r w:rsidRPr="002133E8">
          <w:rPr>
            <w:color w:val="000000" w:themeColor="text1"/>
          </w:rPr>
          <w:t> occurs when chromosomal female</w:t>
        </w:r>
        <w:r>
          <w:rPr>
            <w:color w:val="000000" w:themeColor="text1"/>
          </w:rPr>
          <w:t>s</w:t>
        </w:r>
        <w:r w:rsidRPr="002133E8">
          <w:rPr>
            <w:color w:val="000000" w:themeColor="text1"/>
          </w:rPr>
          <w:t xml:space="preserve"> (female XX) develop male phenotypes </w:t>
        </w:r>
        <w:r>
          <w:rPr>
            <w:color w:val="000000" w:themeColor="text1"/>
          </w:rPr>
          <w:t>[</w:t>
        </w:r>
        <w:r w:rsidRPr="002133E8">
          <w:t>male</w:t>
        </w:r>
        <w:r w:rsidRPr="002133E8">
          <w:rPr>
            <w:vertAlign w:val="subscript"/>
          </w:rPr>
          <w:t>SR</w:t>
        </w:r>
        <w:r>
          <w:t xml:space="preserve"> XX</w:t>
        </w:r>
        <w:r>
          <w:rPr>
            <w:color w:val="000000" w:themeColor="text1"/>
          </w:rPr>
          <w:t>]</w:t>
        </w:r>
        <w:r w:rsidRPr="002756C0">
          <w:rPr>
            <w:color w:val="000000" w:themeColor="text1"/>
          </w:rPr>
          <w:t xml:space="preserve"> </w:t>
        </w:r>
      </w:ins>
      <w:customXmlInsRangeStart w:id="152" w:author="Daniel Noble" w:date="2023-04-27T09:32:00Z"/>
      <w:sdt>
        <w:sdtPr>
          <w:rPr>
            <w:color w:val="000000"/>
          </w:rPr>
          <w:tag w:val="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0BF16EC33CE402489D05BB2C515A8800"/>
          </w:placeholder>
        </w:sdtPr>
        <w:sdtContent>
          <w:customXmlInsRangeEnd w:id="152"/>
          <w:ins w:id="153" w:author="Wild, Kristoffer H." w:date="2023-04-30T19:20:00Z">
            <w:r w:rsidR="0027621E" w:rsidRPr="0027621E">
              <w:rPr>
                <w:color w:val="000000"/>
              </w:rPr>
              <w:t>(Dissanayake et al., 2021a; Quinn et al., 2009)</w:t>
            </w:r>
          </w:ins>
          <w:ins w:id="154" w:author="Daniel Noble" w:date="2023-04-27T09:32:00Z">
            <w:del w:id="155" w:author="Wild, Kristoffer H." w:date="2023-04-30T16:46:00Z">
              <w:r w:rsidRPr="0027621E" w:rsidDel="001437AD">
                <w:rPr>
                  <w:color w:val="000000"/>
                </w:rPr>
                <w:delText>(Dissanayake, Holleley, Deakin, et al., 2021; Quinn et al., 2009)</w:delText>
              </w:r>
            </w:del>
          </w:ins>
          <w:customXmlInsRangeStart w:id="156" w:author="Daniel Noble" w:date="2023-04-27T09:32:00Z"/>
        </w:sdtContent>
      </w:sdt>
      <w:customXmlInsRangeEnd w:id="156"/>
      <w:ins w:id="157" w:author="Daniel Noble" w:date="2023-04-27T09:32:00Z">
        <w:r>
          <w:rPr>
            <w:color w:val="000000" w:themeColor="text1"/>
          </w:rPr>
          <w:t xml:space="preserve">, </w:t>
        </w:r>
        <w:r w:rsidRPr="002133E8">
          <w:rPr>
            <w:color w:val="000000" w:themeColor="text1"/>
          </w:rPr>
          <w:t>whereas</w:t>
        </w:r>
        <w:r>
          <w:rPr>
            <w:color w:val="000000" w:themeColor="text1"/>
          </w:rPr>
          <w:t xml:space="preserve"> s</w:t>
        </w:r>
        <w:r w:rsidRPr="002133E8">
          <w:rPr>
            <w:color w:val="000000" w:themeColor="text1"/>
          </w:rPr>
          <w:t xml:space="preserve">ex-reversal </w:t>
        </w:r>
        <w:r>
          <w:rPr>
            <w:color w:val="000000" w:themeColor="text1"/>
          </w:rPr>
          <w:t>in</w:t>
        </w:r>
        <w:r w:rsidRPr="002133E8">
          <w:rPr>
            <w:color w:val="000000" w:themeColor="text1"/>
          </w:rPr>
          <w:t> </w:t>
        </w:r>
        <w:r w:rsidRPr="002133E8">
          <w:rPr>
            <w:i/>
            <w:iCs/>
            <w:color w:val="000000" w:themeColor="text1"/>
          </w:rPr>
          <w:t>P. vitticeps</w:t>
        </w:r>
        <w:r w:rsidRPr="002133E8">
          <w:rPr>
            <w:color w:val="000000" w:themeColor="text1"/>
          </w:rPr>
          <w:t> occurs when chromosomal male</w:t>
        </w:r>
        <w:r>
          <w:rPr>
            <w:color w:val="000000" w:themeColor="text1"/>
          </w:rPr>
          <w:t>s</w:t>
        </w:r>
        <w:r w:rsidRPr="002133E8">
          <w:rPr>
            <w:color w:val="000000" w:themeColor="text1"/>
          </w:rPr>
          <w:t xml:space="preserve"> (male</w:t>
        </w:r>
        <w:r w:rsidRPr="002133E8">
          <w:rPr>
            <w:color w:val="000000" w:themeColor="text1"/>
            <w:vertAlign w:val="subscript"/>
          </w:rPr>
          <w:t xml:space="preserve"> </w:t>
        </w:r>
        <w:r w:rsidRPr="002133E8">
          <w:rPr>
            <w:color w:val="000000" w:themeColor="text1"/>
          </w:rPr>
          <w:t xml:space="preserve">ZZ) develop </w:t>
        </w:r>
        <w:r>
          <w:rPr>
            <w:color w:val="000000" w:themeColor="text1"/>
          </w:rPr>
          <w:t>female phenotypes</w:t>
        </w:r>
        <w:r w:rsidRPr="002133E8">
          <w:rPr>
            <w:color w:val="000000" w:themeColor="text1"/>
          </w:rPr>
          <w:t xml:space="preserve"> </w:t>
        </w:r>
        <w:r>
          <w:rPr>
            <w:color w:val="000000" w:themeColor="text1"/>
          </w:rPr>
          <w:t>[</w:t>
        </w:r>
        <w:r w:rsidRPr="002133E8">
          <w:rPr>
            <w:color w:val="000000" w:themeColor="text1"/>
          </w:rPr>
          <w:t>female</w:t>
        </w:r>
        <w:r w:rsidRPr="002133E8">
          <w:rPr>
            <w:color w:val="000000" w:themeColor="text1"/>
            <w:vertAlign w:val="subscript"/>
          </w:rPr>
          <w:t xml:space="preserve">SR </w:t>
        </w:r>
        <w:r w:rsidRPr="002133E8">
          <w:rPr>
            <w:color w:val="000000" w:themeColor="text1"/>
          </w:rPr>
          <w:t>ZZ</w:t>
        </w:r>
        <w:r>
          <w:rPr>
            <w:color w:val="000000" w:themeColor="text1"/>
          </w:rPr>
          <w:t xml:space="preserve">] </w:t>
        </w:r>
      </w:ins>
      <w:customXmlInsRangeStart w:id="158" w:author="Daniel Noble" w:date="2023-04-27T09:32:00Z"/>
      <w:sdt>
        <w:sdtPr>
          <w:rPr>
            <w:color w:val="000000"/>
          </w:rPr>
          <w:tag w:val="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0BF16EC33CE402489D05BB2C515A8800"/>
          </w:placeholder>
        </w:sdtPr>
        <w:sdtContent>
          <w:customXmlInsRangeEnd w:id="158"/>
          <w:ins w:id="159" w:author="Wild, Kristoffer H." w:date="2023-04-30T19:20:00Z">
            <w:r w:rsidR="0027621E" w:rsidRPr="0027621E">
              <w:rPr>
                <w:color w:val="000000"/>
              </w:rPr>
              <w:t>(Holleley et al., 2015; Quinn et al., 2007)</w:t>
            </w:r>
          </w:ins>
          <w:ins w:id="160" w:author="Daniel Noble" w:date="2023-04-27T09:32:00Z">
            <w:del w:id="161" w:author="Wild, Kristoffer H." w:date="2023-04-30T16:46:00Z">
              <w:r w:rsidRPr="0027621E" w:rsidDel="001437AD">
                <w:rPr>
                  <w:color w:val="000000"/>
                </w:rPr>
                <w:delText>(Holleley et al., 2015; Quinn et al., 2007)</w:delText>
              </w:r>
            </w:del>
          </w:ins>
          <w:customXmlInsRangeStart w:id="162" w:author="Daniel Noble" w:date="2023-04-27T09:32:00Z"/>
        </w:sdtContent>
      </w:sdt>
      <w:customXmlInsRangeEnd w:id="162"/>
      <w:del w:id="163" w:author="Daniel Noble" w:date="2023-04-27T09:32:00Z">
        <w:r w:rsidR="00845CE2" w:rsidDel="00B679AF">
          <w:rPr>
            <w:color w:val="000000" w:themeColor="text1"/>
          </w:rPr>
          <w:delText>Identifying the</w:delText>
        </w:r>
        <w:r w:rsidR="002756C0" w:rsidRPr="002756C0" w:rsidDel="00B679AF">
          <w:rPr>
            <w:color w:val="000000" w:themeColor="text1"/>
          </w:rPr>
          <w:delText xml:space="preserve"> costs and benefits </w:delText>
        </w:r>
        <w:r w:rsidR="00A3309D" w:rsidDel="00B679AF">
          <w:rPr>
            <w:color w:val="000000" w:themeColor="text1"/>
          </w:rPr>
          <w:delText>of</w:delText>
        </w:r>
        <w:r w:rsidR="002756C0" w:rsidRPr="002756C0" w:rsidDel="00B679AF">
          <w:rPr>
            <w:color w:val="000000" w:themeColor="text1"/>
          </w:rPr>
          <w:delText xml:space="preserve"> sex-reversal allow</w:delText>
        </w:r>
        <w:r w:rsidR="00BC5C62" w:rsidDel="00B679AF">
          <w:rPr>
            <w:color w:val="000000" w:themeColor="text1"/>
          </w:rPr>
          <w:delText>s</w:delText>
        </w:r>
        <w:r w:rsidR="002756C0" w:rsidRPr="002756C0" w:rsidDel="00B679AF">
          <w:rPr>
            <w:color w:val="000000" w:themeColor="text1"/>
          </w:rPr>
          <w:delText xml:space="preserve"> predict</w:delText>
        </w:r>
        <w:r w:rsidR="00A3309D" w:rsidDel="00B679AF">
          <w:rPr>
            <w:color w:val="000000" w:themeColor="text1"/>
          </w:rPr>
          <w:delText>ions of</w:delText>
        </w:r>
        <w:r w:rsidR="002756C0" w:rsidRPr="002756C0" w:rsidDel="00B679AF">
          <w:rPr>
            <w:color w:val="000000" w:themeColor="text1"/>
          </w:rPr>
          <w:delText xml:space="preserve"> the conditions under which selective advantages of sex-reversal might lead to rapid</w:delText>
        </w:r>
        <w:r w:rsidR="00845CE2" w:rsidDel="00B679AF">
          <w:rPr>
            <w:color w:val="000000" w:themeColor="text1"/>
          </w:rPr>
          <w:delText xml:space="preserve"> transitions </w:delText>
        </w:r>
        <w:r w:rsidR="002756C0" w:rsidRPr="002756C0" w:rsidDel="00B679AF">
          <w:rPr>
            <w:color w:val="000000" w:themeColor="text1"/>
          </w:rPr>
          <w:delText>in sex-determining mechanisms</w:delText>
        </w:r>
        <w:r w:rsidR="00845CE2" w:rsidDel="00B679AF">
          <w:rPr>
            <w:color w:val="000000" w:themeColor="text1"/>
          </w:rPr>
          <w:delText xml:space="preserve"> and help provide an understanding </w:delText>
        </w:r>
        <w:r w:rsidR="00501E24" w:rsidDel="00B679AF">
          <w:rPr>
            <w:color w:val="000000" w:themeColor="text1"/>
          </w:rPr>
          <w:delText xml:space="preserve">of </w:delText>
        </w:r>
        <w:r w:rsidR="00A3309D" w:rsidDel="00B679AF">
          <w:rPr>
            <w:color w:val="000000" w:themeColor="text1"/>
          </w:rPr>
          <w:delText>variation in its frequency across</w:delText>
        </w:r>
        <w:r w:rsidR="00845CE2" w:rsidDel="00B679AF">
          <w:rPr>
            <w:color w:val="000000" w:themeColor="text1"/>
          </w:rPr>
          <w:delText xml:space="preserve"> wild populations</w:delText>
        </w:r>
        <w:r w:rsidR="002756C0" w:rsidRPr="002756C0" w:rsidDel="00B679AF">
          <w:rPr>
            <w:color w:val="000000" w:themeColor="text1"/>
          </w:rPr>
          <w:delText xml:space="preserve">. </w:delText>
        </w:r>
        <w:r w:rsidR="00555FC0" w:rsidDel="00B679AF">
          <w:rPr>
            <w:color w:val="000000" w:themeColor="text1"/>
          </w:rPr>
          <w:delText>T</w:delText>
        </w:r>
        <w:r w:rsidR="002756C0" w:rsidRPr="002756C0" w:rsidDel="00B679AF">
          <w:rPr>
            <w:color w:val="000000" w:themeColor="text1"/>
          </w:rPr>
          <w:delText xml:space="preserve">hree </w:delText>
        </w:r>
        <w:r w:rsidR="00555FC0" w:rsidDel="00B679AF">
          <w:rPr>
            <w:color w:val="000000" w:themeColor="text1"/>
          </w:rPr>
          <w:delText>plausible phenotypic/genetic patterns may manifest that can influence the evolution of sex-reversal in nature (Fig. 1</w:delText>
        </w:r>
        <w:r w:rsidR="00D90C00" w:rsidDel="00B679AF">
          <w:rPr>
            <w:color w:val="000000" w:themeColor="text1"/>
          </w:rPr>
          <w:delText xml:space="preserve"> – e.g., metabolism</w:delText>
        </w:r>
        <w:r w:rsidR="00555FC0" w:rsidDel="00B679AF">
          <w:rPr>
            <w:color w:val="000000" w:themeColor="text1"/>
          </w:rPr>
          <w:delText>)</w:delText>
        </w:r>
      </w:del>
      <w:del w:id="164" w:author="Daniel Noble" w:date="2023-04-27T09:33:00Z">
        <w:r w:rsidR="002756C0" w:rsidRPr="002756C0" w:rsidDel="00B679AF">
          <w:rPr>
            <w:color w:val="000000" w:themeColor="text1"/>
          </w:rPr>
          <w:delText>:</w:delText>
        </w:r>
      </w:del>
      <w:ins w:id="165" w:author="Daniel Noble" w:date="2023-04-27T09:33:00Z">
        <w:r>
          <w:rPr>
            <w:color w:val="000000" w:themeColor="text1"/>
          </w:rPr>
          <w:t>. T</w:t>
        </w:r>
        <w:r w:rsidRPr="002756C0">
          <w:rPr>
            <w:color w:val="000000" w:themeColor="text1"/>
          </w:rPr>
          <w:t xml:space="preserve">hree </w:t>
        </w:r>
        <w:r>
          <w:rPr>
            <w:color w:val="000000" w:themeColor="text1"/>
          </w:rPr>
          <w:lastRenderedPageBreak/>
          <w:t>plausible phenotypic/genetic patterns may manifest that can influence the evolution of sex-reversal in nature (Fig. 1 – e.g., metabolism)</w:t>
        </w:r>
        <w:r w:rsidRPr="002756C0">
          <w:rPr>
            <w:color w:val="000000" w:themeColor="text1"/>
          </w:rPr>
          <w:t>:</w:t>
        </w:r>
      </w:ins>
      <w:r w:rsidR="002756C0" w:rsidRPr="002756C0">
        <w:rPr>
          <w:color w:val="000000" w:themeColor="text1"/>
        </w:rPr>
        <w:t xml:space="preserve"> </w:t>
      </w:r>
    </w:p>
    <w:p w14:paraId="1D990A3F" w14:textId="77777777" w:rsidR="00C20A80" w:rsidRDefault="00C20A80" w:rsidP="00A146D7">
      <w:pPr>
        <w:ind w:right="360" w:firstLine="720"/>
        <w:contextualSpacing/>
        <w:rPr>
          <w:color w:val="000000" w:themeColor="text1"/>
        </w:rPr>
      </w:pP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r w:rsidR="00A3309D" w:rsidRPr="00851830">
        <w:rPr>
          <w:color w:val="000000" w:themeColor="text1"/>
        </w:rPr>
        <w:t>;</w:t>
      </w:r>
    </w:p>
    <w:p w14:paraId="5F928967" w14:textId="61BAB82A"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(e.g.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ins w:id="166" w:author="Daniel Noble" w:date="2023-04-27T09:33:00Z">
        <w:r w:rsidR="00B679AF">
          <w:rPr>
            <w:color w:val="000000" w:themeColor="text1"/>
          </w:rPr>
          <w:t xml:space="preserve"> or </w:t>
        </w:r>
        <w:r w:rsidR="00B679AF" w:rsidRPr="002133E8">
          <w:t>male</w:t>
        </w:r>
        <w:r w:rsidR="00B679AF" w:rsidRPr="002133E8">
          <w:rPr>
            <w:vertAlign w:val="subscript"/>
          </w:rPr>
          <w:t>SR</w:t>
        </w:r>
        <w:r w:rsidR="00B679AF">
          <w:t xml:space="preserve"> XX</w:t>
        </w:r>
      </w:ins>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ins w:id="167" w:author="Daniel Noble" w:date="2023-04-27T09:34:00Z">
        <w:r w:rsidR="007E4E4C">
          <w:rPr>
            <w:color w:val="000000" w:themeColor="text1"/>
          </w:rPr>
          <w:t>, male</w:t>
        </w:r>
        <w:r w:rsidR="007E4E4C" w:rsidRPr="00DA2DD6">
          <w:rPr>
            <w:color w:val="000000" w:themeColor="text1"/>
            <w:vertAlign w:val="subscript"/>
          </w:rPr>
          <w:t>SR</w:t>
        </w:r>
        <w:r w:rsidR="007E4E4C">
          <w:rPr>
            <w:color w:val="000000" w:themeColor="text1"/>
          </w:rPr>
          <w:t xml:space="preserve"> XY</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60C345A5"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(e.g.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ins w:id="168" w:author="Daniel Noble" w:date="2023-04-27T09:34:00Z">
        <w:r w:rsidR="007E4E4C">
          <w:rPr>
            <w:color w:val="000000" w:themeColor="text1"/>
          </w:rPr>
          <w:t xml:space="preserve"> or </w:t>
        </w:r>
        <w:r w:rsidR="007E4E4C" w:rsidRPr="002133E8">
          <w:t>male</w:t>
        </w:r>
        <w:r w:rsidR="007E4E4C" w:rsidRPr="002133E8">
          <w:rPr>
            <w:vertAlign w:val="subscript"/>
          </w:rPr>
          <w:t>SR</w:t>
        </w:r>
        <w:r w:rsidR="007E4E4C">
          <w:t xml:space="preserve"> XX</w:t>
        </w:r>
      </w:ins>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ins w:id="169" w:author="Daniel Noble" w:date="2023-04-27T09:34:00Z">
        <w:r w:rsidR="007E4E4C">
          <w:rPr>
            <w:color w:val="000000" w:themeColor="text1"/>
          </w:rPr>
          <w:t>, female XX</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25559894" w14:textId="77777777" w:rsidR="00B679AF" w:rsidRDefault="00B679AF" w:rsidP="00A146D7">
      <w:pPr>
        <w:ind w:right="360"/>
        <w:contextualSpacing/>
        <w:rPr>
          <w:ins w:id="170" w:author="Daniel Noble" w:date="2023-04-27T09:33:00Z"/>
          <w:color w:val="000000" w:themeColor="text1"/>
        </w:rPr>
      </w:pPr>
    </w:p>
    <w:p w14:paraId="08302253" w14:textId="6EE470DB" w:rsidR="002756C0" w:rsidRPr="00851830" w:rsidRDefault="0028605A" w:rsidP="00A146D7">
      <w:pPr>
        <w:ind w:right="360"/>
        <w:contextualSpacing/>
        <w:rPr>
          <w:color w:val="000000" w:themeColor="text1"/>
        </w:rPr>
      </w:pPr>
      <w:r>
        <w:rPr>
          <w:color w:val="000000" w:themeColor="text1"/>
        </w:rPr>
        <w:t xml:space="preserve">Evidence for the Like Phenotype </w:t>
      </w:r>
      <w:ins w:id="171" w:author="Daniel Noble" w:date="2023-04-27T09:35:00Z">
        <w:r w:rsidR="008E524B">
          <w:rPr>
            <w:color w:val="000000" w:themeColor="text1"/>
          </w:rPr>
          <w:t xml:space="preserve">hypothesis </w:t>
        </w:r>
      </w:ins>
      <w:r>
        <w:rPr>
          <w:color w:val="000000" w:themeColor="text1"/>
        </w:rPr>
        <w:t xml:space="preserve">would suggest that metabolic differences between phenotypic sexes (i.e., male vs. female) </w:t>
      </w:r>
      <w:del w:id="172" w:author="Daniel Noble" w:date="2023-04-27T09:35:00Z">
        <w:r w:rsidDel="008E524B">
          <w:rPr>
            <w:color w:val="000000" w:themeColor="text1"/>
          </w:rPr>
          <w:delText>are driven</w:delText>
        </w:r>
      </w:del>
      <w:ins w:id="173" w:author="Daniel Noble" w:date="2023-04-27T09:35:00Z">
        <w:r w:rsidR="008E524B">
          <w:rPr>
            <w:color w:val="000000" w:themeColor="text1"/>
          </w:rPr>
          <w:t>may be</w:t>
        </w:r>
      </w:ins>
      <w:r>
        <w:rPr>
          <w:color w:val="000000" w:themeColor="text1"/>
        </w:rPr>
        <w:t xml:space="preserve"> </w:t>
      </w:r>
      <w:ins w:id="174" w:author="Daniel Noble" w:date="2023-04-27T09:52:00Z">
        <w:r w:rsidR="00DC35B7">
          <w:rPr>
            <w:color w:val="000000" w:themeColor="text1"/>
          </w:rPr>
          <w:t xml:space="preserve">driven </w:t>
        </w:r>
      </w:ins>
      <w:r>
        <w:rPr>
          <w:color w:val="000000" w:themeColor="text1"/>
        </w:rPr>
        <w:t>by hormonal mechanisms or sexually-</w:t>
      </w:r>
      <w:del w:id="175" w:author="Wild, Kristoffer H." w:date="2023-04-30T17:22:00Z">
        <w:r w:rsidR="00E356F2" w:rsidRPr="00E356F2" w:rsidDel="00A960F1">
          <w:rPr>
            <w:color w:val="000000" w:themeColor="text1"/>
          </w:rPr>
          <w:delText xml:space="preserve"> </w:delText>
        </w:r>
      </w:del>
      <w:r w:rsidR="00E356F2" w:rsidRPr="00851830">
        <w:rPr>
          <w:color w:val="000000" w:themeColor="text1"/>
        </w:rPr>
        <w:t xml:space="preserve">antagonistic </w:t>
      </w:r>
      <w:r>
        <w:rPr>
          <w:color w:val="000000" w:themeColor="text1"/>
        </w:rPr>
        <w:t xml:space="preserve">selection that leads to sexual dimorphism in traits such as morphology or physiology </w:t>
      </w:r>
      <w:del w:id="176" w:author="Wild, Kristoffer H." w:date="2023-04-30T17:22:00Z">
        <w:r w:rsidDel="00A960F1">
          <w:rPr>
            <w:color w:val="000000" w:themeColor="text1"/>
          </w:rPr>
          <w:delText>(</w:delText>
        </w:r>
      </w:del>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
          <w:id w:val="1770042135"/>
          <w:placeholder>
            <w:docPart w:val="DefaultPlaceholder_-1854013440"/>
          </w:placeholder>
        </w:sdtPr>
        <w:sdtContent>
          <w:ins w:id="177" w:author="Wild, Kristoffer H." w:date="2023-04-30T19:20:00Z">
            <w:r w:rsidR="0027621E" w:rsidRPr="0027621E">
              <w:rPr>
                <w:color w:val="000000"/>
              </w:rPr>
              <w:t>(Cox et al., 2017; Eyer et al., 2019; Lipinska et al., 2015; van Doorn and Kirkpatrick, 2010)</w:t>
            </w:r>
          </w:ins>
          <w:del w:id="178" w:author="Wild, Kristoffer H." w:date="2023-04-30T16:46:00Z">
            <w:r w:rsidR="00EB4892" w:rsidRPr="0027621E" w:rsidDel="001437AD">
              <w:rPr>
                <w:color w:val="000000"/>
                <w:rPrChange w:id="179" w:author="Wild, Kristoffer H." w:date="2023-04-30T19:20:00Z">
                  <w:rPr/>
                </w:rPrChange>
              </w:rPr>
              <w:delText>Cox et al., 2017; Eyer et al., 2019; Lipinska et al., 2015; van Doorn &amp; Kirkpatrick, 2010)</w:delText>
            </w:r>
          </w:del>
        </w:sdtContent>
      </w:sdt>
      <w:r w:rsidR="00E356F2">
        <w:rPr>
          <w:color w:val="000000"/>
        </w:rPr>
        <w:t xml:space="preserve">. </w:t>
      </w:r>
      <w:del w:id="180" w:author="Daniel Noble" w:date="2023-04-27T09:35:00Z">
        <w:r w:rsidR="00E356F2" w:rsidDel="008E524B">
          <w:rPr>
            <w:color w:val="000000" w:themeColor="text1"/>
          </w:rPr>
          <w:delText>Alternatively, s</w:delText>
        </w:r>
      </w:del>
      <w:ins w:id="181" w:author="Daniel Noble" w:date="2023-04-27T09:35:00Z">
        <w:r w:rsidR="008E524B">
          <w:rPr>
            <w:color w:val="000000" w:themeColor="text1"/>
          </w:rPr>
          <w:t>S</w:t>
        </w:r>
      </w:ins>
      <w:r w:rsidR="00E356F2" w:rsidRPr="00851830">
        <w:rPr>
          <w:color w:val="000000" w:themeColor="text1"/>
        </w:rPr>
        <w:t xml:space="preserve">upport for the Like Genotype </w:t>
      </w:r>
      <w:ins w:id="182" w:author="Daniel Noble" w:date="2023-04-27T09:35:00Z">
        <w:r w:rsidR="008E524B">
          <w:rPr>
            <w:color w:val="000000" w:themeColor="text1"/>
          </w:rPr>
          <w:t xml:space="preserve">hypothesis </w:t>
        </w:r>
      </w:ins>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del w:id="183" w:author="Daniel Noble" w:date="2023-04-27T09:35:00Z">
        <w:r w:rsidR="00E356F2" w:rsidDel="008E524B">
          <w:rPr>
            <w:color w:val="000000" w:themeColor="text1"/>
          </w:rPr>
          <w:delText>are</w:delText>
        </w:r>
        <w:r w:rsidR="00E356F2" w:rsidRPr="00851830" w:rsidDel="008E524B">
          <w:rPr>
            <w:color w:val="000000" w:themeColor="text1"/>
          </w:rPr>
          <w:delText xml:space="preserve"> </w:delText>
        </w:r>
      </w:del>
      <w:ins w:id="184" w:author="Daniel Noble" w:date="2023-04-27T09:35:00Z">
        <w:r w:rsidR="008E524B">
          <w:rPr>
            <w:color w:val="000000" w:themeColor="text1"/>
          </w:rPr>
          <w:t>may be</w:t>
        </w:r>
        <w:r w:rsidR="008E524B" w:rsidRPr="00851830">
          <w:rPr>
            <w:color w:val="000000" w:themeColor="text1"/>
          </w:rPr>
          <w:t xml:space="preserve"> </w:t>
        </w:r>
      </w:ins>
      <w:r w:rsidR="00E356F2" w:rsidRPr="00851830">
        <w:rPr>
          <w:color w:val="000000" w:themeColor="text1"/>
        </w:rPr>
        <w:t xml:space="preserve">involved in the expression of traits </w:t>
      </w:r>
      <w:del w:id="185" w:author="Daniel Noble" w:date="2023-04-27T09:35:00Z">
        <w:r w:rsidR="00E356F2" w:rsidRPr="00851830" w:rsidDel="008E524B">
          <w:rPr>
            <w:color w:val="000000" w:themeColor="text1"/>
          </w:rPr>
          <w:delText xml:space="preserve">linked </w:delText>
        </w:r>
      </w:del>
      <w:ins w:id="186" w:author="Daniel Noble" w:date="2023-04-27T09:35:00Z">
        <w:r w:rsidR="008E524B">
          <w:rPr>
            <w:color w:val="000000" w:themeColor="text1"/>
          </w:rPr>
          <w:t xml:space="preserve">associated </w:t>
        </w:r>
      </w:ins>
      <w:r w:rsidR="00E356F2" w:rsidRPr="00851830">
        <w:rPr>
          <w:color w:val="000000" w:themeColor="text1"/>
        </w:rPr>
        <w:t>with metabolism, energy use, and potentially other fitness-related endpoints</w:t>
      </w:r>
      <w:r w:rsidR="00E356F2">
        <w:rPr>
          <w:color w:val="000000"/>
          <w:vertAlign w:val="superscript"/>
        </w:rPr>
        <w:t xml:space="preserve"> </w:t>
      </w:r>
      <w:sdt>
        <w:sdtPr>
          <w:rPr>
            <w:color w:val="000000"/>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
          <w:id w:val="-1605801772"/>
          <w:placeholder>
            <w:docPart w:val="DefaultPlaceholder_-1854013440"/>
          </w:placeholder>
        </w:sdtPr>
        <w:sdtContent>
          <w:ins w:id="187" w:author="Wild, Kristoffer H." w:date="2023-04-30T19:20:00Z">
            <w:r w:rsidR="0027621E" w:rsidRPr="0027621E">
              <w:rPr>
                <w:color w:val="000000"/>
              </w:rPr>
              <w:t>(Charlesworth and Charlesworth, 1980; Fisher, 1931; Harrison et al., 2015)</w:t>
            </w:r>
          </w:ins>
          <w:del w:id="188" w:author="Wild, Kristoffer H." w:date="2023-04-30T16:46:00Z">
            <w:r w:rsidR="00EB4892" w:rsidRPr="0027621E" w:rsidDel="001437AD">
              <w:rPr>
                <w:color w:val="000000"/>
                <w:rPrChange w:id="189" w:author="Wild, Kristoffer H." w:date="2023-04-30T19:20:00Z">
                  <w:rPr/>
                </w:rPrChange>
              </w:rPr>
              <w:delText>(Charlesworth &amp; Charlesworth, 1980; Fisher, 1931; Harrison et al., 2015)</w:delText>
            </w:r>
          </w:del>
        </w:sdtContent>
      </w:sdt>
      <w:r w:rsidR="00202798">
        <w:rPr>
          <w:color w:val="000000" w:themeColor="text1"/>
        </w:rPr>
        <w:t xml:space="preserve">. </w:t>
      </w:r>
      <w:moveFromRangeStart w:id="190" w:author="Daniel Noble" w:date="2023-04-27T09:36:00Z" w:name="move133480587"/>
      <w:moveFrom w:id="191" w:author="Daniel Noble" w:date="2023-04-27T09:36:00Z">
        <w:r w:rsidR="00E356F2" w:rsidDel="00CB0BA5">
          <w:rPr>
            <w:color w:val="000000" w:themeColor="text1"/>
          </w:rPr>
          <w:t>Under the scenario where</w:t>
        </w:r>
        <w:r w:rsidR="00202798" w:rsidDel="00CB0BA5">
          <w:rPr>
            <w:color w:val="000000" w:themeColor="text1"/>
          </w:rPr>
          <w:t xml:space="preserve"> selection for the Like Genotype </w:t>
        </w:r>
        <w:r w:rsidR="00E356F2" w:rsidDel="00CB0BA5">
          <w:rPr>
            <w:color w:val="000000" w:themeColor="text1"/>
          </w:rPr>
          <w:t>is favoured</w:t>
        </w:r>
        <w:r w:rsidR="00202798" w:rsidDel="00CB0BA5">
          <w:rPr>
            <w:color w:val="000000" w:themeColor="text1"/>
          </w:rPr>
          <w:t xml:space="preserve">, an increase </w:t>
        </w:r>
        <w:r w:rsidR="00E356F2" w:rsidDel="00CB0BA5">
          <w:rPr>
            <w:color w:val="000000" w:themeColor="text1"/>
          </w:rPr>
          <w:t xml:space="preserve">in </w:t>
        </w:r>
        <w:r w:rsidR="00202798" w:rsidDel="00CB0BA5">
          <w:rPr>
            <w:color w:val="000000" w:themeColor="text1"/>
          </w:rPr>
          <w:t>the frequency of XX or ZZ individuals within a population would occur and would rapidly increase the chances of a transition from GSD to TSD (</w:t>
        </w:r>
      </w:moveFrom>
      <w:sdt>
        <w:sdtPr>
          <w:rPr>
            <w:color w:val="000000"/>
          </w:rPr>
          <w:tag w:val="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724287999"/>
          <w:placeholder>
            <w:docPart w:val="DefaultPlaceholder_-1854013440"/>
          </w:placeholder>
        </w:sdtPr>
        <w:sdtContent>
          <w:moveFrom w:id="192" w:author="Daniel Noble" w:date="2023-04-27T09:36:00Z">
            <w:del w:id="193" w:author="Wild, Kristoffer H." w:date="2023-04-30T16:46:00Z">
              <w:r w:rsidR="00EB4892" w:rsidRPr="0027621E" w:rsidDel="001437AD">
                <w:rPr>
                  <w:color w:val="000000"/>
                </w:rPr>
                <w:delText>Grossen et al., 2011; Schwanz et al., 2020)</w:delText>
              </w:r>
            </w:del>
          </w:moveFrom>
        </w:sdtContent>
      </w:sdt>
      <w:moveFrom w:id="194" w:author="Daniel Noble" w:date="2023-04-27T09:36:00Z">
        <w:r w:rsidR="00202798" w:rsidRPr="00273DB0" w:rsidDel="00CB0BA5">
          <w:rPr>
            <w:color w:val="000000"/>
          </w:rPr>
          <w:t>.</w:t>
        </w:r>
        <w:ins w:id="195" w:author="Kris.Wild" w:date="2023-04-11T11:15:00Z">
          <w:r w:rsidR="00212E9C" w:rsidDel="00CB0BA5">
            <w:rPr>
              <w:color w:val="000000"/>
            </w:rPr>
            <w:t xml:space="preserve"> </w:t>
          </w:r>
        </w:ins>
      </w:moveFrom>
      <w:moveFromRangeEnd w:id="190"/>
      <w:ins w:id="196" w:author="Daniel Noble" w:date="2023-04-19T15:27:00Z">
        <w:r w:rsidR="00233578">
          <w:rPr>
            <w:color w:val="000000"/>
          </w:rPr>
          <w:t xml:space="preserve">To date, </w:t>
        </w:r>
      </w:ins>
      <w:del w:id="197"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198" w:author="Kris.Wild" w:date="2023-04-11T11:15:00Z">
        <w:del w:id="199" w:author="Daniel Noble" w:date="2023-04-19T15:27:00Z">
          <w:r w:rsidR="00212E9C" w:rsidDel="00233578">
            <w:rPr>
              <w:color w:val="000000"/>
            </w:rPr>
            <w:delText>N</w:delText>
          </w:r>
        </w:del>
      </w:ins>
      <w:ins w:id="200" w:author="Daniel Noble" w:date="2023-04-19T15:27:00Z">
        <w:r w:rsidR="00233578">
          <w:rPr>
            <w:color w:val="000000"/>
          </w:rPr>
          <w:t>n</w:t>
        </w:r>
      </w:ins>
      <w:r w:rsidR="00CF59C6" w:rsidRPr="00CF59C6">
        <w:rPr>
          <w:color w:val="000000"/>
        </w:rPr>
        <w:t xml:space="preserve">o studies have explored </w:t>
      </w:r>
      <w:del w:id="201" w:author="Kris.Wild" w:date="2023-04-06T14:38:00Z">
        <w:r w:rsidR="00CF59C6" w:rsidRPr="00CF59C6" w:rsidDel="00790AEA">
          <w:rPr>
            <w:color w:val="000000"/>
          </w:rPr>
          <w:delText>the metab</w:delText>
        </w:r>
      </w:del>
      <w:ins w:id="202" w:author="Kris.Wild" w:date="2023-04-06T14:38:00Z">
        <w:del w:id="203" w:author="Daniel Noble" w:date="2023-04-19T15:26:00Z">
          <w:r w:rsidR="00790AEA" w:rsidDel="00233578">
            <w:rPr>
              <w:color w:val="000000"/>
            </w:rPr>
            <w:delText xml:space="preserve">any </w:delText>
          </w:r>
        </w:del>
      </w:ins>
      <w:del w:id="204" w:author="Daniel Noble" w:date="2023-04-19T15:26:00Z">
        <w:r w:rsidR="00CF59C6" w:rsidRPr="00CF59C6" w:rsidDel="00233578">
          <w:rPr>
            <w:color w:val="000000"/>
          </w:rPr>
          <w:delText xml:space="preserve">olic </w:delText>
        </w:r>
      </w:del>
      <w:ins w:id="205" w:author="Kris.Wild" w:date="2023-04-06T14:39:00Z">
        <w:del w:id="206" w:author="Daniel Noble" w:date="2023-04-19T15:26:00Z">
          <w:r w:rsidR="00790AEA" w:rsidDel="00233578">
            <w:rPr>
              <w:color w:val="000000"/>
            </w:rPr>
            <w:delText>components of energetics</w:delText>
          </w:r>
        </w:del>
      </w:ins>
      <w:ins w:id="207" w:author="Daniel Noble" w:date="2023-04-19T15:26:00Z">
        <w:r w:rsidR="00233578">
          <w:rPr>
            <w:color w:val="000000"/>
          </w:rPr>
          <w:t>how energetic components</w:t>
        </w:r>
      </w:ins>
      <w:ins w:id="208" w:author="Kris.Wild" w:date="2023-04-06T14:39:00Z">
        <w:r w:rsidR="00790AEA">
          <w:rPr>
            <w:color w:val="000000"/>
          </w:rPr>
          <w:t xml:space="preserve"> </w:t>
        </w:r>
      </w:ins>
      <w:ins w:id="209" w:author="Daniel Noble" w:date="2023-04-19T15:26:00Z">
        <w:del w:id="210" w:author="Kristoffer Wild" w:date="2023-04-26T11:03:00Z">
          <w:r w:rsidR="00233578" w:rsidDel="00795754">
            <w:rPr>
              <w:color w:val="000000"/>
            </w:rPr>
            <w:delText>are affected</w:delText>
          </w:r>
        </w:del>
        <w:r w:rsidR="00233578">
          <w:rPr>
            <w:color w:val="000000"/>
          </w:rPr>
          <w:t xml:space="preserve"> </w:t>
        </w:r>
      </w:ins>
      <w:ins w:id="211" w:author="Kris.Wild" w:date="2023-04-06T14:41:00Z">
        <w:r w:rsidR="00790AEA">
          <w:rPr>
            <w:color w:val="000000"/>
          </w:rPr>
          <w:t>(</w:t>
        </w:r>
      </w:ins>
      <w:ins w:id="212" w:author="Kris.Wild" w:date="2023-04-06T14:43:00Z">
        <w:r w:rsidR="00790AEA">
          <w:rPr>
            <w:color w:val="000000"/>
          </w:rPr>
          <w:t xml:space="preserve">i.e. </w:t>
        </w:r>
      </w:ins>
      <w:ins w:id="213" w:author="Kris.Wild" w:date="2023-04-06T14:41:00Z">
        <w:r w:rsidR="00790AEA">
          <w:rPr>
            <w:color w:val="000000"/>
          </w:rPr>
          <w:t>metabo</w:t>
        </w:r>
      </w:ins>
      <w:ins w:id="214" w:author="Kris.Wild" w:date="2023-04-06T14:43:00Z">
        <w:r w:rsidR="00790AEA">
          <w:rPr>
            <w:color w:val="000000"/>
          </w:rPr>
          <w:t>lism,</w:t>
        </w:r>
      </w:ins>
      <w:ins w:id="215" w:author="Kris.Wild" w:date="2023-04-06T14:44:00Z">
        <w:r w:rsidR="00790AEA">
          <w:rPr>
            <w:color w:val="000000"/>
          </w:rPr>
          <w:t xml:space="preserve"> growth, maintenance</w:t>
        </w:r>
      </w:ins>
      <w:ins w:id="216" w:author="Kris.Wild" w:date="2023-04-06T14:42:00Z">
        <w:r w:rsidR="00790AEA">
          <w:rPr>
            <w:color w:val="000000"/>
          </w:rPr>
          <w:t xml:space="preserve">) </w:t>
        </w:r>
      </w:ins>
      <w:ins w:id="217" w:author="Kristoffer Wild" w:date="2023-04-26T11:03:00Z">
        <w:r w:rsidR="00795754">
          <w:rPr>
            <w:color w:val="000000"/>
          </w:rPr>
          <w:t xml:space="preserve">are </w:t>
        </w:r>
      </w:ins>
      <w:ins w:id="218" w:author="Kristoffer Wild" w:date="2023-04-26T11:04:00Z">
        <w:r w:rsidR="00795754">
          <w:rPr>
            <w:color w:val="000000"/>
          </w:rPr>
          <w:t xml:space="preserve">affected </w:t>
        </w:r>
      </w:ins>
      <w:ins w:id="219" w:author="Daniel Noble" w:date="2023-04-19T15:26:00Z">
        <w:r w:rsidR="00233578">
          <w:rPr>
            <w:color w:val="000000"/>
          </w:rPr>
          <w:t>by sex-reversal</w:t>
        </w:r>
      </w:ins>
      <w:ins w:id="220" w:author="Kris.Wild" w:date="2023-04-06T14:40:00Z">
        <w:del w:id="221" w:author="Daniel Noble" w:date="2023-04-19T15:26:00Z">
          <w:r w:rsidR="00790AEA" w:rsidDel="00233578">
            <w:rPr>
              <w:color w:val="000000"/>
            </w:rPr>
            <w:delText xml:space="preserve">and </w:delText>
          </w:r>
        </w:del>
      </w:ins>
      <w:ins w:id="222" w:author="Kris.Wild" w:date="2023-04-06T14:44:00Z">
        <w:del w:id="223" w:author="Daniel Noble" w:date="2023-04-19T15:26:00Z">
          <w:r w:rsidR="00790AEA" w:rsidDel="00233578">
            <w:rPr>
              <w:color w:val="000000"/>
            </w:rPr>
            <w:delText xml:space="preserve">if </w:delText>
          </w:r>
        </w:del>
      </w:ins>
      <w:ins w:id="224" w:author="Kris.Wild" w:date="2023-04-10T12:56:00Z">
        <w:del w:id="225" w:author="Daniel Noble" w:date="2023-04-19T15:26:00Z">
          <w:r w:rsidR="000A2256" w:rsidDel="00233578">
            <w:rPr>
              <w:color w:val="000000"/>
            </w:rPr>
            <w:delText xml:space="preserve">such </w:delText>
          </w:r>
        </w:del>
      </w:ins>
      <w:del w:id="226" w:author="Daniel Noble" w:date="2023-04-19T15:26:00Z">
        <w:r w:rsidR="00CF59C6" w:rsidRPr="00CF59C6" w:rsidDel="00233578">
          <w:rPr>
            <w:color w:val="000000"/>
          </w:rPr>
          <w:delText xml:space="preserve">consequences </w:delText>
        </w:r>
      </w:del>
      <w:ins w:id="227" w:author="Kris.Wild" w:date="2023-04-10T12:56:00Z">
        <w:del w:id="228" w:author="Daniel Noble" w:date="2023-04-19T15:26:00Z">
          <w:r w:rsidR="000A2256" w:rsidDel="00233578">
            <w:rPr>
              <w:color w:val="000000"/>
            </w:rPr>
            <w:delText xml:space="preserve">in these traits </w:delText>
          </w:r>
        </w:del>
      </w:ins>
      <w:del w:id="229" w:author="Daniel Noble" w:date="2023-04-19T15:26:00Z">
        <w:r w:rsidR="00CF59C6" w:rsidRPr="00CF59C6" w:rsidDel="00233578">
          <w:rPr>
            <w:color w:val="000000"/>
          </w:rPr>
          <w:delText xml:space="preserve">of </w:delText>
        </w:r>
      </w:del>
      <w:ins w:id="230" w:author="Kris.Wild" w:date="2023-04-06T14:44:00Z">
        <w:del w:id="231"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232" w:author="Daniel Noble" w:date="2023-04-19T15:26:00Z">
        <w:r w:rsidR="00CF59C6" w:rsidRPr="00CF59C6" w:rsidDel="00233578">
          <w:rPr>
            <w:color w:val="000000"/>
          </w:rPr>
          <w:delText>sex-reversal</w:delText>
        </w:r>
      </w:del>
      <w:ins w:id="233" w:author="Kris.Wild" w:date="2023-04-06T14:41:00Z">
        <w:del w:id="234" w:author="Daniel Noble" w:date="2023-04-19T15:26:00Z">
          <w:r w:rsidR="00790AEA" w:rsidDel="00233578">
            <w:rPr>
              <w:color w:val="000000"/>
            </w:rPr>
            <w:delText>sex</w:delText>
          </w:r>
        </w:del>
      </w:ins>
      <w:ins w:id="235" w:author="Kris.Wild" w:date="2023-04-06T14:45:00Z">
        <w:del w:id="236" w:author="Daniel Noble" w:date="2023-04-19T15:26:00Z">
          <w:r w:rsidR="00790AEA" w:rsidDel="00233578">
            <w:rPr>
              <w:color w:val="000000"/>
            </w:rPr>
            <w:delText>-</w:delText>
          </w:r>
        </w:del>
      </w:ins>
      <w:ins w:id="237" w:author="Kris.Wild" w:date="2023-04-06T14:41:00Z">
        <w:del w:id="238" w:author="Daniel Noble" w:date="2023-04-19T15:26:00Z">
          <w:r w:rsidR="00790AEA" w:rsidDel="00233578">
            <w:rPr>
              <w:color w:val="000000"/>
            </w:rPr>
            <w:delText>reversal</w:delText>
          </w:r>
        </w:del>
      </w:ins>
      <w:del w:id="239" w:author="Daniel Noble" w:date="2023-04-19T15:26:00Z">
        <w:r w:rsidR="00CF59C6" w:rsidRPr="00CF59C6" w:rsidDel="00233578">
          <w:rPr>
            <w:color w:val="000000"/>
          </w:rPr>
          <w:delText xml:space="preserve"> </w:delText>
        </w:r>
      </w:del>
      <w:ins w:id="240" w:author="Kris.Wild" w:date="2023-04-10T12:57:00Z">
        <w:del w:id="241" w:author="Daniel Noble" w:date="2023-04-19T15:26:00Z">
          <w:r w:rsidR="000A2256" w:rsidDel="00233578">
            <w:rPr>
              <w:color w:val="000000"/>
            </w:rPr>
            <w:delText xml:space="preserve">exist </w:delText>
          </w:r>
        </w:del>
      </w:ins>
      <w:del w:id="242" w:author="Daniel Noble" w:date="2023-04-19T15:26:00Z">
        <w:r w:rsidR="00CF59C6" w:rsidRPr="00CF59C6" w:rsidDel="00233578">
          <w:rPr>
            <w:color w:val="000000"/>
          </w:rPr>
          <w:delText xml:space="preserve">in any other </w:delText>
        </w:r>
      </w:del>
      <w:ins w:id="243" w:author="Kris.Wild" w:date="2023-04-11T11:17:00Z">
        <w:del w:id="244" w:author="Daniel Noble" w:date="2023-04-19T15:26:00Z">
          <w:r w:rsidR="00212E9C" w:rsidDel="00233578">
            <w:rPr>
              <w:color w:val="000000"/>
            </w:rPr>
            <w:delText xml:space="preserve">terrestrial </w:delText>
          </w:r>
        </w:del>
      </w:ins>
      <w:del w:id="245" w:author="Daniel Noble" w:date="2023-04-19T15:26:00Z">
        <w:r w:rsidR="00CF59C6" w:rsidRPr="00CF59C6" w:rsidDel="00233578">
          <w:rPr>
            <w:color w:val="000000"/>
          </w:rPr>
          <w:delText>vertebrate</w:delText>
        </w:r>
      </w:del>
      <w:ins w:id="246"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247" w:author="Kris.Wild" w:date="2023-04-06T14:48:00Z">
        <w:r w:rsidR="00EE2FAC">
          <w:rPr>
            <w:color w:val="000000"/>
          </w:rPr>
          <w:t>sex-specific</w:t>
        </w:r>
      </w:ins>
      <w:ins w:id="248" w:author="Kris.Wild" w:date="2023-04-06T14:47:00Z">
        <w:r w:rsidR="00EE2FAC">
          <w:rPr>
            <w:color w:val="000000"/>
          </w:rPr>
          <w:t xml:space="preserve"> </w:t>
        </w:r>
      </w:ins>
      <w:ins w:id="249" w:author="Kris.Wild" w:date="2023-04-06T14:46:00Z">
        <w:r w:rsidR="00EE2FAC">
          <w:rPr>
            <w:color w:val="000000"/>
          </w:rPr>
          <w:t xml:space="preserve">strategies of </w:t>
        </w:r>
      </w:ins>
      <w:del w:id="250" w:author="Kris.Wild" w:date="2023-04-06T14:40:00Z">
        <w:r w:rsidR="00E356F2" w:rsidRPr="00E356F2" w:rsidDel="00790AEA">
          <w:rPr>
            <w:color w:val="000000"/>
          </w:rPr>
          <w:delText xml:space="preserve">metabolism </w:delText>
        </w:r>
      </w:del>
      <w:ins w:id="251" w:author="Kris.Wild" w:date="2023-04-06T14:40:00Z">
        <w:r w:rsidR="00790AEA">
          <w:rPr>
            <w:color w:val="000000"/>
          </w:rPr>
          <w:t>energy allocation</w:t>
        </w:r>
      </w:ins>
      <w:ins w:id="252" w:author="Kris.Wild" w:date="2023-04-06T14:48:00Z">
        <w:r w:rsidR="00EE2FAC">
          <w:rPr>
            <w:color w:val="000000"/>
          </w:rPr>
          <w:t xml:space="preserve"> have been documented between</w:t>
        </w:r>
      </w:ins>
      <w:ins w:id="253" w:author="Kristoffer Wild" w:date="2023-04-30T12:54:00Z">
        <w:r w:rsidR="005348BB">
          <w:rPr>
            <w:color w:val="000000"/>
          </w:rPr>
          <w:t xml:space="preserve"> phenotypic</w:t>
        </w:r>
      </w:ins>
      <w:ins w:id="254" w:author="Kris.Wild" w:date="2023-04-06T14:48:00Z">
        <w:r w:rsidR="00EE2FAC">
          <w:rPr>
            <w:color w:val="000000"/>
          </w:rPr>
          <w:t xml:space="preserve"> males and </w:t>
        </w:r>
      </w:ins>
      <w:ins w:id="255" w:author="Kristoffer Wild" w:date="2023-04-30T12:54:00Z">
        <w:r w:rsidR="005348BB">
          <w:rPr>
            <w:color w:val="000000"/>
          </w:rPr>
          <w:t xml:space="preserve">phenotypic </w:t>
        </w:r>
      </w:ins>
      <w:ins w:id="256" w:author="Kris.Wild" w:date="2023-04-06T14:48:00Z">
        <w:r w:rsidR="00EE2FAC">
          <w:rPr>
            <w:color w:val="000000"/>
          </w:rPr>
          <w:t>females</w:t>
        </w:r>
      </w:ins>
      <w:del w:id="257" w:author="Kris.Wild" w:date="2023-04-06T14:41:00Z">
        <w:r w:rsidR="00E356F2" w:rsidRPr="00E356F2" w:rsidDel="00790AEA">
          <w:rPr>
            <w:color w:val="000000"/>
          </w:rPr>
          <w:delText>is</w:delText>
        </w:r>
      </w:del>
      <w:del w:id="258"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259" w:author="Kris.Wild" w:date="2023-04-06T14:47:00Z">
        <w:r w:rsidR="00EE2FAC">
          <w:rPr>
            <w:color w:val="000000"/>
          </w:rPr>
          <w:t xml:space="preserve"> </w:t>
        </w:r>
      </w:ins>
      <w:del w:id="260" w:author="Kris.Wild" w:date="2023-04-06T14:46:00Z">
        <w:r w:rsidR="00011099" w:rsidDel="00EE2FAC">
          <w:rPr>
            <w:color w:val="000000"/>
          </w:rPr>
          <w:delText>s</w:delText>
        </w:r>
      </w:del>
      <w:del w:id="261" w:author="Kris.Wild" w:date="2023-04-06T14:47:00Z">
        <w:r w:rsidR="00E356F2" w:rsidRPr="00E356F2" w:rsidDel="00EE2FAC">
          <w:rPr>
            <w:color w:val="000000"/>
          </w:rPr>
          <w:delText xml:space="preserve"> fitness-related aspects </w:delText>
        </w:r>
      </w:del>
      <w:del w:id="262" w:author="Wild, Kristoffer H." w:date="2023-04-30T17:40:00Z">
        <w:r w:rsidR="00CF59C6" w:rsidRPr="00CF59C6" w:rsidDel="004B428D">
          <w:rPr>
            <w:color w:val="000000"/>
          </w:rPr>
          <w:delText>(</w:delText>
        </w:r>
      </w:del>
      <w:customXmlInsRangeStart w:id="263" w:author="Wild, Kristoffer H." w:date="2023-04-30T17:40:00Z"/>
      <w:sdt>
        <w:sdtPr>
          <w:rPr>
            <w:color w:val="000000"/>
          </w:rPr>
          <w:tag w:val="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
          <w:id w:val="1215231502"/>
          <w:placeholder>
            <w:docPart w:val="DefaultPlaceholder_-1854013440"/>
          </w:placeholder>
        </w:sdtPr>
        <w:sdtContent>
          <w:customXmlInsRangeEnd w:id="263"/>
          <w:ins w:id="264" w:author="Wild, Kristoffer H." w:date="2023-04-30T19:20:00Z">
            <w:r w:rsidR="0027621E" w:rsidRPr="0027621E">
              <w:rPr>
                <w:color w:val="000000"/>
              </w:rPr>
              <w:t>(Geffroy, 2022; Somjee et al., 2022)</w:t>
            </w:r>
          </w:ins>
          <w:customXmlInsRangeStart w:id="265" w:author="Wild, Kristoffer H." w:date="2023-04-30T17:40:00Z"/>
        </w:sdtContent>
      </w:sdt>
      <w:customXmlInsRangeEnd w:id="265"/>
      <w:del w:id="266" w:author="Wild, Kristoffer H." w:date="2023-04-30T17:40:00Z">
        <w:r w:rsidR="00CF59C6" w:rsidRPr="00CF59C6" w:rsidDel="004B428D">
          <w:rPr>
            <w:color w:val="000000"/>
          </w:rPr>
          <w:delText>Geffroy, 2022; Somjee et al., 2022)</w:delText>
        </w:r>
      </w:del>
      <w:r w:rsidR="00CF59C6" w:rsidRPr="00CF59C6">
        <w:rPr>
          <w:color w:val="000000"/>
        </w:rPr>
        <w:t>.</w:t>
      </w:r>
    </w:p>
    <w:p w14:paraId="4C77B1CA" w14:textId="0B136B0E" w:rsidR="00394DCE" w:rsidRPr="007D4D7B" w:rsidDel="00A468E7" w:rsidRDefault="002756C0" w:rsidP="00A146D7">
      <w:pPr>
        <w:ind w:right="360" w:firstLine="720"/>
        <w:contextualSpacing/>
        <w:rPr>
          <w:del w:id="267" w:author="Daniel Noble" w:date="2023-04-27T09:48:00Z"/>
          <w:color w:val="000000" w:themeColor="text1"/>
        </w:rPr>
      </w:pPr>
      <w:del w:id="268" w:author="Daniel Noble" w:date="2023-04-27T09:48:00Z">
        <w:r w:rsidRPr="002133E8" w:rsidDel="00A468E7">
          <w:rPr>
            <w:color w:val="000000" w:themeColor="text1"/>
          </w:rPr>
          <w:delText xml:space="preserve">To </w:delText>
        </w:r>
        <w:r w:rsidR="00156F53" w:rsidDel="00A468E7">
          <w:rPr>
            <w:color w:val="000000" w:themeColor="text1"/>
          </w:rPr>
          <w:delText>estimate</w:delText>
        </w:r>
        <w:r w:rsidRPr="002133E8" w:rsidDel="00A468E7">
          <w:rPr>
            <w:color w:val="000000" w:themeColor="text1"/>
          </w:rPr>
          <w:delText xml:space="preserve"> the </w:delText>
        </w:r>
        <w:r w:rsidR="00675208" w:rsidRPr="002133E8" w:rsidDel="00A468E7">
          <w:rPr>
            <w:color w:val="000000" w:themeColor="text1"/>
          </w:rPr>
          <w:delText xml:space="preserve">energetic and fitness </w:delText>
        </w:r>
        <w:r w:rsidRPr="002133E8" w:rsidDel="00A468E7">
          <w:rPr>
            <w:color w:val="000000" w:themeColor="text1"/>
          </w:rPr>
          <w:delText xml:space="preserve">consequences of sex-reversal and to determine if sex-reversed individuals </w:delText>
        </w:r>
        <w:r w:rsidR="002D7F1E" w:rsidDel="00A468E7">
          <w:rPr>
            <w:color w:val="000000" w:themeColor="text1"/>
          </w:rPr>
          <w:delText>are more similar</w:delText>
        </w:r>
        <w:r w:rsidR="002D7F1E" w:rsidRPr="002133E8" w:rsidDel="00A468E7">
          <w:rPr>
            <w:color w:val="000000" w:themeColor="text1"/>
          </w:rPr>
          <w:delText xml:space="preserve"> </w:delText>
        </w:r>
        <w:r w:rsidRPr="002133E8" w:rsidDel="00A468E7">
          <w:rPr>
            <w:color w:val="000000" w:themeColor="text1"/>
          </w:rPr>
          <w:delText>to</w:delText>
        </w:r>
        <w:r w:rsidR="002D7F1E" w:rsidDel="00A468E7">
          <w:rPr>
            <w:color w:val="000000" w:themeColor="text1"/>
          </w:rPr>
          <w:delText xml:space="preserve"> their</w:delText>
        </w:r>
        <w:r w:rsidRPr="002133E8" w:rsidDel="00A468E7">
          <w:rPr>
            <w:color w:val="000000" w:themeColor="text1"/>
          </w:rPr>
          <w:delText xml:space="preserve"> reproductive phenotype or chromosomal complement, </w:delText>
        </w:r>
        <w:r w:rsidR="005F3ACC" w:rsidRPr="002133E8" w:rsidDel="00A468E7">
          <w:rPr>
            <w:color w:val="000000" w:themeColor="text1"/>
          </w:rPr>
          <w:delText>we</w:delText>
        </w:r>
        <w:r w:rsidRPr="002133E8" w:rsidDel="00A468E7">
          <w:rPr>
            <w:color w:val="000000" w:themeColor="text1"/>
          </w:rPr>
          <w:delText xml:space="preserve"> measured two </w:delText>
        </w:r>
        <w:r w:rsidR="00675208" w:rsidRPr="002133E8" w:rsidDel="00A468E7">
          <w:rPr>
            <w:color w:val="000000" w:themeColor="text1"/>
          </w:rPr>
          <w:delText xml:space="preserve">energy-driven </w:delText>
        </w:r>
        <w:r w:rsidRPr="002133E8" w:rsidDel="00A468E7">
          <w:rPr>
            <w:color w:val="000000" w:themeColor="text1"/>
          </w:rPr>
          <w:delText xml:space="preserve">traits </w:delText>
        </w:r>
        <w:r w:rsidR="00675208" w:rsidRPr="002133E8" w:rsidDel="00A468E7">
          <w:rPr>
            <w:color w:val="000000" w:themeColor="text1"/>
          </w:rPr>
          <w:delText xml:space="preserve">often linked to </w:delText>
        </w:r>
        <w:r w:rsidRPr="002133E8" w:rsidDel="00A468E7">
          <w:rPr>
            <w:color w:val="000000" w:themeColor="text1"/>
          </w:rPr>
          <w:delText>fitness (metabolism</w:delText>
        </w:r>
        <w:r w:rsidR="00E00EA0" w:rsidDel="00A468E7">
          <w:rPr>
            <w:color w:val="000000" w:themeColor="text1"/>
          </w:rPr>
          <w:delText xml:space="preserve"> and</w:delText>
        </w:r>
        <w:r w:rsidRPr="002133E8" w:rsidDel="00A468E7">
          <w:rPr>
            <w:color w:val="000000" w:themeColor="text1"/>
          </w:rPr>
          <w:delText xml:space="preserve"> growth) and </w:delText>
        </w:r>
        <w:r w:rsidR="002133E8" w:rsidRPr="002133E8" w:rsidDel="00A468E7">
          <w:rPr>
            <w:color w:val="000000" w:themeColor="text1"/>
          </w:rPr>
          <w:delText>6-month</w:delText>
        </w:r>
        <w:r w:rsidR="002133E8" w:rsidRPr="002133E8" w:rsidDel="00A468E7">
          <w:rPr>
            <w:rStyle w:val="CommentReference"/>
            <w:sz w:val="24"/>
            <w:szCs w:val="24"/>
          </w:rPr>
          <w:delText xml:space="preserve"> </w:delText>
        </w:r>
        <w:r w:rsidR="000C616C" w:rsidDel="00A468E7">
          <w:rPr>
            <w:rStyle w:val="CommentReference"/>
            <w:sz w:val="24"/>
            <w:szCs w:val="24"/>
          </w:rPr>
          <w:delText>s</w:delText>
        </w:r>
        <w:r w:rsidRPr="002133E8" w:rsidDel="00A468E7">
          <w:rPr>
            <w:color w:val="000000" w:themeColor="text1"/>
          </w:rPr>
          <w:delText>urvival in two lizard species that demonstrate sex-reversal (</w:delText>
        </w:r>
        <w:r w:rsidRPr="002133E8" w:rsidDel="00A468E7">
          <w:rPr>
            <w:i/>
            <w:iCs/>
            <w:color w:val="000000" w:themeColor="text1"/>
          </w:rPr>
          <w:delText>Pogona vitticeps </w:delText>
        </w:r>
        <w:r w:rsidRPr="002133E8" w:rsidDel="00A468E7">
          <w:rPr>
            <w:color w:val="000000" w:themeColor="text1"/>
          </w:rPr>
          <w:delText>&amp;</w:delText>
        </w:r>
        <w:r w:rsidRPr="002133E8" w:rsidDel="00A468E7">
          <w:rPr>
            <w:i/>
            <w:iCs/>
            <w:color w:val="000000" w:themeColor="text1"/>
          </w:rPr>
          <w:delText> Bassiana duperreyi</w:delText>
        </w:r>
        <w:r w:rsidRPr="002133E8" w:rsidDel="00A468E7">
          <w:rPr>
            <w:color w:val="000000" w:themeColor="text1"/>
          </w:rPr>
          <w:delText>).</w:delText>
        </w:r>
        <w:r w:rsidR="00156F53" w:rsidDel="00A468E7">
          <w:rPr>
            <w:color w:val="000000" w:themeColor="text1"/>
          </w:rPr>
          <w:delText xml:space="preserve"> S</w:delText>
        </w:r>
        <w:r w:rsidRPr="002133E8" w:rsidDel="00A468E7">
          <w:rPr>
            <w:color w:val="000000" w:themeColor="text1"/>
          </w:rPr>
          <w:delText>ex-reversal </w:delText>
        </w:r>
        <w:r w:rsidR="00156F53" w:rsidDel="00A468E7">
          <w:rPr>
            <w:color w:val="000000" w:themeColor="text1"/>
          </w:rPr>
          <w:delText xml:space="preserve">in </w:delText>
        </w:r>
        <w:r w:rsidRPr="002133E8" w:rsidDel="00A468E7">
          <w:rPr>
            <w:i/>
            <w:iCs/>
            <w:color w:val="000000" w:themeColor="text1"/>
          </w:rPr>
          <w:delText>B. duperreyi</w:delText>
        </w:r>
        <w:r w:rsidRPr="002133E8" w:rsidDel="00A468E7">
          <w:rPr>
            <w:color w:val="000000" w:themeColor="text1"/>
          </w:rPr>
          <w:delText> occurs when chromosomal female</w:delText>
        </w:r>
        <w:r w:rsidR="00E00EA0" w:rsidDel="00A468E7">
          <w:rPr>
            <w:color w:val="000000" w:themeColor="text1"/>
          </w:rPr>
          <w:delText>s</w:delText>
        </w:r>
        <w:r w:rsidRPr="002133E8" w:rsidDel="00A468E7">
          <w:rPr>
            <w:color w:val="000000" w:themeColor="text1"/>
          </w:rPr>
          <w:delText xml:space="preserve"> (</w:delText>
        </w:r>
        <w:r w:rsidR="008A1FB0" w:rsidRPr="002133E8" w:rsidDel="00A468E7">
          <w:rPr>
            <w:color w:val="000000" w:themeColor="text1"/>
          </w:rPr>
          <w:delText>female XX</w:delText>
        </w:r>
        <w:r w:rsidRPr="002133E8" w:rsidDel="00A468E7">
          <w:rPr>
            <w:color w:val="000000" w:themeColor="text1"/>
          </w:rPr>
          <w:delText xml:space="preserve">) develop male phenotypes </w:delText>
        </w:r>
        <w:r w:rsidR="00EB4892" w:rsidDel="00A468E7">
          <w:rPr>
            <w:color w:val="000000" w:themeColor="text1"/>
          </w:rPr>
          <w:delText>[</w:delText>
        </w:r>
        <w:r w:rsidR="00140AC6" w:rsidRPr="002133E8" w:rsidDel="00A468E7">
          <w:delText>m</w:delText>
        </w:r>
        <w:r w:rsidR="00C7146F" w:rsidRPr="002133E8" w:rsidDel="00A468E7">
          <w:delText>ale</w:delText>
        </w:r>
        <w:r w:rsidR="00C7146F" w:rsidRPr="002133E8" w:rsidDel="00A468E7">
          <w:rPr>
            <w:vertAlign w:val="subscript"/>
          </w:rPr>
          <w:delText>SR</w:delText>
        </w:r>
        <w:r w:rsidR="00C7146F" w:rsidDel="00A468E7">
          <w:delText xml:space="preserve"> XX</w:delText>
        </w:r>
        <w:r w:rsidR="00EB4892" w:rsidDel="00A468E7">
          <w:rPr>
            <w:color w:val="000000" w:themeColor="text1"/>
          </w:rPr>
          <w:delText>]</w:delText>
        </w:r>
        <w:r w:rsidRPr="002756C0" w:rsidDel="00A468E7">
          <w:rPr>
            <w:color w:val="000000" w:themeColor="text1"/>
          </w:rPr>
          <w:delText xml:space="preserve"> </w:delText>
        </w:r>
      </w:del>
      <w:customXmlDelRangeStart w:id="269" w:author="Daniel Noble" w:date="2023-04-27T09:48:00Z"/>
      <w:sdt>
        <w:sdtPr>
          <w:rPr>
            <w:color w:val="000000"/>
          </w:rPr>
          <w:tag w:val="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
          <w:id w:val="779459761"/>
          <w:placeholder>
            <w:docPart w:val="DefaultPlaceholder_-1854013440"/>
          </w:placeholder>
        </w:sdtPr>
        <w:sdtContent>
          <w:customXmlDelRangeEnd w:id="269"/>
          <w:del w:id="270" w:author="Wild, Kristoffer H." w:date="2023-04-30T16:46:00Z">
            <w:r w:rsidR="00EB4892" w:rsidRPr="0027621E" w:rsidDel="001437AD">
              <w:rPr>
                <w:color w:val="000000"/>
              </w:rPr>
              <w:delText>(Dissanayake, Holleley, Deakin, et al., 2021; Quinn et al., 2009)</w:delText>
            </w:r>
          </w:del>
          <w:customXmlDelRangeStart w:id="271" w:author="Daniel Noble" w:date="2023-04-27T09:48:00Z"/>
        </w:sdtContent>
      </w:sdt>
      <w:customXmlDelRangeEnd w:id="271"/>
      <w:del w:id="272" w:author="Daniel Noble" w:date="2023-04-27T09:48:00Z">
        <w:r w:rsidR="00156F53" w:rsidDel="00A468E7">
          <w:rPr>
            <w:color w:val="000000" w:themeColor="text1"/>
          </w:rPr>
          <w:delText xml:space="preserve">, </w:delText>
        </w:r>
        <w:r w:rsidR="00156F53" w:rsidRPr="002133E8" w:rsidDel="00A468E7">
          <w:rPr>
            <w:color w:val="000000" w:themeColor="text1"/>
          </w:rPr>
          <w:delText>whereas</w:delText>
        </w:r>
        <w:r w:rsidR="00156F53" w:rsidDel="00A468E7">
          <w:rPr>
            <w:color w:val="000000" w:themeColor="text1"/>
          </w:rPr>
          <w:delText xml:space="preserve"> s</w:delText>
        </w:r>
        <w:r w:rsidR="00156F53" w:rsidRPr="002133E8" w:rsidDel="00A468E7">
          <w:rPr>
            <w:color w:val="000000" w:themeColor="text1"/>
          </w:rPr>
          <w:delText xml:space="preserve">ex-reversal </w:delText>
        </w:r>
        <w:r w:rsidR="00156F53" w:rsidDel="00A468E7">
          <w:rPr>
            <w:color w:val="000000" w:themeColor="text1"/>
          </w:rPr>
          <w:delText>in</w:delText>
        </w:r>
        <w:r w:rsidR="00156F53" w:rsidRPr="002133E8" w:rsidDel="00A468E7">
          <w:rPr>
            <w:color w:val="000000" w:themeColor="text1"/>
          </w:rPr>
          <w:delText> </w:delText>
        </w:r>
        <w:r w:rsidR="00156F53" w:rsidRPr="002133E8" w:rsidDel="00A468E7">
          <w:rPr>
            <w:i/>
            <w:iCs/>
            <w:color w:val="000000" w:themeColor="text1"/>
          </w:rPr>
          <w:delText>P. vitticeps</w:delText>
        </w:r>
        <w:r w:rsidR="00156F53" w:rsidRPr="002133E8" w:rsidDel="00A468E7">
          <w:rPr>
            <w:color w:val="000000" w:themeColor="text1"/>
          </w:rPr>
          <w:delText> occurs when chromosomal male</w:delText>
        </w:r>
        <w:r w:rsidR="00E00EA0" w:rsidDel="00A468E7">
          <w:rPr>
            <w:color w:val="000000" w:themeColor="text1"/>
          </w:rPr>
          <w:delText>s</w:delText>
        </w:r>
        <w:r w:rsidR="00156F53" w:rsidRPr="002133E8" w:rsidDel="00A468E7">
          <w:rPr>
            <w:color w:val="000000" w:themeColor="text1"/>
          </w:rPr>
          <w:delText xml:space="preserve"> (male</w:delText>
        </w:r>
        <w:r w:rsidR="00156F53" w:rsidRPr="002133E8" w:rsidDel="00A468E7">
          <w:rPr>
            <w:color w:val="000000" w:themeColor="text1"/>
            <w:vertAlign w:val="subscript"/>
          </w:rPr>
          <w:delText xml:space="preserve"> </w:delText>
        </w:r>
        <w:r w:rsidR="00156F53" w:rsidRPr="002133E8" w:rsidDel="00A468E7">
          <w:rPr>
            <w:color w:val="000000" w:themeColor="text1"/>
          </w:rPr>
          <w:delText xml:space="preserve">ZZ) develop </w:delText>
        </w:r>
        <w:r w:rsidR="002C041D" w:rsidDel="00A468E7">
          <w:rPr>
            <w:color w:val="000000" w:themeColor="text1"/>
          </w:rPr>
          <w:delText>female phenotypes</w:delText>
        </w:r>
        <w:r w:rsidR="00156F53" w:rsidRPr="002133E8" w:rsidDel="00A468E7">
          <w:rPr>
            <w:color w:val="000000" w:themeColor="text1"/>
          </w:rPr>
          <w:delText xml:space="preserve"> </w:delText>
        </w:r>
        <w:r w:rsidR="00EB4892" w:rsidDel="00A468E7">
          <w:rPr>
            <w:color w:val="000000" w:themeColor="text1"/>
          </w:rPr>
          <w:delText>[</w:delText>
        </w:r>
        <w:r w:rsidR="00156F53" w:rsidRPr="002133E8" w:rsidDel="00A468E7">
          <w:rPr>
            <w:color w:val="000000" w:themeColor="text1"/>
          </w:rPr>
          <w:delText>female</w:delText>
        </w:r>
        <w:r w:rsidR="00156F53" w:rsidRPr="002133E8" w:rsidDel="00A468E7">
          <w:rPr>
            <w:color w:val="000000" w:themeColor="text1"/>
            <w:vertAlign w:val="subscript"/>
          </w:rPr>
          <w:delText xml:space="preserve">SR </w:delText>
        </w:r>
        <w:r w:rsidR="00156F53" w:rsidRPr="002133E8" w:rsidDel="00A468E7">
          <w:rPr>
            <w:color w:val="000000" w:themeColor="text1"/>
          </w:rPr>
          <w:delText>ZZ</w:delText>
        </w:r>
        <w:r w:rsidR="00EB4892" w:rsidDel="00A468E7">
          <w:rPr>
            <w:color w:val="000000" w:themeColor="text1"/>
          </w:rPr>
          <w:delText xml:space="preserve">] </w:delText>
        </w:r>
      </w:del>
      <w:customXmlDelRangeStart w:id="273" w:author="Daniel Noble" w:date="2023-04-27T09:48:00Z"/>
      <w:sdt>
        <w:sdtPr>
          <w:rPr>
            <w:color w:val="000000"/>
          </w:rPr>
          <w:tag w:val="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
          <w:id w:val="-112993356"/>
          <w:placeholder>
            <w:docPart w:val="DefaultPlaceholder_-1854013440"/>
          </w:placeholder>
        </w:sdtPr>
        <w:sdtContent>
          <w:customXmlDelRangeEnd w:id="273"/>
          <w:del w:id="274" w:author="Wild, Kristoffer H." w:date="2023-04-30T16:46:00Z">
            <w:r w:rsidR="00EB4892" w:rsidRPr="0027621E" w:rsidDel="001437AD">
              <w:rPr>
                <w:color w:val="000000"/>
              </w:rPr>
              <w:delText>(Holleley et al., 2015; Quinn et al., 2007)</w:delText>
            </w:r>
          </w:del>
          <w:customXmlDelRangeStart w:id="275" w:author="Daniel Noble" w:date="2023-04-27T09:48:00Z"/>
        </w:sdtContent>
      </w:sdt>
      <w:customXmlDelRangeEnd w:id="275"/>
      <w:del w:id="276" w:author="Daniel Noble" w:date="2023-04-27T09:48:00Z">
        <w:r w:rsidRPr="002756C0" w:rsidDel="00A468E7">
          <w:rPr>
            <w:color w:val="000000" w:themeColor="text1"/>
          </w:rPr>
          <w:delText>.</w:delText>
        </w:r>
        <w:r w:rsidRPr="002756C0" w:rsidDel="00A468E7">
          <w:rPr>
            <w:i/>
            <w:iCs/>
            <w:color w:val="000000" w:themeColor="text1"/>
          </w:rPr>
          <w:delText> </w:delText>
        </w:r>
        <w:r w:rsidRPr="002756C0" w:rsidDel="00A468E7">
          <w:rPr>
            <w:color w:val="000000" w:themeColor="text1"/>
          </w:rPr>
          <w:delText xml:space="preserve">In both species, this phenomenon has been documented in the </w:delText>
        </w:r>
        <w:r w:rsidR="003C3770" w:rsidRPr="002756C0" w:rsidDel="00A468E7">
          <w:rPr>
            <w:color w:val="000000" w:themeColor="text1"/>
          </w:rPr>
          <w:delText>wild</w:delText>
        </w:r>
        <w:r w:rsidR="003C3770" w:rsidRPr="00851830" w:rsidDel="00A468E7">
          <w:rPr>
            <w:color w:val="000000" w:themeColor="text1"/>
            <w:vertAlign w:val="superscript"/>
          </w:rPr>
          <w:delText xml:space="preserve"> </w:delText>
        </w:r>
      </w:del>
      <w:customXmlDelRangeStart w:id="277" w:author="Daniel Noble" w:date="2023-04-27T09:48:00Z"/>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
          <w:id w:val="793098792"/>
          <w:placeholder>
            <w:docPart w:val="DefaultPlaceholder_-1854013440"/>
          </w:placeholder>
        </w:sdtPr>
        <w:sdtContent>
          <w:customXmlDelRangeEnd w:id="277"/>
          <w:del w:id="278" w:author="Wild, Kristoffer H." w:date="2023-04-30T16:46:00Z">
            <w:r w:rsidR="00EB4892" w:rsidRPr="0027621E" w:rsidDel="001437AD">
              <w:rPr>
                <w:color w:val="000000"/>
              </w:rPr>
              <w:delText>(Dissanayake et al., 2020; Holleley et al., 2015; Wild et al., 2022)</w:delText>
            </w:r>
          </w:del>
          <w:customXmlDelRangeStart w:id="279" w:author="Daniel Noble" w:date="2023-04-27T09:48:00Z"/>
        </w:sdtContent>
      </w:sdt>
      <w:customXmlDelRangeEnd w:id="279"/>
      <w:del w:id="280" w:author="Daniel Noble" w:date="2023-04-27T09:48:00Z">
        <w:r w:rsidR="003C3770" w:rsidDel="00A468E7">
          <w:rPr>
            <w:color w:val="000000" w:themeColor="text1"/>
          </w:rPr>
          <w:delText>, with evidence indicating both species are</w:delText>
        </w:r>
        <w:r w:rsidR="00035345" w:rsidDel="00A468E7">
          <w:rPr>
            <w:color w:val="000000" w:themeColor="text1"/>
          </w:rPr>
          <w:delText xml:space="preserve"> sensitive to climate change</w:delText>
        </w:r>
        <w:r w:rsidR="004F0285" w:rsidDel="00A468E7">
          <w:rPr>
            <w:color w:val="000000" w:themeColor="text1"/>
          </w:rPr>
          <w:delText xml:space="preserve"> </w:delText>
        </w:r>
      </w:del>
      <w:customXmlDelRangeStart w:id="281" w:author="Daniel Noble" w:date="2023-04-27T09:48:00Z"/>
      <w:sdt>
        <w:sdtPr>
          <w:rPr>
            <w:color w:val="000000"/>
          </w:rPr>
          <w:tag w:val="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customXmlDelRangeEnd w:id="281"/>
          <w:del w:id="282" w:author="Wild, Kristoffer H." w:date="2023-04-30T16:46:00Z">
            <w:r w:rsidR="00EB4892" w:rsidRPr="0027621E" w:rsidDel="001437AD">
              <w:rPr>
                <w:color w:val="000000"/>
                <w:rPrChange w:id="283" w:author="Wild, Kristoffer H." w:date="2023-04-30T19:20:00Z">
                  <w:rPr/>
                </w:rPrChange>
              </w:rPr>
              <w:delText>(Dissanayake, Holleley, &amp; Georges, 2021; Holleley et al., 2015; Schwanz et al., 2020)</w:delText>
            </w:r>
          </w:del>
          <w:customXmlDelRangeStart w:id="284" w:author="Daniel Noble" w:date="2023-04-27T09:48:00Z"/>
        </w:sdtContent>
      </w:sdt>
      <w:customXmlDelRangeEnd w:id="284"/>
      <w:del w:id="285" w:author="Daniel Noble" w:date="2023-04-27T09:48:00Z">
        <w:r w:rsidRPr="0019556D" w:rsidDel="00A468E7">
          <w:rPr>
            <w:color w:val="000000" w:themeColor="text1"/>
          </w:rPr>
          <w:delText>.</w:delText>
        </w:r>
        <w:r w:rsidRPr="002756C0" w:rsidDel="00A468E7">
          <w:rPr>
            <w:color w:val="000000" w:themeColor="text1"/>
          </w:rPr>
          <w:delText xml:space="preserve"> </w:delText>
        </w:r>
        <w:r w:rsidR="00394DCE" w:rsidDel="00A468E7">
          <w:rPr>
            <w:color w:val="000000" w:themeColor="text1"/>
          </w:rPr>
          <w:delText>Similarities</w:delText>
        </w:r>
        <w:r w:rsidRPr="002756C0" w:rsidDel="00A468E7">
          <w:rPr>
            <w:color w:val="000000" w:themeColor="text1"/>
          </w:rPr>
          <w:delText xml:space="preserve"> between phenotypic forms (</w:delText>
        </w:r>
        <w:r w:rsidR="00A362B3" w:rsidDel="00A468E7">
          <w:rPr>
            <w:color w:val="000000" w:themeColor="text1"/>
          </w:rPr>
          <w:delText>female</w:delText>
        </w:r>
        <w:r w:rsidR="00A362B3" w:rsidDel="00A468E7">
          <w:rPr>
            <w:color w:val="000000" w:themeColor="text1"/>
            <w:vertAlign w:val="subscript"/>
          </w:rPr>
          <w:delText>SR</w:delText>
        </w:r>
        <w:r w:rsidR="006D2A0B" w:rsidDel="00A468E7">
          <w:rPr>
            <w:color w:val="000000" w:themeColor="text1"/>
            <w:vertAlign w:val="subscript"/>
          </w:rPr>
          <w:delText xml:space="preserve"> </w:delText>
        </w:r>
        <w:r w:rsidR="00A362B3" w:rsidDel="00A468E7">
          <w:rPr>
            <w:color w:val="000000" w:themeColor="text1"/>
            <w:vertAlign w:val="subscript"/>
          </w:rPr>
          <w:delText xml:space="preserve"> </w:delText>
        </w:r>
        <w:r w:rsidR="00A362B3" w:rsidDel="00A468E7">
          <w:rPr>
            <w:color w:val="000000" w:themeColor="text1"/>
          </w:rPr>
          <w:delText>ZZ</w:delText>
        </w:r>
        <w:r w:rsidRPr="002756C0" w:rsidDel="00A468E7">
          <w:rPr>
            <w:color w:val="000000" w:themeColor="text1"/>
          </w:rPr>
          <w:delText xml:space="preserve"> and </w:delText>
        </w:r>
        <w:r w:rsidR="00A362B3" w:rsidDel="00A468E7">
          <w:rPr>
            <w:color w:val="000000" w:themeColor="text1"/>
          </w:rPr>
          <w:delText xml:space="preserve">female </w:delText>
        </w:r>
        <w:r w:rsidRPr="002756C0" w:rsidDel="00A468E7">
          <w:rPr>
            <w:color w:val="000000" w:themeColor="text1"/>
          </w:rPr>
          <w:delText>ZW</w:delText>
        </w:r>
        <w:r w:rsidR="00E00EA0" w:rsidDel="00A468E7">
          <w:rPr>
            <w:color w:val="000000" w:themeColor="text1"/>
          </w:rPr>
          <w:delText xml:space="preserve"> in </w:delText>
        </w:r>
        <w:r w:rsidR="00E00EA0" w:rsidRPr="00D1447C" w:rsidDel="00A468E7">
          <w:rPr>
            <w:i/>
            <w:iCs/>
            <w:color w:val="000000" w:themeColor="text1"/>
          </w:rPr>
          <w:delText>P. vitticeps</w:delText>
        </w:r>
        <w:r w:rsidR="003C3770" w:rsidDel="00A468E7">
          <w:rPr>
            <w:color w:val="000000" w:themeColor="text1"/>
          </w:rPr>
          <w:delText>;</w:delText>
        </w:r>
        <w:r w:rsidR="00E00EA0" w:rsidDel="00A468E7">
          <w:rPr>
            <w:color w:val="000000" w:themeColor="text1"/>
          </w:rPr>
          <w:delText xml:space="preserve"> </w:delText>
        </w:r>
        <w:r w:rsidRPr="002756C0" w:rsidDel="00A468E7">
          <w:rPr>
            <w:color w:val="000000" w:themeColor="text1"/>
          </w:rPr>
          <w:delText>or</w:delText>
        </w:r>
        <w:r w:rsidR="00A362B3" w:rsidDel="00A468E7">
          <w:rPr>
            <w:color w:val="000000" w:themeColor="text1"/>
          </w:rPr>
          <w:delText xml:space="preserve"> male</w:delText>
        </w:r>
        <w:r w:rsidR="00A362B3" w:rsidRPr="00A362B3" w:rsidDel="00A468E7">
          <w:rPr>
            <w:color w:val="000000" w:themeColor="text1"/>
            <w:vertAlign w:val="subscript"/>
          </w:rPr>
          <w:delText>SR</w:delText>
        </w:r>
        <w:r w:rsidRPr="002756C0" w:rsidDel="00A468E7">
          <w:rPr>
            <w:color w:val="000000" w:themeColor="text1"/>
          </w:rPr>
          <w:delText xml:space="preserve"> XX and </w:delText>
        </w:r>
        <w:r w:rsidR="00A362B3" w:rsidDel="00A468E7">
          <w:rPr>
            <w:color w:val="000000" w:themeColor="text1"/>
          </w:rPr>
          <w:delText xml:space="preserve">male </w:delText>
        </w:r>
        <w:r w:rsidRPr="002756C0" w:rsidDel="00A468E7">
          <w:rPr>
            <w:color w:val="000000" w:themeColor="text1"/>
          </w:rPr>
          <w:delText>XY</w:delText>
        </w:r>
        <w:r w:rsidR="00E00EA0" w:rsidDel="00A468E7">
          <w:rPr>
            <w:color w:val="000000" w:themeColor="text1"/>
          </w:rPr>
          <w:delText xml:space="preserve"> in </w:delText>
        </w:r>
        <w:r w:rsidR="00E00EA0" w:rsidRPr="00D1447C" w:rsidDel="00A468E7">
          <w:rPr>
            <w:i/>
            <w:iCs/>
            <w:color w:val="000000" w:themeColor="text1"/>
          </w:rPr>
          <w:delText>B. duperreyi</w:delText>
        </w:r>
        <w:r w:rsidRPr="002756C0" w:rsidDel="00A468E7">
          <w:rPr>
            <w:color w:val="000000" w:themeColor="text1"/>
          </w:rPr>
          <w:delText xml:space="preserve">) in these traits would suggest a lack of fitness differences imparted by sex-reversal, while </w:delText>
        </w:r>
        <w:r w:rsidR="00DF7EF5" w:rsidDel="00A468E7">
          <w:rPr>
            <w:color w:val="000000" w:themeColor="text1"/>
          </w:rPr>
          <w:delText>similarities</w:delText>
        </w:r>
      </w:del>
      <w:ins w:id="286" w:author="Kris.Wild" w:date="2023-04-10T10:32:00Z">
        <w:del w:id="287" w:author="Daniel Noble" w:date="2023-04-27T09:48:00Z">
          <w:r w:rsidR="002D0A78" w:rsidDel="00A468E7">
            <w:rPr>
              <w:color w:val="000000" w:themeColor="text1"/>
            </w:rPr>
            <w:delText xml:space="preserve"> in traits</w:delText>
          </w:r>
        </w:del>
      </w:ins>
      <w:del w:id="288" w:author="Daniel Noble" w:date="2023-04-27T09:48:00Z">
        <w:r w:rsidR="00DF7EF5" w:rsidDel="00A468E7">
          <w:rPr>
            <w:color w:val="000000" w:themeColor="text1"/>
          </w:rPr>
          <w:delText xml:space="preserve"> between genotypic forms (female</w:delText>
        </w:r>
        <w:r w:rsidR="00DF7EF5" w:rsidDel="00A468E7">
          <w:rPr>
            <w:color w:val="000000" w:themeColor="text1"/>
            <w:vertAlign w:val="subscript"/>
          </w:rPr>
          <w:delText xml:space="preserve">SR  </w:delText>
        </w:r>
        <w:r w:rsidR="00DF7EF5" w:rsidDel="00A468E7">
          <w:rPr>
            <w:color w:val="000000" w:themeColor="text1"/>
          </w:rPr>
          <w:delText>ZZ</w:delText>
        </w:r>
        <w:r w:rsidR="00DF7EF5" w:rsidRPr="002756C0" w:rsidDel="00A468E7">
          <w:rPr>
            <w:color w:val="000000" w:themeColor="text1"/>
          </w:rPr>
          <w:delText xml:space="preserve"> and</w:delText>
        </w:r>
        <w:r w:rsidR="00DF7EF5" w:rsidDel="00A468E7">
          <w:rPr>
            <w:color w:val="000000" w:themeColor="text1"/>
          </w:rPr>
          <w:delText xml:space="preserve"> male ZZ in </w:delText>
        </w:r>
        <w:r w:rsidR="00DF7EF5" w:rsidRPr="00D1447C" w:rsidDel="00A468E7">
          <w:rPr>
            <w:i/>
            <w:iCs/>
            <w:color w:val="000000" w:themeColor="text1"/>
          </w:rPr>
          <w:delText>P. vitticeps</w:delText>
        </w:r>
        <w:r w:rsidR="00DF7EF5" w:rsidDel="00A468E7">
          <w:rPr>
            <w:color w:val="000000" w:themeColor="text1"/>
          </w:rPr>
          <w:delText xml:space="preserve">; </w:delText>
        </w:r>
        <w:r w:rsidR="00DF7EF5" w:rsidRPr="002756C0" w:rsidDel="00A468E7">
          <w:rPr>
            <w:color w:val="000000" w:themeColor="text1"/>
          </w:rPr>
          <w:delText>or</w:delText>
        </w:r>
        <w:r w:rsidR="00DF7EF5" w:rsidDel="00A468E7">
          <w:rPr>
            <w:color w:val="000000" w:themeColor="text1"/>
          </w:rPr>
          <w:delText xml:space="preserve"> male</w:delText>
        </w:r>
        <w:r w:rsidR="00DF7EF5" w:rsidRPr="00A362B3" w:rsidDel="00A468E7">
          <w:rPr>
            <w:color w:val="000000" w:themeColor="text1"/>
            <w:vertAlign w:val="subscript"/>
          </w:rPr>
          <w:delText>SR</w:delText>
        </w:r>
        <w:r w:rsidR="00DF7EF5" w:rsidRPr="002756C0" w:rsidDel="00A468E7">
          <w:rPr>
            <w:color w:val="000000" w:themeColor="text1"/>
          </w:rPr>
          <w:delText xml:space="preserve"> XX and </w:delText>
        </w:r>
        <w:r w:rsidR="00DF7EF5" w:rsidDel="00A468E7">
          <w:rPr>
            <w:color w:val="000000" w:themeColor="text1"/>
          </w:rPr>
          <w:delText xml:space="preserve">female XX in </w:delText>
        </w:r>
        <w:r w:rsidR="00DF7EF5" w:rsidRPr="00D1447C" w:rsidDel="00A468E7">
          <w:rPr>
            <w:i/>
            <w:iCs/>
            <w:color w:val="000000" w:themeColor="text1"/>
          </w:rPr>
          <w:delText>B. duperreyi</w:delText>
        </w:r>
        <w:r w:rsidR="00DF7EF5" w:rsidRPr="002756C0" w:rsidDel="00A468E7">
          <w:rPr>
            <w:color w:val="000000" w:themeColor="text1"/>
          </w:rPr>
          <w:delText>)</w:delText>
        </w:r>
        <w:r w:rsidR="00DF7EF5" w:rsidDel="00A468E7">
          <w:rPr>
            <w:color w:val="000000" w:themeColor="text1"/>
          </w:rPr>
          <w:delText xml:space="preserve"> </w:delText>
        </w:r>
        <w:r w:rsidRPr="002756C0" w:rsidDel="00A468E7">
          <w:rPr>
            <w:color w:val="000000" w:themeColor="text1"/>
          </w:rPr>
          <w:delText>would indicate the potential for differences in</w:delText>
        </w:r>
      </w:del>
      <w:ins w:id="289" w:author="Kris.Wild" w:date="2023-04-10T10:30:00Z">
        <w:del w:id="290" w:author="Daniel Noble" w:date="2023-04-27T09:48:00Z">
          <w:r w:rsidR="002D0A78" w:rsidDel="00A468E7">
            <w:rPr>
              <w:color w:val="000000" w:themeColor="text1"/>
            </w:rPr>
            <w:delText xml:space="preserve"> </w:delText>
          </w:r>
        </w:del>
      </w:ins>
      <w:del w:id="291" w:author="Daniel Noble" w:date="2023-04-27T09:48:00Z">
        <w:r w:rsidRPr="002756C0" w:rsidDel="00A468E7">
          <w:rPr>
            <w:color w:val="000000" w:themeColor="text1"/>
          </w:rPr>
          <w:delText xml:space="preserve"> fitness between </w:delText>
        </w:r>
        <w:r w:rsidR="00A3309D" w:rsidDel="00A468E7">
          <w:rPr>
            <w:color w:val="000000" w:themeColor="text1"/>
          </w:rPr>
          <w:delText>discordant</w:delText>
        </w:r>
        <w:r w:rsidRPr="002756C0" w:rsidDel="00A468E7">
          <w:rPr>
            <w:color w:val="000000" w:themeColor="text1"/>
          </w:rPr>
          <w:delText xml:space="preserve"> and concordant sex. How these traits vary across sex can provide valuable information on the ecological significance of sex-reversed </w:delText>
        </w:r>
        <w:r w:rsidR="00194DA9" w:rsidRPr="002756C0" w:rsidDel="00A468E7">
          <w:rPr>
            <w:color w:val="000000" w:themeColor="text1"/>
          </w:rPr>
          <w:delText>individuals</w:delText>
        </w:r>
        <w:r w:rsidR="00194DA9" w:rsidDel="00A468E7">
          <w:rPr>
            <w:color w:val="000000" w:themeColor="text1"/>
          </w:rPr>
          <w:delText xml:space="preserve"> and</w:delText>
        </w:r>
        <w:r w:rsidRPr="002756C0" w:rsidDel="00A468E7">
          <w:rPr>
            <w:color w:val="000000" w:themeColor="text1"/>
          </w:rPr>
          <w:delText xml:space="preserve"> </w:delText>
        </w:r>
        <w:r w:rsidR="00E00EA0" w:rsidDel="00A468E7">
          <w:rPr>
            <w:color w:val="000000" w:themeColor="text1"/>
          </w:rPr>
          <w:delText>help determine</w:delText>
        </w:r>
        <w:r w:rsidR="002C041D" w:rsidDel="00A468E7">
          <w:rPr>
            <w:color w:val="000000" w:themeColor="text1"/>
          </w:rPr>
          <w:delText xml:space="preserve"> </w:delText>
        </w:r>
        <w:r w:rsidRPr="002756C0" w:rsidDel="00A468E7">
          <w:rPr>
            <w:color w:val="000000" w:themeColor="text1"/>
          </w:rPr>
          <w:delText>mechanism</w:delText>
        </w:r>
        <w:r w:rsidR="00A362B3" w:rsidDel="00A468E7">
          <w:rPr>
            <w:color w:val="000000" w:themeColor="text1"/>
          </w:rPr>
          <w:delText xml:space="preserve">s </w:delText>
        </w:r>
        <w:r w:rsidRPr="002756C0" w:rsidDel="00A468E7">
          <w:rPr>
            <w:color w:val="000000" w:themeColor="text1"/>
          </w:rPr>
          <w:delText>affecting the evolution of sex chromosomes in vertebrate species.</w:delText>
        </w:r>
      </w:del>
    </w:p>
    <w:p w14:paraId="5DE0A672" w14:textId="77777777" w:rsidR="00233578" w:rsidRDefault="00233578" w:rsidP="00A146D7">
      <w:pPr>
        <w:keepNext/>
        <w:ind w:right="360"/>
        <w:contextualSpacing/>
        <w:rPr>
          <w:ins w:id="292"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5CB548DC"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Ginini </w:t>
      </w:r>
      <w:r w:rsidR="00A3309D" w:rsidRPr="002756C0">
        <w:rPr>
          <w:color w:val="000000" w:themeColor="text1"/>
        </w:rPr>
        <w:t>–</w:t>
      </w:r>
      <w:r w:rsidRPr="002756C0">
        <w:rPr>
          <w:color w:val="000000" w:themeColor="text1"/>
        </w:rPr>
        <w:t xml:space="preserve"> 1640 m a.s.l., 35°31’29.6“S 148°46’58.7”E; Piccadilly Circus </w:t>
      </w:r>
      <w:r w:rsidR="00A3309D" w:rsidRPr="002756C0">
        <w:rPr>
          <w:color w:val="000000" w:themeColor="text1"/>
        </w:rPr>
        <w:t>–</w:t>
      </w:r>
      <w:r w:rsidRPr="002756C0">
        <w:rPr>
          <w:color w:val="000000" w:themeColor="text1"/>
        </w:rPr>
        <w:t xml:space="preserve"> 1240 m a.s.l.,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ins w:id="293" w:author="Wild, Kristoffer H." w:date="2023-04-30T19:20:00Z">
            <w:r w:rsidR="0027621E" w:rsidRPr="0027621E">
              <w:rPr>
                <w:color w:val="000000"/>
              </w:rPr>
              <w:t>(Dissanayake et al., 2021a)</w:t>
            </w:r>
          </w:ins>
          <w:del w:id="294" w:author="Wild, Kristoffer H." w:date="2023-04-30T16:46:00Z">
            <w:r w:rsidR="00EB4892" w:rsidRPr="0027621E" w:rsidDel="001437AD">
              <w:rPr>
                <w:color w:val="000000"/>
              </w:rPr>
              <w:delText>(Dissanayake, Holleley, Deakin, et al., 2021)</w:delText>
            </w:r>
          </w:del>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Ginini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ins w:id="295" w:author="Wild, Kristoffer H." w:date="2023-04-30T19:20:00Z">
            <w:r w:rsidR="0027621E" w:rsidRPr="0027621E">
              <w:rPr>
                <w:color w:val="000000"/>
              </w:rPr>
              <w:t>(Shine et al., 2002)</w:t>
            </w:r>
          </w:ins>
          <w:del w:id="296" w:author="Wild, Kristoffer H." w:date="2023-04-30T16:46:00Z">
            <w:r w:rsidR="00EB4892" w:rsidRPr="0027621E" w:rsidDel="001437AD">
              <w:rPr>
                <w:color w:val="000000"/>
              </w:rPr>
              <w:delText>(Shine et al., 2002)</w:delText>
            </w:r>
          </w:del>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r w:rsidR="000C353F" w:rsidRPr="002756C0">
        <w:rPr>
          <w:color w:val="000000" w:themeColor="text1"/>
        </w:rPr>
        <w:t>LabWit,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w:t>
      </w:r>
      <w:r w:rsidR="00ED49BF">
        <w:rPr>
          <w:color w:val="000000" w:themeColor="text1"/>
        </w:rPr>
        <w:lastRenderedPageBreak/>
        <w:t xml:space="preserve">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ins w:id="297" w:author="Wild, Kristoffer H." w:date="2023-04-30T19:20:00Z">
            <w:r w:rsidR="0027621E" w:rsidRPr="0027621E">
              <w:rPr>
                <w:color w:val="000000"/>
              </w:rPr>
              <w:t>(Shine et al., 2002)</w:t>
            </w:r>
          </w:ins>
          <w:del w:id="298" w:author="Wild, Kristoffer H." w:date="2023-04-30T16:46:00Z">
            <w:r w:rsidR="00EB4892" w:rsidRPr="0027621E" w:rsidDel="001437AD">
              <w:rPr>
                <w:color w:val="000000"/>
              </w:rPr>
              <w:delText>(Shine et al., 2002)</w:delText>
            </w:r>
          </w:del>
        </w:sdtContent>
      </w:sdt>
      <w:r w:rsidRPr="002756C0">
        <w:rPr>
          <w:color w:val="000000" w:themeColor="text1"/>
        </w:rPr>
        <w:t xml:space="preserve">. </w:t>
      </w:r>
      <w:ins w:id="299" w:author="Wild, Kristoffer H." w:date="2023-04-30T17:41:00Z">
        <w:r w:rsidR="004B428D">
          <w:rPr>
            <w:color w:val="000000" w:themeColor="text1"/>
          </w:rPr>
          <w:t>F</w:t>
        </w:r>
      </w:ins>
      <w:del w:id="300" w:author="Wild, Kristoffer H." w:date="2023-04-30T17:41:00Z">
        <w:r w:rsidRPr="00524CFF" w:rsidDel="004B428D">
          <w:rPr>
            <w:i/>
            <w:iCs/>
            <w:color w:val="000000" w:themeColor="text1"/>
          </w:rPr>
          <w:delText>See</w:delText>
        </w:r>
        <w:r w:rsidRPr="002756C0" w:rsidDel="004B428D">
          <w:rPr>
            <w:color w:val="000000" w:themeColor="text1"/>
          </w:rPr>
          <w:delText xml:space="preserve"> Dissanayake </w:delText>
        </w:r>
        <w:r w:rsidR="00524CFF" w:rsidRPr="002756C0" w:rsidDel="004B428D">
          <w:rPr>
            <w:color w:val="000000" w:themeColor="text1"/>
          </w:rPr>
          <w:delText>et al</w:delText>
        </w:r>
        <w:r w:rsidR="00EB4892" w:rsidDel="004B428D">
          <w:rPr>
            <w:color w:val="000000" w:themeColor="text1"/>
          </w:rPr>
          <w:delText xml:space="preserve"> 2021</w:delText>
        </w:r>
        <w:r w:rsidR="00FA7CE8" w:rsidDel="004B428D">
          <w:rPr>
            <w:color w:val="000000" w:themeColor="text1"/>
          </w:rPr>
          <w:delText xml:space="preserve"> </w:delText>
        </w:r>
        <w:r w:rsidRPr="002756C0" w:rsidDel="004B428D">
          <w:rPr>
            <w:color w:val="000000" w:themeColor="text1"/>
          </w:rPr>
          <w:delText>f</w:delText>
        </w:r>
      </w:del>
      <w:r w:rsidRPr="002756C0">
        <w:rPr>
          <w:color w:val="000000" w:themeColor="text1"/>
        </w:rPr>
        <w:t xml:space="preserve">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general egg collection methods</w:t>
      </w:r>
      <w:ins w:id="301" w:author="Wild, Kristoffer H." w:date="2023-04-30T17:41:00Z">
        <w:r w:rsidR="004B428D">
          <w:rPr>
            <w:color w:val="000000" w:themeColor="text1"/>
          </w:rPr>
          <w:t xml:space="preserve"> see</w:t>
        </w:r>
      </w:ins>
      <w:ins w:id="302" w:author="Wild, Kristoffer H." w:date="2023-04-30T17:42:00Z">
        <w:r w:rsidR="004B428D">
          <w:rPr>
            <w:color w:val="000000" w:themeColor="text1"/>
          </w:rPr>
          <w:t xml:space="preserve"> </w:t>
        </w:r>
      </w:ins>
      <w:customXmlInsRangeStart w:id="303" w:author="Wild, Kristoffer H." w:date="2023-04-30T17:42:00Z"/>
      <w:sdt>
        <w:sdtPr>
          <w:rPr>
            <w:color w:val="000000"/>
          </w:rPr>
          <w:tag w:val="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
          <w:id w:val="674534519"/>
          <w:placeholder>
            <w:docPart w:val="DefaultPlaceholder_-1854013440"/>
          </w:placeholder>
        </w:sdtPr>
        <w:sdtContent>
          <w:customXmlInsRangeEnd w:id="303"/>
          <w:ins w:id="304" w:author="Wild, Kristoffer H." w:date="2023-04-30T19:20:00Z">
            <w:r w:rsidR="0027621E" w:rsidRPr="0027621E">
              <w:rPr>
                <w:color w:val="000000"/>
                <w:rPrChange w:id="305" w:author="Wild, Kristoffer H." w:date="2023-04-30T19:20:00Z">
                  <w:rPr/>
                </w:rPrChange>
              </w:rPr>
              <w:t>(Dissanayake et al., 2021b)</w:t>
            </w:r>
          </w:ins>
          <w:customXmlInsRangeStart w:id="306" w:author="Wild, Kristoffer H." w:date="2023-04-30T17:42:00Z"/>
        </w:sdtContent>
      </w:sdt>
      <w:customXmlInsRangeEnd w:id="306"/>
      <w:r w:rsidRPr="002756C0">
        <w:rPr>
          <w:color w:val="000000" w:themeColor="text1"/>
        </w:rPr>
        <w:t xml:space="preserve">. </w:t>
      </w:r>
    </w:p>
    <w:p w14:paraId="43A98EAE" w14:textId="1A7C7C9B"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ins w:id="307" w:author="Wild, Kristoffer H." w:date="2023-04-30T19:20:00Z">
            <w:r w:rsidR="0027621E" w:rsidRPr="0027621E">
              <w:rPr>
                <w:color w:val="000000"/>
              </w:rPr>
              <w:t>(Harolow, 1996)</w:t>
            </w:r>
          </w:ins>
          <w:del w:id="308" w:author="Wild, Kristoffer H." w:date="2023-04-30T16:46:00Z">
            <w:r w:rsidR="00EB4892" w:rsidRPr="0027621E" w:rsidDel="001437AD">
              <w:rPr>
                <w:color w:val="000000"/>
              </w:rPr>
              <w:delText>(Harolow, 1996)</w:delText>
            </w:r>
          </w:del>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
          <w:id w:val="-1755962705"/>
          <w:placeholder>
            <w:docPart w:val="6FAD688E7516EB408E4949512C51ECDC"/>
          </w:placeholder>
        </w:sdtPr>
        <w:sdtContent>
          <w:ins w:id="309" w:author="Wild, Kristoffer H." w:date="2023-04-30T19:20:00Z">
            <w:r w:rsidR="0027621E" w:rsidRPr="0027621E">
              <w:rPr>
                <w:color w:val="000000"/>
              </w:rPr>
              <w:t>(Dissanayake et al., 2021b)</w:t>
            </w:r>
          </w:ins>
          <w:del w:id="310" w:author="Wild, Kristoffer H." w:date="2023-04-30T16:46:00Z">
            <w:r w:rsidR="00EB4892" w:rsidRPr="0027621E" w:rsidDel="001437AD">
              <w:rPr>
                <w:color w:val="000000"/>
                <w:rPrChange w:id="311" w:author="Wild, Kristoffer H." w:date="2023-04-30T19:20:00Z">
                  <w:rPr/>
                </w:rPrChange>
              </w:rPr>
              <w:delText>(Dissanayake, Holleley, &amp; Georges, 2021)</w:delText>
            </w:r>
          </w:del>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each individual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r w:rsidR="000C353F" w:rsidRPr="002756C0">
        <w:rPr>
          <w:color w:val="000000" w:themeColor="text1"/>
        </w:rPr>
        <w:t>LabWit,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30D0D474"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312" w:author="Kris.Wild" w:date="2023-04-06T14:56:00Z">
        <w:r w:rsidR="00D02758" w:rsidDel="00FC6010">
          <w:rPr>
            <w:color w:val="000000" w:themeColor="text1"/>
          </w:rPr>
          <w:delText xml:space="preserve">blood </w:delText>
        </w:r>
      </w:del>
      <w:ins w:id="313"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NanoDrop 1000 spectrophotometer (NanoDrop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ins w:id="314" w:author="Wild, Kristoffer H." w:date="2023-04-30T19:20:00Z">
            <w:r w:rsidR="0027621E" w:rsidRPr="0027621E">
              <w:rPr>
                <w:color w:val="000000"/>
              </w:rPr>
              <w:t>(Dissanayake et al., 2020)</w:t>
            </w:r>
          </w:ins>
          <w:del w:id="315" w:author="Wild, Kristoffer H." w:date="2023-04-30T16:46:00Z">
            <w:r w:rsidR="00EB4892" w:rsidRPr="0027621E" w:rsidDel="001437AD">
              <w:rPr>
                <w:color w:val="000000"/>
              </w:rPr>
              <w:delText>(Dissanayake et al., 2020)</w:delText>
            </w:r>
          </w:del>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ins w:id="316" w:author="Wild, Kristoffer H." w:date="2023-04-30T19:20:00Z">
            <w:r w:rsidR="0027621E" w:rsidRPr="0027621E">
              <w:rPr>
                <w:color w:val="000000"/>
              </w:rPr>
              <w:t>(Holleley et al., 2015)</w:t>
            </w:r>
          </w:ins>
          <w:del w:id="317" w:author="Wild, Kristoffer H." w:date="2023-04-30T16:46:00Z">
            <w:r w:rsidR="00EB4892" w:rsidRPr="0027621E" w:rsidDel="001437AD">
              <w:rPr>
                <w:color w:val="000000"/>
              </w:rPr>
              <w:delText>(Holleley et al., 2015)</w:delText>
            </w:r>
          </w:del>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ins w:id="318" w:author="Wild, Kristoffer H." w:date="2023-04-30T19:20:00Z">
            <w:r w:rsidR="0027621E" w:rsidRPr="0027621E">
              <w:rPr>
                <w:color w:val="000000"/>
              </w:rPr>
              <w:t>(Holleley et al., 2015)</w:t>
            </w:r>
          </w:ins>
          <w:del w:id="319" w:author="Wild, Kristoffer H." w:date="2023-04-30T16:46:00Z">
            <w:r w:rsidR="00EB4892" w:rsidRPr="0027621E" w:rsidDel="001437AD">
              <w:rPr>
                <w:color w:val="000000"/>
              </w:rPr>
              <w:delText>(Holleley et al., 2015)</w:delText>
            </w:r>
          </w:del>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mL min</w:t>
      </w:r>
      <w:r w:rsidRPr="0051528F">
        <w:rPr>
          <w:color w:val="000000" w:themeColor="text1"/>
          <w:vertAlign w:val="superscript"/>
        </w:rPr>
        <w:t>−1</w:t>
      </w:r>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 xml:space="preserve">(using </w:t>
      </w:r>
      <w:r w:rsidR="002756C0" w:rsidRPr="002756C0">
        <w:rPr>
          <w:color w:val="000000" w:themeColor="text1"/>
        </w:rPr>
        <w:lastRenderedPageBreak/>
        <w:t>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3CDB5364"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 xml:space="preserve">using a digital sale (Ohaus SP-202) before and after being placed in the respirometry chamber. Two incubators (LabWit,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34°C</w:t>
      </w:r>
      <w:del w:id="320" w:author="Wild, Kristoffer H." w:date="2023-04-30T17:46:00Z">
        <w:r w:rsidR="00E227E6" w:rsidRPr="002756C0" w:rsidDel="00A81729">
          <w:rPr>
            <w:color w:val="000000" w:themeColor="text1"/>
          </w:rPr>
          <w:delText xml:space="preserve"> </w:delText>
        </w:r>
      </w:del>
      <w:ins w:id="321" w:author="Wild, Kristoffer H." w:date="2023-04-30T17:45:00Z">
        <w:r w:rsidR="00A81729">
          <w:rPr>
            <w:color w:val="000000" w:themeColor="text1"/>
          </w:rPr>
          <w:t xml:space="preserve"> </w:t>
        </w:r>
      </w:ins>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ins w:id="322" w:author="Wild, Kristoffer H." w:date="2023-04-30T19:20:00Z">
            <w:r w:rsidR="0027621E" w:rsidRPr="0027621E">
              <w:rPr>
                <w:iCs/>
                <w:color w:val="000000"/>
              </w:rPr>
              <w:t>(Du et al., 2010)</w:t>
            </w:r>
          </w:ins>
          <w:del w:id="323" w:author="Wild, Kristoffer H." w:date="2023-04-30T16:46:00Z">
            <w:r w:rsidR="00EB4892" w:rsidRPr="0027621E" w:rsidDel="001437AD">
              <w:rPr>
                <w:iCs/>
                <w:color w:val="000000"/>
              </w:rPr>
              <w:delText>(Du et al., 2010)</w:delText>
            </w:r>
          </w:del>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ins w:id="324" w:author="Wild, Kristoffer H." w:date="2023-04-30T19:20:00Z">
            <w:r w:rsidR="0027621E" w:rsidRPr="0027621E">
              <w:rPr>
                <w:color w:val="000000"/>
              </w:rPr>
              <w:t>(Greer, 1989)</w:t>
            </w:r>
          </w:ins>
          <w:del w:id="325" w:author="Wild, Kristoffer H." w:date="2023-04-30T16:46:00Z">
            <w:r w:rsidR="00EB4892" w:rsidRPr="0027621E" w:rsidDel="001437AD">
              <w:rPr>
                <w:color w:val="000000"/>
              </w:rPr>
              <w:delText>(Greer, 1989)</w:delText>
            </w:r>
          </w:del>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each individual was identified using the R package “metabR” (github.com/daniel1noble/metabR)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ins w:id="326" w:author="Wild, Kristoffer H." w:date="2023-04-30T19:20:00Z">
            <w:r w:rsidR="0027621E" w:rsidRPr="0027621E">
              <w:rPr>
                <w:color w:val="000000"/>
              </w:rPr>
              <w:t>Lighton, 2008)</w:t>
            </w:r>
          </w:ins>
          <w:del w:id="327" w:author="Wild, Kristoffer H." w:date="2023-04-30T16:46:00Z">
            <w:r w:rsidR="00EB4892" w:rsidRPr="0027621E" w:rsidDel="001437AD">
              <w:rPr>
                <w:color w:val="000000"/>
              </w:rPr>
              <w:delText>Lighton, 2008)</w:delText>
            </w:r>
          </w:del>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61856592" w:rsidR="002756C0" w:rsidDel="00A81729" w:rsidRDefault="002756C0" w:rsidP="00A146D7">
      <w:pPr>
        <w:contextualSpacing/>
        <w:rPr>
          <w:ins w:id="328" w:author="Daniel Noble" w:date="2023-04-19T15:11:00Z"/>
          <w:del w:id="329" w:author="Wild, Kristoffer H." w:date="2023-04-30T17:47: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r w:rsidR="008E2B22">
        <w:rPr>
          <w:color w:val="000000" w:themeColor="text1"/>
        </w:rPr>
        <w:t>V</w:t>
      </w:r>
      <w:r w:rsidR="008E2B22" w:rsidRPr="008E2B22">
        <w:rPr>
          <w:color w:val="000000" w:themeColor="text1"/>
          <w:vertAlign w:val="subscript"/>
        </w:rPr>
        <w:t>lizard</w:t>
      </w:r>
      <w:r w:rsidRPr="002756C0">
        <w:rPr>
          <w:color w:val="000000" w:themeColor="text1"/>
        </w:rPr>
        <w:t xml:space="preserve"> was calculated as an average between the pre- and post-measurement mass of each individual,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ins w:id="330" w:author="Wild, Kristoffer H." w:date="2023-04-30T19:20:00Z">
            <w:r w:rsidR="0027621E" w:rsidRPr="0027621E">
              <w:rPr>
                <w:color w:val="000000"/>
              </w:rPr>
              <w:t>(Friesen et al., 2017)</w:t>
            </w:r>
          </w:ins>
          <w:del w:id="331" w:author="Wild, Kristoffer H." w:date="2023-04-30T16:46:00Z">
            <w:r w:rsidR="00EB4892" w:rsidRPr="0027621E" w:rsidDel="001437AD">
              <w:rPr>
                <w:color w:val="000000"/>
              </w:rPr>
              <w:delText>(Friesen et al., 2017)</w:delText>
            </w:r>
          </w:del>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Del="00A81729" w:rsidRDefault="008F19F9" w:rsidP="00A146D7">
      <w:pPr>
        <w:keepNext/>
        <w:contextualSpacing/>
        <w:rPr>
          <w:ins w:id="332" w:author="Daniel Noble" w:date="2023-04-19T15:11:00Z"/>
          <w:del w:id="333" w:author="Wild, Kristoffer H." w:date="2023-04-30T17:47: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w:t>
      </w:r>
      <w:r w:rsidR="00843480">
        <w:rPr>
          <w:color w:val="000000" w:themeColor="text1"/>
        </w:rPr>
        <w:lastRenderedPageBreak/>
        <w:t xml:space="preserve">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334" w:author="Kris.Wild" w:date="2023-04-21T13:03:00Z">
        <w:r w:rsidR="008041D1">
          <w:rPr>
            <w:color w:val="000000" w:themeColor="text1"/>
          </w:rPr>
          <w:t xml:space="preserve"> </w:t>
        </w:r>
      </w:ins>
      <w:del w:id="335" w:author="Kris.Wild" w:date="2023-04-21T13:03:00Z">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49E95747"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ins w:id="336" w:author="Wild, Kristoffer H." w:date="2023-04-30T19:20:00Z">
            <w:r w:rsidR="0027621E" w:rsidRPr="0027621E">
              <w:rPr>
                <w:color w:val="000000"/>
              </w:rPr>
              <w:t>(Bürkner, 2017)</w:t>
            </w:r>
          </w:ins>
          <w:del w:id="337" w:author="Wild, Kristoffer H." w:date="2023-04-30T16:46:00Z">
            <w:r w:rsidR="00EB4892" w:rsidRPr="0027621E" w:rsidDel="001437AD">
              <w:rPr>
                <w:color w:val="000000"/>
              </w:rPr>
              <w:delText>(Bürkner, 2017)</w:delText>
            </w:r>
          </w:del>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338" w:author="Kris.Wild" w:date="2023-04-10T11:35:00Z">
        <w:r w:rsidRPr="007004FA" w:rsidDel="007F15D4">
          <w:rPr>
            <w:color w:val="000000" w:themeColor="text1"/>
          </w:rPr>
          <w:delText>.</w:delText>
        </w:r>
      </w:del>
      <w:ins w:id="339" w:author="Kris.Wild" w:date="2023-04-10T11:32:00Z">
        <w:r w:rsidR="007F15D4" w:rsidRPr="007004FA">
          <w:rPr>
            <w:color w:val="000000" w:themeColor="text1"/>
          </w:rPr>
          <w:t xml:space="preserve">. </w:t>
        </w:r>
      </w:ins>
      <w:ins w:id="340" w:author="Daniel Noble" w:date="2023-04-19T14:44:00Z">
        <w:r w:rsidR="000734D1" w:rsidRPr="007004FA">
          <w:rPr>
            <w:color w:val="000000" w:themeColor="text1"/>
            <w:rPrChange w:id="341" w:author="Kris.Wild" w:date="2023-04-22T07:52: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342" w:author="Kris.Wild" w:date="2023-04-10T11:28:00Z">
        <w:r w:rsidRPr="008F19F9" w:rsidDel="007F15D4">
          <w:rPr>
            <w:color w:val="000000" w:themeColor="text1"/>
          </w:rPr>
          <w:delText xml:space="preserve"> </w:delText>
        </w:r>
      </w:del>
      <w:r w:rsidRPr="008F19F9">
        <w:rPr>
          <w:color w:val="000000" w:themeColor="text1"/>
        </w:rPr>
        <w:t xml:space="preserve">Default priors </w:t>
      </w:r>
      <w:ins w:id="343" w:author="Daniel Noble" w:date="2023-04-19T14:51:00Z">
        <w:r w:rsidR="000734D1">
          <w:rPr>
            <w:i/>
            <w:iCs/>
            <w:color w:val="000000" w:themeColor="text1"/>
          </w:rPr>
          <w:t xml:space="preserve">(See Supplementary Material for Details) </w:t>
        </w:r>
      </w:ins>
      <w:ins w:id="344"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r w:rsidRPr="008F19F9">
        <w:rPr>
          <w:i/>
          <w:iCs/>
          <w:color w:val="000000" w:themeColor="text1"/>
        </w:rPr>
        <w:t>i</w:t>
      </w:r>
      <w:r w:rsidRPr="008F19F9">
        <w:rPr>
          <w:color w:val="000000" w:themeColor="text1"/>
        </w:rPr>
        <w:t xml:space="preserve"> (i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where ID is a (co)variance matrix with a random intercept and slope variance and their covariance. A random</w:t>
      </w:r>
      <w:r w:rsidR="005A0E7D">
        <w:rPr>
          <w:color w:val="000000" w:themeColor="text1"/>
        </w:rPr>
        <w:t>-effect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345" w:author="Kris.Wild" w:date="2023-04-21T21:50:00Z">
        <w:r w:rsidR="00246C9C" w:rsidRPr="0019556D" w:rsidDel="00AF54D9">
          <w:delText xml:space="preserve">S2 </w:delText>
        </w:r>
      </w:del>
      <w:ins w:id="346" w:author="Kris.Wild" w:date="2023-04-21T21:50:00Z">
        <w:r w:rsidR="00AF54D9" w:rsidRPr="0019556D">
          <w:t>S</w:t>
        </w:r>
        <w:r w:rsidR="00AF54D9">
          <w:t>1</w:t>
        </w:r>
        <w:r w:rsidR="00AF54D9" w:rsidRPr="0019556D">
          <w:t xml:space="preserve"> </w:t>
        </w:r>
      </w:ins>
      <w:r w:rsidR="00246C9C" w:rsidRPr="0019556D">
        <w:t xml:space="preserve">&amp; </w:t>
      </w:r>
      <w:del w:id="347" w:author="Kris.Wild" w:date="2023-04-21T21:50:00Z">
        <w:r w:rsidR="00246C9C" w:rsidRPr="0019556D" w:rsidDel="00AF54D9">
          <w:delText xml:space="preserve">S3 </w:delText>
        </w:r>
      </w:del>
      <w:ins w:id="348" w:author="Kris.Wild" w:date="2023-04-21T21:50:00Z">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349" w:author="Kris.Wild" w:date="2023-04-10T11:36:00Z"/>
          <w:color w:val="000000" w:themeColor="text1"/>
        </w:rPr>
      </w:pPr>
      <w:r w:rsidRPr="008F19F9">
        <w:rPr>
          <w:color w:val="000000" w:themeColor="text1"/>
        </w:rPr>
        <w:t>Differences in growth rates were compared across sex class</w:t>
      </w:r>
      <w:ins w:id="350" w:author="Kris.Wild" w:date="2023-04-21T11:16:00Z">
        <w:r w:rsidR="003114C6">
          <w:rPr>
            <w:color w:val="000000" w:themeColor="text1"/>
          </w:rPr>
          <w:t xml:space="preserve"> </w:t>
        </w:r>
      </w:ins>
      <w:del w:id="351"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352" w:author="Kris.Wild" w:date="2023-04-06T15:03:00Z">
        <w:r w:rsidRPr="008F19F9" w:rsidDel="00FC6010">
          <w:rPr>
            <w:color w:val="000000" w:themeColor="text1"/>
          </w:rPr>
          <w:delText xml:space="preserve">mixed effect </w:delText>
        </w:r>
      </w:del>
      <w:r w:rsidRPr="008F19F9">
        <w:rPr>
          <w:color w:val="000000" w:themeColor="text1"/>
        </w:rPr>
        <w:t>models</w:t>
      </w:r>
      <w:ins w:id="353" w:author="Kris.Wild" w:date="2023-04-21T21:37:00Z">
        <w:r w:rsidR="00D70EDA">
          <w:rPr>
            <w:color w:val="000000" w:themeColor="text1"/>
          </w:rPr>
          <w:t xml:space="preserve"> </w:t>
        </w:r>
      </w:ins>
      <w:ins w:id="354" w:author="Kris.Wild" w:date="2023-04-21T21:40:00Z">
        <w:r w:rsidR="00D70EDA">
          <w:rPr>
            <w:color w:val="000000" w:themeColor="text1"/>
          </w:rPr>
          <w:t>while accounting for</w:t>
        </w:r>
      </w:ins>
      <w:ins w:id="355" w:author="Kris.Wild" w:date="2023-04-21T21:37:00Z">
        <w:r w:rsidR="00D70EDA">
          <w:rPr>
            <w:color w:val="000000" w:themeColor="text1"/>
          </w:rPr>
          <w:t xml:space="preserve"> individual mean metabolism</w:t>
        </w:r>
      </w:ins>
      <w:r w:rsidRPr="008F19F9">
        <w:rPr>
          <w:color w:val="000000" w:themeColor="text1"/>
        </w:rPr>
        <w:t xml:space="preserve">. </w:t>
      </w:r>
      <w:del w:id="356" w:author="Kris.Wild" w:date="2023-04-21T21:39:00Z">
        <w:r w:rsidRPr="008F19F9" w:rsidDel="00D70EDA">
          <w:rPr>
            <w:color w:val="000000" w:themeColor="text1"/>
          </w:rPr>
          <w:delText xml:space="preserve">Growth </w:delText>
        </w:r>
      </w:del>
      <w:ins w:id="357" w:author="Kris.Wild" w:date="2023-04-21T21:40:00Z">
        <w:r w:rsidR="00D70EDA">
          <w:rPr>
            <w:color w:val="000000" w:themeColor="text1"/>
          </w:rPr>
          <w:t>This allowed us to test if there was a relationship between metabolism and growth rate</w:t>
        </w:r>
      </w:ins>
      <w:ins w:id="358" w:author="Kris.Wild" w:date="2023-04-22T07:47:00Z">
        <w:r w:rsidR="00282C3C">
          <w:rPr>
            <w:color w:val="000000" w:themeColor="text1"/>
          </w:rPr>
          <w:t xml:space="preserve"> </w:t>
        </w:r>
      </w:ins>
      <w:ins w:id="359" w:author="Kris.Wild" w:date="2023-04-21T21:40:00Z">
        <w:r w:rsidR="00D70EDA">
          <w:rPr>
            <w:color w:val="000000" w:themeColor="text1"/>
          </w:rPr>
          <w:t>(mass or svl) across sex class</w:t>
        </w:r>
      </w:ins>
      <w:del w:id="360" w:author="Kris.Wild" w:date="2023-04-21T21:40:00Z">
        <w:r w:rsidRPr="008F19F9" w:rsidDel="00D70EDA">
          <w:rPr>
            <w:color w:val="000000" w:themeColor="text1"/>
          </w:rPr>
          <w:delText xml:space="preserve">rate of SVL </w:delText>
        </w:r>
      </w:del>
      <w:del w:id="361" w:author="Kris.Wild" w:date="2023-04-21T21:39:00Z">
        <w:r w:rsidRPr="008F19F9" w:rsidDel="00D70EDA">
          <w:rPr>
            <w:color w:val="000000" w:themeColor="text1"/>
          </w:rPr>
          <w:delText xml:space="preserve">and </w:delText>
        </w:r>
      </w:del>
      <w:del w:id="362" w:author="Kris.Wild" w:date="2023-04-21T21:40:00Z">
        <w:r w:rsidRPr="008F19F9" w:rsidDel="00D70EDA">
          <w:rPr>
            <w:color w:val="000000" w:themeColor="text1"/>
          </w:rPr>
          <w:delText>mass</w:delText>
        </w:r>
      </w:del>
      <w:del w:id="363" w:author="Kris.Wild" w:date="2023-04-21T21:39:00Z">
        <w:r w:rsidRPr="008F19F9" w:rsidDel="00D70EDA">
          <w:rPr>
            <w:color w:val="000000" w:themeColor="text1"/>
          </w:rPr>
          <w:delText xml:space="preserve"> </w:delText>
        </w:r>
      </w:del>
      <w:del w:id="364" w:author="Kris.Wild" w:date="2023-04-21T21:40:00Z">
        <w:r w:rsidRPr="008F19F9" w:rsidDel="00D70EDA">
          <w:rPr>
            <w:color w:val="000000" w:themeColor="text1"/>
          </w:rPr>
          <w:delText>were analysed</w:delText>
        </w:r>
      </w:del>
      <w:del w:id="365" w:author="Kris.Wild" w:date="2023-04-21T21:36:00Z">
        <w:r w:rsidRPr="008F19F9" w:rsidDel="00D70EDA">
          <w:rPr>
            <w:color w:val="000000" w:themeColor="text1"/>
          </w:rPr>
          <w:delText xml:space="preserve"> as a function of initial size (or mass) measurements, </w:delText>
        </w:r>
      </w:del>
      <w:del w:id="366" w:author="Kris.Wild" w:date="2023-04-21T21:40:00Z">
        <w:r w:rsidRPr="008F19F9" w:rsidDel="00D70EDA">
          <w:rPr>
            <w:color w:val="000000" w:themeColor="text1"/>
          </w:rPr>
          <w:delText>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367" w:author="Kris.Wild" w:date="2023-04-10T11:36:00Z"/>
          <w:color w:val="000000" w:themeColor="text1"/>
        </w:rPr>
      </w:pPr>
    </w:p>
    <w:p w14:paraId="1B91EC21" w14:textId="38A7E43A" w:rsidR="005A0E7D" w:rsidRPr="00E41ECD" w:rsidDel="00A81729" w:rsidRDefault="008F19F9" w:rsidP="008E77D9">
      <w:pPr>
        <w:ind w:firstLine="720"/>
        <w:contextualSpacing/>
        <w:rPr>
          <w:del w:id="368" w:author="Wild, Kristoffer H." w:date="2023-04-30T17:49:00Z"/>
          <w:color w:val="000000" w:themeColor="text1"/>
        </w:rPr>
      </w:pPr>
      <w:r w:rsidRPr="008F19F9">
        <w:rPr>
          <w:color w:val="000000" w:themeColor="text1"/>
        </w:rPr>
        <w:t xml:space="preserve">For all Bayesian models, posterior estimates were from </w:t>
      </w:r>
      <w:del w:id="369" w:author="Daniel Noble" w:date="2023-05-02T08:41:00Z">
        <w:r w:rsidRPr="008F19F9" w:rsidDel="00CC3F73">
          <w:rPr>
            <w:color w:val="000000" w:themeColor="text1"/>
          </w:rPr>
          <w:delText xml:space="preserve">multiple </w:delText>
        </w:r>
      </w:del>
      <w:ins w:id="370" w:author="Daniel Noble" w:date="2023-05-02T08:41:00Z">
        <w:r w:rsidR="00CC3F73">
          <w:rPr>
            <w:color w:val="000000" w:themeColor="text1"/>
          </w:rPr>
          <w:t>four MCMC</w:t>
        </w:r>
        <w:r w:rsidR="00CC3F73" w:rsidRPr="008F19F9">
          <w:rPr>
            <w:color w:val="000000" w:themeColor="text1"/>
          </w:rPr>
          <w:t xml:space="preserve"> </w:t>
        </w:r>
      </w:ins>
      <w:r w:rsidRPr="008F19F9">
        <w:rPr>
          <w:color w:val="000000" w:themeColor="text1"/>
        </w:rPr>
        <w:t>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371" w:author="Kris.Wild" w:date="2023-04-10T11:36:00Z">
        <w:r w:rsidR="007F15D4">
          <w:rPr>
            <w:color w:val="000000" w:themeColor="text1"/>
          </w:rPr>
          <w:t xml:space="preserve"> </w:t>
        </w:r>
      </w:ins>
      <w:del w:id="372"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w:t>
      </w:r>
      <w:r w:rsidRPr="008F19F9">
        <w:rPr>
          <w:color w:val="000000" w:themeColor="text1"/>
        </w:rPr>
        <w:lastRenderedPageBreak/>
        <w:t xml:space="preserve">(genotype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w:t>
      </w:r>
      <w:del w:id="373" w:author="Daniel Noble" w:date="2023-05-01T19:29:00Z">
        <w:r w:rsidR="00111EE5" w:rsidRPr="00E41ECD" w:rsidDel="000F1FB1">
          <w:rPr>
            <w:color w:val="000000" w:themeColor="text1"/>
          </w:rPr>
          <w:delText xml:space="preserve">calculated </w:delText>
        </w:r>
        <w:r w:rsidR="000379F2" w:rsidRPr="00E41ECD" w:rsidDel="000F1FB1">
          <w:rPr>
            <w:color w:val="000000" w:themeColor="text1"/>
          </w:rPr>
          <w:delText>by</w:delText>
        </w:r>
        <w:r w:rsidR="00111EE5" w:rsidRPr="00E41ECD" w:rsidDel="000F1FB1">
          <w:rPr>
            <w:color w:val="000000" w:themeColor="text1"/>
          </w:rPr>
          <w:delText xml:space="preserve"> </w:delText>
        </w:r>
        <w:r w:rsidR="00111EE5" w:rsidRPr="00E41ECD" w:rsidDel="000F1FB1">
          <w:rPr>
            <w:i/>
            <w:iCs/>
            <w:color w:val="000000" w:themeColor="text1"/>
          </w:rPr>
          <w:delText>MCMCglm</w:delText>
        </w:r>
        <w:r w:rsidR="00111EE5" w:rsidRPr="00AB4841" w:rsidDel="000F1FB1">
          <w:rPr>
            <w:i/>
            <w:iCs/>
            <w:color w:val="000000" w:themeColor="text1"/>
          </w:rPr>
          <w:delText>m</w:delText>
        </w:r>
        <w:r w:rsidR="00111EE5" w:rsidRPr="00E41ECD" w:rsidDel="000F1FB1">
          <w:rPr>
            <w:color w:val="000000" w:themeColor="text1"/>
          </w:rPr>
          <w:delText xml:space="preserve"> </w:delText>
        </w:r>
      </w:del>
      <w:r w:rsidR="00320F11" w:rsidRPr="00E41ECD">
        <w:rPr>
          <w:color w:val="000000" w:themeColor="text1"/>
        </w:rPr>
        <w:t>were less than 0.05</w:t>
      </w:r>
      <w:del w:id="374" w:author="Wild, Kristoffer H." w:date="2023-05-01T22:59:00Z">
        <w:r w:rsidR="008E57D7" w:rsidRPr="00E41ECD" w:rsidDel="00D871D1">
          <w:rPr>
            <w:color w:val="000000" w:themeColor="text1"/>
          </w:rPr>
          <w:delText xml:space="preserve"> </w:delText>
        </w:r>
      </w:del>
      <w:ins w:id="375" w:author="Wild, Kristoffer H." w:date="2023-05-01T22:59:00Z">
        <w:r w:rsidR="00D871D1">
          <w:rPr>
            <w:color w:val="000000" w:themeColor="text1"/>
          </w:rPr>
          <w:t>.</w:t>
        </w:r>
      </w:ins>
      <w:customXmlDelRangeStart w:id="376" w:author="Wild, Kristoffer H." w:date="2023-05-01T22:59:00Z"/>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customXmlDelRangeEnd w:id="376"/>
          <w:ins w:id="377" w:author="Daniel Noble" w:date="2023-05-01T19:29:00Z">
            <w:del w:id="378" w:author="Wild, Kristoffer H." w:date="2023-05-01T22:59:00Z">
              <w:r w:rsidR="000F1FB1" w:rsidRPr="0027621E" w:rsidDel="00D871D1">
                <w:rPr>
                  <w:color w:val="000000"/>
                </w:rPr>
                <w:delText xml:space="preserve"> </w:delText>
              </w:r>
            </w:del>
          </w:ins>
          <w:del w:id="379" w:author="Wild, Kristoffer H." w:date="2023-04-30T16:46:00Z">
            <w:r w:rsidR="00EB4892" w:rsidRPr="0027621E" w:rsidDel="001437AD">
              <w:rPr>
                <w:color w:val="000000"/>
              </w:rPr>
              <w:delText>(Hadfield, 2010)</w:delText>
            </w:r>
          </w:del>
          <w:customXmlDelRangeStart w:id="380" w:author="Wild, Kristoffer H." w:date="2023-05-01T22:59:00Z"/>
        </w:sdtContent>
      </w:sdt>
      <w:customXmlDelRangeEnd w:id="380"/>
      <w:del w:id="381" w:author="Wild, Kristoffer H." w:date="2023-05-01T22:59:00Z">
        <w:r w:rsidR="00320F11" w:rsidRPr="00E41ECD" w:rsidDel="00D871D1">
          <w:rPr>
            <w:color w:val="000000" w:themeColor="text1"/>
          </w:rPr>
          <w:delText>.</w:delText>
        </w:r>
      </w:del>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w:t>
      </w:r>
      <w:ins w:id="382" w:author="Wild, Kristoffer H." w:date="2023-04-30T17:49:00Z">
        <w:r w:rsidR="00A81729">
          <w:rPr>
            <w:color w:val="000000" w:themeColor="text1"/>
          </w:rPr>
          <w:t xml:space="preserve">: </w:t>
        </w:r>
      </w:ins>
      <w:del w:id="383" w:author="Wild, Kristoffer H." w:date="2023-04-30T17:49:00Z">
        <w:r w:rsidR="00D706C8" w:rsidDel="00A81729">
          <w:rPr>
            <w:color w:val="000000" w:themeColor="text1"/>
          </w:rPr>
          <w:delText xml:space="preserve"> </w:delText>
        </w:r>
      </w:del>
      <w:ins w:id="384" w:author="Wild, Kristoffer H." w:date="2023-04-30T17:49:00Z">
        <w:r w:rsidR="00A81729">
          <w:fldChar w:fldCharType="begin"/>
        </w:r>
        <w:r w:rsidR="00A81729">
          <w:instrText xml:space="preserve"> HYPERLINK "</w:instrText>
        </w:r>
      </w:ins>
      <w:r w:rsidR="00A81729" w:rsidRPr="00A81729">
        <w:rPr>
          <w:rPrChange w:id="385" w:author="Wild, Kristoffer H." w:date="2023-04-30T17:49:00Z">
            <w:rPr>
              <w:rStyle w:val="Hyperlink"/>
            </w:rPr>
          </w:rPrChange>
        </w:rPr>
        <w:instrText>https://github.com/daniel1noble/energy_sex_reversal.git</w:instrText>
      </w:r>
      <w:ins w:id="386" w:author="Wild, Kristoffer H." w:date="2023-04-30T17:49:00Z">
        <w:r w:rsidR="00A81729">
          <w:instrText xml:space="preserve">" </w:instrText>
        </w:r>
        <w:r w:rsidR="00A81729">
          <w:fldChar w:fldCharType="separate"/>
        </w:r>
      </w:ins>
      <w:r w:rsidR="00A81729" w:rsidRPr="00A81729">
        <w:rPr>
          <w:rStyle w:val="Hyperlink"/>
        </w:rPr>
        <w:t>https://github.com/daniel1noble/energy_sex_reversal.git</w:t>
      </w:r>
      <w:ins w:id="387" w:author="Wild, Kristoffer H." w:date="2023-04-30T17:49:00Z">
        <w:r w:rsidR="00A81729">
          <w:fldChar w:fldCharType="end"/>
        </w:r>
      </w:ins>
      <w:r w:rsidR="00D706C8">
        <w:rPr>
          <w:color w:val="000000" w:themeColor="text1"/>
        </w:rPr>
        <w:t xml:space="preserve">. </w:t>
      </w:r>
    </w:p>
    <w:p w14:paraId="46CE13AB" w14:textId="77777777" w:rsidR="000734D1" w:rsidRDefault="000734D1">
      <w:pPr>
        <w:ind w:firstLine="720"/>
        <w:contextualSpacing/>
        <w:rPr>
          <w:ins w:id="388" w:author="Daniel Noble" w:date="2023-04-19T14:43:00Z"/>
          <w:b/>
          <w:bCs/>
          <w:color w:val="000000" w:themeColor="text1"/>
        </w:rPr>
        <w:pPrChange w:id="389" w:author="Wild, Kristoffer H." w:date="2023-04-30T17:49:00Z">
          <w:pPr>
            <w:contextualSpacing/>
          </w:pPr>
        </w:pPrChange>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390"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391" w:author="Kris.Wild" w:date="2023-04-06T15:11:00Z">
        <w:r w:rsidR="00697D2E" w:rsidRPr="00EF77E5" w:rsidDel="00E92EC2">
          <w:rPr>
            <w:color w:val="000000" w:themeColor="text1"/>
            <w:shd w:val="clear" w:color="auto" w:fill="FFFFFF"/>
            <w:lang w:val="en-US"/>
          </w:rPr>
          <w:delText xml:space="preserve">that </w:delText>
        </w:r>
      </w:del>
      <w:ins w:id="392"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393" w:author="Kris.Wild" w:date="2023-04-06T15:12:00Z">
        <w:r w:rsidR="006F3F30" w:rsidDel="00E92EC2">
          <w:rPr>
            <w:color w:val="000000" w:themeColor="text1"/>
            <w:shd w:val="clear" w:color="auto" w:fill="FFFFFF"/>
            <w:lang w:val="en-US"/>
          </w:rPr>
          <w:delText xml:space="preserve">by </w:delText>
        </w:r>
      </w:del>
      <w:ins w:id="394"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logmass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395" w:author="Kris.Wild" w:date="2023-04-06T15:18:00Z">
        <w:r w:rsidR="00040EDC">
          <w:rPr>
            <w:color w:val="000000" w:themeColor="text1"/>
            <w:shd w:val="clear" w:color="auto" w:fill="FFFFFF"/>
            <w:lang w:val="en-US"/>
          </w:rPr>
          <w:t>mass-specific metabolic rate that</w:t>
        </w:r>
      </w:ins>
      <w:del w:id="396" w:author="Kris.Wild" w:date="2023-04-06T15:17:00Z">
        <w:r w:rsidR="00697D2E" w:rsidRPr="00EF77E5" w:rsidDel="00040EDC">
          <w:rPr>
            <w:color w:val="000000" w:themeColor="text1"/>
            <w:shd w:val="clear" w:color="auto" w:fill="FFFFFF"/>
            <w:lang w:val="en-US"/>
          </w:rPr>
          <w:delText xml:space="preserve">scaling </w:delText>
        </w:r>
      </w:del>
      <w:ins w:id="397" w:author="Kris.Wild" w:date="2023-04-06T15:13:00Z">
        <w:r w:rsidR="00E92EC2">
          <w:rPr>
            <w:color w:val="000000" w:themeColor="text1"/>
            <w:shd w:val="clear" w:color="auto" w:fill="FFFFFF"/>
            <w:lang w:val="en-US"/>
          </w:rPr>
          <w:t xml:space="preserve"> </w:t>
        </w:r>
      </w:ins>
      <w:del w:id="398"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pMCMC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pMCMC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scaling relationship between logmass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399" w:author="Kris.Wild" w:date="2023-04-21T21:46:00Z">
        <w:r w:rsidR="00AF54D9">
          <w:rPr>
            <w:color w:val="000000" w:themeColor="text1"/>
            <w:shd w:val="clear" w:color="auto" w:fill="FFFFFF"/>
            <w:lang w:val="en-GB"/>
          </w:rPr>
          <w:t>; Table S</w:t>
        </w:r>
      </w:ins>
      <w:ins w:id="400" w:author="Kris.Wild" w:date="2023-04-21T22:31:00Z">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401" w:author="Kris.Wild" w:date="2023-04-21T21:50:00Z">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402" w:author="Kris.Wild" w:date="2023-04-21T21:50:00Z">
        <w:r w:rsidR="00AF54D9" w:rsidRPr="00EF77E5">
          <w:rPr>
            <w:color w:val="000000" w:themeColor="text1"/>
            <w:shd w:val="clear" w:color="auto" w:fill="FFFFFF"/>
            <w:lang w:val="en-US"/>
          </w:rPr>
          <w:t>S</w:t>
        </w:r>
      </w:ins>
      <w:ins w:id="403" w:author="Kris.Wild" w:date="2023-04-21T22:31:00Z">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76C3DA4F" w:rsidR="007118DA" w:rsidRPr="00EF77E5" w:rsidDel="00A81729" w:rsidRDefault="00EF77E5" w:rsidP="00A146D7">
      <w:pPr>
        <w:ind w:firstLine="720"/>
        <w:contextualSpacing/>
        <w:rPr>
          <w:del w:id="404" w:author="Wild, Kristoffer H." w:date="2023-04-30T17:49:00Z"/>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405"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406" w:author="Kris.Wild" w:date="2023-04-06T15:09:00Z">
        <w:r w:rsidR="006F3F30" w:rsidDel="00E92EC2">
          <w:rPr>
            <w:color w:val="000000" w:themeColor="text1"/>
            <w:shd w:val="clear" w:color="auto" w:fill="FFFFFF"/>
            <w:lang w:val="en-US"/>
          </w:rPr>
          <w:delText xml:space="preserve">that </w:delText>
        </w:r>
      </w:del>
      <w:ins w:id="407"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408" w:author="Kris.Wild" w:date="2023-04-06T15:12:00Z">
        <w:r w:rsidR="006F3F30" w:rsidDel="00E92EC2">
          <w:rPr>
            <w:color w:val="000000" w:themeColor="text1"/>
            <w:shd w:val="clear" w:color="auto" w:fill="FFFFFF"/>
            <w:lang w:val="en-US"/>
          </w:rPr>
          <w:delText xml:space="preserve">by </w:delText>
        </w:r>
      </w:del>
      <w:ins w:id="409"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logmass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410" w:author="Kris.Wild" w:date="2023-04-21T11:26:00Z">
        <w:r w:rsidR="00B56F4B" w:rsidRPr="00B56F4B">
          <w:rPr>
            <w:color w:val="000000" w:themeColor="text1"/>
            <w:shd w:val="clear" w:color="auto" w:fill="FFFFFF"/>
            <w:lang w:val="en-US"/>
            <w:rPrChange w:id="411"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412"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413"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414"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B56F4B">
          <w:rPr>
            <w:color w:val="000000" w:themeColor="text1"/>
            <w:shd w:val="clear" w:color="auto" w:fill="FFFFFF"/>
            <w:vertAlign w:val="subscript"/>
            <w:lang w:val="en-US"/>
            <w:rPrChange w:id="415"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416" w:author="Kris.Wild" w:date="2023-04-21T11:26:00Z">
              <w:rPr>
                <w:i/>
                <w:iCs/>
                <w:color w:val="000000" w:themeColor="text1"/>
                <w:shd w:val="clear" w:color="auto" w:fill="FFFFFF"/>
                <w:lang w:val="en-US"/>
              </w:rPr>
            </w:rPrChange>
          </w:rPr>
          <w:t xml:space="preserve"> ZZ; pMCMC &lt; 0.01), but lower than their phenotypic counterparts (female ZW - female</w:t>
        </w:r>
        <w:r w:rsidR="00B56F4B" w:rsidRPr="00B56F4B">
          <w:rPr>
            <w:color w:val="000000" w:themeColor="text1"/>
            <w:shd w:val="clear" w:color="auto" w:fill="FFFFFF"/>
            <w:vertAlign w:val="subscript"/>
            <w:lang w:val="en-US"/>
            <w:rPrChange w:id="417"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418" w:author="Kris.Wild" w:date="2023-04-21T11:26:00Z">
              <w:rPr>
                <w:i/>
                <w:iCs/>
                <w:color w:val="000000" w:themeColor="text1"/>
                <w:shd w:val="clear" w:color="auto" w:fill="FFFFFF"/>
                <w:lang w:val="en-US"/>
              </w:rPr>
            </w:rPrChange>
          </w:rPr>
          <w:t xml:space="preserve"> ZZ; pMCMC = 0.04; Table 3). The mass scaling relationship of metabolism</w:t>
        </w:r>
      </w:ins>
      <w:ins w:id="419" w:author="Kristoffer Wild" w:date="2023-04-30T12:55:00Z">
        <w:r w:rsidR="005348BB">
          <w:rPr>
            <w:color w:val="000000" w:themeColor="text1"/>
            <w:shd w:val="clear" w:color="auto" w:fill="FFFFFF"/>
            <w:lang w:val="en-US"/>
          </w:rPr>
          <w:t xml:space="preserve"> for </w:t>
        </w:r>
        <w:r w:rsidR="005348BB" w:rsidRPr="006E7222">
          <w:rPr>
            <w:color w:val="000000" w:themeColor="text1"/>
            <w:shd w:val="clear" w:color="auto" w:fill="FFFFFF"/>
            <w:lang w:val="en-US"/>
          </w:rPr>
          <w:t>female</w:t>
        </w:r>
        <w:r w:rsidR="005348BB" w:rsidRPr="006E7222">
          <w:rPr>
            <w:color w:val="000000" w:themeColor="text1"/>
            <w:shd w:val="clear" w:color="auto" w:fill="FFFFFF"/>
            <w:vertAlign w:val="subscript"/>
            <w:lang w:val="en-US"/>
          </w:rPr>
          <w:t>SR</w:t>
        </w:r>
        <w:r w:rsidR="005348BB" w:rsidRPr="006E7222">
          <w:rPr>
            <w:color w:val="000000" w:themeColor="text1"/>
            <w:shd w:val="clear" w:color="auto" w:fill="FFFFFF"/>
            <w:lang w:val="en-US"/>
          </w:rPr>
          <w:t xml:space="preserve"> ZZ</w:t>
        </w:r>
        <w:r w:rsidR="005348BB">
          <w:rPr>
            <w:color w:val="000000" w:themeColor="text1"/>
            <w:shd w:val="clear" w:color="auto" w:fill="FFFFFF"/>
            <w:lang w:val="en-US"/>
          </w:rPr>
          <w:t xml:space="preserve"> </w:t>
        </w:r>
      </w:ins>
      <w:ins w:id="420" w:author="Kris.Wild" w:date="2023-04-21T11:26:00Z">
        <w:del w:id="421" w:author="Kristoffer Wild" w:date="2023-04-30T12:55:00Z">
          <w:r w:rsidR="00B56F4B" w:rsidRPr="00B56F4B" w:rsidDel="005348BB">
            <w:rPr>
              <w:color w:val="000000" w:themeColor="text1"/>
              <w:shd w:val="clear" w:color="auto" w:fill="FFFFFF"/>
              <w:lang w:val="en-US"/>
              <w:rPrChange w:id="422" w:author="Kris.Wild" w:date="2023-04-21T11:26:00Z">
                <w:rPr>
                  <w:i/>
                  <w:iCs/>
                  <w:color w:val="000000" w:themeColor="text1"/>
                  <w:shd w:val="clear" w:color="auto" w:fill="FFFFFF"/>
                  <w:lang w:val="en-US"/>
                </w:rPr>
              </w:rPrChange>
            </w:rPr>
            <w:delText xml:space="preserve"> </w:delText>
          </w:r>
        </w:del>
        <w:r w:rsidR="00B56F4B" w:rsidRPr="00B56F4B">
          <w:rPr>
            <w:color w:val="000000" w:themeColor="text1"/>
            <w:shd w:val="clear" w:color="auto" w:fill="FFFFFF"/>
            <w:lang w:val="en-US"/>
            <w:rPrChange w:id="423" w:author="Kris.Wild" w:date="2023-04-21T11:26:00Z">
              <w:rPr>
                <w:i/>
                <w:iCs/>
                <w:color w:val="000000" w:themeColor="text1"/>
                <w:shd w:val="clear" w:color="auto" w:fill="FFFFFF"/>
                <w:lang w:val="en-US"/>
              </w:rPr>
            </w:rPrChange>
          </w:rPr>
          <w:t>was more like ZZmales than ZW females (Fig. 2D</w:t>
        </w:r>
      </w:ins>
      <w:ins w:id="424" w:author="Kris.Wild" w:date="2023-04-21T21:52:00Z">
        <w:r w:rsidR="007D2212">
          <w:rPr>
            <w:color w:val="000000" w:themeColor="text1"/>
            <w:shd w:val="clear" w:color="auto" w:fill="FFFFFF"/>
            <w:lang w:val="en-US"/>
          </w:rPr>
          <w:t>; Table S3</w:t>
        </w:r>
      </w:ins>
      <w:ins w:id="425" w:author="Kris.Wild" w:date="2023-04-21T11:26:00Z">
        <w:r w:rsidR="00B56F4B" w:rsidRPr="00B56F4B">
          <w:rPr>
            <w:color w:val="000000" w:themeColor="text1"/>
            <w:shd w:val="clear" w:color="auto" w:fill="FFFFFF"/>
            <w:lang w:val="en-US"/>
            <w:rPrChange w:id="426" w:author="Kris.Wild" w:date="2023-04-21T11:26:00Z">
              <w:rPr>
                <w:i/>
                <w:iCs/>
                <w:color w:val="000000" w:themeColor="text1"/>
                <w:shd w:val="clear" w:color="auto" w:fill="FFFFFF"/>
                <w:lang w:val="en-US"/>
              </w:rPr>
            </w:rPrChange>
          </w:rPr>
          <w:t>)</w:t>
        </w:r>
        <w:del w:id="427" w:author="Daniel Noble" w:date="2023-04-22T08:29:00Z">
          <w:r w:rsidR="00B56F4B" w:rsidRPr="00B56F4B" w:rsidDel="0071069C">
            <w:rPr>
              <w:color w:val="000000" w:themeColor="text1"/>
              <w:shd w:val="clear" w:color="auto" w:fill="FFFFFF"/>
              <w:lang w:val="en-US"/>
              <w:rPrChange w:id="428" w:author="Kris.Wild" w:date="2023-04-21T11:26:00Z">
                <w:rPr>
                  <w:i/>
                  <w:iCs/>
                  <w:color w:val="000000" w:themeColor="text1"/>
                  <w:shd w:val="clear" w:color="auto" w:fill="FFFFFF"/>
                  <w:lang w:val="en-US"/>
                </w:rPr>
              </w:rPrChange>
            </w:rPr>
            <w:delText xml:space="preserve">, indicating that </w:delText>
          </w:r>
        </w:del>
        <w:del w:id="429" w:author="Daniel Noble" w:date="2023-04-22T08:28:00Z">
          <w:r w:rsidR="00B56F4B" w:rsidRPr="00B56F4B" w:rsidDel="0071069C">
            <w:rPr>
              <w:color w:val="000000" w:themeColor="text1"/>
              <w:shd w:val="clear" w:color="auto" w:fill="FFFFFF"/>
              <w:lang w:val="en-US"/>
              <w:rPrChange w:id="430" w:author="Kris.Wild" w:date="2023-04-21T11:26:00Z">
                <w:rPr>
                  <w:i/>
                  <w:iCs/>
                  <w:color w:val="000000" w:themeColor="text1"/>
                  <w:shd w:val="clear" w:color="auto" w:fill="FFFFFF"/>
                  <w:lang w:val="en-US"/>
                </w:rPr>
              </w:rPrChange>
            </w:rPr>
            <w:delText xml:space="preserve">as </w:delText>
          </w:r>
        </w:del>
      </w:ins>
      <w:ins w:id="431" w:author="Daniel Noble" w:date="2023-04-22T08:29:00Z">
        <w:r w:rsidR="0071069C">
          <w:rPr>
            <w:color w:val="000000" w:themeColor="text1"/>
            <w:shd w:val="clear" w:color="auto" w:fill="FFFFFF"/>
            <w:lang w:val="en-US"/>
          </w:rPr>
          <w:t>. As a consequence, l</w:t>
        </w:r>
      </w:ins>
      <w:ins w:id="432" w:author="Daniel Noble" w:date="2023-04-22T08:28:00Z">
        <w:r w:rsidR="0071069C">
          <w:rPr>
            <w:color w:val="000000" w:themeColor="text1"/>
            <w:shd w:val="clear" w:color="auto" w:fill="FFFFFF"/>
            <w:lang w:val="en-US"/>
          </w:rPr>
          <w:t xml:space="preserve">arge </w:t>
        </w:r>
      </w:ins>
      <w:ins w:id="433" w:author="Kris.Wild" w:date="2023-04-21T11:26:00Z">
        <w:r w:rsidR="00B56F4B" w:rsidRPr="00B56F4B">
          <w:rPr>
            <w:color w:val="000000" w:themeColor="text1"/>
            <w:shd w:val="clear" w:color="auto" w:fill="FFFFFF"/>
            <w:lang w:val="en-US"/>
            <w:rPrChange w:id="434" w:author="Kris.Wild" w:date="2023-04-21T11:26:00Z">
              <w:rPr>
                <w:i/>
                <w:iCs/>
                <w:color w:val="000000" w:themeColor="text1"/>
                <w:shd w:val="clear" w:color="auto" w:fill="FFFFFF"/>
                <w:lang w:val="en-US"/>
              </w:rPr>
            </w:rPrChange>
          </w:rPr>
          <w:t>female</w:t>
        </w:r>
      </w:ins>
      <m:oMath>
        <m:sSub>
          <m:sSubPr>
            <m:ctrlPr>
              <w:ins w:id="435" w:author="Kris.Wild" w:date="2023-04-21T11:26:00Z">
                <w:rPr>
                  <w:rFonts w:ascii="Cambria Math" w:hAnsi="Cambria Math"/>
                  <w:color w:val="000000" w:themeColor="text1"/>
                  <w:shd w:val="clear" w:color="auto" w:fill="FFFFFF"/>
                  <w:lang w:val="en-US"/>
                </w:rPr>
              </w:ins>
            </m:ctrlPr>
          </m:sSubPr>
          <m:e>
            <m:r>
              <w:ins w:id="436" w:author="Kris.Wild" w:date="2023-04-21T11:26:00Z">
                <m:rPr>
                  <m:sty m:val="p"/>
                </m:rPr>
                <w:rPr>
                  <w:rFonts w:ascii="Cambria Math" w:hAnsi="Cambria Math"/>
                  <w:color w:val="000000" w:themeColor="text1"/>
                  <w:shd w:val="clear" w:color="auto" w:fill="FFFFFF"/>
                  <w:lang w:val="en-US"/>
                </w:rPr>
                <m:t>​</m:t>
              </w:ins>
            </m:r>
          </m:e>
          <m:sub>
            <m:r>
              <w:ins w:id="437" w:author="Kris.Wild" w:date="2023-04-21T11:26:00Z">
                <m:rPr>
                  <m:sty m:val="p"/>
                </m:rPr>
                <w:rPr>
                  <w:rFonts w:ascii="Cambria Math" w:hAnsi="Cambria Math"/>
                  <w:color w:val="000000" w:themeColor="text1"/>
                  <w:shd w:val="clear" w:color="auto" w:fill="FFFFFF"/>
                  <w:lang w:val="en-US"/>
                </w:rPr>
                <m:t>SR</m:t>
              </w:ins>
            </m:r>
          </m:sub>
        </m:sSub>
      </m:oMath>
      <w:ins w:id="438" w:author="Kris.Wild" w:date="2023-04-21T11:26:00Z">
        <w:r w:rsidR="00B56F4B" w:rsidRPr="00B56F4B">
          <w:rPr>
            <w:color w:val="000000" w:themeColor="text1"/>
            <w:shd w:val="clear" w:color="auto" w:fill="FFFFFF"/>
            <w:lang w:val="en-US"/>
            <w:rPrChange w:id="439" w:author="Kris.Wild" w:date="2023-04-21T11:26:00Z">
              <w:rPr>
                <w:i/>
                <w:iCs/>
                <w:color w:val="000000" w:themeColor="text1"/>
                <w:shd w:val="clear" w:color="auto" w:fill="FFFFFF"/>
                <w:lang w:val="en-US"/>
              </w:rPr>
            </w:rPrChange>
          </w:rPr>
          <w:t xml:space="preserve"> ZZ </w:t>
        </w:r>
        <w:del w:id="440" w:author="Daniel Noble" w:date="2023-04-22T08:28:00Z">
          <w:r w:rsidR="00B56F4B" w:rsidRPr="00B56F4B" w:rsidDel="0071069C">
            <w:rPr>
              <w:color w:val="000000" w:themeColor="text1"/>
              <w:shd w:val="clear" w:color="auto" w:fill="FFFFFF"/>
              <w:lang w:val="en-US"/>
              <w:rPrChange w:id="441" w:author="Kris.Wild" w:date="2023-04-21T11:26:00Z">
                <w:rPr>
                  <w:i/>
                  <w:iCs/>
                  <w:color w:val="000000" w:themeColor="text1"/>
                  <w:shd w:val="clear" w:color="auto" w:fill="FFFFFF"/>
                  <w:lang w:val="en-US"/>
                </w:rPr>
              </w:rPrChange>
            </w:rPr>
            <w:delText>got larger metabolism was</w:delText>
          </w:r>
        </w:del>
      </w:ins>
      <w:ins w:id="442" w:author="Daniel Noble" w:date="2023-04-22T08:28:00Z">
        <w:r w:rsidR="0071069C">
          <w:rPr>
            <w:color w:val="000000" w:themeColor="text1"/>
            <w:shd w:val="clear" w:color="auto" w:fill="FFFFFF"/>
            <w:lang w:val="en-US"/>
          </w:rPr>
          <w:t xml:space="preserve">have significantly </w:t>
        </w:r>
      </w:ins>
      <w:ins w:id="443" w:author="Daniel Noble" w:date="2023-04-22T08:29:00Z">
        <w:r w:rsidR="0071069C">
          <w:rPr>
            <w:color w:val="000000" w:themeColor="text1"/>
            <w:shd w:val="clear" w:color="auto" w:fill="FFFFFF"/>
            <w:lang w:val="en-US"/>
          </w:rPr>
          <w:t xml:space="preserve">lower </w:t>
        </w:r>
      </w:ins>
      <w:ins w:id="444" w:author="Kris.Wild" w:date="2023-04-21T11:26:00Z">
        <w:del w:id="445" w:author="Daniel Noble" w:date="2023-04-22T08:28:00Z">
          <w:r w:rsidR="00B56F4B" w:rsidRPr="00B56F4B" w:rsidDel="0071069C">
            <w:rPr>
              <w:color w:val="000000" w:themeColor="text1"/>
              <w:shd w:val="clear" w:color="auto" w:fill="FFFFFF"/>
              <w:lang w:val="en-US"/>
              <w:rPrChange w:id="446" w:author="Kris.Wild" w:date="2023-04-21T11:26:00Z">
                <w:rPr>
                  <w:i/>
                  <w:iCs/>
                  <w:color w:val="000000" w:themeColor="text1"/>
                  <w:shd w:val="clear" w:color="auto" w:fill="FFFFFF"/>
                  <w:lang w:val="en-US"/>
                </w:rPr>
              </w:rPrChange>
            </w:rPr>
            <w:delText xml:space="preserve"> much higher</w:delText>
          </w:r>
        </w:del>
      </w:ins>
      <w:ins w:id="447" w:author="Daniel Noble" w:date="2023-04-22T08:28:00Z">
        <w:r w:rsidR="0071069C">
          <w:rPr>
            <w:color w:val="000000" w:themeColor="text1"/>
            <w:shd w:val="clear" w:color="auto" w:fill="FFFFFF"/>
            <w:lang w:val="en-US"/>
          </w:rPr>
          <w:t>metabolism</w:t>
        </w:r>
      </w:ins>
      <w:ins w:id="448" w:author="Kris.Wild" w:date="2023-04-21T11:26:00Z">
        <w:r w:rsidR="00B56F4B" w:rsidRPr="00B56F4B">
          <w:rPr>
            <w:color w:val="000000" w:themeColor="text1"/>
            <w:shd w:val="clear" w:color="auto" w:fill="FFFFFF"/>
            <w:lang w:val="en-US"/>
            <w:rPrChange w:id="449" w:author="Kris.Wild" w:date="2023-04-21T11:26:00Z">
              <w:rPr>
                <w:i/>
                <w:iCs/>
                <w:color w:val="000000" w:themeColor="text1"/>
                <w:shd w:val="clear" w:color="auto" w:fill="FFFFFF"/>
                <w:lang w:val="en-US"/>
              </w:rPr>
            </w:rPrChange>
          </w:rPr>
          <w:t xml:space="preserve"> compared to </w:t>
        </w:r>
        <w:del w:id="450" w:author="Daniel Noble" w:date="2023-04-22T08:30:00Z">
          <w:r w:rsidR="00B56F4B" w:rsidRPr="00B56F4B" w:rsidDel="0071069C">
            <w:rPr>
              <w:color w:val="000000" w:themeColor="text1"/>
              <w:shd w:val="clear" w:color="auto" w:fill="FFFFFF"/>
              <w:lang w:val="en-US"/>
              <w:rPrChange w:id="451" w:author="Kris.Wild" w:date="2023-04-21T11:26:00Z">
                <w:rPr>
                  <w:i/>
                  <w:iCs/>
                  <w:color w:val="000000" w:themeColor="text1"/>
                  <w:shd w:val="clear" w:color="auto" w:fill="FFFFFF"/>
                  <w:lang w:val="en-US"/>
                </w:rPr>
              </w:rPrChange>
            </w:rPr>
            <w:delText xml:space="preserve">as </w:delText>
          </w:r>
        </w:del>
        <w:r w:rsidR="00B56F4B" w:rsidRPr="00B56F4B">
          <w:rPr>
            <w:color w:val="000000" w:themeColor="text1"/>
            <w:shd w:val="clear" w:color="auto" w:fill="FFFFFF"/>
            <w:lang w:val="en-US"/>
            <w:rPrChange w:id="452" w:author="Kris.Wild" w:date="2023-04-21T11:26:00Z">
              <w:rPr>
                <w:i/>
                <w:iCs/>
                <w:color w:val="000000" w:themeColor="text1"/>
                <w:shd w:val="clear" w:color="auto" w:fill="FFFFFF"/>
                <w:lang w:val="en-US"/>
              </w:rPr>
            </w:rPrChange>
          </w:rPr>
          <w:t>female ZW of comparable size</w:t>
        </w:r>
      </w:ins>
      <w:ins w:id="453" w:author="Daniel Noble" w:date="2023-04-22T08:28:00Z">
        <w:r w:rsidR="0071069C">
          <w:rPr>
            <w:color w:val="000000" w:themeColor="text1"/>
            <w:shd w:val="clear" w:color="auto" w:fill="FFFFFF"/>
            <w:lang w:val="en-US"/>
          </w:rPr>
          <w:t xml:space="preserve"> (see Figure 2D</w:t>
        </w:r>
      </w:ins>
      <w:ins w:id="454" w:author="Kris.Wild" w:date="2023-04-22T08:58:00Z">
        <w:r w:rsidR="002E0FA4">
          <w:rPr>
            <w:color w:val="000000" w:themeColor="text1"/>
            <w:shd w:val="clear" w:color="auto" w:fill="FFFFFF"/>
            <w:lang w:val="en-US"/>
          </w:rPr>
          <w:t>; Table S3</w:t>
        </w:r>
      </w:ins>
      <w:ins w:id="455" w:author="Daniel Noble" w:date="2023-04-22T08:28:00Z">
        <w:r w:rsidR="0071069C">
          <w:rPr>
            <w:color w:val="000000" w:themeColor="text1"/>
            <w:shd w:val="clear" w:color="auto" w:fill="FFFFFF"/>
            <w:lang w:val="en-US"/>
          </w:rPr>
          <w:t>)</w:t>
        </w:r>
      </w:ins>
      <w:ins w:id="456" w:author="Kris.Wild" w:date="2023-04-21T11:26:00Z">
        <w:r w:rsidR="00B56F4B" w:rsidRPr="00B56F4B">
          <w:rPr>
            <w:color w:val="000000" w:themeColor="text1"/>
            <w:shd w:val="clear" w:color="auto" w:fill="FFFFFF"/>
            <w:lang w:val="en-US"/>
          </w:rPr>
          <w:t xml:space="preserve">. </w:t>
        </w:r>
      </w:ins>
      <w:ins w:id="457" w:author="Daniel Noble" w:date="2023-04-19T15:36:00Z">
        <w:del w:id="458"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459" w:author="Daniel Noble" w:date="2023-04-19T15:36:00Z">
                <w:del w:id="460" w:author="Kris.Wild" w:date="2023-04-21T11:26:00Z">
                  <w:rPr>
                    <w:rFonts w:ascii="Cambria Math" w:hAnsi="Cambria Math" w:cs="Calibri"/>
                    <w:i/>
                    <w:iCs/>
                    <w:color w:val="4472C4" w:themeColor="accent1"/>
                    <w:lang w:val="en-US"/>
                  </w:rPr>
                </w:del>
              </w:ins>
            </m:ctrlPr>
          </m:sSubPr>
          <m:e>
            <m:r>
              <w:ins w:id="461" w:author="Daniel Noble" w:date="2023-04-19T15:36:00Z">
                <w:del w:id="462" w:author="Kris.Wild" w:date="2023-04-21T11:26:00Z">
                  <w:rPr>
                    <w:rFonts w:ascii="Cambria Math" w:hAnsi="Cambria Math" w:cs="Calibri"/>
                    <w:color w:val="4472C4" w:themeColor="accent1"/>
                    <w:lang w:val="en-US"/>
                  </w:rPr>
                  <m:t>​</m:t>
                </w:del>
              </w:ins>
            </m:r>
          </m:e>
          <m:sub>
            <m:r>
              <w:ins w:id="463" w:author="Daniel Noble" w:date="2023-04-19T15:36:00Z">
                <w:del w:id="464" w:author="Kris.Wild" w:date="2023-04-21T11:26:00Z">
                  <w:rPr>
                    <w:rFonts w:ascii="Cambria Math" w:hAnsi="Cambria Math" w:cs="Calibri"/>
                    <w:color w:val="4472C4" w:themeColor="accent1"/>
                    <w:lang w:val="en-US"/>
                  </w:rPr>
                  <m:t>SR</m:t>
                </w:del>
              </w:ins>
            </m:r>
          </m:sub>
        </m:sSub>
      </m:oMath>
      <w:ins w:id="465" w:author="Daniel Noble" w:date="2023-04-19T15:36:00Z">
        <w:del w:id="466"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467" w:author="Daniel Noble" w:date="2023-04-19T15:36:00Z">
                <w:del w:id="468" w:author="Kris.Wild" w:date="2023-04-21T11:26:00Z">
                  <w:rPr>
                    <w:rFonts w:ascii="Cambria Math" w:hAnsi="Cambria Math" w:cs="Calibri"/>
                    <w:i/>
                    <w:iCs/>
                    <w:color w:val="4472C4" w:themeColor="accent1"/>
                    <w:lang w:val="en-US"/>
                  </w:rPr>
                </w:del>
              </w:ins>
            </m:ctrlPr>
          </m:sSubPr>
          <m:e>
            <m:r>
              <w:ins w:id="469" w:author="Daniel Noble" w:date="2023-04-19T15:36:00Z">
                <w:del w:id="470" w:author="Kris.Wild" w:date="2023-04-21T11:26:00Z">
                  <w:rPr>
                    <w:rFonts w:ascii="Cambria Math" w:hAnsi="Cambria Math" w:cs="Calibri"/>
                    <w:color w:val="4472C4" w:themeColor="accent1"/>
                    <w:lang w:val="en-US"/>
                  </w:rPr>
                  <m:t>​</m:t>
                </w:del>
              </w:ins>
            </m:r>
          </m:e>
          <m:sub/>
        </m:sSub>
      </m:oMath>
      <w:ins w:id="471" w:author="Daniel Noble" w:date="2023-04-19T15:36:00Z">
        <w:del w:id="472"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473" w:author="Kris.Wild" w:date="2023-04-21T11:26:00Z">
                <w:rPr>
                  <w:rFonts w:ascii="Calibri" w:hAnsi="Calibri" w:cs="Calibri"/>
                  <w:i/>
                  <w:iCs/>
                  <w:color w:val="4472C4" w:themeColor="accent1"/>
                  <w:lang w:val="en-US"/>
                </w:rPr>
              </w:rPrChange>
            </w:rPr>
            <w:delText>size</w:delText>
          </w:r>
        </w:del>
      </w:ins>
      <w:del w:id="474"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pPr>
        <w:ind w:firstLine="720"/>
        <w:contextualSpacing/>
        <w:rPr>
          <w:ins w:id="475" w:author="Daniel Noble" w:date="2023-04-19T14:23:00Z"/>
          <w:b/>
          <w:bCs/>
          <w:color w:val="000000" w:themeColor="text1"/>
        </w:rPr>
        <w:pPrChange w:id="476" w:author="Wild, Kristoffer H." w:date="2023-04-30T17:49:00Z">
          <w:pPr>
            <w:contextualSpacing/>
          </w:pPr>
        </w:pPrChange>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477" w:author="Kris.Wild" w:date="2023-04-21T11:45:00Z">
        <w:r w:rsidR="00F32F19">
          <w:rPr>
            <w:b/>
            <w:bCs/>
            <w:color w:val="000000" w:themeColor="text1"/>
          </w:rPr>
          <w:t>h</w:t>
        </w:r>
      </w:ins>
      <w:del w:id="478"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3A48F460" w:rsidR="007118DA" w:rsidRPr="00854992" w:rsidDel="00A81729" w:rsidRDefault="00854992" w:rsidP="00A146D7">
      <w:pPr>
        <w:keepNext/>
        <w:spacing w:before="240" w:after="120"/>
        <w:contextualSpacing/>
        <w:rPr>
          <w:del w:id="479" w:author="Wild, Kristoffer H." w:date="2023-04-30T17:50:00Z"/>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480" w:author="Kris.Wild" w:date="2023-04-21T21:54: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481" w:author="Kris.Wild" w:date="2023-04-21T21:53: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482" w:author="Kris.Wild" w:date="2023-04-21T21:54:00Z">
        <w:r w:rsidR="007D2212">
          <w:rPr>
            <w:color w:val="000000" w:themeColor="text1"/>
            <w:shd w:val="clear" w:color="auto" w:fill="FFFFFF"/>
            <w:lang w:val="en-US"/>
          </w:rPr>
          <w:t>).</w:t>
        </w:r>
      </w:ins>
      <w:del w:id="483" w:author="Kris.Wild" w:date="2023-04-21T21:54:00Z">
        <w:r w:rsidRPr="00854992" w:rsidDel="007D2212">
          <w:rPr>
            <w:color w:val="000000" w:themeColor="text1"/>
            <w:shd w:val="clear" w:color="auto" w:fill="FFFFFF"/>
            <w:lang w:val="en-US"/>
          </w:rPr>
          <w:delText xml:space="preserve">). </w:delText>
        </w:r>
      </w:del>
      <w:ins w:id="484" w:author="Kris.Wild" w:date="2023-04-21T21:54:00Z">
        <w:r w:rsidR="007D2212">
          <w:rPr>
            <w:color w:val="000000" w:themeColor="text1"/>
            <w:shd w:val="clear" w:color="auto" w:fill="FFFFFF"/>
            <w:lang w:val="en-US"/>
          </w:rPr>
          <w:t xml:space="preserve"> For </w:t>
        </w:r>
        <w:del w:id="485" w:author="Kristoffer Wild" w:date="2023-04-26T11:05:00Z">
          <w:r w:rsidR="007D2212" w:rsidDel="00795754">
            <w:rPr>
              <w:color w:val="000000" w:themeColor="text1"/>
              <w:shd w:val="clear" w:color="auto" w:fill="FFFFFF"/>
              <w:lang w:val="en-US"/>
            </w:rPr>
            <w:delText>neither</w:delText>
          </w:r>
        </w:del>
      </w:ins>
      <w:ins w:id="486" w:author="Kristoffer Wild" w:date="2023-04-26T11:05:00Z">
        <w:r w:rsidR="00795754">
          <w:rPr>
            <w:color w:val="000000" w:themeColor="text1"/>
            <w:shd w:val="clear" w:color="auto" w:fill="FFFFFF"/>
            <w:lang w:val="en-US"/>
          </w:rPr>
          <w:t xml:space="preserve">both </w:t>
        </w:r>
      </w:ins>
      <w:ins w:id="487" w:author="Kris.Wild" w:date="2023-04-21T21:54:00Z">
        <w:r w:rsidR="007D2212">
          <w:rPr>
            <w:color w:val="000000" w:themeColor="text1"/>
            <w:shd w:val="clear" w:color="auto" w:fill="FFFFFF"/>
            <w:lang w:val="en-US"/>
          </w:rPr>
          <w:t xml:space="preserve"> species,</w:t>
        </w:r>
      </w:ins>
      <w:ins w:id="488" w:author="Kris.Wild" w:date="2023-04-21T21:55:00Z">
        <w:r w:rsidR="007D2212">
          <w:rPr>
            <w:color w:val="000000" w:themeColor="text1"/>
            <w:shd w:val="clear" w:color="auto" w:fill="FFFFFF"/>
            <w:lang w:val="en-US"/>
          </w:rPr>
          <w:t xml:space="preserve"> there was no relationship between</w:t>
        </w:r>
      </w:ins>
      <w:ins w:id="489" w:author="Kris.Wild" w:date="2023-04-21T21:54:00Z">
        <w:r w:rsidR="007D2212">
          <w:rPr>
            <w:color w:val="000000" w:themeColor="text1"/>
            <w:shd w:val="clear" w:color="auto" w:fill="FFFFFF"/>
            <w:lang w:val="en-US"/>
          </w:rPr>
          <w:t xml:space="preserve"> </w:t>
        </w:r>
        <w:del w:id="490" w:author="Wild, Kristoffer H." w:date="2023-04-30T17:49:00Z">
          <w:r w:rsidR="007D2212" w:rsidDel="00A81729">
            <w:rPr>
              <w:color w:val="000000" w:themeColor="text1"/>
              <w:shd w:val="clear" w:color="auto" w:fill="FFFFFF"/>
              <w:lang w:val="en-US"/>
            </w:rPr>
            <w:delText xml:space="preserve">individual </w:delText>
          </w:r>
        </w:del>
        <w:r w:rsidR="007D2212">
          <w:rPr>
            <w:color w:val="000000" w:themeColor="text1"/>
            <w:shd w:val="clear" w:color="auto" w:fill="FFFFFF"/>
            <w:lang w:val="en-US"/>
          </w:rPr>
          <w:t xml:space="preserve">metabolism </w:t>
        </w:r>
      </w:ins>
      <w:ins w:id="491" w:author="Kris.Wild" w:date="2023-04-21T21:55:00Z">
        <w:r w:rsidR="007D2212">
          <w:rPr>
            <w:color w:val="000000" w:themeColor="text1"/>
            <w:shd w:val="clear" w:color="auto" w:fill="FFFFFF"/>
            <w:lang w:val="en-US"/>
          </w:rPr>
          <w:t>and growth rate estimates (Table S5 &amp; S6).</w:t>
        </w:r>
      </w:ins>
      <w:ins w:id="492" w:author="Kris.Wild" w:date="2023-04-21T21:54:00Z">
        <w:r w:rsidR="007D2212">
          <w:rPr>
            <w:color w:val="000000" w:themeColor="text1"/>
            <w:shd w:val="clear" w:color="auto" w:fill="FFFFFF"/>
            <w:lang w:val="en-US"/>
          </w:rPr>
          <w:t xml:space="preserve"> </w:t>
        </w:r>
        <w:del w:id="493" w:author="Wild, Kristoffer H." w:date="2023-04-30T17:50:00Z">
          <w:r w:rsidR="007D2212" w:rsidDel="00A81729">
            <w:rPr>
              <w:color w:val="000000" w:themeColor="text1"/>
              <w:shd w:val="clear" w:color="auto" w:fill="FFFFFF"/>
              <w:lang w:val="en-US"/>
            </w:rPr>
            <w:delText xml:space="preserve"> </w:delText>
          </w:r>
        </w:del>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494"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495" w:author="Kris.Wild" w:date="2023-04-21T11:32:00Z">
        <w:r w:rsidR="00130D47" w:rsidRPr="00854992">
          <w:rPr>
            <w:color w:val="000000" w:themeColor="text1"/>
            <w:shd w:val="clear" w:color="auto" w:fill="FFFFFF"/>
            <w:lang w:val="en-US"/>
          </w:rPr>
          <w:t>S</w:t>
        </w:r>
      </w:ins>
      <w:ins w:id="496"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w:t>
      </w:r>
      <w:r w:rsidRPr="00854992">
        <w:rPr>
          <w:color w:val="000000" w:themeColor="text1"/>
          <w:shd w:val="clear" w:color="auto" w:fill="FFFFFF"/>
          <w:lang w:val="en-US"/>
        </w:rPr>
        <w:lastRenderedPageBreak/>
        <w:t xml:space="preserve">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497" w:author="Daniel Noble" w:date="2023-04-19T13:39:00Z"/>
          <w:b/>
          <w:bCs/>
          <w:color w:val="000000" w:themeColor="text1"/>
        </w:rPr>
      </w:pPr>
    </w:p>
    <w:p w14:paraId="76548759" w14:textId="16E43D4C" w:rsidR="00F42CA4" w:rsidDel="005348BB" w:rsidRDefault="00F760DC" w:rsidP="00A146D7">
      <w:pPr>
        <w:keepNext/>
        <w:spacing w:before="240" w:after="120"/>
        <w:contextualSpacing/>
        <w:rPr>
          <w:ins w:id="498" w:author="Daniel Noble" w:date="2023-04-27T09:36:00Z"/>
          <w:del w:id="499" w:author="Kristoffer Wild" w:date="2023-04-30T12:56:00Z"/>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2EEFC12D" w14:textId="77777777" w:rsidR="00CB0BA5" w:rsidRDefault="00CB0BA5" w:rsidP="00A146D7">
      <w:pPr>
        <w:keepNext/>
        <w:spacing w:before="240" w:after="120"/>
        <w:contextualSpacing/>
        <w:rPr>
          <w:ins w:id="500" w:author="Daniel Noble" w:date="2023-04-27T09:36:00Z"/>
          <w:b/>
          <w:bCs/>
          <w:color w:val="000000" w:themeColor="text1"/>
        </w:rPr>
      </w:pPr>
    </w:p>
    <w:p w14:paraId="29ECBD8A" w14:textId="6BAC87AE" w:rsidR="00CB0BA5" w:rsidRPr="0069440C" w:rsidDel="003B1294" w:rsidRDefault="00CB0BA5" w:rsidP="00A146D7">
      <w:pPr>
        <w:keepNext/>
        <w:spacing w:before="240" w:after="120"/>
        <w:contextualSpacing/>
        <w:rPr>
          <w:del w:id="501" w:author="Daniel Noble" w:date="2023-04-27T10:06:00Z"/>
          <w:b/>
          <w:bCs/>
          <w:color w:val="000000" w:themeColor="text1"/>
        </w:rPr>
      </w:pPr>
      <w:moveToRangeStart w:id="502" w:author="Daniel Noble" w:date="2023-04-27T09:36:00Z" w:name="move133480587"/>
      <w:moveTo w:id="503" w:author="Daniel Noble" w:date="2023-04-27T09:36:00Z">
        <w:del w:id="504" w:author="Daniel Noble" w:date="2023-04-27T10:06:00Z">
          <w:r w:rsidDel="003B1294">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moveTo>
      <w:customXmlDelRangeStart w:id="505" w:author="Daniel Noble" w:date="2023-04-27T10:06:00Z"/>
      <w:sdt>
        <w:sdtPr>
          <w:rPr>
            <w:color w:val="000000"/>
          </w:rPr>
          <w:tag w:val="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332962536"/>
          <w:placeholder>
            <w:docPart w:val="B7987C93B511024289C7E7140BF82DD0"/>
          </w:placeholder>
        </w:sdtPr>
        <w:sdtContent>
          <w:customXmlDelRangeEnd w:id="505"/>
          <w:moveTo w:id="506" w:author="Daniel Noble" w:date="2023-04-27T09:36:00Z">
            <w:del w:id="507" w:author="Wild, Kristoffer H." w:date="2023-04-30T16:46:00Z">
              <w:r w:rsidRPr="0027621E" w:rsidDel="001437AD">
                <w:rPr>
                  <w:color w:val="000000"/>
                </w:rPr>
                <w:delText>Grossen et al., 2011; Schwanz et al., 2020)</w:delText>
              </w:r>
            </w:del>
          </w:moveTo>
          <w:customXmlDelRangeStart w:id="508" w:author="Daniel Noble" w:date="2023-04-27T10:06:00Z"/>
        </w:sdtContent>
      </w:sdt>
      <w:customXmlDelRangeEnd w:id="508"/>
      <w:moveTo w:id="509" w:author="Daniel Noble" w:date="2023-04-27T09:36:00Z">
        <w:del w:id="510" w:author="Daniel Noble" w:date="2023-04-27T10:06:00Z">
          <w:r w:rsidRPr="00273DB0" w:rsidDel="003B1294">
            <w:rPr>
              <w:color w:val="000000"/>
            </w:rPr>
            <w:delText>.</w:delText>
          </w:r>
        </w:del>
      </w:moveTo>
      <w:moveToRangeEnd w:id="502"/>
    </w:p>
    <w:p w14:paraId="65523ED4" w14:textId="66339A2B" w:rsidR="005168F7" w:rsidRDefault="00AE3565" w:rsidP="005168F7">
      <w:pPr>
        <w:contextualSpacing/>
        <w:rPr>
          <w:ins w:id="511" w:author="Wild, Kristoffer H." w:date="2023-04-30T19:33:00Z"/>
          <w:color w:val="000000" w:themeColor="text1"/>
        </w:rPr>
      </w:pPr>
      <w:del w:id="512" w:author="Daniel Noble" w:date="2023-04-27T09:53:00Z">
        <w:r w:rsidRPr="0035255B" w:rsidDel="00DC35B7">
          <w:delText>In this study, w</w:delText>
        </w:r>
      </w:del>
      <w:ins w:id="513" w:author="Daniel Noble" w:date="2023-04-27T09:53:00Z">
        <w:r w:rsidR="00DC35B7">
          <w:t>W</w:t>
        </w:r>
      </w:ins>
      <w:r w:rsidRPr="0035255B">
        <w:t xml:space="preserve">e examined two species with different modes of sex-reversal to test whether </w:t>
      </w:r>
      <w:del w:id="514" w:author="Daniel Noble" w:date="2023-04-27T09:54:00Z">
        <w:r w:rsidRPr="0035255B" w:rsidDel="00DC35B7">
          <w:delText>metabolic</w:delText>
        </w:r>
      </w:del>
      <w:ins w:id="515" w:author="Daniel Noble" w:date="2023-04-27T09:54:00Z">
        <w:r w:rsidR="00DC35B7">
          <w:t>metabolism</w:t>
        </w:r>
      </w:ins>
      <w:r w:rsidRPr="0035255B">
        <w:t xml:space="preserve">, growth, and survival differed </w:t>
      </w:r>
      <w:del w:id="516" w:author="Daniel Noble" w:date="2023-04-27T09:53:00Z">
        <w:r w:rsidRPr="0035255B" w:rsidDel="00DC35B7">
          <w:delText xml:space="preserve">for </w:delText>
        </w:r>
      </w:del>
      <w:ins w:id="517" w:author="Daniel Noble" w:date="2023-04-27T09:53:00Z">
        <w:r w:rsidR="00DC35B7">
          <w:t>between</w:t>
        </w:r>
        <w:r w:rsidR="00DC35B7" w:rsidRPr="0035255B">
          <w:t xml:space="preserve"> </w:t>
        </w:r>
      </w:ins>
      <w:r w:rsidRPr="0035255B">
        <w:t xml:space="preserve">sex-reversed individuals </w:t>
      </w:r>
      <w:ins w:id="518" w:author="Daniel Noble" w:date="2023-04-27T09:54:00Z">
        <w:r w:rsidR="00DC35B7" w:rsidRPr="0035255B">
          <w:t xml:space="preserve">and </w:t>
        </w:r>
        <w:r w:rsidR="00DC35B7">
          <w:t xml:space="preserve">others of the same </w:t>
        </w:r>
        <w:del w:id="519" w:author="Wild, Kristoffer H." w:date="2023-04-30T17:50:00Z">
          <w:r w:rsidR="00DC35B7" w:rsidRPr="0035255B" w:rsidDel="00A81729">
            <w:delText xml:space="preserve"> </w:delText>
          </w:r>
        </w:del>
        <w:r w:rsidR="00DC35B7" w:rsidRPr="0035255B">
          <w:t xml:space="preserve">phenotypic </w:t>
        </w:r>
        <w:r w:rsidR="00DC35B7">
          <w:t>and</w:t>
        </w:r>
        <w:r w:rsidR="00DC35B7" w:rsidRPr="0035255B">
          <w:t xml:space="preserve"> genotypic sex</w:t>
        </w:r>
      </w:ins>
      <w:del w:id="520" w:author="Daniel Noble" w:date="2023-04-27T09:54:00Z">
        <w:r w:rsidRPr="0035255B" w:rsidDel="00DC35B7">
          <w:delText>and how these individuals compare to their phenotypic or genotypic sex</w:delText>
        </w:r>
      </w:del>
      <w:r w:rsidRPr="0035255B">
        <w:t>.</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521" w:author="Kris.Wild" w:date="2023-04-12T09:18:00Z">
        <w:del w:id="522" w:author="Daniel Noble" w:date="2023-04-27T09:54:00Z">
          <w:r w:rsidR="0035255B" w:rsidDel="00DC35B7">
            <w:delText>H</w:delText>
          </w:r>
        </w:del>
      </w:ins>
      <w:ins w:id="523" w:author="Daniel Noble" w:date="2023-04-27T09:54:00Z">
        <w:r w:rsidR="00DC35B7">
          <w:t>h</w:t>
        </w:r>
      </w:ins>
      <w:ins w:id="524" w:author="Kris.Wild" w:date="2023-04-12T09:18:00Z">
        <w:r w:rsidR="0035255B">
          <w:t xml:space="preserve">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525" w:author="Kris.Wild" w:date="2023-04-12T09:18:00Z">
        <w:r w:rsidR="00EB26ED" w:rsidRPr="0035255B" w:rsidDel="0035255B">
          <w:rPr>
            <w:color w:val="000000" w:themeColor="text1"/>
          </w:rPr>
          <w:delText xml:space="preserve">prediction </w:delText>
        </w:r>
      </w:del>
      <w:ins w:id="526"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del w:id="527" w:author="Wild, Kristoffer H." w:date="2023-04-30T17:52:00Z">
        <w:r w:rsidRPr="0035255B" w:rsidDel="00A81729">
          <w:rPr>
            <w:color w:val="000000" w:themeColor="text1"/>
          </w:rPr>
          <w:delText xml:space="preserve">Higher energy requirements for phenotypic females may partly be driven by </w:delText>
        </w:r>
      </w:del>
      <w:ins w:id="528" w:author="Daniel Noble" w:date="2023-04-27T10:08:00Z">
        <w:del w:id="529" w:author="Wild, Kristoffer H." w:date="2023-04-30T17:52:00Z">
          <w:r w:rsidR="003B1294" w:rsidDel="00A81729">
            <w:rPr>
              <w:color w:val="000000" w:themeColor="text1"/>
            </w:rPr>
            <w:delText xml:space="preserve">greater </w:delText>
          </w:r>
        </w:del>
      </w:ins>
      <w:del w:id="530" w:author="Wild, Kristoffer H." w:date="2023-04-30T17:52:00Z">
        <w:r w:rsidRPr="0035255B" w:rsidDel="00A81729">
          <w:rPr>
            <w:color w:val="000000" w:themeColor="text1"/>
          </w:rPr>
          <w:delText xml:space="preserve">energy allocation towards </w:delText>
        </w:r>
      </w:del>
      <w:ins w:id="531" w:author="Kristoffer Wild" w:date="2023-04-30T13:27:00Z">
        <w:del w:id="532" w:author="Wild, Kristoffer H." w:date="2023-04-30T17:51:00Z">
          <w:r w:rsidR="003D7EA5" w:rsidDel="00A81729">
            <w:rPr>
              <w:color w:val="000000" w:themeColor="text1"/>
            </w:rPr>
            <w:delText xml:space="preserve">processes towards </w:delText>
          </w:r>
        </w:del>
        <w:del w:id="533" w:author="Wild, Kristoffer H." w:date="2023-04-30T17:52:00Z">
          <w:r w:rsidR="003D7EA5" w:rsidDel="00A81729">
            <w:rPr>
              <w:color w:val="000000" w:themeColor="text1"/>
            </w:rPr>
            <w:delText>maintenance</w:delText>
          </w:r>
        </w:del>
      </w:ins>
      <w:ins w:id="534" w:author="Kristoffer Wild" w:date="2023-04-30T13:32:00Z">
        <w:del w:id="535" w:author="Wild, Kristoffer H." w:date="2023-04-30T17:52:00Z">
          <w:r w:rsidR="003D7EA5" w:rsidDel="00A81729">
            <w:rPr>
              <w:color w:val="000000" w:themeColor="text1"/>
            </w:rPr>
            <w:delText xml:space="preserve">, such as </w:delText>
          </w:r>
        </w:del>
      </w:ins>
      <w:ins w:id="536" w:author="Kristoffer Wild" w:date="2023-04-30T14:33:00Z">
        <w:del w:id="537" w:author="Wild, Kristoffer H." w:date="2023-04-30T17:52:00Z">
          <w:r w:rsidR="008B1CD6" w:rsidDel="00A81729">
            <w:rPr>
              <w:color w:val="000000" w:themeColor="text1"/>
            </w:rPr>
            <w:delText>high</w:delText>
          </w:r>
        </w:del>
      </w:ins>
      <w:ins w:id="538" w:author="Kristoffer Wild" w:date="2023-04-30T14:34:00Z">
        <w:del w:id="539" w:author="Wild, Kristoffer H." w:date="2023-04-30T17:52:00Z">
          <w:r w:rsidR="008B1CD6" w:rsidDel="00A81729">
            <w:rPr>
              <w:color w:val="000000" w:themeColor="text1"/>
            </w:rPr>
            <w:delText>er</w:delText>
          </w:r>
        </w:del>
      </w:ins>
      <w:ins w:id="540" w:author="Kristoffer Wild" w:date="2023-04-30T13:40:00Z">
        <w:del w:id="541" w:author="Wild, Kristoffer H." w:date="2023-04-30T17:52:00Z">
          <w:r w:rsidR="00A77F70" w:rsidDel="00A81729">
            <w:rPr>
              <w:color w:val="000000" w:themeColor="text1"/>
            </w:rPr>
            <w:delText xml:space="preserve"> </w:delText>
          </w:r>
        </w:del>
      </w:ins>
      <w:ins w:id="542" w:author="Kristoffer Wild" w:date="2023-04-30T13:32:00Z">
        <w:del w:id="543" w:author="Wild, Kristoffer H." w:date="2023-04-30T17:52:00Z">
          <w:r w:rsidR="003D7EA5" w:rsidDel="00A81729">
            <w:rPr>
              <w:color w:val="000000" w:themeColor="text1"/>
            </w:rPr>
            <w:delText xml:space="preserve">immune </w:delText>
          </w:r>
        </w:del>
      </w:ins>
      <w:ins w:id="544" w:author="Kristoffer Wild" w:date="2023-04-30T14:33:00Z">
        <w:del w:id="545" w:author="Wild, Kristoffer H." w:date="2023-04-30T17:52:00Z">
          <w:r w:rsidR="008B1CD6" w:rsidDel="00A81729">
            <w:rPr>
              <w:color w:val="000000" w:themeColor="text1"/>
            </w:rPr>
            <w:delText>func</w:delText>
          </w:r>
        </w:del>
      </w:ins>
      <w:ins w:id="546" w:author="Kristoffer Wild" w:date="2023-04-30T14:34:00Z">
        <w:del w:id="547" w:author="Wild, Kristoffer H." w:date="2023-04-30T17:52:00Z">
          <w:r w:rsidR="008B1CD6" w:rsidDel="00A81729">
            <w:rPr>
              <w:color w:val="000000" w:themeColor="text1"/>
            </w:rPr>
            <w:delText>tion</w:delText>
          </w:r>
        </w:del>
      </w:ins>
      <w:ins w:id="548" w:author="Kristoffer Wild" w:date="2023-04-30T13:42:00Z">
        <w:del w:id="549" w:author="Wild, Kristoffer H." w:date="2023-04-30T17:52:00Z">
          <w:r w:rsidR="00A77F70" w:rsidDel="00A81729">
            <w:rPr>
              <w:color w:val="000000" w:themeColor="text1"/>
            </w:rPr>
            <w:delText xml:space="preserve"> </w:delText>
          </w:r>
        </w:del>
      </w:ins>
      <w:ins w:id="550" w:author="Kristoffer Wild" w:date="2023-04-30T13:45:00Z">
        <w:del w:id="551" w:author="Wild, Kristoffer H." w:date="2023-04-30T17:52:00Z">
          <w:r w:rsidR="00A77F70" w:rsidDel="00A81729">
            <w:rPr>
              <w:color w:val="000000" w:themeColor="text1"/>
            </w:rPr>
            <w:delText>(</w:delText>
          </w:r>
        </w:del>
      </w:ins>
      <w:commentRangeStart w:id="552"/>
      <w:ins w:id="553" w:author="Kristoffer Wild" w:date="2023-04-30T13:47:00Z">
        <w:del w:id="554" w:author="Wild, Kristoffer H." w:date="2023-04-30T17:52:00Z">
          <w:r w:rsidR="00EA20FF" w:rsidDel="00A81729">
            <w:rPr>
              <w:color w:val="000000" w:themeColor="text1"/>
            </w:rPr>
            <w:delText xml:space="preserve">Kelly et al., </w:delText>
          </w:r>
        </w:del>
      </w:ins>
      <w:ins w:id="555" w:author="Kristoffer Wild" w:date="2023-04-30T13:48:00Z">
        <w:del w:id="556" w:author="Wild, Kristoffer H." w:date="2023-04-30T17:52:00Z">
          <w:r w:rsidR="00EA20FF" w:rsidDel="00A81729">
            <w:rPr>
              <w:color w:val="000000" w:themeColor="text1"/>
            </w:rPr>
            <w:delText>2018</w:delText>
          </w:r>
          <w:commentRangeEnd w:id="552"/>
          <w:r w:rsidR="00EA20FF" w:rsidDel="00A81729">
            <w:rPr>
              <w:rStyle w:val="CommentReference"/>
            </w:rPr>
            <w:commentReference w:id="552"/>
          </w:r>
        </w:del>
      </w:ins>
      <w:ins w:id="557" w:author="Kristoffer Wild" w:date="2023-04-30T13:45:00Z">
        <w:del w:id="558" w:author="Wild, Kristoffer H." w:date="2023-04-30T17:52:00Z">
          <w:r w:rsidR="00A77F70" w:rsidDel="00A81729">
            <w:rPr>
              <w:color w:val="000000" w:themeColor="text1"/>
            </w:rPr>
            <w:delText>)</w:delText>
          </w:r>
        </w:del>
      </w:ins>
      <w:ins w:id="559" w:author="Kristoffer Wild" w:date="2023-04-30T14:34:00Z">
        <w:del w:id="560" w:author="Wild, Kristoffer H." w:date="2023-04-30T17:52:00Z">
          <w:r w:rsidR="008B1CD6" w:rsidDel="00A81729">
            <w:rPr>
              <w:color w:val="000000" w:themeColor="text1"/>
            </w:rPr>
            <w:delText>.</w:delText>
          </w:r>
        </w:del>
      </w:ins>
      <w:ins w:id="561" w:author="Kristoffer Wild" w:date="2023-04-30T13:42:00Z">
        <w:del w:id="562" w:author="Wild, Kristoffer H." w:date="2023-04-30T17:52:00Z">
          <w:r w:rsidR="00A77F70" w:rsidDel="00A81729">
            <w:rPr>
              <w:color w:val="000000" w:themeColor="text1"/>
            </w:rPr>
            <w:delText xml:space="preserve"> </w:delText>
          </w:r>
        </w:del>
      </w:ins>
      <w:ins w:id="563" w:author="Daniel Noble" w:date="2023-04-27T10:10:00Z">
        <w:del w:id="564" w:author="Kristoffer Wild" w:date="2023-04-30T13:25:00Z">
          <w:r w:rsidR="00591F7B" w:rsidDel="003D7EA5">
            <w:rPr>
              <w:color w:val="000000" w:themeColor="text1"/>
            </w:rPr>
            <w:delText xml:space="preserve">early </w:delText>
          </w:r>
        </w:del>
      </w:ins>
      <w:del w:id="565" w:author="Kristoffer Wild" w:date="2023-04-30T13:25:00Z">
        <w:r w:rsidRPr="0035255B" w:rsidDel="003D7EA5">
          <w:rPr>
            <w:color w:val="000000" w:themeColor="text1"/>
          </w:rPr>
          <w:delText>reproduction investment</w:delText>
        </w:r>
      </w:del>
      <w:ins w:id="566" w:author="Daniel Noble" w:date="2023-04-27T10:08:00Z">
        <w:del w:id="567" w:author="Kristoffer Wild" w:date="2023-04-30T13:25:00Z">
          <w:r w:rsidR="003B1294" w:rsidDel="003D7EA5">
            <w:rPr>
              <w:color w:val="000000" w:themeColor="text1"/>
            </w:rPr>
            <w:delText>growth</w:delText>
          </w:r>
        </w:del>
      </w:ins>
      <w:del w:id="568" w:author="Kristoffer Wild" w:date="2023-04-30T13:25:00Z">
        <w:r w:rsidRPr="0035255B" w:rsidDel="003D7EA5">
          <w:rPr>
            <w:color w:val="000000" w:themeColor="text1"/>
          </w:rPr>
          <w:delText xml:space="preserve"> </w:delText>
        </w:r>
      </w:del>
      <w:del w:id="569" w:author="Kristoffer Wild" w:date="2023-04-30T13:32:00Z">
        <w:r w:rsidRPr="0035255B" w:rsidDel="003D7EA5">
          <w:rPr>
            <w:color w:val="000000" w:themeColor="text1"/>
          </w:rPr>
          <w:delText xml:space="preserve">(Congdon, 1989; </w:delText>
        </w:r>
      </w:del>
      <w:customXmlDelRangeStart w:id="570" w:author="Kristoffer Wild" w:date="2023-04-30T13:32:00Z"/>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
          <w:id w:val="-1708480259"/>
          <w:placeholder>
            <w:docPart w:val="DefaultPlaceholder_-1854013440"/>
          </w:placeholder>
        </w:sdtPr>
        <w:sdtContent>
          <w:customXmlDelRangeEnd w:id="570"/>
          <w:del w:id="571" w:author="Wild, Kristoffer H." w:date="2023-04-30T16:46:00Z">
            <w:r w:rsidR="00EB4892" w:rsidRPr="0027621E" w:rsidDel="001437AD">
              <w:rPr>
                <w:color w:val="000000"/>
                <w:rPrChange w:id="572" w:author="Wild, Kristoffer H." w:date="2023-04-30T19:20:00Z">
                  <w:rPr/>
                </w:rPrChange>
              </w:rPr>
              <w:delText>Hayward &amp; Gillooly, 2011</w:delText>
            </w:r>
          </w:del>
          <w:customXmlDelRangeStart w:id="573" w:author="Kristoffer Wild" w:date="2023-04-30T13:32:00Z"/>
        </w:sdtContent>
      </w:sdt>
      <w:customXmlDelRangeEnd w:id="573"/>
      <w:del w:id="574" w:author="Kristoffer Wild" w:date="2023-04-30T13:32:00Z">
        <w:r w:rsidRPr="0035255B" w:rsidDel="003D7EA5">
          <w:rPr>
            <w:color w:val="000000" w:themeColor="text1"/>
          </w:rPr>
          <w:delText>).</w:delText>
        </w:r>
      </w:del>
      <w:del w:id="575" w:author="Kristoffer Wild" w:date="2023-04-30T13:42:00Z">
        <w:r w:rsidRPr="0035255B" w:rsidDel="00A77F70">
          <w:delText xml:space="preserve"> </w:delText>
        </w:r>
      </w:del>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576" w:author="Kris.Wild" w:date="2023-04-11T10:49:00Z">
        <w:r w:rsidR="00CF50C6" w:rsidRPr="0035255B">
          <w:rPr>
            <w:color w:val="000000" w:themeColor="text1"/>
            <w:shd w:val="clear" w:color="auto" w:fill="FFFFFF"/>
          </w:rPr>
          <w:t>Toge</w:t>
        </w:r>
      </w:ins>
      <w:ins w:id="577" w:author="Kris.Wild" w:date="2023-04-11T10:50:00Z">
        <w:r w:rsidR="00CF50C6" w:rsidRPr="0035255B">
          <w:rPr>
            <w:color w:val="000000" w:themeColor="text1"/>
            <w:shd w:val="clear" w:color="auto" w:fill="FFFFFF"/>
          </w:rPr>
          <w:t xml:space="preserve">ther </w:t>
        </w:r>
        <w:del w:id="578" w:author="Daniel Noble" w:date="2023-04-27T10:09:00Z">
          <w:r w:rsidR="00CF50C6" w:rsidRPr="0035255B" w:rsidDel="00F97CDD">
            <w:rPr>
              <w:color w:val="000000" w:themeColor="text1"/>
              <w:shd w:val="clear" w:color="auto" w:fill="FFFFFF"/>
            </w:rPr>
            <w:delText>this</w:delText>
          </w:r>
        </w:del>
      </w:ins>
      <w:ins w:id="579" w:author="Kris.Wild" w:date="2023-04-11T10:48:00Z">
        <w:del w:id="580" w:author="Daniel Noble" w:date="2023-04-27T10:09:00Z">
          <w:r w:rsidR="00CF50C6" w:rsidRPr="0035255B" w:rsidDel="00F97CDD">
            <w:rPr>
              <w:color w:val="000000" w:themeColor="text1"/>
              <w:shd w:val="clear" w:color="auto" w:fill="FFFFFF"/>
            </w:rPr>
            <w:delText xml:space="preserve"> </w:delText>
          </w:r>
        </w:del>
      </w:ins>
      <w:ins w:id="581" w:author="Daniel Noble" w:date="2023-04-27T10:09:00Z">
        <w:r w:rsidR="00F97CDD">
          <w:rPr>
            <w:color w:val="000000" w:themeColor="text1"/>
            <w:shd w:val="clear" w:color="auto" w:fill="FFFFFF"/>
          </w:rPr>
          <w:t xml:space="preserve">our results </w:t>
        </w:r>
      </w:ins>
      <w:ins w:id="582" w:author="Kris.Wild" w:date="2023-04-11T10:48:00Z">
        <w:r w:rsidR="00CF50C6" w:rsidRPr="0035255B">
          <w:rPr>
            <w:color w:val="000000" w:themeColor="text1"/>
            <w:shd w:val="clear" w:color="auto" w:fill="FFFFFF"/>
          </w:rPr>
          <w:t>suggest</w:t>
        </w:r>
      </w:ins>
      <w:ins w:id="583" w:author="Daniel Noble" w:date="2023-04-27T10:09:00Z">
        <w:r w:rsidR="00F97CDD">
          <w:rPr>
            <w:color w:val="000000" w:themeColor="text1"/>
            <w:shd w:val="clear" w:color="auto" w:fill="FFFFFF"/>
          </w:rPr>
          <w:t xml:space="preserve"> that</w:t>
        </w:r>
      </w:ins>
      <w:ins w:id="584" w:author="Kris.Wild" w:date="2023-04-11T10:48:00Z">
        <w:del w:id="585" w:author="Daniel Noble" w:date="2023-04-27T10:09:00Z">
          <w:r w:rsidR="00CF50C6" w:rsidRPr="0035255B" w:rsidDel="00F97CDD">
            <w:rPr>
              <w:color w:val="000000" w:themeColor="text1"/>
              <w:shd w:val="clear" w:color="auto" w:fill="FFFFFF"/>
            </w:rPr>
            <w:delText>s</w:delText>
          </w:r>
        </w:del>
        <w:r w:rsidR="00CF50C6" w:rsidRPr="0035255B">
          <w:rPr>
            <w:color w:val="000000" w:themeColor="text1"/>
            <w:shd w:val="clear" w:color="auto" w:fill="FFFFFF"/>
          </w:rPr>
          <w:t xml:space="preserve"> </w:t>
        </w:r>
      </w:ins>
      <w:ins w:id="586" w:author="Kris.Wild" w:date="2023-04-11T10:47:00Z">
        <w:r w:rsidR="00CF50C6" w:rsidRPr="0035255B">
          <w:rPr>
            <w:color w:val="000000" w:themeColor="text1"/>
            <w:shd w:val="clear" w:color="auto" w:fill="FFFFFF"/>
          </w:rPr>
          <w:t xml:space="preserve">traits </w:t>
        </w:r>
      </w:ins>
      <w:ins w:id="587" w:author="Kris.Wild" w:date="2023-04-11T10:46:00Z">
        <w:r w:rsidR="00CF50C6" w:rsidRPr="0035255B">
          <w:rPr>
            <w:color w:val="000000" w:themeColor="text1"/>
            <w:shd w:val="clear" w:color="auto" w:fill="FFFFFF"/>
          </w:rPr>
          <w:t xml:space="preserve">associated with energy use and growth </w:t>
        </w:r>
      </w:ins>
      <w:ins w:id="588" w:author="Kris.Wild" w:date="2023-04-11T11:06:00Z">
        <w:r w:rsidR="00CB25B1" w:rsidRPr="0035255B">
          <w:rPr>
            <w:color w:val="000000" w:themeColor="text1"/>
            <w:shd w:val="clear" w:color="auto" w:fill="FFFFFF"/>
          </w:rPr>
          <w:t>may</w:t>
        </w:r>
      </w:ins>
      <w:ins w:id="589" w:author="Kris.Wild" w:date="2023-04-11T10:46:00Z">
        <w:r w:rsidR="00CF50C6" w:rsidRPr="0035255B">
          <w:rPr>
            <w:color w:val="000000" w:themeColor="text1"/>
            <w:shd w:val="clear" w:color="auto" w:fill="FFFFFF"/>
          </w:rPr>
          <w:t xml:space="preserve"> not </w:t>
        </w:r>
      </w:ins>
      <w:ins w:id="590" w:author="Kris.Wild" w:date="2023-04-12T09:17:00Z">
        <w:r w:rsidR="0035255B">
          <w:rPr>
            <w:color w:val="000000" w:themeColor="text1"/>
            <w:shd w:val="clear" w:color="auto" w:fill="FFFFFF"/>
          </w:rPr>
          <w:t xml:space="preserve">be </w:t>
        </w:r>
      </w:ins>
      <w:ins w:id="591" w:author="Kris.Wild" w:date="2023-04-11T10:46:00Z">
        <w:del w:id="592" w:author="Daniel Noble" w:date="2023-04-27T10:11:00Z">
          <w:r w:rsidR="00CF50C6" w:rsidRPr="0035255B" w:rsidDel="00726C43">
            <w:rPr>
              <w:color w:val="000000" w:themeColor="text1"/>
              <w:shd w:val="clear" w:color="auto" w:fill="FFFFFF"/>
            </w:rPr>
            <w:delText xml:space="preserve">particularly </w:delText>
          </w:r>
        </w:del>
        <w:r w:rsidR="00CF50C6" w:rsidRPr="0035255B">
          <w:rPr>
            <w:color w:val="000000" w:themeColor="text1"/>
            <w:shd w:val="clear" w:color="auto" w:fill="FFFFFF"/>
          </w:rPr>
          <w:t>strongly tied to genes on the sex chromosomes</w:t>
        </w:r>
      </w:ins>
      <w:ins w:id="593" w:author="Daniel Noble" w:date="2023-04-27T10:11:00Z">
        <w:r w:rsidR="00726C43">
          <w:rPr>
            <w:color w:val="000000" w:themeColor="text1"/>
            <w:shd w:val="clear" w:color="auto" w:fill="FFFFFF"/>
          </w:rPr>
          <w:t xml:space="preserve">. </w:t>
        </w:r>
      </w:ins>
      <w:ins w:id="594" w:author="Daniel Noble" w:date="2023-04-27T11:01:00Z">
        <w:r w:rsidR="00977F6C">
          <w:rPr>
            <w:color w:val="000000" w:themeColor="text1"/>
            <w:shd w:val="clear" w:color="auto" w:fill="FFFFFF"/>
          </w:rPr>
          <w:t>O</w:t>
        </w:r>
      </w:ins>
      <w:ins w:id="595" w:author="Kris.Wild" w:date="2023-04-11T11:06:00Z">
        <w:del w:id="596" w:author="Daniel Noble" w:date="2023-04-27T10:11:00Z">
          <w:r w:rsidR="00CB25B1" w:rsidRPr="0035255B" w:rsidDel="00726C43">
            <w:rPr>
              <w:color w:val="000000" w:themeColor="text1"/>
              <w:shd w:val="clear" w:color="auto" w:fill="FFFFFF"/>
            </w:rPr>
            <w:delText>,</w:delText>
          </w:r>
        </w:del>
      </w:ins>
      <w:ins w:id="597" w:author="Kris.Wild" w:date="2023-04-11T10:46:00Z">
        <w:del w:id="598" w:author="Daniel Noble" w:date="2023-04-27T10:11:00Z">
          <w:r w:rsidR="00CF50C6" w:rsidRPr="0035255B" w:rsidDel="00AE4272">
            <w:rPr>
              <w:color w:val="000000" w:themeColor="text1"/>
              <w:shd w:val="clear" w:color="auto" w:fill="FFFFFF"/>
            </w:rPr>
            <w:delText xml:space="preserve"> </w:delText>
          </w:r>
        </w:del>
      </w:ins>
      <w:ins w:id="599" w:author="Kris.Wild" w:date="2023-04-11T10:48:00Z">
        <w:del w:id="600" w:author="Daniel Noble" w:date="2023-04-27T10:11:00Z">
          <w:r w:rsidR="00CF50C6" w:rsidRPr="0035255B" w:rsidDel="00AE4272">
            <w:rPr>
              <w:color w:val="000000" w:themeColor="text1"/>
              <w:shd w:val="clear" w:color="auto" w:fill="FFFFFF"/>
            </w:rPr>
            <w:delText xml:space="preserve">and </w:delText>
          </w:r>
        </w:del>
      </w:ins>
      <w:ins w:id="601" w:author="Kris.Wild" w:date="2023-04-11T11:12:00Z">
        <w:del w:id="602" w:author="Daniel Noble" w:date="2023-04-27T11:01:00Z">
          <w:r w:rsidR="00CB25B1" w:rsidRPr="0035255B" w:rsidDel="00977F6C">
            <w:rPr>
              <w:color w:val="000000" w:themeColor="text1"/>
              <w:shd w:val="clear" w:color="auto" w:fill="FFFFFF"/>
            </w:rPr>
            <w:delText>o</w:delText>
          </w:r>
        </w:del>
        <w:r w:rsidR="00CB25B1" w:rsidRPr="0035255B">
          <w:rPr>
            <w:color w:val="000000" w:themeColor="text1"/>
            <w:shd w:val="clear" w:color="auto" w:fill="FFFFFF"/>
          </w:rPr>
          <w:t>ther mechanisms</w:t>
        </w:r>
      </w:ins>
      <w:ins w:id="603" w:author="Kris.Wild" w:date="2023-04-12T09:17:00Z">
        <w:r w:rsidR="0035255B">
          <w:rPr>
            <w:color w:val="000000" w:themeColor="text1"/>
            <w:shd w:val="clear" w:color="auto" w:fill="FFFFFF"/>
          </w:rPr>
          <w:t>,</w:t>
        </w:r>
      </w:ins>
      <w:ins w:id="604" w:author="Kris.Wild" w:date="2023-04-11T11:12:00Z">
        <w:r w:rsidR="00CB25B1" w:rsidRPr="0035255B">
          <w:rPr>
            <w:color w:val="000000" w:themeColor="text1"/>
            <w:shd w:val="clear" w:color="auto" w:fill="FFFFFF"/>
          </w:rPr>
          <w:t xml:space="preserve"> such as </w:t>
        </w:r>
      </w:ins>
      <w:ins w:id="605" w:author="Kris.Wild" w:date="2023-04-11T10:50:00Z">
        <w:r w:rsidR="00CF50C6" w:rsidRPr="0035255B">
          <w:rPr>
            <w:color w:val="000000" w:themeColor="text1"/>
            <w:shd w:val="clear" w:color="auto" w:fill="FFFFFF"/>
          </w:rPr>
          <w:t xml:space="preserve">hormonal </w:t>
        </w:r>
      </w:ins>
      <w:ins w:id="606" w:author="Kris.Wild" w:date="2023-04-11T10:52:00Z">
        <w:r w:rsidR="00CF50C6" w:rsidRPr="0035255B">
          <w:rPr>
            <w:color w:val="000000" w:themeColor="text1"/>
            <w:shd w:val="clear" w:color="auto" w:fill="FFFFFF"/>
          </w:rPr>
          <w:t>pathways</w:t>
        </w:r>
      </w:ins>
      <w:ins w:id="607" w:author="Wild, Kristoffer H." w:date="2023-04-30T17:52:00Z">
        <w:r w:rsidR="00A81729">
          <w:rPr>
            <w:color w:val="000000" w:themeColor="text1"/>
            <w:shd w:val="clear" w:color="auto" w:fill="FFFFFF"/>
          </w:rPr>
          <w:t xml:space="preserve"> or </w:t>
        </w:r>
      </w:ins>
      <w:ins w:id="608" w:author="Wild, Kristoffer H." w:date="2023-05-01T14:46:00Z">
        <w:r w:rsidR="00046B75">
          <w:rPr>
            <w:color w:val="000000" w:themeColor="text1"/>
            <w:shd w:val="clear" w:color="auto" w:fill="FFFFFF"/>
          </w:rPr>
          <w:t xml:space="preserve">differences in </w:t>
        </w:r>
      </w:ins>
      <w:ins w:id="609" w:author="Wild, Kristoffer H." w:date="2023-04-30T17:52:00Z">
        <w:r w:rsidR="00A81729">
          <w:rPr>
            <w:color w:val="000000" w:themeColor="text1"/>
            <w:shd w:val="clear" w:color="auto" w:fill="FFFFFF"/>
          </w:rPr>
          <w:t>immune function</w:t>
        </w:r>
      </w:ins>
      <w:ins w:id="610" w:author="Kris.Wild" w:date="2023-04-12T09:17:00Z">
        <w:r w:rsidR="0035255B">
          <w:rPr>
            <w:color w:val="000000" w:themeColor="text1"/>
            <w:shd w:val="clear" w:color="auto" w:fill="FFFFFF"/>
          </w:rPr>
          <w:t>,</w:t>
        </w:r>
      </w:ins>
      <w:ins w:id="611" w:author="Kris.Wild" w:date="2023-04-11T10:50:00Z">
        <w:r w:rsidR="00CF50C6" w:rsidRPr="0035255B">
          <w:rPr>
            <w:color w:val="000000" w:themeColor="text1"/>
            <w:shd w:val="clear" w:color="auto" w:fill="FFFFFF"/>
          </w:rPr>
          <w:t xml:space="preserve"> may </w:t>
        </w:r>
      </w:ins>
      <w:ins w:id="612" w:author="Daniel Noble" w:date="2023-04-27T11:01:00Z">
        <w:r w:rsidR="00977F6C">
          <w:rPr>
            <w:color w:val="000000" w:themeColor="text1"/>
            <w:shd w:val="clear" w:color="auto" w:fill="FFFFFF"/>
          </w:rPr>
          <w:t xml:space="preserve">better </w:t>
        </w:r>
      </w:ins>
      <w:ins w:id="613" w:author="Kris.Wild" w:date="2023-04-11T10:50:00Z">
        <w:r w:rsidR="00CF50C6" w:rsidRPr="0035255B">
          <w:rPr>
            <w:color w:val="000000" w:themeColor="text1"/>
            <w:shd w:val="clear" w:color="auto" w:fill="FFFFFF"/>
          </w:rPr>
          <w:t xml:space="preserve">explain </w:t>
        </w:r>
      </w:ins>
      <w:ins w:id="614" w:author="Kris.Wild" w:date="2023-04-11T11:12:00Z">
        <w:r w:rsidR="00212E9C" w:rsidRPr="0035255B">
          <w:rPr>
            <w:color w:val="000000" w:themeColor="text1"/>
            <w:shd w:val="clear" w:color="auto" w:fill="FFFFFF"/>
          </w:rPr>
          <w:t>the</w:t>
        </w:r>
      </w:ins>
      <w:ins w:id="615" w:author="Kris.Wild" w:date="2023-04-11T10:51:00Z">
        <w:r w:rsidR="00CF50C6" w:rsidRPr="0035255B">
          <w:rPr>
            <w:color w:val="000000" w:themeColor="text1"/>
            <w:shd w:val="clear" w:color="auto" w:fill="FFFFFF"/>
          </w:rPr>
          <w:t xml:space="preserve"> stronger signal for </w:t>
        </w:r>
      </w:ins>
      <w:ins w:id="616" w:author="Kris.Wild" w:date="2023-04-11T10:50:00Z">
        <w:r w:rsidR="00CF50C6" w:rsidRPr="0035255B">
          <w:rPr>
            <w:color w:val="000000" w:themeColor="text1"/>
            <w:shd w:val="clear" w:color="auto" w:fill="FFFFFF"/>
          </w:rPr>
          <w:t xml:space="preserve">phenotypic </w:t>
        </w:r>
      </w:ins>
      <w:ins w:id="617" w:author="Kris.Wild" w:date="2023-04-11T10:51:00Z">
        <w:r w:rsidR="00CF50C6" w:rsidRPr="0035255B">
          <w:rPr>
            <w:color w:val="000000" w:themeColor="text1"/>
            <w:shd w:val="clear" w:color="auto" w:fill="FFFFFF"/>
          </w:rPr>
          <w:t>sex differences</w:t>
        </w:r>
      </w:ins>
      <w:ins w:id="618" w:author="Wild, Kristoffer H." w:date="2023-04-30T17:53:00Z">
        <w:r w:rsidR="00A81729">
          <w:rPr>
            <w:color w:val="000000" w:themeColor="text1"/>
            <w:shd w:val="clear" w:color="auto" w:fill="FFFFFF"/>
          </w:rPr>
          <w:t xml:space="preserve"> </w:t>
        </w:r>
      </w:ins>
      <w:customXmlInsRangeStart w:id="619" w:author="Wild, Kristoffer H." w:date="2023-04-30T17:54:00Z"/>
      <w:sdt>
        <w:sdtPr>
          <w:rPr>
            <w:color w:val="000000"/>
            <w:shd w:val="clear" w:color="auto" w:fill="FFFFFF"/>
          </w:rPr>
          <w:tag w:val="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
          <w:id w:val="-596863473"/>
          <w:placeholder>
            <w:docPart w:val="DefaultPlaceholder_-1854013440"/>
          </w:placeholder>
        </w:sdtPr>
        <w:sdtContent>
          <w:customXmlInsRangeEnd w:id="619"/>
          <w:ins w:id="620" w:author="Wild, Kristoffer H." w:date="2023-04-30T19:20:00Z">
            <w:r w:rsidR="0027621E" w:rsidRPr="0027621E">
              <w:rPr>
                <w:color w:val="000000"/>
                <w:shd w:val="clear" w:color="auto" w:fill="FFFFFF"/>
                <w:rPrChange w:id="621" w:author="Wild, Kristoffer H." w:date="2023-04-30T19:20:00Z">
                  <w:rPr/>
                </w:rPrChange>
              </w:rPr>
              <w:t xml:space="preserve">(Cox et al., 2017; Kelly et al., 2018; van </w:t>
            </w:r>
            <w:r w:rsidR="0027621E" w:rsidRPr="0027621E">
              <w:rPr>
                <w:color w:val="000000"/>
                <w:shd w:val="clear" w:color="auto" w:fill="FFFFFF"/>
              </w:rPr>
              <w:t>Doorn and Kirkpatrick, 2010)</w:t>
            </w:r>
          </w:ins>
          <w:customXmlInsRangeStart w:id="622" w:author="Wild, Kristoffer H." w:date="2023-04-30T17:54:00Z"/>
        </w:sdtContent>
      </w:sdt>
      <w:customXmlInsRangeEnd w:id="622"/>
      <w:ins w:id="623" w:author="Kris.Wild" w:date="2023-04-11T10:51:00Z">
        <w:del w:id="624" w:author="Wild, Kristoffer H." w:date="2023-04-30T17:54:00Z">
          <w:r w:rsidR="00CF50C6" w:rsidRPr="0035255B" w:rsidDel="00C10E71">
            <w:rPr>
              <w:color w:val="000000" w:themeColor="text1"/>
              <w:shd w:val="clear" w:color="auto" w:fill="FFFFFF"/>
            </w:rPr>
            <w:delText xml:space="preserve"> (</w:delText>
          </w:r>
        </w:del>
      </w:ins>
      <w:ins w:id="625" w:author="Kris.Wild" w:date="2023-04-11T12:05:00Z">
        <w:del w:id="626" w:author="Wild, Kristoffer H." w:date="2023-04-30T17:54:00Z">
          <w:r w:rsidR="00416385" w:rsidRPr="0035255B" w:rsidDel="00C10E71">
            <w:delText>van Doorn &amp; Kirkpatrick, 2010</w:delText>
          </w:r>
        </w:del>
      </w:ins>
      <w:ins w:id="627" w:author="Kris.Wild" w:date="2023-04-11T10:51:00Z">
        <w:del w:id="628" w:author="Wild, Kristoffer H." w:date="2023-04-30T17:54:00Z">
          <w:r w:rsidR="00CF50C6" w:rsidRPr="0035255B" w:rsidDel="00C10E71">
            <w:rPr>
              <w:color w:val="000000" w:themeColor="text1"/>
            </w:rPr>
            <w:delText xml:space="preserve">; </w:delText>
          </w:r>
          <w:r w:rsidR="00CF50C6" w:rsidRPr="0035255B" w:rsidDel="00C10E71">
            <w:rPr>
              <w:color w:val="000000" w:themeColor="text1"/>
              <w:shd w:val="clear" w:color="auto" w:fill="FFFFFF"/>
            </w:rPr>
            <w:delText>Cox et al., 2017)</w:delText>
          </w:r>
        </w:del>
      </w:ins>
      <w:ins w:id="629" w:author="Kris.Wild" w:date="2023-04-11T10:53:00Z">
        <w:r w:rsidR="00406052" w:rsidRPr="0035255B">
          <w:rPr>
            <w:color w:val="000000" w:themeColor="text1"/>
            <w:shd w:val="clear" w:color="auto" w:fill="FFFFFF"/>
          </w:rPr>
          <w:t xml:space="preserve">. </w:t>
        </w:r>
      </w:ins>
      <w:del w:id="630"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631"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631"/>
          <w:del w:id="632" w:author="Wild, Kristoffer H." w:date="2023-04-30T16:46:00Z">
            <w:r w:rsidR="00EB4892" w:rsidRPr="0027621E" w:rsidDel="001437AD">
              <w:rPr>
                <w:color w:val="000000"/>
                <w:lang w:val="en-GB"/>
              </w:rPr>
              <w:delText>(Geffroy, 2022)</w:delText>
            </w:r>
          </w:del>
          <w:customXmlDelRangeStart w:id="633" w:author="Kris.Wild" w:date="2023-04-11T10:52:00Z"/>
        </w:sdtContent>
      </w:sdt>
      <w:customXmlDelRangeEnd w:id="633"/>
      <w:del w:id="634"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del w:id="635" w:author="Daniel Noble" w:date="2023-04-27T10:12:00Z">
        <w:r w:rsidR="0031578B" w:rsidRPr="0035255B" w:rsidDel="00AE4272">
          <w:rPr>
            <w:color w:val="000000" w:themeColor="text1"/>
          </w:rPr>
          <w:delText>If</w:delText>
        </w:r>
        <w:r w:rsidR="001D7EB5" w:rsidRPr="0035255B" w:rsidDel="00AE4272">
          <w:rPr>
            <w:color w:val="000000" w:themeColor="text1"/>
          </w:rPr>
          <w:delText xml:space="preserve"> </w:delText>
        </w:r>
        <w:r w:rsidR="00DE27BA" w:rsidRPr="0035255B" w:rsidDel="00AE4272">
          <w:rPr>
            <w:color w:val="000000" w:themeColor="text1"/>
          </w:rPr>
          <w:delText>these</w:delText>
        </w:r>
      </w:del>
      <w:ins w:id="636" w:author="Daniel Noble" w:date="2023-04-27T10:12:00Z">
        <w:r w:rsidR="00AE4272">
          <w:rPr>
            <w:color w:val="000000" w:themeColor="text1"/>
          </w:rPr>
          <w:t>Assuming similar</w:t>
        </w:r>
      </w:ins>
      <w:r w:rsidR="00DE27BA" w:rsidRPr="0035255B">
        <w:rPr>
          <w:color w:val="000000" w:themeColor="text1"/>
        </w:rPr>
        <w:t xml:space="preserve"> patterns occur in </w:t>
      </w:r>
      <w:del w:id="637" w:author="Daniel Noble" w:date="2023-04-27T11:05:00Z">
        <w:r w:rsidR="00DE27BA" w:rsidRPr="0035255B" w:rsidDel="00D0335A">
          <w:rPr>
            <w:color w:val="000000" w:themeColor="text1"/>
          </w:rPr>
          <w:delText xml:space="preserve">adult individuals in </w:delText>
        </w:r>
      </w:del>
      <w:r w:rsidR="00DE27BA" w:rsidRPr="0035255B">
        <w:rPr>
          <w:color w:val="000000" w:themeColor="text1"/>
        </w:rPr>
        <w:t>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698BD52" w14:textId="1F982D9D" w:rsidR="00C10E71" w:rsidRPr="009D367F" w:rsidDel="00C10E71" w:rsidRDefault="00C10E71">
      <w:pPr>
        <w:ind w:firstLine="720"/>
        <w:contextualSpacing/>
        <w:rPr>
          <w:del w:id="638" w:author="Wild, Kristoffer H." w:date="2023-04-30T17:59:00Z"/>
          <w:moveTo w:id="639" w:author="Wild, Kristoffer H." w:date="2023-04-30T17:58:00Z"/>
          <w:color w:val="000000" w:themeColor="text1"/>
        </w:rPr>
      </w:pPr>
      <w:moveToRangeStart w:id="640" w:author="Wild, Kristoffer H." w:date="2023-04-30T17:58:00Z" w:name="move133769954"/>
      <w:moveTo w:id="641" w:author="Wild, Kristoffer H." w:date="2023-04-30T17:58:00Z">
        <w:del w:id="642" w:author="Daniel Noble" w:date="2023-05-01T19:32:00Z">
          <w:r w:rsidRPr="009D367F" w:rsidDel="00BB7F1C">
            <w:rPr>
              <w:color w:val="000000" w:themeColor="text1"/>
            </w:rPr>
            <w:delText>Not only within the Like Phenotype/Genotype framework were we able to interpret differences among the genotypic or phenotypic counterparts when accounting for sex-reversal, but we were able to compare</w:delText>
          </w:r>
        </w:del>
      </w:moveTo>
      <w:ins w:id="643" w:author="Wild, Kristoffer H." w:date="2023-04-30T17:59:00Z">
        <w:del w:id="644" w:author="Daniel Noble" w:date="2023-05-01T19:32:00Z">
          <w:r w:rsidDel="00BB7F1C">
            <w:rPr>
              <w:color w:val="000000" w:themeColor="text1"/>
            </w:rPr>
            <w:delText>our novel design allowed us to compare</w:delText>
          </w:r>
        </w:del>
      </w:ins>
      <w:moveTo w:id="645" w:author="Wild, Kristoffer H." w:date="2023-04-30T17:58:00Z">
        <w:del w:id="646" w:author="Daniel Noble" w:date="2023-05-01T19:32:00Z">
          <w:r w:rsidRPr="009D367F" w:rsidDel="00BB7F1C">
            <w:rPr>
              <w:color w:val="000000" w:themeColor="text1"/>
            </w:rPr>
            <w:delText xml:space="preserve"> differences between a ZW and XY systems which</w:delText>
          </w:r>
        </w:del>
      </w:moveTo>
      <w:ins w:id="647" w:author="Wild, Kristoffer H." w:date="2023-04-30T17:59:00Z">
        <w:del w:id="648" w:author="Daniel Noble" w:date="2023-05-01T19:32:00Z">
          <w:r w:rsidDel="00BB7F1C">
            <w:rPr>
              <w:color w:val="000000" w:themeColor="text1"/>
            </w:rPr>
            <w:delText>that</w:delText>
          </w:r>
        </w:del>
      </w:ins>
      <w:moveTo w:id="649" w:author="Wild, Kristoffer H." w:date="2023-04-30T17:58:00Z">
        <w:del w:id="650" w:author="Daniel Noble" w:date="2023-05-01T19:32:00Z">
          <w:r w:rsidRPr="009D367F" w:rsidDel="00BB7F1C">
            <w:rPr>
              <w:color w:val="000000" w:themeColor="text1"/>
            </w:rPr>
            <w:delText xml:space="preserve"> have different phenotypes</w:delText>
          </w:r>
        </w:del>
      </w:moveTo>
      <w:ins w:id="651" w:author="Wild, Kristoffer H." w:date="2023-04-30T17:59:00Z">
        <w:del w:id="652" w:author="Daniel Noble" w:date="2023-05-01T19:32:00Z">
          <w:r w:rsidDel="00BB7F1C">
            <w:rPr>
              <w:color w:val="000000" w:themeColor="text1"/>
            </w:rPr>
            <w:delText>phenotypic sex</w:delText>
          </w:r>
        </w:del>
      </w:ins>
      <w:moveTo w:id="653" w:author="Wild, Kristoffer H." w:date="2023-04-30T17:58:00Z">
        <w:del w:id="654" w:author="Daniel Noble" w:date="2023-05-01T19:32:00Z">
          <w:r w:rsidRPr="009D367F" w:rsidDel="00BB7F1C">
            <w:rPr>
              <w:color w:val="000000" w:themeColor="text1"/>
            </w:rPr>
            <w:delText xml:space="preserve"> that </w:delText>
          </w:r>
        </w:del>
      </w:moveTo>
      <w:ins w:id="655" w:author="Wild, Kristoffer H." w:date="2023-04-30T18:00:00Z">
        <w:del w:id="656" w:author="Daniel Noble" w:date="2023-05-01T19:32:00Z">
          <w:r w:rsidDel="00BB7F1C">
            <w:rPr>
              <w:color w:val="000000" w:themeColor="text1"/>
            </w:rPr>
            <w:delText xml:space="preserve">can </w:delText>
          </w:r>
        </w:del>
      </w:ins>
      <w:moveTo w:id="657" w:author="Wild, Kristoffer H." w:date="2023-04-30T17:58:00Z">
        <w:del w:id="658" w:author="Daniel Noble" w:date="2023-05-01T19:32:00Z">
          <w:r w:rsidRPr="009D367F" w:rsidDel="00BB7F1C">
            <w:rPr>
              <w:color w:val="000000" w:themeColor="text1"/>
            </w:rPr>
            <w:delText>reverse sex. Interestingly, r</w:delText>
          </w:r>
        </w:del>
      </w:moveTo>
      <w:ins w:id="659" w:author="Daniel Noble" w:date="2023-05-01T19:32:00Z">
        <w:r w:rsidR="00BB7F1C">
          <w:rPr>
            <w:color w:val="000000" w:themeColor="text1"/>
          </w:rPr>
          <w:t>R</w:t>
        </w:r>
      </w:ins>
      <w:moveTo w:id="660" w:author="Wild, Kristoffer H." w:date="2023-04-30T17:58:00Z">
        <w:r w:rsidRPr="009D367F">
          <w:rPr>
            <w:color w:val="000000" w:themeColor="text1"/>
          </w:rPr>
          <w:t xml:space="preserve">egardless of the sex-determining system, we show that </w:t>
        </w:r>
        <w:del w:id="661" w:author="Daniel Noble" w:date="2023-05-01T19:44:00Z">
          <w:r w:rsidRPr="009D367F" w:rsidDel="00CA1860">
            <w:rPr>
              <w:color w:val="000000" w:themeColor="text1"/>
            </w:rPr>
            <w:delText xml:space="preserve">concordant </w:delText>
          </w:r>
        </w:del>
        <w:r w:rsidRPr="009D367F">
          <w:rPr>
            <w:color w:val="000000" w:themeColor="text1"/>
          </w:rPr>
          <w:t xml:space="preserve">females had higher mass scaling relationships for metabolism than </w:t>
        </w:r>
        <w:del w:id="662" w:author="Daniel Noble" w:date="2023-05-01T19:44:00Z">
          <w:r w:rsidRPr="009D367F" w:rsidDel="00CA1860">
            <w:rPr>
              <w:color w:val="000000" w:themeColor="text1"/>
            </w:rPr>
            <w:delText xml:space="preserve">concordant </w:delText>
          </w:r>
        </w:del>
        <w:r w:rsidRPr="009D367F">
          <w:rPr>
            <w:color w:val="000000" w:themeColor="text1"/>
          </w:rPr>
          <w:t>males (Tables 1 &amp; 2</w:t>
        </w:r>
        <w:del w:id="663" w:author="Daniel Noble" w:date="2023-05-01T19:45:00Z">
          <w:r w:rsidRPr="009D367F" w:rsidDel="00CA1860">
            <w:rPr>
              <w:color w:val="000000" w:themeColor="text1"/>
            </w:rPr>
            <w:delText>)</w:delText>
          </w:r>
        </w:del>
        <w:del w:id="664" w:author="Daniel Noble" w:date="2023-05-01T19:36:00Z">
          <w:r w:rsidRPr="009D367F" w:rsidDel="00AC0E21">
            <w:rPr>
              <w:color w:val="000000" w:themeColor="text1"/>
            </w:rPr>
            <w:delText>.</w:delText>
          </w:r>
        </w:del>
      </w:moveTo>
      <w:ins w:id="665" w:author="Wild, Kristoffer H." w:date="2023-04-30T19:29:00Z">
        <w:del w:id="666" w:author="Daniel Noble" w:date="2023-05-01T19:45:00Z">
          <w:r w:rsidR="00590014" w:rsidDel="00CA1860">
            <w:rPr>
              <w:color w:val="000000" w:themeColor="text1"/>
            </w:rPr>
            <w:delText xml:space="preserve"> </w:delText>
          </w:r>
        </w:del>
      </w:ins>
      <w:ins w:id="667" w:author="Wild, Kristoffer H." w:date="2023-05-01T14:11:00Z">
        <w:del w:id="668" w:author="Daniel Noble" w:date="2023-05-01T19:33:00Z">
          <w:r w:rsidR="006870FB" w:rsidRPr="001A10D8" w:rsidDel="00BB7F1C">
            <w:rPr>
              <w:color w:val="000000" w:themeColor="text1"/>
              <w:rPrChange w:id="669" w:author="Wild, Kristoffer H." w:date="2023-05-01T18:01:00Z">
                <w:rPr>
                  <w:color w:val="000000" w:themeColor="text1"/>
                  <w:highlight w:val="yellow"/>
                </w:rPr>
              </w:rPrChange>
            </w:rPr>
            <w:delText>I</w:delText>
          </w:r>
        </w:del>
        <w:del w:id="670" w:author="Daniel Noble" w:date="2023-05-01T19:45:00Z">
          <w:r w:rsidR="006870FB" w:rsidRPr="001A10D8" w:rsidDel="00CA1860">
            <w:rPr>
              <w:color w:val="000000" w:themeColor="text1"/>
              <w:rPrChange w:id="671" w:author="Wild, Kristoffer H." w:date="2023-05-01T18:01:00Z">
                <w:rPr>
                  <w:color w:val="000000" w:themeColor="text1"/>
                  <w:highlight w:val="yellow"/>
                </w:rPr>
              </w:rPrChange>
            </w:rPr>
            <w:delText>ndicating</w:delText>
          </w:r>
        </w:del>
      </w:ins>
      <w:ins w:id="672" w:author="Wild, Kristoffer H." w:date="2023-04-30T19:29:00Z">
        <w:del w:id="673" w:author="Daniel Noble" w:date="2023-05-01T19:45:00Z">
          <w:r w:rsidR="00590014" w:rsidRPr="001A10D8" w:rsidDel="00CA1860">
            <w:rPr>
              <w:color w:val="000000" w:themeColor="text1"/>
            </w:rPr>
            <w:delText xml:space="preserve"> </w:delText>
          </w:r>
        </w:del>
        <w:del w:id="674" w:author="Daniel Noble" w:date="2023-05-01T19:36:00Z">
          <w:r w:rsidR="00590014" w:rsidRPr="001A10D8" w:rsidDel="00AC0E21">
            <w:rPr>
              <w:color w:val="000000" w:themeColor="text1"/>
            </w:rPr>
            <w:delText>the</w:delText>
          </w:r>
        </w:del>
        <w:del w:id="675" w:author="Daniel Noble" w:date="2023-05-01T19:45:00Z">
          <w:r w:rsidR="00590014" w:rsidRPr="001A10D8" w:rsidDel="00CA1860">
            <w:rPr>
              <w:color w:val="000000" w:themeColor="text1"/>
            </w:rPr>
            <w:delText xml:space="preserve"> </w:delText>
          </w:r>
        </w:del>
      </w:ins>
      <w:ins w:id="676" w:author="Daniel Noble" w:date="2023-05-01T19:45:00Z">
        <w:r w:rsidR="00CA1860">
          <w:rPr>
            <w:color w:val="000000" w:themeColor="text1"/>
          </w:rPr>
          <w:t>)</w:t>
        </w:r>
      </w:ins>
      <w:ins w:id="677" w:author="Wild, Kristoffer H." w:date="2023-04-30T19:29:00Z">
        <w:del w:id="678" w:author="Daniel Noble" w:date="2023-05-01T19:33:00Z">
          <w:r w:rsidR="00590014" w:rsidRPr="001A10D8" w:rsidDel="00BB7F1C">
            <w:rPr>
              <w:color w:val="000000" w:themeColor="text1"/>
              <w:lang w:val="en-GB"/>
            </w:rPr>
            <w:delText>costs of development and maintenance of female phenotypic traits are more expensive (based on metabolism)</w:delText>
          </w:r>
        </w:del>
        <w:del w:id="679" w:author="Daniel Noble" w:date="2023-05-01T19:34:00Z">
          <w:r w:rsidR="00590014" w:rsidRPr="001A10D8" w:rsidDel="00BB7F1C">
            <w:rPr>
              <w:color w:val="000000" w:themeColor="text1"/>
              <w:lang w:val="en-GB"/>
            </w:rPr>
            <w:delText xml:space="preserve"> in both species</w:delText>
          </w:r>
        </w:del>
      </w:ins>
      <w:ins w:id="680" w:author="Wild, Kristoffer H." w:date="2023-04-30T19:30:00Z">
        <w:r w:rsidR="00590014" w:rsidRPr="001A10D8">
          <w:rPr>
            <w:color w:val="000000" w:themeColor="text1"/>
            <w:lang w:val="en-GB"/>
          </w:rPr>
          <w:t xml:space="preserve">. </w:t>
        </w:r>
      </w:ins>
      <w:moveTo w:id="681" w:author="Wild, Kristoffer H." w:date="2023-04-30T17:58:00Z">
        <w:del w:id="682" w:author="Wild, Kristoffer H." w:date="2023-05-01T14:48:00Z">
          <w:r w:rsidRPr="001A10D8" w:rsidDel="00046B75">
            <w:rPr>
              <w:color w:val="000000" w:themeColor="text1"/>
            </w:rPr>
            <w:delText xml:space="preserve"> </w:delText>
          </w:r>
        </w:del>
        <w:r w:rsidRPr="001A10D8">
          <w:rPr>
            <w:color w:val="000000" w:themeColor="text1"/>
          </w:rPr>
          <w:t>Hormone-mediated effects</w:t>
        </w:r>
      </w:moveTo>
      <w:ins w:id="683" w:author="Wild, Kristoffer H." w:date="2023-05-01T16:11:00Z">
        <w:r w:rsidR="004504C2" w:rsidRPr="001A10D8">
          <w:rPr>
            <w:color w:val="000000" w:themeColor="text1"/>
            <w:rPrChange w:id="684" w:author="Wild, Kristoffer H." w:date="2023-05-01T18:01:00Z">
              <w:rPr>
                <w:color w:val="000000" w:themeColor="text1"/>
                <w:highlight w:val="yellow"/>
              </w:rPr>
            </w:rPrChange>
          </w:rPr>
          <w:t>,</w:t>
        </w:r>
      </w:ins>
      <w:moveTo w:id="685" w:author="Wild, Kristoffer H." w:date="2023-04-30T17:58:00Z">
        <w:r w:rsidRPr="001A10D8">
          <w:rPr>
            <w:color w:val="000000" w:themeColor="text1"/>
          </w:rPr>
          <w:t xml:space="preserve"> such as </w:t>
        </w:r>
      </w:moveTo>
      <w:ins w:id="686" w:author="Wild, Kristoffer H." w:date="2023-05-01T16:23:00Z">
        <w:r w:rsidR="002368C3" w:rsidRPr="001A10D8">
          <w:rPr>
            <w:color w:val="000000" w:themeColor="text1"/>
            <w:rPrChange w:id="687" w:author="Wild, Kristoffer H." w:date="2023-05-01T18:01:00Z">
              <w:rPr>
                <w:color w:val="000000" w:themeColor="text1"/>
                <w:highlight w:val="yellow"/>
              </w:rPr>
            </w:rPrChange>
          </w:rPr>
          <w:t xml:space="preserve">responses </w:t>
        </w:r>
      </w:ins>
      <w:ins w:id="688" w:author="Wild, Kristoffer H." w:date="2023-05-01T16:16:00Z">
        <w:r w:rsidR="002368C3" w:rsidRPr="001A10D8">
          <w:rPr>
            <w:color w:val="000000" w:themeColor="text1"/>
            <w:rPrChange w:id="689" w:author="Wild, Kristoffer H." w:date="2023-05-01T18:01:00Z">
              <w:rPr>
                <w:color w:val="000000" w:themeColor="text1"/>
                <w:highlight w:val="yellow"/>
              </w:rPr>
            </w:rPrChange>
          </w:rPr>
          <w:t>to</w:t>
        </w:r>
      </w:ins>
      <w:ins w:id="690" w:author="Wild, Kristoffer H." w:date="2023-05-01T16:23:00Z">
        <w:r w:rsidR="002368C3" w:rsidRPr="001A10D8">
          <w:rPr>
            <w:color w:val="000000" w:themeColor="text1"/>
            <w:rPrChange w:id="691" w:author="Wild, Kristoffer H." w:date="2023-05-01T18:01:00Z">
              <w:rPr>
                <w:color w:val="000000" w:themeColor="text1"/>
                <w:highlight w:val="yellow"/>
              </w:rPr>
            </w:rPrChange>
          </w:rPr>
          <w:t xml:space="preserve"> </w:t>
        </w:r>
      </w:ins>
      <w:ins w:id="692" w:author="Wild, Kristoffer H." w:date="2023-05-01T16:26:00Z">
        <w:r w:rsidR="00AC721D" w:rsidRPr="001A10D8">
          <w:rPr>
            <w:color w:val="000000" w:themeColor="text1"/>
            <w:rPrChange w:id="693" w:author="Wild, Kristoffer H." w:date="2023-05-01T18:01:00Z">
              <w:rPr>
                <w:color w:val="000000" w:themeColor="text1"/>
                <w:highlight w:val="yellow"/>
              </w:rPr>
            </w:rPrChange>
          </w:rPr>
          <w:t>elevated</w:t>
        </w:r>
      </w:ins>
      <w:ins w:id="694" w:author="Wild, Kristoffer H." w:date="2023-05-01T16:23:00Z">
        <w:r w:rsidR="002368C3" w:rsidRPr="001A10D8">
          <w:rPr>
            <w:color w:val="000000" w:themeColor="text1"/>
            <w:rPrChange w:id="695" w:author="Wild, Kristoffer H." w:date="2023-05-01T18:01:00Z">
              <w:rPr>
                <w:color w:val="000000" w:themeColor="text1"/>
                <w:highlight w:val="yellow"/>
              </w:rPr>
            </w:rPrChange>
          </w:rPr>
          <w:t xml:space="preserve"> levels of</w:t>
        </w:r>
      </w:ins>
      <w:ins w:id="696" w:author="Wild, Kristoffer H." w:date="2023-05-01T16:16:00Z">
        <w:r w:rsidR="002368C3" w:rsidRPr="001A10D8">
          <w:rPr>
            <w:color w:val="000000" w:themeColor="text1"/>
            <w:rPrChange w:id="697" w:author="Wild, Kristoffer H." w:date="2023-05-01T18:01:00Z">
              <w:rPr>
                <w:color w:val="000000" w:themeColor="text1"/>
                <w:highlight w:val="yellow"/>
              </w:rPr>
            </w:rPrChange>
          </w:rPr>
          <w:t xml:space="preserve"> </w:t>
        </w:r>
      </w:ins>
      <w:moveTo w:id="698" w:author="Wild, Kristoffer H." w:date="2023-04-30T17:58:00Z">
        <w:r w:rsidRPr="001A10D8">
          <w:rPr>
            <w:color w:val="000000" w:themeColor="text1"/>
          </w:rPr>
          <w:t>thyroxin</w:t>
        </w:r>
        <w:del w:id="699" w:author="Wild, Kristoffer H." w:date="2023-05-01T14:55:00Z">
          <w:r w:rsidRPr="001A10D8" w:rsidDel="008C3E31">
            <w:rPr>
              <w:color w:val="000000" w:themeColor="text1"/>
            </w:rPr>
            <w:delText>e</w:delText>
          </w:r>
        </w:del>
        <w:del w:id="700" w:author="Wild, Kristoffer H." w:date="2023-05-01T14:48:00Z">
          <w:r w:rsidRPr="001A10D8" w:rsidDel="00046B75">
            <w:rPr>
              <w:color w:val="000000" w:themeColor="text1"/>
            </w:rPr>
            <w:delText xml:space="preserve">, </w:delText>
          </w:r>
        </w:del>
        <w:del w:id="701" w:author="Wild, Kristoffer H." w:date="2023-05-01T14:55:00Z">
          <w:r w:rsidRPr="001A10D8" w:rsidDel="008C3E31">
            <w:rPr>
              <w:color w:val="000000" w:themeColor="text1"/>
            </w:rPr>
            <w:delText>corticosterone</w:delText>
          </w:r>
        </w:del>
        <w:del w:id="702" w:author="Wild, Kristoffer H." w:date="2023-05-01T14:48:00Z">
          <w:r w:rsidRPr="001A10D8" w:rsidDel="00046B75">
            <w:rPr>
              <w:color w:val="000000" w:themeColor="text1"/>
            </w:rPr>
            <w:delText>, or testosterone</w:delText>
          </w:r>
        </w:del>
        <w:del w:id="703" w:author="Wild, Kristoffer H." w:date="2023-05-01T16:00:00Z">
          <w:r w:rsidRPr="001A10D8" w:rsidDel="00D34206">
            <w:rPr>
              <w:color w:val="000000" w:themeColor="text1"/>
            </w:rPr>
            <w:delText>,</w:delText>
          </w:r>
        </w:del>
      </w:moveTo>
      <w:ins w:id="704" w:author="Wild, Kristoffer H." w:date="2023-05-01T16:00:00Z">
        <w:r w:rsidR="00D34206" w:rsidRPr="001A10D8">
          <w:rPr>
            <w:color w:val="000000" w:themeColor="text1"/>
            <w:rPrChange w:id="705" w:author="Wild, Kristoffer H." w:date="2023-05-01T18:01:00Z">
              <w:rPr>
                <w:color w:val="000000" w:themeColor="text1"/>
                <w:highlight w:val="yellow"/>
              </w:rPr>
            </w:rPrChange>
          </w:rPr>
          <w:t xml:space="preserve"> or </w:t>
        </w:r>
      </w:ins>
      <w:ins w:id="706" w:author="Wild, Kristoffer H." w:date="2023-05-01T16:16:00Z">
        <w:r w:rsidR="002368C3" w:rsidRPr="001A10D8">
          <w:rPr>
            <w:color w:val="000000" w:themeColor="text1"/>
            <w:rPrChange w:id="707" w:author="Wild, Kristoffer H." w:date="2023-05-01T18:01:00Z">
              <w:rPr>
                <w:color w:val="000000" w:themeColor="text1"/>
                <w:highlight w:val="yellow"/>
              </w:rPr>
            </w:rPrChange>
          </w:rPr>
          <w:t>corticosterone</w:t>
        </w:r>
      </w:ins>
      <w:ins w:id="708" w:author="Wild, Kristoffer H." w:date="2023-05-01T16:00:00Z">
        <w:r w:rsidR="00D34206" w:rsidRPr="001A10D8">
          <w:rPr>
            <w:color w:val="000000" w:themeColor="text1"/>
            <w:rPrChange w:id="709" w:author="Wild, Kristoffer H." w:date="2023-05-01T18:01:00Z">
              <w:rPr>
                <w:color w:val="000000" w:themeColor="text1"/>
                <w:highlight w:val="yellow"/>
              </w:rPr>
            </w:rPrChange>
          </w:rPr>
          <w:t>,</w:t>
        </w:r>
      </w:ins>
      <w:moveTo w:id="710" w:author="Wild, Kristoffer H." w:date="2023-04-30T17:58:00Z">
        <w:r w:rsidRPr="001A10D8">
          <w:rPr>
            <w:color w:val="000000" w:themeColor="text1"/>
          </w:rPr>
          <w:t xml:space="preserve"> have been responsible for </w:t>
        </w:r>
        <w:del w:id="711" w:author="Wild, Kristoffer H." w:date="2023-05-01T14:48:00Z">
          <w:r w:rsidRPr="001A10D8" w:rsidDel="00046B75">
            <w:rPr>
              <w:color w:val="000000" w:themeColor="text1"/>
            </w:rPr>
            <w:delText xml:space="preserve">affecting </w:delText>
          </w:r>
        </w:del>
      </w:moveTo>
      <w:ins w:id="712" w:author="Wild, Kristoffer H." w:date="2023-05-01T14:48:00Z">
        <w:r w:rsidR="00046B75" w:rsidRPr="001A10D8">
          <w:rPr>
            <w:color w:val="000000" w:themeColor="text1"/>
          </w:rPr>
          <w:t xml:space="preserve">increasing </w:t>
        </w:r>
      </w:ins>
      <w:moveTo w:id="713" w:author="Wild, Kristoffer H." w:date="2023-04-30T17:58:00Z">
        <w:r w:rsidRPr="001A10D8">
          <w:rPr>
            <w:color w:val="000000" w:themeColor="text1"/>
          </w:rPr>
          <w:t>metabolic rate</w:t>
        </w:r>
      </w:moveTo>
      <w:ins w:id="714" w:author="Wild, Kristoffer H." w:date="2023-05-01T16:16:00Z">
        <w:r w:rsidR="002368C3" w:rsidRPr="001A10D8">
          <w:rPr>
            <w:color w:val="000000" w:themeColor="text1"/>
            <w:rPrChange w:id="715" w:author="Wild, Kristoffer H." w:date="2023-05-01T18:01:00Z">
              <w:rPr>
                <w:color w:val="000000" w:themeColor="text1"/>
                <w:highlight w:val="yellow"/>
              </w:rPr>
            </w:rPrChange>
          </w:rPr>
          <w:t xml:space="preserve">s </w:t>
        </w:r>
      </w:ins>
      <w:ins w:id="716" w:author="Wild, Kristoffer H." w:date="2023-05-01T16:22:00Z">
        <w:r w:rsidR="002368C3" w:rsidRPr="001A10D8">
          <w:rPr>
            <w:color w:val="000000" w:themeColor="text1"/>
            <w:rPrChange w:id="717" w:author="Wild, Kristoffer H." w:date="2023-05-01T18:01:00Z">
              <w:rPr>
                <w:color w:val="000000" w:themeColor="text1"/>
                <w:highlight w:val="yellow"/>
              </w:rPr>
            </w:rPrChange>
          </w:rPr>
          <w:t>for</w:t>
        </w:r>
      </w:ins>
      <w:moveTo w:id="718" w:author="Wild, Kristoffer H." w:date="2023-04-30T17:58:00Z">
        <w:del w:id="719" w:author="Wild, Kristoffer H." w:date="2023-05-01T16:16:00Z">
          <w:r w:rsidRPr="001A10D8" w:rsidDel="002368C3">
            <w:rPr>
              <w:color w:val="000000" w:themeColor="text1"/>
            </w:rPr>
            <w:delText xml:space="preserve">s in </w:delText>
          </w:r>
        </w:del>
      </w:moveTo>
      <w:ins w:id="720" w:author="Wild, Kristoffer H." w:date="2023-05-01T16:00:00Z">
        <w:r w:rsidR="00D34206" w:rsidRPr="001A10D8">
          <w:rPr>
            <w:color w:val="000000" w:themeColor="text1"/>
            <w:rPrChange w:id="721" w:author="Wild, Kristoffer H." w:date="2023-05-01T18:01:00Z">
              <w:rPr>
                <w:color w:val="000000" w:themeColor="text1"/>
                <w:highlight w:val="yellow"/>
              </w:rPr>
            </w:rPrChange>
          </w:rPr>
          <w:t xml:space="preserve"> </w:t>
        </w:r>
      </w:ins>
      <w:ins w:id="722" w:author="Wild, Kristoffer H." w:date="2023-05-01T18:57:00Z">
        <w:r w:rsidR="0006181D">
          <w:rPr>
            <w:color w:val="000000" w:themeColor="text1"/>
          </w:rPr>
          <w:t>fem</w:t>
        </w:r>
      </w:ins>
      <w:ins w:id="723" w:author="Wild, Kristoffer H." w:date="2023-05-01T18:58:00Z">
        <w:r w:rsidR="0006181D">
          <w:rPr>
            <w:color w:val="000000" w:themeColor="text1"/>
          </w:rPr>
          <w:t xml:space="preserve">ale </w:t>
        </w:r>
      </w:ins>
      <w:moveTo w:id="724" w:author="Wild, Kristoffer H." w:date="2023-04-30T17:58:00Z">
        <w:r w:rsidRPr="001A10D8">
          <w:rPr>
            <w:color w:val="000000" w:themeColor="text1"/>
          </w:rPr>
          <w:t>l</w:t>
        </w:r>
      </w:moveTo>
      <w:ins w:id="725" w:author="Wild, Kristoffer H." w:date="2023-05-01T16:17:00Z">
        <w:r w:rsidR="002368C3" w:rsidRPr="001A10D8">
          <w:rPr>
            <w:color w:val="000000" w:themeColor="text1"/>
            <w:rPrChange w:id="726" w:author="Wild, Kristoffer H." w:date="2023-05-01T18:01:00Z">
              <w:rPr>
                <w:color w:val="000000" w:themeColor="text1"/>
                <w:highlight w:val="yellow"/>
              </w:rPr>
            </w:rPrChange>
          </w:rPr>
          <w:t>izards</w:t>
        </w:r>
      </w:ins>
      <w:ins w:id="727" w:author="Wild, Kristoffer H." w:date="2023-05-01T16:26:00Z">
        <w:r w:rsidR="00AC721D" w:rsidRPr="001A10D8">
          <w:rPr>
            <w:color w:val="000000" w:themeColor="text1"/>
            <w:rPrChange w:id="728" w:author="Wild, Kristoffer H." w:date="2023-05-01T18:01:00Z">
              <w:rPr>
                <w:color w:val="000000" w:themeColor="text1"/>
                <w:highlight w:val="yellow"/>
              </w:rPr>
            </w:rPrChange>
          </w:rPr>
          <w:t>,</w:t>
        </w:r>
      </w:ins>
      <w:ins w:id="729" w:author="Wild, Kristoffer H." w:date="2023-05-01T16:17:00Z">
        <w:r w:rsidR="002368C3" w:rsidRPr="001A10D8">
          <w:rPr>
            <w:color w:val="000000" w:themeColor="text1"/>
            <w:rPrChange w:id="730" w:author="Wild, Kristoffer H." w:date="2023-05-01T18:01:00Z">
              <w:rPr>
                <w:color w:val="000000" w:themeColor="text1"/>
                <w:highlight w:val="yellow"/>
              </w:rPr>
            </w:rPrChange>
          </w:rPr>
          <w:t xml:space="preserve"> </w:t>
        </w:r>
      </w:ins>
      <w:moveTo w:id="731" w:author="Wild, Kristoffer H." w:date="2023-04-30T17:58:00Z">
        <w:del w:id="732" w:author="Wild, Kristoffer H." w:date="2023-05-01T16:17:00Z">
          <w:r w:rsidRPr="001A10D8" w:rsidDel="002368C3">
            <w:rPr>
              <w:color w:val="000000" w:themeColor="text1"/>
            </w:rPr>
            <w:delText xml:space="preserve">izards </w:delText>
          </w:r>
        </w:del>
        <w:r w:rsidRPr="001A10D8">
          <w:rPr>
            <w:color w:val="000000" w:themeColor="text1"/>
          </w:rPr>
          <w:t xml:space="preserve">and </w:t>
        </w:r>
        <w:del w:id="733" w:author="Wild, Kristoffer H." w:date="2023-05-01T16:17:00Z">
          <w:r w:rsidRPr="001A10D8" w:rsidDel="002368C3">
            <w:rPr>
              <w:color w:val="000000" w:themeColor="text1"/>
            </w:rPr>
            <w:delText>are</w:delText>
          </w:r>
        </w:del>
      </w:moveTo>
      <w:ins w:id="734" w:author="Wild, Kristoffer H." w:date="2023-05-01T16:17:00Z">
        <w:r w:rsidR="002368C3" w:rsidRPr="001A10D8">
          <w:rPr>
            <w:color w:val="000000" w:themeColor="text1"/>
            <w:rPrChange w:id="735" w:author="Wild, Kristoffer H." w:date="2023-05-01T18:01:00Z">
              <w:rPr>
                <w:color w:val="000000" w:themeColor="text1"/>
                <w:highlight w:val="yellow"/>
              </w:rPr>
            </w:rPrChange>
          </w:rPr>
          <w:t>these same hormones</w:t>
        </w:r>
      </w:ins>
      <w:moveTo w:id="736" w:author="Wild, Kristoffer H." w:date="2023-04-30T17:58:00Z">
        <w:r w:rsidRPr="001A10D8">
          <w:rPr>
            <w:color w:val="000000" w:themeColor="text1"/>
          </w:rPr>
          <w:t xml:space="preserve"> </w:t>
        </w:r>
      </w:moveTo>
      <w:ins w:id="737" w:author="Wild, Kristoffer H." w:date="2023-05-01T16:23:00Z">
        <w:r w:rsidR="002368C3" w:rsidRPr="001A10D8">
          <w:rPr>
            <w:color w:val="000000" w:themeColor="text1"/>
            <w:rPrChange w:id="738" w:author="Wild, Kristoffer H." w:date="2023-05-01T18:01:00Z">
              <w:rPr>
                <w:color w:val="000000" w:themeColor="text1"/>
                <w:highlight w:val="yellow"/>
              </w:rPr>
            </w:rPrChange>
          </w:rPr>
          <w:t xml:space="preserve">are </w:t>
        </w:r>
      </w:ins>
      <w:moveTo w:id="739" w:author="Wild, Kristoffer H." w:date="2023-04-30T17:58:00Z">
        <w:r w:rsidRPr="001A10D8">
          <w:rPr>
            <w:color w:val="000000" w:themeColor="text1"/>
          </w:rPr>
          <w:t>important regulators of phenotypic sex differences in adults</w:t>
        </w:r>
      </w:moveTo>
      <w:ins w:id="740" w:author="Wild, Kristoffer H." w:date="2023-05-01T16:17:00Z">
        <w:r w:rsidR="002368C3" w:rsidRPr="001A10D8">
          <w:rPr>
            <w:color w:val="000000" w:themeColor="text1"/>
          </w:rPr>
          <w:t xml:space="preserve"> (</w:t>
        </w:r>
      </w:ins>
      <w:ins w:id="741" w:author="Wild, Kristoffer H." w:date="2023-05-01T16:24:00Z">
        <w:r w:rsidR="002368C3" w:rsidRPr="001A10D8">
          <w:rPr>
            <w:color w:val="000000" w:themeColor="text1"/>
          </w:rPr>
          <w:t>DuRant et al., 2008</w:t>
        </w:r>
        <w:r w:rsidR="00AC721D" w:rsidRPr="001A10D8">
          <w:rPr>
            <w:color w:val="000000" w:themeColor="text1"/>
          </w:rPr>
          <w:t xml:space="preserve">; </w:t>
        </w:r>
      </w:ins>
      <w:ins w:id="742" w:author="Wild, Kristoffer H." w:date="2023-05-01T16:18:00Z">
        <w:r w:rsidR="002368C3" w:rsidRPr="001A10D8">
          <w:rPr>
            <w:color w:val="000000"/>
          </w:rPr>
          <w:t>John-Alder, 1990</w:t>
        </w:r>
      </w:ins>
      <w:ins w:id="743" w:author="Wild, Kristoffer H." w:date="2023-05-01T16:26:00Z">
        <w:r w:rsidR="00AC721D" w:rsidRPr="001A10D8">
          <w:rPr>
            <w:color w:val="000000"/>
          </w:rPr>
          <w:t>;</w:t>
        </w:r>
      </w:ins>
      <w:ins w:id="744" w:author="Wild, Kristoffer H." w:date="2023-05-01T16:18:00Z">
        <w:r w:rsidR="002368C3" w:rsidRPr="001A10D8">
          <w:rPr>
            <w:color w:val="000000" w:themeColor="text1"/>
          </w:rPr>
          <w:t xml:space="preserve"> </w:t>
        </w:r>
      </w:ins>
      <w:ins w:id="745" w:author="Wild, Kristoffer H." w:date="2023-05-01T16:25:00Z">
        <w:r w:rsidR="00AC721D" w:rsidRPr="001A10D8">
          <w:rPr>
            <w:color w:val="000000" w:themeColor="text1"/>
          </w:rPr>
          <w:t>Meylan et al., 2010</w:t>
        </w:r>
      </w:ins>
      <w:ins w:id="746" w:author="Wild, Kristoffer H." w:date="2023-05-01T16:17:00Z">
        <w:r w:rsidR="002368C3" w:rsidRPr="00C81BE9">
          <w:rPr>
            <w:color w:val="000000" w:themeColor="text1"/>
          </w:rPr>
          <w:t>)</w:t>
        </w:r>
      </w:ins>
      <w:ins w:id="747" w:author="Wild, Kristoffer H." w:date="2023-05-01T16:33:00Z">
        <w:r w:rsidR="00AC721D" w:rsidRPr="00C81BE9">
          <w:rPr>
            <w:color w:val="000000" w:themeColor="text1"/>
          </w:rPr>
          <w:t xml:space="preserve">. </w:t>
        </w:r>
      </w:ins>
      <w:moveTo w:id="748" w:author="Wild, Kristoffer H." w:date="2023-04-30T17:58:00Z">
        <w:del w:id="749" w:author="Wild, Kristoffer H." w:date="2023-04-30T18:11:00Z">
          <w:r w:rsidRPr="00C81BE9" w:rsidDel="00753850">
            <w:rPr>
              <w:color w:val="000000" w:themeColor="text1"/>
            </w:rPr>
            <w:delText xml:space="preserve"> (</w:delText>
          </w:r>
          <w:commentRangeStart w:id="750"/>
          <w:commentRangeStart w:id="751"/>
          <w:commentRangeStart w:id="752"/>
          <w:r w:rsidRPr="00C81BE9" w:rsidDel="00753850">
            <w:rPr>
              <w:color w:val="000000" w:themeColor="text1"/>
            </w:rPr>
            <w:delText>John-Alder, 1990</w:delText>
          </w:r>
          <w:commentRangeEnd w:id="750"/>
          <w:r w:rsidRPr="00C81BE9" w:rsidDel="00753850">
            <w:rPr>
              <w:color w:val="000000" w:themeColor="text1"/>
            </w:rPr>
            <w:commentReference w:id="750"/>
          </w:r>
          <w:commentRangeEnd w:id="751"/>
          <w:r w:rsidRPr="00C81BE9" w:rsidDel="00753850">
            <w:rPr>
              <w:color w:val="000000" w:themeColor="text1"/>
            </w:rPr>
            <w:commentReference w:id="751"/>
          </w:r>
          <w:commentRangeEnd w:id="752"/>
          <w:r w:rsidRPr="00C81BE9" w:rsidDel="00753850">
            <w:rPr>
              <w:color w:val="000000" w:themeColor="text1"/>
            </w:rPr>
            <w:commentReference w:id="752"/>
          </w:r>
          <w:r w:rsidRPr="00C81BE9" w:rsidDel="00753850">
            <w:rPr>
              <w:color w:val="000000" w:themeColor="text1"/>
            </w:rPr>
            <w:delText>; Lovern et al., 2001</w:delText>
          </w:r>
          <w:r w:rsidRPr="00C81BE9" w:rsidDel="00753850">
            <w:rPr>
              <w:i/>
              <w:iCs/>
              <w:color w:val="000000" w:themeColor="text1"/>
            </w:rPr>
            <w:delText xml:space="preserve">; </w:delText>
          </w:r>
          <w:r w:rsidRPr="00C81BE9" w:rsidDel="00753850">
            <w:rPr>
              <w:color w:val="000000" w:themeColor="text1"/>
            </w:rPr>
            <w:delText>Oppliger et al., 2004; Miles et al., 2007)</w:delText>
          </w:r>
        </w:del>
        <w:del w:id="753" w:author="Wild, Kristoffer H." w:date="2023-05-01T16:33:00Z">
          <w:r w:rsidRPr="00C81BE9" w:rsidDel="00AC721D">
            <w:rPr>
              <w:color w:val="000000" w:themeColor="text1"/>
            </w:rPr>
            <w:delText xml:space="preserve">. </w:delText>
          </w:r>
        </w:del>
        <w:r w:rsidRPr="00C81BE9">
          <w:rPr>
            <w:color w:val="000000" w:themeColor="text1"/>
          </w:rPr>
          <w:t xml:space="preserve">Such </w:t>
        </w:r>
        <w:del w:id="754" w:author="Wild, Kristoffer H." w:date="2023-05-01T18:34:00Z">
          <w:r w:rsidRPr="00C81BE9" w:rsidDel="00AC1EEC">
            <w:rPr>
              <w:color w:val="000000" w:themeColor="text1"/>
            </w:rPr>
            <w:delText xml:space="preserve">hormonal </w:delText>
          </w:r>
        </w:del>
        <w:r w:rsidRPr="00C81BE9">
          <w:rPr>
            <w:color w:val="000000" w:themeColor="text1"/>
          </w:rPr>
          <w:t>differences</w:t>
        </w:r>
      </w:moveTo>
      <w:ins w:id="755" w:author="Wild, Kristoffer H." w:date="2023-05-01T18:34:00Z">
        <w:r w:rsidR="00AC1EEC" w:rsidRPr="00C81BE9">
          <w:rPr>
            <w:color w:val="000000" w:themeColor="text1"/>
          </w:rPr>
          <w:t xml:space="preserve"> in hormonal pathways</w:t>
        </w:r>
      </w:ins>
      <w:ins w:id="756" w:author="Wild, Kristoffer H." w:date="2023-05-01T17:21:00Z">
        <w:r w:rsidR="00A7560A" w:rsidRPr="00C81BE9">
          <w:rPr>
            <w:color w:val="000000" w:themeColor="text1"/>
          </w:rPr>
          <w:t xml:space="preserve"> between sex</w:t>
        </w:r>
      </w:ins>
      <w:ins w:id="757" w:author="Daniel Noble" w:date="2023-05-01T19:34:00Z">
        <w:r w:rsidR="00AC0E21" w:rsidRPr="00C81BE9">
          <w:rPr>
            <w:color w:val="000000" w:themeColor="text1"/>
          </w:rPr>
          <w:t>es</w:t>
        </w:r>
      </w:ins>
      <w:moveTo w:id="758" w:author="Wild, Kristoffer H." w:date="2023-04-30T17:58:00Z">
        <w:r w:rsidRPr="00C81BE9">
          <w:rPr>
            <w:color w:val="000000" w:themeColor="text1"/>
          </w:rPr>
          <w:t xml:space="preserve"> may be responsible for </w:t>
        </w:r>
      </w:moveTo>
      <w:ins w:id="759" w:author="Daniel Noble" w:date="2023-05-01T19:34:00Z">
        <w:r w:rsidR="00AC0E21" w:rsidRPr="00C81BE9">
          <w:rPr>
            <w:color w:val="000000" w:themeColor="text1"/>
          </w:rPr>
          <w:t xml:space="preserve">the </w:t>
        </w:r>
      </w:ins>
      <w:moveTo w:id="760" w:author="Wild, Kristoffer H." w:date="2023-04-30T17:58:00Z">
        <w:r w:rsidRPr="00C81BE9">
          <w:rPr>
            <w:color w:val="000000" w:themeColor="text1"/>
          </w:rPr>
          <w:t xml:space="preserve">observed </w:t>
        </w:r>
        <w:del w:id="761" w:author="Wild, Kristoffer H." w:date="2023-04-30T18:06:00Z">
          <w:r w:rsidRPr="00C81BE9" w:rsidDel="00753850">
            <w:rPr>
              <w:color w:val="000000" w:themeColor="text1"/>
            </w:rPr>
            <w:delText>phenotypic</w:delText>
          </w:r>
        </w:del>
      </w:moveTo>
      <w:ins w:id="762" w:author="Wild, Kristoffer H." w:date="2023-04-30T18:06:00Z">
        <w:r w:rsidR="00753850" w:rsidRPr="00C81BE9">
          <w:rPr>
            <w:color w:val="000000" w:themeColor="text1"/>
          </w:rPr>
          <w:t>concordant sex</w:t>
        </w:r>
      </w:ins>
      <w:moveTo w:id="763" w:author="Wild, Kristoffer H." w:date="2023-04-30T17:58:00Z">
        <w:r w:rsidRPr="00C81BE9">
          <w:rPr>
            <w:color w:val="000000" w:themeColor="text1"/>
          </w:rPr>
          <w:t xml:space="preserve"> differences in metabolism</w:t>
        </w:r>
      </w:moveTo>
      <w:ins w:id="764" w:author="Daniel Noble" w:date="2023-05-01T19:35:00Z">
        <w:del w:id="765" w:author="Wild, Kristoffer H." w:date="2023-05-01T20:52:00Z">
          <w:r w:rsidR="00AC0E21" w:rsidRPr="00C81BE9" w:rsidDel="005A790A">
            <w:rPr>
              <w:color w:val="000000" w:themeColor="text1"/>
            </w:rPr>
            <w:delText>,</w:delText>
          </w:r>
        </w:del>
      </w:ins>
      <w:moveTo w:id="766" w:author="Wild, Kristoffer H." w:date="2023-04-30T17:58:00Z">
        <w:del w:id="767" w:author="Wild, Kristoffer H." w:date="2023-04-30T18:03:00Z">
          <w:r w:rsidRPr="00C81BE9" w:rsidDel="00753850">
            <w:rPr>
              <w:color w:val="000000" w:themeColor="text1"/>
            </w:rPr>
            <w:delText>,</w:delText>
          </w:r>
        </w:del>
      </w:moveTo>
      <w:ins w:id="768" w:author="Wild, Kristoffer H." w:date="2023-05-01T22:02:00Z">
        <w:r w:rsidR="00C81BE9">
          <w:rPr>
            <w:color w:val="000000" w:themeColor="text1"/>
          </w:rPr>
          <w:t>,</w:t>
        </w:r>
      </w:ins>
      <w:moveTo w:id="769" w:author="Wild, Kristoffer H." w:date="2023-04-30T17:58:00Z">
        <w:r w:rsidRPr="00C81BE9">
          <w:rPr>
            <w:color w:val="000000" w:themeColor="text1"/>
          </w:rPr>
          <w:t xml:space="preserve"> </w:t>
        </w:r>
        <w:del w:id="770" w:author="Wild, Kristoffer H." w:date="2023-04-30T18:01:00Z">
          <w:r w:rsidRPr="00C81BE9" w:rsidDel="00C10E71">
            <w:rPr>
              <w:color w:val="000000" w:themeColor="text1"/>
            </w:rPr>
            <w:delText>but</w:delText>
          </w:r>
        </w:del>
      </w:moveTo>
      <w:ins w:id="771" w:author="Wild, Kristoffer H." w:date="2023-05-01T20:53:00Z">
        <w:r w:rsidR="005A790A" w:rsidRPr="00C81BE9">
          <w:rPr>
            <w:color w:val="000000" w:themeColor="text1"/>
          </w:rPr>
          <w:t>but</w:t>
        </w:r>
      </w:ins>
      <w:ins w:id="772" w:author="Wild, Kristoffer H." w:date="2023-04-30T18:01:00Z">
        <w:r w:rsidRPr="00C81BE9">
          <w:rPr>
            <w:color w:val="000000" w:themeColor="text1"/>
          </w:rPr>
          <w:t xml:space="preserve"> </w:t>
        </w:r>
      </w:ins>
      <w:ins w:id="773" w:author="Wild, Kristoffer H." w:date="2023-05-01T22:03:00Z">
        <w:r w:rsidR="00C81BE9">
          <w:rPr>
            <w:color w:val="000000" w:themeColor="text1"/>
          </w:rPr>
          <w:t>hormonal responses</w:t>
        </w:r>
        <w:r w:rsidR="00C11166">
          <w:rPr>
            <w:color w:val="000000" w:themeColor="text1"/>
          </w:rPr>
          <w:t xml:space="preserve"> may</w:t>
        </w:r>
      </w:ins>
      <w:ins w:id="774" w:author="Wild, Kristoffer H." w:date="2023-05-01T20:52:00Z">
        <w:r w:rsidR="005A790A" w:rsidRPr="00C81BE9">
          <w:rPr>
            <w:color w:val="000000" w:themeColor="text1"/>
          </w:rPr>
          <w:t xml:space="preserve"> transpire differently depending on</w:t>
        </w:r>
      </w:ins>
      <w:ins w:id="775" w:author="Wild, Kristoffer H." w:date="2023-05-01T20:53:00Z">
        <w:r w:rsidR="005A790A" w:rsidRPr="00C81BE9">
          <w:rPr>
            <w:color w:val="000000" w:themeColor="text1"/>
          </w:rPr>
          <w:t xml:space="preserve"> the phenotype</w:t>
        </w:r>
      </w:ins>
      <w:ins w:id="776" w:author="Wild, Kristoffer H." w:date="2023-05-01T20:52:00Z">
        <w:r w:rsidR="005A790A" w:rsidRPr="00C81BE9">
          <w:rPr>
            <w:color w:val="000000" w:themeColor="text1"/>
          </w:rPr>
          <w:t xml:space="preserve"> </w:t>
        </w:r>
      </w:ins>
      <w:ins w:id="777" w:author="Wild, Kristoffer H." w:date="2023-05-01T20:53:00Z">
        <w:r w:rsidR="005A790A" w:rsidRPr="00C81BE9">
          <w:rPr>
            <w:color w:val="000000" w:themeColor="text1"/>
          </w:rPr>
          <w:t>that undergoes sex-reversal</w:t>
        </w:r>
      </w:ins>
      <w:ins w:id="778" w:author="Daniel Noble" w:date="2023-05-01T19:35:00Z">
        <w:del w:id="779" w:author="Wild, Kristoffer H." w:date="2023-05-01T20:52:00Z">
          <w:r w:rsidR="00AC0E21" w:rsidDel="005A790A">
            <w:rPr>
              <w:color w:val="000000" w:themeColor="text1"/>
            </w:rPr>
            <w:delText>like their</w:delText>
          </w:r>
        </w:del>
      </w:ins>
      <w:ins w:id="780" w:author="Wild, Kristoffer H." w:date="2023-04-30T18:04:00Z">
        <w:del w:id="781" w:author="Daniel Noble" w:date="2023-05-01T19:35:00Z">
          <w:r w:rsidR="00753850" w:rsidRPr="001A10D8" w:rsidDel="00AC0E21">
            <w:rPr>
              <w:color w:val="000000" w:themeColor="text1"/>
            </w:rPr>
            <w:delText>, respectively</w:delText>
          </w:r>
        </w:del>
      </w:ins>
      <w:ins w:id="782" w:author="Wild, Kristoffer H." w:date="2023-04-30T18:02:00Z">
        <w:r w:rsidRPr="001A10D8">
          <w:rPr>
            <w:color w:val="000000" w:themeColor="text1"/>
          </w:rPr>
          <w:t>.</w:t>
        </w:r>
      </w:ins>
      <w:moveTo w:id="783" w:author="Wild, Kristoffer H." w:date="2023-04-30T17:58:00Z">
        <w:r w:rsidRPr="001A10D8">
          <w:rPr>
            <w:color w:val="000000" w:themeColor="text1"/>
          </w:rPr>
          <w:t xml:space="preserve"> </w:t>
        </w:r>
        <w:del w:id="784" w:author="Wild, Kristoffer H." w:date="2023-04-30T18:02:00Z">
          <w:r w:rsidRPr="001A10D8" w:rsidDel="00C10E71">
            <w:rPr>
              <w:color w:val="000000" w:themeColor="text1"/>
            </w:rPr>
            <w:delText>e</w:delText>
          </w:r>
        </w:del>
      </w:moveTo>
      <w:ins w:id="785" w:author="Wild, Kristoffer H." w:date="2023-04-30T18:02:00Z">
        <w:r w:rsidRPr="001A10D8">
          <w:rPr>
            <w:color w:val="000000" w:themeColor="text1"/>
          </w:rPr>
          <w:t xml:space="preserve">However, </w:t>
        </w:r>
      </w:ins>
      <w:ins w:id="786" w:author="Wild, Kristoffer H." w:date="2023-04-30T18:41:00Z">
        <w:r w:rsidR="003A7C7A" w:rsidRPr="001A10D8">
          <w:rPr>
            <w:color w:val="000000" w:themeColor="text1"/>
          </w:rPr>
          <w:t xml:space="preserve">how </w:t>
        </w:r>
      </w:ins>
      <w:ins w:id="787" w:author="Wild, Kristoffer H." w:date="2023-04-30T18:02:00Z">
        <w:r w:rsidRPr="001A10D8">
          <w:rPr>
            <w:color w:val="000000" w:themeColor="text1"/>
          </w:rPr>
          <w:t>e</w:t>
        </w:r>
      </w:ins>
      <w:moveTo w:id="788" w:author="Wild, Kristoffer H." w:date="2023-04-30T17:58:00Z">
        <w:r w:rsidRPr="001A10D8">
          <w:rPr>
            <w:color w:val="000000" w:themeColor="text1"/>
          </w:rPr>
          <w:t>ndogenous hormone</w:t>
        </w:r>
        <w:r w:rsidRPr="003A7C7A">
          <w:rPr>
            <w:color w:val="000000" w:themeColor="text1"/>
          </w:rPr>
          <w:t xml:space="preserve"> levels </w:t>
        </w:r>
        <w:del w:id="789" w:author="Wild, Kristoffer H." w:date="2023-04-30T18:42:00Z">
          <w:r w:rsidRPr="003A7C7A" w:rsidDel="003A7C7A">
            <w:rPr>
              <w:color w:val="000000" w:themeColor="text1"/>
            </w:rPr>
            <w:delText xml:space="preserve">and how they </w:delText>
          </w:r>
        </w:del>
        <w:r w:rsidRPr="003A7C7A">
          <w:rPr>
            <w:color w:val="000000" w:themeColor="text1"/>
          </w:rPr>
          <w:t xml:space="preserve">shift during early ontogeny </w:t>
        </w:r>
      </w:moveTo>
      <w:ins w:id="790" w:author="Wild, Kristoffer H." w:date="2023-04-30T18:07:00Z">
        <w:r w:rsidR="00753850" w:rsidRPr="003A7C7A">
          <w:rPr>
            <w:color w:val="000000" w:themeColor="text1"/>
          </w:rPr>
          <w:t xml:space="preserve">for </w:t>
        </w:r>
      </w:ins>
      <w:ins w:id="791" w:author="Wild, Kristoffer H." w:date="2023-04-30T18:12:00Z">
        <w:r w:rsidR="00753850" w:rsidRPr="003A7C7A">
          <w:rPr>
            <w:color w:val="000000" w:themeColor="text1"/>
          </w:rPr>
          <w:t>male and female</w:t>
        </w:r>
      </w:ins>
      <w:ins w:id="792" w:author="Wild, Kristoffer H." w:date="2023-05-01T16:33:00Z">
        <w:r w:rsidR="00AC721D">
          <w:rPr>
            <w:color w:val="000000" w:themeColor="text1"/>
          </w:rPr>
          <w:t xml:space="preserve"> lizards</w:t>
        </w:r>
      </w:ins>
      <w:ins w:id="793" w:author="Wild, Kristoffer H." w:date="2023-04-30T18:12:00Z">
        <w:r w:rsidR="00753850" w:rsidRPr="003A7C7A">
          <w:rPr>
            <w:color w:val="000000" w:themeColor="text1"/>
          </w:rPr>
          <w:t xml:space="preserve"> </w:t>
        </w:r>
      </w:ins>
      <w:moveTo w:id="794" w:author="Wild, Kristoffer H." w:date="2023-04-30T17:58:00Z">
        <w:del w:id="795" w:author="Wild, Kristoffer H." w:date="2023-05-01T18:19:00Z">
          <w:r w:rsidRPr="003A7C7A" w:rsidDel="0020758D">
            <w:rPr>
              <w:color w:val="000000" w:themeColor="text1"/>
            </w:rPr>
            <w:delText xml:space="preserve">in natural systems </w:delText>
          </w:r>
        </w:del>
      </w:moveTo>
      <w:ins w:id="796" w:author="Wild, Kristoffer H." w:date="2023-04-30T18:42:00Z">
        <w:r w:rsidR="003A7C7A" w:rsidRPr="003A7C7A">
          <w:rPr>
            <w:color w:val="000000" w:themeColor="text1"/>
          </w:rPr>
          <w:t>remains poorly understood</w:t>
        </w:r>
      </w:ins>
      <w:moveTo w:id="797" w:author="Wild, Kristoffer H." w:date="2023-04-30T17:58:00Z">
        <w:del w:id="798" w:author="Wild, Kristoffer H." w:date="2023-04-30T18:42:00Z">
          <w:r w:rsidRPr="003A7C7A" w:rsidDel="003A7C7A">
            <w:rPr>
              <w:color w:val="000000" w:themeColor="text1"/>
            </w:rPr>
            <w:delText>remains unknown</w:delText>
          </w:r>
        </w:del>
      </w:moveTo>
      <w:ins w:id="799" w:author="Wild, Kristoffer H." w:date="2023-04-30T18:05:00Z">
        <w:r w:rsidR="00753850" w:rsidRPr="003A7C7A">
          <w:rPr>
            <w:color w:val="000000" w:themeColor="text1"/>
          </w:rPr>
          <w:t xml:space="preserve"> </w:t>
        </w:r>
      </w:ins>
      <w:ins w:id="800" w:author="Wild, Kristoffer H." w:date="2023-05-01T18:12:00Z">
        <w:r w:rsidR="008A7093">
          <w:rPr>
            <w:color w:val="000000" w:themeColor="text1"/>
          </w:rPr>
          <w:t>(</w:t>
        </w:r>
        <w:r w:rsidR="008A7093" w:rsidRPr="008A7093">
          <w:rPr>
            <w:i/>
            <w:iCs/>
            <w:color w:val="000000" w:themeColor="text1"/>
            <w:rPrChange w:id="801" w:author="Wild, Kristoffer H." w:date="2023-05-01T18:12:00Z">
              <w:rPr>
                <w:color w:val="000000" w:themeColor="text1"/>
              </w:rPr>
            </w:rPrChange>
          </w:rPr>
          <w:t>but see</w:t>
        </w:r>
        <w:r w:rsidR="008A7093">
          <w:rPr>
            <w:color w:val="000000" w:themeColor="text1"/>
          </w:rPr>
          <w:t xml:space="preserve"> </w:t>
        </w:r>
        <w:r w:rsidR="008A7093" w:rsidRPr="001A10D8">
          <w:rPr>
            <w:color w:val="000000"/>
          </w:rPr>
          <w:t>Lovern et al., 2001</w:t>
        </w:r>
        <w:r w:rsidR="008A7093">
          <w:rPr>
            <w:color w:val="000000" w:themeColor="text1"/>
          </w:rPr>
          <w:t>)</w:t>
        </w:r>
      </w:ins>
      <w:ins w:id="802" w:author="Wild, Kristoffer H." w:date="2023-05-01T18:16:00Z">
        <w:r w:rsidR="0020758D">
          <w:rPr>
            <w:color w:val="000000" w:themeColor="text1"/>
          </w:rPr>
          <w:t xml:space="preserve"> </w:t>
        </w:r>
      </w:ins>
      <w:ins w:id="803" w:author="Wild, Kristoffer H." w:date="2023-04-30T18:05:00Z">
        <w:r w:rsidR="00753850" w:rsidRPr="003A7C7A">
          <w:rPr>
            <w:color w:val="000000" w:themeColor="text1"/>
          </w:rPr>
          <w:t xml:space="preserve">and </w:t>
        </w:r>
      </w:ins>
      <w:ins w:id="804" w:author="Wild, Kristoffer H." w:date="2023-04-30T18:07:00Z">
        <w:r w:rsidR="00753850" w:rsidRPr="003A7C7A">
          <w:rPr>
            <w:color w:val="000000" w:themeColor="text1"/>
          </w:rPr>
          <w:t>requires</w:t>
        </w:r>
      </w:ins>
      <w:ins w:id="805" w:author="Wild, Kristoffer H." w:date="2023-04-30T18:05:00Z">
        <w:r w:rsidR="00753850" w:rsidRPr="003A7C7A">
          <w:rPr>
            <w:color w:val="000000" w:themeColor="text1"/>
          </w:rPr>
          <w:t xml:space="preserve"> further attention </w:t>
        </w:r>
      </w:ins>
      <w:ins w:id="806" w:author="Wild, Kristoffer H." w:date="2023-04-30T18:07:00Z">
        <w:r w:rsidR="00753850" w:rsidRPr="003A7C7A">
          <w:rPr>
            <w:color w:val="000000" w:themeColor="text1"/>
          </w:rPr>
          <w:t>when accounting for sex-revers</w:t>
        </w:r>
      </w:ins>
      <w:ins w:id="807" w:author="Wild, Kristoffer H." w:date="2023-04-30T18:44:00Z">
        <w:r w:rsidR="003A7C7A">
          <w:rPr>
            <w:color w:val="000000" w:themeColor="text1"/>
          </w:rPr>
          <w:t>ed individuals</w:t>
        </w:r>
      </w:ins>
      <w:ins w:id="808" w:author="Wild, Kristoffer H." w:date="2023-04-30T19:34:00Z">
        <w:r w:rsidR="005168F7">
          <w:rPr>
            <w:color w:val="000000" w:themeColor="text1"/>
          </w:rPr>
          <w:t xml:space="preserve"> as they mature</w:t>
        </w:r>
      </w:ins>
      <w:moveTo w:id="809" w:author="Wild, Kristoffer H." w:date="2023-04-30T17:58:00Z">
        <w:r w:rsidRPr="003A7C7A">
          <w:rPr>
            <w:color w:val="000000" w:themeColor="text1"/>
          </w:rPr>
          <w:t xml:space="preserve">. </w:t>
        </w:r>
        <w:del w:id="810" w:author="Daniel Noble" w:date="2023-05-01T19:37:00Z">
          <w:r w:rsidRPr="003A7C7A" w:rsidDel="00AC0E21">
            <w:rPr>
              <w:color w:val="000000" w:themeColor="text1"/>
            </w:rPr>
            <w:delText>Working within the Like Phenotype/Like Genotype framework will provide</w:delText>
          </w:r>
        </w:del>
      </w:moveTo>
      <w:ins w:id="811" w:author="Wild, Kristoffer H." w:date="2023-04-30T18:14:00Z">
        <w:del w:id="812" w:author="Daniel Noble" w:date="2023-05-01T19:37:00Z">
          <w:r w:rsidR="00753850" w:rsidRPr="003A7C7A" w:rsidDel="00AC0E21">
            <w:rPr>
              <w:color w:val="000000" w:themeColor="text1"/>
              <w:rPrChange w:id="813" w:author="Wild, Kristoffer H." w:date="2023-04-30T18:43:00Z">
                <w:rPr>
                  <w:color w:val="000000" w:themeColor="text1"/>
                  <w:highlight w:val="yellow"/>
                </w:rPr>
              </w:rPrChange>
            </w:rPr>
            <w:delText>s</w:delText>
          </w:r>
        </w:del>
      </w:ins>
      <w:moveTo w:id="814" w:author="Wild, Kristoffer H." w:date="2023-04-30T17:58:00Z">
        <w:del w:id="815" w:author="Daniel Noble" w:date="2023-05-01T19:37:00Z">
          <w:r w:rsidRPr="003A7C7A" w:rsidDel="00AC0E21">
            <w:rPr>
              <w:color w:val="000000" w:themeColor="text1"/>
            </w:rPr>
            <w:delText xml:space="preserve"> a productive future avenue for future research in these GSD systems</w:delText>
          </w:r>
        </w:del>
      </w:moveTo>
      <w:ins w:id="816" w:author="Wild, Kristoffer H." w:date="2023-05-01T14:12:00Z">
        <w:del w:id="817" w:author="Daniel Noble" w:date="2023-05-01T19:37:00Z">
          <w:r w:rsidR="006870FB" w:rsidDel="00AC0E21">
            <w:rPr>
              <w:color w:val="000000" w:themeColor="text1"/>
            </w:rPr>
            <w:delText>systems</w:delText>
          </w:r>
        </w:del>
      </w:ins>
      <w:moveTo w:id="818" w:author="Wild, Kristoffer H." w:date="2023-04-30T17:58:00Z">
        <w:del w:id="819" w:author="Daniel Noble" w:date="2023-05-01T19:37:00Z">
          <w:r w:rsidRPr="003A7C7A" w:rsidDel="00AC0E21">
            <w:rPr>
              <w:color w:val="000000" w:themeColor="text1"/>
            </w:rPr>
            <w:delText xml:space="preserve"> to untangle</w:delText>
          </w:r>
        </w:del>
      </w:moveTo>
      <w:ins w:id="820" w:author="Wild, Kristoffer H." w:date="2023-05-01T14:12:00Z">
        <w:del w:id="821" w:author="Daniel Noble" w:date="2023-05-01T19:37:00Z">
          <w:r w:rsidR="006870FB" w:rsidDel="00AC0E21">
            <w:rPr>
              <w:color w:val="000000" w:themeColor="text1"/>
            </w:rPr>
            <w:delText>unravel</w:delText>
          </w:r>
        </w:del>
      </w:ins>
      <w:moveTo w:id="822" w:author="Wild, Kristoffer H." w:date="2023-04-30T17:58:00Z">
        <w:del w:id="823" w:author="Daniel Noble" w:date="2023-05-01T19:37:00Z">
          <w:r w:rsidRPr="003A7C7A" w:rsidDel="00AC0E21">
            <w:rPr>
              <w:color w:val="000000" w:themeColor="text1"/>
            </w:rPr>
            <w:delText xml:space="preserve"> if</w:delText>
          </w:r>
        </w:del>
      </w:moveTo>
      <w:ins w:id="824" w:author="Wild, Kristoffer H." w:date="2023-04-30T18:38:00Z">
        <w:del w:id="825" w:author="Daniel Noble" w:date="2023-05-01T19:37:00Z">
          <w:r w:rsidR="003A7C7A" w:rsidRPr="003A7C7A" w:rsidDel="00AC0E21">
            <w:rPr>
              <w:color w:val="000000" w:themeColor="text1"/>
              <w:rPrChange w:id="826" w:author="Wild, Kristoffer H." w:date="2023-04-30T18:43:00Z">
                <w:rPr>
                  <w:color w:val="000000" w:themeColor="text1"/>
                  <w:highlight w:val="yellow"/>
                </w:rPr>
              </w:rPrChange>
            </w:rPr>
            <w:delText>whether</w:delText>
          </w:r>
        </w:del>
      </w:ins>
      <w:moveTo w:id="827" w:author="Wild, Kristoffer H." w:date="2023-04-30T17:58:00Z">
        <w:del w:id="828" w:author="Daniel Noble" w:date="2023-05-01T19:37:00Z">
          <w:r w:rsidRPr="003A7C7A" w:rsidDel="00AC0E21">
            <w:rPr>
              <w:color w:val="000000" w:themeColor="text1"/>
            </w:rPr>
            <w:delText xml:space="preserve"> hormonal or genetic differences</w:delText>
          </w:r>
        </w:del>
      </w:moveTo>
      <w:ins w:id="829" w:author="Wild, Kristoffer H." w:date="2023-04-30T18:15:00Z">
        <w:del w:id="830" w:author="Daniel Noble" w:date="2023-05-01T19:37:00Z">
          <w:r w:rsidR="00A45699" w:rsidRPr="003A7C7A" w:rsidDel="00AC0E21">
            <w:rPr>
              <w:color w:val="000000" w:themeColor="text1"/>
              <w:rPrChange w:id="831" w:author="Wild, Kristoffer H." w:date="2023-04-30T18:43:00Z">
                <w:rPr>
                  <w:color w:val="000000" w:themeColor="text1"/>
                  <w:highlight w:val="yellow"/>
                </w:rPr>
              </w:rPrChange>
            </w:rPr>
            <w:delText>variation</w:delText>
          </w:r>
        </w:del>
      </w:ins>
      <w:moveTo w:id="832" w:author="Wild, Kristoffer H." w:date="2023-04-30T17:58:00Z">
        <w:del w:id="833" w:author="Daniel Noble" w:date="2023-05-01T19:37:00Z">
          <w:r w:rsidRPr="003A7C7A" w:rsidDel="00AC0E21">
            <w:rPr>
              <w:color w:val="000000" w:themeColor="text1"/>
            </w:rPr>
            <w:delText xml:space="preserve"> are</w:delText>
          </w:r>
        </w:del>
      </w:moveTo>
      <w:ins w:id="834" w:author="Wild, Kristoffer H." w:date="2023-05-01T17:23:00Z">
        <w:del w:id="835" w:author="Daniel Noble" w:date="2023-05-01T19:37:00Z">
          <w:r w:rsidR="00A7560A" w:rsidDel="00AC0E21">
            <w:rPr>
              <w:color w:val="000000" w:themeColor="text1"/>
            </w:rPr>
            <w:delText>is</w:delText>
          </w:r>
        </w:del>
      </w:ins>
      <w:moveTo w:id="836" w:author="Wild, Kristoffer H." w:date="2023-04-30T17:58:00Z">
        <w:del w:id="837" w:author="Daniel Noble" w:date="2023-05-01T19:37:00Z">
          <w:r w:rsidRPr="003A7C7A" w:rsidDel="00AC0E21">
            <w:rPr>
              <w:color w:val="000000" w:themeColor="text1"/>
            </w:rPr>
            <w:delText xml:space="preserve"> responsible for differences in </w:delText>
          </w:r>
        </w:del>
      </w:moveTo>
      <w:ins w:id="838" w:author="Wild, Kristoffer H." w:date="2023-04-30T18:39:00Z">
        <w:del w:id="839" w:author="Daniel Noble" w:date="2023-05-01T19:37:00Z">
          <w:r w:rsidR="003A7C7A" w:rsidRPr="003A7C7A" w:rsidDel="00AC0E21">
            <w:rPr>
              <w:color w:val="000000" w:themeColor="text1"/>
              <w:rPrChange w:id="840" w:author="Wild, Kristoffer H." w:date="2023-04-30T18:43:00Z">
                <w:rPr>
                  <w:color w:val="000000" w:themeColor="text1"/>
                  <w:highlight w:val="yellow"/>
                </w:rPr>
              </w:rPrChange>
            </w:rPr>
            <w:delText xml:space="preserve">life-history </w:delText>
          </w:r>
        </w:del>
      </w:ins>
      <w:moveTo w:id="841" w:author="Wild, Kristoffer H." w:date="2023-04-30T17:58:00Z">
        <w:del w:id="842" w:author="Daniel Noble" w:date="2023-05-01T19:37:00Z">
          <w:r w:rsidRPr="003A7C7A" w:rsidDel="00AC0E21">
            <w:rPr>
              <w:color w:val="000000" w:themeColor="text1"/>
            </w:rPr>
            <w:delText>measurable phenotypic traits</w:delText>
          </w:r>
        </w:del>
      </w:moveTo>
      <w:ins w:id="843" w:author="Wild, Kristoffer H." w:date="2023-04-30T18:38:00Z">
        <w:del w:id="844" w:author="Daniel Noble" w:date="2023-05-01T19:37:00Z">
          <w:r w:rsidR="003A7C7A" w:rsidRPr="003A7C7A" w:rsidDel="00AC0E21">
            <w:rPr>
              <w:color w:val="000000" w:themeColor="text1"/>
              <w:rPrChange w:id="845" w:author="Wild, Kristoffer H." w:date="2023-04-30T18:43:00Z">
                <w:rPr>
                  <w:color w:val="000000" w:themeColor="text1"/>
                  <w:highlight w:val="yellow"/>
                </w:rPr>
              </w:rPrChange>
            </w:rPr>
            <w:delText>traits</w:delText>
          </w:r>
        </w:del>
      </w:ins>
      <w:ins w:id="846" w:author="Wild, Kristoffer H." w:date="2023-04-30T18:40:00Z">
        <w:del w:id="847" w:author="Daniel Noble" w:date="2023-05-01T19:37:00Z">
          <w:r w:rsidR="003A7C7A" w:rsidRPr="003A7C7A" w:rsidDel="00AC0E21">
            <w:rPr>
              <w:color w:val="000000" w:themeColor="text1"/>
              <w:rPrChange w:id="848" w:author="Wild, Kristoffer H." w:date="2023-04-30T18:43:00Z">
                <w:rPr>
                  <w:color w:val="000000" w:themeColor="text1"/>
                  <w:highlight w:val="yellow"/>
                </w:rPr>
              </w:rPrChange>
            </w:rPr>
            <w:delText xml:space="preserve"> between phenotypic sex</w:delText>
          </w:r>
        </w:del>
      </w:ins>
      <w:ins w:id="849" w:author="Wild, Kristoffer H." w:date="2023-05-01T16:36:00Z">
        <w:del w:id="850" w:author="Daniel Noble" w:date="2023-05-01T19:37:00Z">
          <w:r w:rsidR="00586970" w:rsidDel="00AC0E21">
            <w:rPr>
              <w:color w:val="000000" w:themeColor="text1"/>
            </w:rPr>
            <w:delText xml:space="preserve"> as they mature</w:delText>
          </w:r>
        </w:del>
      </w:ins>
      <w:moveTo w:id="851" w:author="Wild, Kristoffer H." w:date="2023-04-30T17:58:00Z">
        <w:del w:id="852" w:author="Daniel Noble" w:date="2023-05-01T19:37:00Z">
          <w:r w:rsidRPr="003A7C7A" w:rsidDel="00AC0E21">
            <w:rPr>
              <w:color w:val="000000" w:themeColor="text1"/>
            </w:rPr>
            <w:delText>.</w:delText>
          </w:r>
          <w:r w:rsidRPr="009D367F" w:rsidDel="00AC0E21">
            <w:rPr>
              <w:color w:val="000000" w:themeColor="text1"/>
            </w:rPr>
            <w:delText xml:space="preserve"> </w:delText>
          </w:r>
        </w:del>
      </w:moveTo>
    </w:p>
    <w:moveToRangeEnd w:id="640"/>
    <w:p w14:paraId="41D1941D" w14:textId="77777777" w:rsidR="00C10E71" w:rsidRPr="00DE27BA" w:rsidRDefault="00C10E71">
      <w:pPr>
        <w:ind w:firstLine="720"/>
        <w:contextualSpacing/>
        <w:rPr>
          <w:color w:val="000000" w:themeColor="text1"/>
        </w:rPr>
        <w:pPrChange w:id="853" w:author="Wild, Kristoffer H." w:date="2023-04-30T19:33:00Z">
          <w:pPr>
            <w:contextualSpacing/>
          </w:pPr>
        </w:pPrChange>
      </w:pPr>
    </w:p>
    <w:p w14:paraId="23D34889" w14:textId="5623AA01" w:rsidR="00B233F1" w:rsidDel="001A10D8" w:rsidRDefault="0031578B" w:rsidP="001A10D8">
      <w:pPr>
        <w:ind w:firstLine="720"/>
        <w:contextualSpacing/>
        <w:rPr>
          <w:del w:id="854" w:author="Wild, Kristoffer H." w:date="2023-05-01T17:56:00Z"/>
          <w:b/>
          <w:bCs/>
          <w:color w:val="000000" w:themeColor="text1"/>
        </w:rPr>
      </w:pPr>
      <w:del w:id="855" w:author="Kristoffer Wild" w:date="2023-04-30T14:09:00Z">
        <w:r w:rsidDel="008720EA">
          <w:rPr>
            <w:color w:val="000000" w:themeColor="text1"/>
          </w:rPr>
          <w:delText>T</w:delText>
        </w:r>
      </w:del>
      <w:ins w:id="856" w:author="Kristoffer Wild" w:date="2023-04-30T14:09:00Z">
        <w:del w:id="857" w:author="Daniel Noble" w:date="2023-05-01T19:37:00Z">
          <w:r w:rsidR="008720EA" w:rsidDel="00AC0E21">
            <w:rPr>
              <w:color w:val="000000" w:themeColor="text1"/>
            </w:rPr>
            <w:delText xml:space="preserve">This is the first study in any </w:delText>
          </w:r>
          <w:r w:rsidR="008720EA" w:rsidRPr="00DF747A" w:rsidDel="00AC0E21">
            <w:rPr>
              <w:color w:val="000000" w:themeColor="text1"/>
            </w:rPr>
            <w:delText>vertebrate species</w:delText>
          </w:r>
          <w:r w:rsidR="008720EA" w:rsidDel="00AC0E21">
            <w:rPr>
              <w:color w:val="000000" w:themeColor="text1"/>
            </w:rPr>
            <w:delText xml:space="preserve"> to estimate the</w:delText>
          </w:r>
          <w:r w:rsidR="008720EA" w:rsidRPr="00DF747A" w:rsidDel="00AC0E21">
            <w:rPr>
              <w:color w:val="000000" w:themeColor="text1"/>
            </w:rPr>
            <w:delText xml:space="preserve"> metabolic consequences of </w:delText>
          </w:r>
          <w:r w:rsidR="008720EA" w:rsidDel="00AC0E21">
            <w:rPr>
              <w:color w:val="000000" w:themeColor="text1"/>
            </w:rPr>
            <w:delText>temperature-induced</w:delText>
          </w:r>
          <w:r w:rsidR="008720EA" w:rsidRPr="00DF747A" w:rsidDel="00AC0E21">
            <w:rPr>
              <w:color w:val="000000" w:themeColor="text1"/>
            </w:rPr>
            <w:delText xml:space="preserve"> </w:delText>
          </w:r>
          <w:r w:rsidR="008720EA" w:rsidDel="00AC0E21">
            <w:rPr>
              <w:color w:val="000000" w:themeColor="text1"/>
            </w:rPr>
            <w:delText xml:space="preserve">sex reversal. </w:delText>
          </w:r>
        </w:del>
        <w:r w:rsidR="008720EA">
          <w:rPr>
            <w:color w:val="000000" w:themeColor="text1"/>
          </w:rPr>
          <w:t>We showed</w:t>
        </w:r>
        <w:r w:rsidR="008720EA" w:rsidRPr="00DF747A">
          <w:rPr>
            <w:color w:val="000000" w:themeColor="text1"/>
          </w:rPr>
          <w:t xml:space="preserve"> </w:t>
        </w:r>
        <w:r w:rsidR="008720EA">
          <w:rPr>
            <w:color w:val="000000" w:themeColor="text1"/>
          </w:rPr>
          <w:t xml:space="preserve">that metabolic scaling relationships of sex-reversed individuals differed depending on the GSD system. </w:t>
        </w:r>
      </w:ins>
      <w:del w:id="858" w:author="Kristoffer Wild" w:date="2023-04-30T14:09:00Z">
        <w:r w:rsidDel="008720EA">
          <w:rPr>
            <w:color w:val="000000" w:themeColor="text1"/>
          </w:rPr>
          <w:delText xml:space="preserve">his is the first study in any </w:delText>
        </w:r>
        <w:r w:rsidRPr="00DF747A" w:rsidDel="008720EA">
          <w:rPr>
            <w:color w:val="000000" w:themeColor="text1"/>
          </w:rPr>
          <w:delText>vertebrate species</w:delText>
        </w:r>
        <w:r w:rsidDel="008720EA">
          <w:rPr>
            <w:color w:val="000000" w:themeColor="text1"/>
          </w:rPr>
          <w:delText xml:space="preserve"> to estimate the</w:delText>
        </w:r>
        <w:r w:rsidR="00B233F1" w:rsidRPr="00DF747A" w:rsidDel="008720EA">
          <w:rPr>
            <w:color w:val="000000" w:themeColor="text1"/>
          </w:rPr>
          <w:delText xml:space="preserve"> metabolic consequences of </w:delText>
        </w:r>
        <w:r w:rsidR="00B233F1" w:rsidDel="008720EA">
          <w:rPr>
            <w:color w:val="000000" w:themeColor="text1"/>
          </w:rPr>
          <w:delText>temperature-induced</w:delText>
        </w:r>
        <w:r w:rsidR="00B233F1" w:rsidRPr="00DF747A" w:rsidDel="008720EA">
          <w:rPr>
            <w:color w:val="000000" w:themeColor="text1"/>
          </w:rPr>
          <w:delText xml:space="preserve"> </w:delText>
        </w:r>
        <w:r w:rsidR="00B233F1" w:rsidDel="008720EA">
          <w:rPr>
            <w:color w:val="000000" w:themeColor="text1"/>
          </w:rPr>
          <w:delText>sex reversal</w:delText>
        </w:r>
        <w:r w:rsidDel="008720EA">
          <w:rPr>
            <w:color w:val="000000" w:themeColor="text1"/>
          </w:rPr>
          <w:delText xml:space="preserve">. In both GSD systems in this study, concordant females had higher mass scaling relationships in </w:delText>
        </w:r>
      </w:del>
      <w:ins w:id="859" w:author="Daniel Noble" w:date="2023-04-19T13:43:00Z">
        <w:del w:id="860" w:author="Kristoffer Wild" w:date="2023-04-30T14:09:00Z">
          <w:r w:rsidR="00D27FC1" w:rsidDel="008720EA">
            <w:rPr>
              <w:color w:val="000000" w:themeColor="text1"/>
            </w:rPr>
            <w:delText xml:space="preserve">for </w:delText>
          </w:r>
        </w:del>
      </w:ins>
      <w:del w:id="861" w:author="Kristoffer Wild" w:date="2023-04-30T14:09:00Z">
        <w:r w:rsidDel="008720EA">
          <w:rPr>
            <w:color w:val="000000" w:themeColor="text1"/>
          </w:rPr>
          <w:delText>metabolism than concordant males (Tables 1 &amp; 2), but we showed</w:delText>
        </w:r>
        <w:r w:rsidRPr="00DF747A" w:rsidDel="008720EA">
          <w:rPr>
            <w:color w:val="000000" w:themeColor="text1"/>
          </w:rPr>
          <w:delText xml:space="preserve"> </w:delText>
        </w:r>
        <w:r w:rsidDel="008720EA">
          <w:rPr>
            <w:color w:val="000000" w:themeColor="text1"/>
          </w:rPr>
          <w:delText xml:space="preserve">that metabolic scaling relationships of sex-reversed individuals differed depending on the GSD system. </w:delText>
        </w:r>
      </w:del>
      <w:del w:id="862" w:author="Kris.Wild" w:date="2023-04-11T10:53:00Z">
        <w:r w:rsidRPr="005E4AC5" w:rsidDel="00406052">
          <w:rPr>
            <w:color w:val="000000" w:themeColor="text1"/>
            <w:highlight w:val="yellow"/>
            <w:rPrChange w:id="863" w:author="Kris.Wild" w:date="2023-04-12T09:19:00Z">
              <w:rPr>
                <w:color w:val="000000" w:themeColor="text1"/>
              </w:rPr>
            </w:rPrChange>
          </w:rPr>
          <w:delText>I</w:delText>
        </w:r>
        <w:r w:rsidR="00B233F1" w:rsidRPr="005E4AC5" w:rsidDel="00406052">
          <w:rPr>
            <w:color w:val="000000" w:themeColor="text1"/>
            <w:highlight w:val="yellow"/>
            <w:rPrChange w:id="864" w:author="Kris.Wild" w:date="2023-04-12T09:19:00Z">
              <w:rPr>
                <w:color w:val="000000" w:themeColor="text1"/>
              </w:rPr>
            </w:rPrChange>
          </w:rPr>
          <w:delText xml:space="preserve">n </w:delText>
        </w:r>
      </w:del>
      <w:ins w:id="865" w:author="Kris.Wild" w:date="2023-04-12T09:21:00Z">
        <w:r w:rsidR="005E4AC5">
          <w:rPr>
            <w:color w:val="000000" w:themeColor="text1"/>
          </w:rPr>
          <w:t>In</w:t>
        </w:r>
      </w:ins>
      <w:ins w:id="866" w:author="Kris.Wild" w:date="2023-04-11T10:53:00Z">
        <w:r w:rsidR="00406052">
          <w:rPr>
            <w:color w:val="000000" w:themeColor="text1"/>
          </w:rPr>
          <w:t xml:space="preserve"> </w:t>
        </w:r>
      </w:ins>
      <w:r w:rsidR="00B233F1">
        <w:rPr>
          <w:color w:val="000000" w:themeColor="text1"/>
        </w:rPr>
        <w:t>the ZZ/ZW system</w:t>
      </w:r>
      <w:ins w:id="867" w:author="Daniel Noble" w:date="2023-04-27T10:00:00Z">
        <w:r w:rsidR="005A1F31">
          <w:rPr>
            <w:color w:val="000000" w:themeColor="text1"/>
          </w:rPr>
          <w:t xml:space="preserve"> of </w:t>
        </w:r>
        <w:r w:rsidR="005A1F31" w:rsidRPr="00DA2DD6">
          <w:rPr>
            <w:i/>
            <w:iCs/>
            <w:color w:val="000000" w:themeColor="text1"/>
          </w:rPr>
          <w:t>P. vitticeps</w:t>
        </w:r>
      </w:ins>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w:t>
      </w:r>
      <w:ins w:id="868" w:author="Daniel Noble" w:date="2023-04-27T11:02:00Z">
        <w:r w:rsidR="00977F6C">
          <w:rPr>
            <w:color w:val="000000" w:themeColor="text1"/>
          </w:rPr>
          <w:t xml:space="preserve">of similar size </w:t>
        </w:r>
      </w:ins>
      <w:del w:id="869" w:author="Daniel Noble" w:date="2023-04-27T11:02:00Z">
        <w:r w:rsidR="00B233F1" w:rsidDel="00977F6C">
          <w:rPr>
            <w:color w:val="000000" w:themeColor="text1"/>
          </w:rPr>
          <w:delText xml:space="preserve">and appear to be more like concordant males </w:delText>
        </w:r>
      </w:del>
      <w:r w:rsidR="00B233F1">
        <w:rPr>
          <w:color w:val="000000" w:themeColor="text1"/>
        </w:rPr>
        <w:t>(</w:t>
      </w:r>
      <w:del w:id="870" w:author="Daniel Noble" w:date="2023-04-27T11:03:00Z">
        <w:r w:rsidR="00B233F1" w:rsidDel="00977F6C">
          <w:rPr>
            <w:color w:val="000000" w:themeColor="text1"/>
          </w:rPr>
          <w:delText xml:space="preserve">male ZZ; </w:delText>
        </w:r>
      </w:del>
      <w:r w:rsidR="00B233F1">
        <w:rPr>
          <w:color w:val="000000" w:themeColor="text1"/>
        </w:rPr>
        <w:t>Fig. 2D</w:t>
      </w:r>
      <w:ins w:id="871" w:author="Kris.Wild" w:date="2023-04-22T07:09:00Z">
        <w:r w:rsidR="005330F2">
          <w:rPr>
            <w:color w:val="000000" w:themeColor="text1"/>
          </w:rPr>
          <w:t>; Table S3</w:t>
        </w:r>
      </w:ins>
      <w:r w:rsidR="00B233F1">
        <w:rPr>
          <w:color w:val="000000" w:themeColor="text1"/>
        </w:rPr>
        <w:t>)</w:t>
      </w:r>
      <w:ins w:id="872" w:author="Daniel Noble" w:date="2023-04-27T10:01:00Z">
        <w:r w:rsidR="005A1F31">
          <w:rPr>
            <w:color w:val="000000" w:themeColor="text1"/>
          </w:rPr>
          <w:t xml:space="preserve">, whereas we observed no </w:t>
        </w:r>
      </w:ins>
      <w:ins w:id="873" w:author="Daniel Noble" w:date="2023-04-27T11:03:00Z">
        <w:r w:rsidR="00977F6C">
          <w:rPr>
            <w:color w:val="000000" w:themeColor="text1"/>
          </w:rPr>
          <w:t xml:space="preserve">such </w:t>
        </w:r>
      </w:ins>
      <w:ins w:id="874" w:author="Daniel Noble" w:date="2023-04-27T10:01:00Z">
        <w:r w:rsidR="005A1F31">
          <w:rPr>
            <w:color w:val="000000" w:themeColor="text1"/>
          </w:rPr>
          <w:t xml:space="preserve">differences </w:t>
        </w:r>
        <w:r w:rsidR="00724BA6">
          <w:rPr>
            <w:color w:val="000000" w:themeColor="text1"/>
          </w:rPr>
          <w:t>for small sized hatchlings</w:t>
        </w:r>
      </w:ins>
      <w:r w:rsidR="00B233F1">
        <w:rPr>
          <w:color w:val="000000" w:themeColor="text1"/>
        </w:rPr>
        <w:t>.</w:t>
      </w:r>
      <w:ins w:id="875" w:author="Kris.Wild" w:date="2023-04-22T07:30:00Z">
        <w:r w:rsidR="00E9400C">
          <w:rPr>
            <w:color w:val="000000" w:themeColor="text1"/>
          </w:rPr>
          <w:t xml:space="preserve"> </w:t>
        </w:r>
      </w:ins>
      <w:ins w:id="876" w:author="Daniel Noble" w:date="2023-04-27T10:02:00Z">
        <w:r w:rsidR="00724BA6">
          <w:rPr>
            <w:color w:val="000000" w:themeColor="text1"/>
          </w:rPr>
          <w:t xml:space="preserve">Given that </w:t>
        </w:r>
      </w:ins>
      <w:ins w:id="877" w:author="Kris.Wild" w:date="2023-04-22T07:30:00Z">
        <w:del w:id="878" w:author="Daniel Noble" w:date="2023-04-27T10:02:00Z">
          <w:r w:rsidR="00E9400C" w:rsidDel="00724BA6">
            <w:delText xml:space="preserve">There is evidence that </w:delText>
          </w:r>
        </w:del>
      </w:ins>
      <w:ins w:id="879" w:author="Kris.Wild" w:date="2023-04-22T07:31:00Z">
        <w:r w:rsidR="00E9400C">
          <w:t>se</w:t>
        </w:r>
      </w:ins>
      <w:ins w:id="880" w:author="Kris.Wild" w:date="2023-04-22T07:32:00Z">
        <w:r w:rsidR="00E9400C">
          <w:t xml:space="preserve">lection </w:t>
        </w:r>
        <w:del w:id="881" w:author="Daniel Noble" w:date="2023-04-27T10:02:00Z">
          <w:r w:rsidR="00E9400C" w:rsidDel="00724BA6">
            <w:delText xml:space="preserve">does occur </w:delText>
          </w:r>
        </w:del>
        <w:r w:rsidR="00E9400C">
          <w:t>for</w:t>
        </w:r>
      </w:ins>
      <w:ins w:id="882" w:author="Kris.Wild" w:date="2023-04-22T07:30:00Z">
        <w:r w:rsidR="00E9400C">
          <w:t xml:space="preserve"> larger hatchling lizards in the wild</w:t>
        </w:r>
        <w:del w:id="883" w:author="Daniel Noble" w:date="2023-04-27T10:03:00Z">
          <w:r w:rsidR="00E9400C" w:rsidDel="005A596C">
            <w:delText>,</w:delText>
          </w:r>
        </w:del>
        <w:del w:id="884" w:author="Daniel Noble" w:date="2023-04-27T10:02:00Z">
          <w:r w:rsidR="00E9400C" w:rsidDel="00724BA6">
            <w:delText xml:space="preserve"> </w:delText>
          </w:r>
        </w:del>
        <w:del w:id="885" w:author="Daniel Noble" w:date="2023-04-27T10:03:00Z">
          <w:r w:rsidR="00E9400C" w:rsidDel="005A596C">
            <w:delText>i.e. ‘bigger is better’ hypothesis (</w:delText>
          </w:r>
        </w:del>
      </w:ins>
      <w:ins w:id="886" w:author="Kris.Wild" w:date="2023-04-22T07:36:00Z">
        <w:del w:id="887" w:author="Daniel Noble" w:date="2023-04-27T10:03:00Z">
          <w:r w:rsidR="00E9400C" w:rsidDel="005A596C">
            <w:delText>Ferguson</w:delText>
          </w:r>
        </w:del>
      </w:ins>
      <w:ins w:id="888" w:author="Kris.Wild" w:date="2023-04-22T07:33:00Z">
        <w:del w:id="889" w:author="Daniel Noble" w:date="2023-04-27T10:03:00Z">
          <w:r w:rsidR="00E9400C" w:rsidDel="005A596C">
            <w:delText xml:space="preserve"> &amp; Fox 1984; </w:delText>
          </w:r>
        </w:del>
      </w:ins>
      <w:ins w:id="890" w:author="Kris.Wild" w:date="2023-04-22T07:30:00Z">
        <w:del w:id="891" w:author="Daniel Noble" w:date="2023-04-27T10:03:00Z">
          <w:r w:rsidR="00E9400C" w:rsidDel="005A596C">
            <w:delText>Sinervo et al.,1992; Warner &amp; Andrews</w:delText>
          </w:r>
        </w:del>
      </w:ins>
      <w:ins w:id="892" w:author="Kris.Wild" w:date="2023-04-22T07:33:00Z">
        <w:del w:id="893" w:author="Daniel Noble" w:date="2023-04-27T10:03:00Z">
          <w:r w:rsidR="00E9400C" w:rsidDel="005A596C">
            <w:delText xml:space="preserve">, </w:delText>
          </w:r>
        </w:del>
      </w:ins>
      <w:ins w:id="894" w:author="Kris.Wild" w:date="2023-04-22T07:30:00Z">
        <w:del w:id="895" w:author="Daniel Noble" w:date="2023-04-27T10:03:00Z">
          <w:r w:rsidR="00E9400C" w:rsidDel="005A596C">
            <w:delText>2002)</w:delText>
          </w:r>
        </w:del>
      </w:ins>
      <w:ins w:id="896" w:author="Daniel Noble" w:date="2023-04-27T10:03:00Z">
        <w:r w:rsidR="005A596C">
          <w:t xml:space="preserve"> </w:t>
        </w:r>
      </w:ins>
      <w:ins w:id="897" w:author="Daniel Noble" w:date="2023-04-27T10:02:00Z">
        <w:r w:rsidR="00724BA6">
          <w:t>is common</w:t>
        </w:r>
      </w:ins>
      <w:ins w:id="898" w:author="Daniel Noble" w:date="2023-04-27T10:03:00Z">
        <w:r w:rsidR="005A596C">
          <w:t xml:space="preserve"> in lizards (i.e. ‘bigger is better’ hypothesis</w:t>
        </w:r>
      </w:ins>
      <w:ins w:id="899" w:author="Daniel Noble" w:date="2023-04-27T11:04:00Z">
        <w:r w:rsidR="002826B1">
          <w:t>;</w:t>
        </w:r>
      </w:ins>
      <w:ins w:id="900" w:author="Wild, Kristoffer H." w:date="2023-04-30T18:20:00Z">
        <w:r w:rsidR="00A45699">
          <w:t xml:space="preserve"> </w:t>
        </w:r>
      </w:ins>
      <w:ins w:id="901" w:author="Daniel Noble" w:date="2023-04-27T10:03:00Z">
        <w:del w:id="902" w:author="Wild, Kristoffer H." w:date="2023-04-30T18:17:00Z">
          <w:r w:rsidR="005A596C" w:rsidDel="00A45699">
            <w:delText xml:space="preserve"> </w:delText>
          </w:r>
        </w:del>
      </w:ins>
      <w:customXmlInsRangeStart w:id="903" w:author="Wild, Kristoffer H." w:date="2023-04-30T18:20:00Z"/>
      <w:sdt>
        <w:sdtPr>
          <w:rPr>
            <w:color w:val="000000"/>
          </w:rPr>
          <w:tag w:val="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
          <w:id w:val="1644167511"/>
          <w:placeholder>
            <w:docPart w:val="DefaultPlaceholder_-1854013440"/>
          </w:placeholder>
        </w:sdtPr>
        <w:sdtContent>
          <w:customXmlInsRangeEnd w:id="903"/>
          <w:ins w:id="904" w:author="Wild, Kristoffer H." w:date="2023-04-30T19:20:00Z">
            <w:r w:rsidR="0027621E" w:rsidRPr="0027621E">
              <w:rPr>
                <w:color w:val="000000"/>
                <w:rPrChange w:id="905" w:author="Wild, Kristoffer H." w:date="2023-04-30T19:20:00Z">
                  <w:rPr/>
                </w:rPrChange>
              </w:rPr>
              <w:t xml:space="preserve">Ferguson and Fox, 1984; </w:t>
            </w:r>
            <w:r w:rsidR="0027621E" w:rsidRPr="0027621E">
              <w:rPr>
                <w:color w:val="000000"/>
              </w:rPr>
              <w:t>Sinervo et al.</w:t>
            </w:r>
          </w:ins>
          <w:ins w:id="906" w:author="Wild, Kristoffer H." w:date="2023-05-01T18:02:00Z">
            <w:r w:rsidR="001A10D8">
              <w:rPr>
                <w:color w:val="000000"/>
              </w:rPr>
              <w:t>, 199</w:t>
            </w:r>
          </w:ins>
          <w:ins w:id="907" w:author="Wild, Kristoffer H." w:date="2023-05-01T18:03:00Z">
            <w:r w:rsidR="001A10D8">
              <w:rPr>
                <w:color w:val="000000"/>
              </w:rPr>
              <w:t>2</w:t>
            </w:r>
          </w:ins>
          <w:ins w:id="908" w:author="Wild, Kristoffer H." w:date="2023-04-30T19:20:00Z">
            <w:r w:rsidR="0027621E" w:rsidRPr="0027621E">
              <w:rPr>
                <w:color w:val="000000"/>
              </w:rPr>
              <w:t>; Warner and Andrews, 2002)</w:t>
            </w:r>
          </w:ins>
          <w:customXmlInsRangeStart w:id="909" w:author="Wild, Kristoffer H." w:date="2023-04-30T18:20:00Z"/>
        </w:sdtContent>
      </w:sdt>
      <w:customXmlInsRangeEnd w:id="909"/>
      <w:ins w:id="910" w:author="Daniel Noble" w:date="2023-04-27T10:03:00Z">
        <w:del w:id="911" w:author="Wild, Kristoffer H." w:date="2023-04-30T18:17:00Z">
          <w:r w:rsidR="005A596C" w:rsidDel="00A45699">
            <w:delText>Ferguson &amp; Fox 1984; Sinervo et al.,1992; Warner &amp; Andrews, 2002</w:delText>
          </w:r>
        </w:del>
        <w:del w:id="912" w:author="Wild, Kristoffer H." w:date="2023-04-30T18:20:00Z">
          <w:r w:rsidR="005A596C" w:rsidDel="00A45699">
            <w:delText>)</w:delText>
          </w:r>
        </w:del>
      </w:ins>
      <w:ins w:id="913" w:author="Daniel Noble" w:date="2023-04-27T10:02:00Z">
        <w:r w:rsidR="00724BA6">
          <w:t>, this would imply e</w:t>
        </w:r>
      </w:ins>
      <w:ins w:id="914" w:author="Daniel Noble" w:date="2023-04-27T10:03:00Z">
        <w:r w:rsidR="00724BA6">
          <w:t xml:space="preserve">nergetic differences </w:t>
        </w:r>
      </w:ins>
      <w:ins w:id="915" w:author="Daniel Noble" w:date="2023-04-27T11:03:00Z">
        <w:r w:rsidR="00977F6C">
          <w:t>between</w:t>
        </w:r>
      </w:ins>
      <w:ins w:id="916" w:author="Daniel Noble" w:date="2023-04-27T10:03:00Z">
        <w:r w:rsidR="00724BA6">
          <w:t xml:space="preserve"> </w:t>
        </w:r>
      </w:ins>
      <w:ins w:id="917" w:author="Daniel Noble" w:date="2023-04-27T10:04:00Z">
        <w:r w:rsidR="005A596C">
          <w:t xml:space="preserve">adult </w:t>
        </w:r>
      </w:ins>
      <w:ins w:id="918" w:author="Daniel Noble" w:date="2023-04-27T10:03:00Z">
        <w:r w:rsidR="00724BA6">
          <w:t>sex-reversed and concordant female</w:t>
        </w:r>
      </w:ins>
      <w:ins w:id="919" w:author="Daniel Noble" w:date="2023-05-01T19:47:00Z">
        <w:r w:rsidR="00427595">
          <w:t xml:space="preserve"> </w:t>
        </w:r>
        <w:r w:rsidR="00427595" w:rsidRPr="00DA2DD6">
          <w:rPr>
            <w:i/>
            <w:iCs/>
            <w:color w:val="000000" w:themeColor="text1"/>
          </w:rPr>
          <w:t>P. vitticeps</w:t>
        </w:r>
      </w:ins>
      <w:ins w:id="920" w:author="Kris.Wild" w:date="2023-04-22T07:30:00Z">
        <w:r w:rsidR="00E9400C">
          <w:t>.</w:t>
        </w:r>
      </w:ins>
      <w:r w:rsidR="00B233F1">
        <w:rPr>
          <w:color w:val="000000" w:themeColor="text1"/>
        </w:rPr>
        <w:t xml:space="preserve"> </w:t>
      </w:r>
      <w:ins w:id="921" w:author="Kris.Wild" w:date="2023-04-22T07:32:00Z">
        <w:del w:id="922" w:author="Daniel Noble" w:date="2023-04-27T10:04:00Z">
          <w:r w:rsidR="00E9400C" w:rsidDel="005A596C">
            <w:rPr>
              <w:color w:val="000000" w:themeColor="text1"/>
            </w:rPr>
            <w:delText>Together, when</w:delText>
          </w:r>
        </w:del>
      </w:ins>
      <w:ins w:id="923" w:author="Kris.Wild" w:date="2023-04-22T07:09:00Z">
        <w:del w:id="924" w:author="Daniel Noble" w:date="2023-04-27T10:04:00Z">
          <w:r w:rsidR="005330F2" w:rsidDel="005A596C">
            <w:rPr>
              <w:color w:val="000000" w:themeColor="text1"/>
            </w:rPr>
            <w:delText xml:space="preserve"> investigating</w:delText>
          </w:r>
        </w:del>
      </w:ins>
      <w:ins w:id="925" w:author="Kris.Wild" w:date="2023-04-21T14:24:00Z">
        <w:del w:id="926" w:author="Daniel Noble" w:date="2023-04-27T10:04:00Z">
          <w:r w:rsidR="00D65BEB" w:rsidDel="005A596C">
            <w:rPr>
              <w:color w:val="000000" w:themeColor="text1"/>
            </w:rPr>
            <w:delText xml:space="preserve"> larger </w:delText>
          </w:r>
        </w:del>
      </w:ins>
      <w:ins w:id="927" w:author="Kris.Wild" w:date="2023-04-22T07:34:00Z">
        <w:del w:id="928" w:author="Daniel Noble" w:date="2023-04-27T10:04:00Z">
          <w:r w:rsidR="00E9400C" w:rsidDel="005A596C">
            <w:rPr>
              <w:i/>
              <w:iCs/>
              <w:color w:val="000000" w:themeColor="text1"/>
            </w:rPr>
            <w:delText xml:space="preserve">P. vitticeps </w:delText>
          </w:r>
        </w:del>
      </w:ins>
      <w:ins w:id="929" w:author="Kris.Wild" w:date="2023-04-21T14:24:00Z">
        <w:del w:id="930" w:author="Daniel Noble" w:date="2023-04-27T10:04:00Z">
          <w:r w:rsidR="00D65BEB" w:rsidDel="005A596C">
            <w:rPr>
              <w:color w:val="000000" w:themeColor="text1"/>
            </w:rPr>
            <w:delText xml:space="preserve">individuals within </w:delText>
          </w:r>
        </w:del>
      </w:ins>
      <w:ins w:id="931" w:author="Kris.Wild" w:date="2023-04-22T07:40:00Z">
        <w:del w:id="932" w:author="Daniel Noble" w:date="2023-04-27T10:04:00Z">
          <w:r w:rsidR="00C01F57" w:rsidDel="005A596C">
            <w:rPr>
              <w:color w:val="000000" w:themeColor="text1"/>
            </w:rPr>
            <w:delText>a</w:delText>
          </w:r>
        </w:del>
      </w:ins>
      <w:ins w:id="933" w:author="Kris.Wild" w:date="2023-04-21T14:24:00Z">
        <w:del w:id="934" w:author="Daniel Noble" w:date="2023-04-27T10:04:00Z">
          <w:r w:rsidR="00D65BEB" w:rsidDel="005A596C">
            <w:rPr>
              <w:color w:val="000000" w:themeColor="text1"/>
            </w:rPr>
            <w:delText xml:space="preserve"> population</w:delText>
          </w:r>
        </w:del>
      </w:ins>
      <w:ins w:id="935" w:author="Daniel Noble" w:date="2023-04-27T10:04:00Z">
        <w:r w:rsidR="005A596C">
          <w:rPr>
            <w:color w:val="000000" w:themeColor="text1"/>
          </w:rPr>
          <w:t>As such</w:t>
        </w:r>
      </w:ins>
      <w:ins w:id="936" w:author="Kris.Wild" w:date="2023-04-11T09:35:00Z">
        <w:r w:rsidR="00C604E1" w:rsidRPr="0065490A">
          <w:rPr>
            <w:color w:val="000000" w:themeColor="text1"/>
            <w:rPrChange w:id="937" w:author="Kris.Wild" w:date="2023-04-11T12:09:00Z">
              <w:rPr>
                <w:color w:val="000000" w:themeColor="text1"/>
                <w:highlight w:val="yellow"/>
              </w:rPr>
            </w:rPrChange>
          </w:rPr>
          <w:t xml:space="preserve">, </w:t>
        </w:r>
      </w:ins>
      <w:ins w:id="938" w:author="Daniel Noble" w:date="2023-04-19T13:44:00Z">
        <w:r w:rsidR="00D27FC1">
          <w:rPr>
            <w:color w:val="000000" w:themeColor="text1"/>
          </w:rPr>
          <w:t xml:space="preserve">we predict that </w:t>
        </w:r>
      </w:ins>
      <w:ins w:id="939" w:author="Daniel Noble" w:date="2023-04-27T10:04:00Z">
        <w:r w:rsidR="005A596C">
          <w:rPr>
            <w:color w:val="000000" w:themeColor="text1"/>
          </w:rPr>
          <w:t xml:space="preserve">adult </w:t>
        </w:r>
      </w:ins>
      <w:ins w:id="940" w:author="Kris.Wild" w:date="2023-04-11T09:35:00Z">
        <w:r w:rsidR="00C604E1" w:rsidRPr="0065490A">
          <w:rPr>
            <w:color w:val="000000" w:themeColor="text1"/>
            <w:rPrChange w:id="941" w:author="Kris.Wild" w:date="2023-04-11T12:09:00Z">
              <w:rPr>
                <w:color w:val="000000" w:themeColor="text1"/>
                <w:highlight w:val="yellow"/>
              </w:rPr>
            </w:rPrChange>
          </w:rPr>
          <w:t>female</w:t>
        </w:r>
        <w:r w:rsidR="00C604E1" w:rsidRPr="0065490A">
          <w:rPr>
            <w:color w:val="000000" w:themeColor="text1"/>
            <w:vertAlign w:val="subscript"/>
            <w:rPrChange w:id="942" w:author="Kris.Wild" w:date="2023-04-11T12:09:00Z">
              <w:rPr>
                <w:color w:val="000000" w:themeColor="text1"/>
                <w:highlight w:val="yellow"/>
                <w:vertAlign w:val="subscript"/>
              </w:rPr>
            </w:rPrChange>
          </w:rPr>
          <w:t xml:space="preserve">SR </w:t>
        </w:r>
        <w:r w:rsidR="00C604E1" w:rsidRPr="0065490A">
          <w:rPr>
            <w:color w:val="000000" w:themeColor="text1"/>
            <w:rPrChange w:id="943" w:author="Kris.Wild" w:date="2023-04-11T12:09:00Z">
              <w:rPr>
                <w:color w:val="000000" w:themeColor="text1"/>
                <w:highlight w:val="yellow"/>
              </w:rPr>
            </w:rPrChange>
          </w:rPr>
          <w:t xml:space="preserve">ZZ </w:t>
        </w:r>
        <w:del w:id="944" w:author="Daniel Noble" w:date="2023-04-27T10:04:00Z">
          <w:r w:rsidR="00C604E1" w:rsidRPr="0065490A" w:rsidDel="005A596C">
            <w:rPr>
              <w:color w:val="000000" w:themeColor="text1"/>
              <w:rPrChange w:id="945" w:author="Kris.Wild" w:date="2023-04-11T12:09:00Z">
                <w:rPr>
                  <w:color w:val="000000" w:themeColor="text1"/>
                  <w:highlight w:val="yellow"/>
                </w:rPr>
              </w:rPrChange>
            </w:rPr>
            <w:delText>would</w:delText>
          </w:r>
        </w:del>
      </w:ins>
      <w:ins w:id="946" w:author="Daniel Noble" w:date="2023-04-27T10:04:00Z">
        <w:r w:rsidR="005A596C">
          <w:rPr>
            <w:color w:val="000000" w:themeColor="text1"/>
          </w:rPr>
          <w:t>may</w:t>
        </w:r>
      </w:ins>
      <w:ins w:id="947" w:author="Kris.Wild" w:date="2023-04-11T09:35:00Z">
        <w:r w:rsidR="00C604E1" w:rsidRPr="0065490A">
          <w:rPr>
            <w:color w:val="000000" w:themeColor="text1"/>
            <w:rPrChange w:id="948" w:author="Kris.Wild" w:date="2023-04-11T12:09:00Z">
              <w:rPr>
                <w:color w:val="000000" w:themeColor="text1"/>
                <w:highlight w:val="yellow"/>
              </w:rPr>
            </w:rPrChange>
          </w:rPr>
          <w:t xml:space="preserve"> have more residual energy than female ZW to allocate to</w:t>
        </w:r>
      </w:ins>
      <w:ins w:id="949" w:author="Kris.Wild" w:date="2023-04-11T09:38:00Z">
        <w:r w:rsidR="00C604E1" w:rsidRPr="0065490A">
          <w:rPr>
            <w:color w:val="000000" w:themeColor="text1"/>
            <w:rPrChange w:id="950" w:author="Kris.Wild" w:date="2023-04-11T12:09:00Z">
              <w:rPr>
                <w:color w:val="000000" w:themeColor="text1"/>
                <w:highlight w:val="yellow"/>
              </w:rPr>
            </w:rPrChange>
          </w:rPr>
          <w:t>wards</w:t>
        </w:r>
      </w:ins>
      <w:ins w:id="951" w:author="Kris.Wild" w:date="2023-04-11T09:35:00Z">
        <w:r w:rsidR="00C604E1" w:rsidRPr="0065490A">
          <w:rPr>
            <w:color w:val="000000" w:themeColor="text1"/>
            <w:rPrChange w:id="952" w:author="Kris.Wild" w:date="2023-04-11T12:09:00Z">
              <w:rPr>
                <w:color w:val="000000" w:themeColor="text1"/>
                <w:highlight w:val="yellow"/>
              </w:rPr>
            </w:rPrChange>
          </w:rPr>
          <w:t xml:space="preserve"> </w:t>
        </w:r>
      </w:ins>
      <w:ins w:id="953" w:author="Daniel Noble" w:date="2023-04-27T11:11:00Z">
        <w:r w:rsidR="000040E6">
          <w:rPr>
            <w:color w:val="000000" w:themeColor="text1"/>
          </w:rPr>
          <w:t>storage, production, or activity</w:t>
        </w:r>
      </w:ins>
      <w:ins w:id="954" w:author="Kris.Wild" w:date="2023-04-11T09:35:00Z">
        <w:del w:id="955" w:author="Daniel Noble" w:date="2023-04-27T11:11:00Z">
          <w:r w:rsidR="00C604E1" w:rsidRPr="0065490A" w:rsidDel="000040E6">
            <w:rPr>
              <w:color w:val="000000" w:themeColor="text1"/>
              <w:rPrChange w:id="956" w:author="Kris.Wild" w:date="2023-04-11T12:09:00Z">
                <w:rPr>
                  <w:color w:val="000000" w:themeColor="text1"/>
                  <w:highlight w:val="yellow"/>
                </w:rPr>
              </w:rPrChange>
            </w:rPr>
            <w:delText>maintenance</w:delText>
          </w:r>
        </w:del>
      </w:ins>
      <w:ins w:id="957" w:author="Kris.Wild" w:date="2023-04-19T16:16:00Z">
        <w:del w:id="958" w:author="Daniel Noble" w:date="2023-04-27T11:11:00Z">
          <w:r w:rsidR="003469AB" w:rsidDel="000040E6">
            <w:rPr>
              <w:color w:val="000000" w:themeColor="text1"/>
            </w:rPr>
            <w:delText>,</w:delText>
          </w:r>
        </w:del>
      </w:ins>
      <w:ins w:id="959" w:author="Kris.Wild" w:date="2023-04-11T09:35:00Z">
        <w:del w:id="960" w:author="Daniel Noble" w:date="2023-04-27T11:11:00Z">
          <w:r w:rsidR="00C604E1" w:rsidRPr="0065490A" w:rsidDel="000040E6">
            <w:rPr>
              <w:color w:val="000000" w:themeColor="text1"/>
              <w:rPrChange w:id="961" w:author="Kris.Wild" w:date="2023-04-11T12:09:00Z">
                <w:rPr>
                  <w:color w:val="000000" w:themeColor="text1"/>
                  <w:highlight w:val="yellow"/>
                </w:rPr>
              </w:rPrChange>
            </w:rPr>
            <w:delText xml:space="preserve"> </w:delText>
          </w:r>
        </w:del>
      </w:ins>
      <w:ins w:id="962" w:author="Kris.Wild" w:date="2023-04-19T16:19:00Z">
        <w:del w:id="963" w:author="Daniel Noble" w:date="2023-04-27T11:11:00Z">
          <w:r w:rsidR="003469AB" w:rsidRPr="003469AB" w:rsidDel="000040E6">
            <w:rPr>
              <w:color w:val="000000" w:themeColor="text1"/>
            </w:rPr>
            <w:delText>growth,</w:delText>
          </w:r>
        </w:del>
      </w:ins>
      <w:ins w:id="964" w:author="Kris.Wild" w:date="2023-04-19T16:17:00Z">
        <w:del w:id="965" w:author="Daniel Noble" w:date="2023-04-27T11:11:00Z">
          <w:r w:rsidR="003469AB" w:rsidDel="000040E6">
            <w:rPr>
              <w:color w:val="000000" w:themeColor="text1"/>
            </w:rPr>
            <w:delText xml:space="preserve"> or behaviours</w:delText>
          </w:r>
        </w:del>
      </w:ins>
      <w:ins w:id="966" w:author="Kris.Wild" w:date="2023-04-11T09:35:00Z">
        <w:r w:rsidR="00C604E1" w:rsidRPr="0065490A">
          <w:rPr>
            <w:color w:val="000000" w:themeColor="text1"/>
            <w:rPrChange w:id="967" w:author="Kris.Wild" w:date="2023-04-11T12:09:00Z">
              <w:rPr>
                <w:color w:val="000000" w:themeColor="text1"/>
                <w:highlight w:val="yellow"/>
              </w:rPr>
            </w:rPrChange>
          </w:rPr>
          <w:t xml:space="preserve"> after resting metabolic costs have been paid. </w:t>
        </w:r>
      </w:ins>
      <w:del w:id="968" w:author="Daniel Noble" w:date="2023-04-27T11:09:00Z">
        <w:r w:rsidR="00B233F1" w:rsidRPr="0065490A" w:rsidDel="000040E6">
          <w:rPr>
            <w:color w:val="000000" w:themeColor="text1"/>
          </w:rPr>
          <w:delText xml:space="preserve">This </w:delText>
        </w:r>
      </w:del>
      <w:ins w:id="969" w:author="Daniel Noble" w:date="2023-04-27T11:09:00Z">
        <w:r w:rsidR="000040E6">
          <w:rPr>
            <w:color w:val="000000" w:themeColor="text1"/>
          </w:rPr>
          <w:t>Such</w:t>
        </w:r>
        <w:r w:rsidR="000040E6" w:rsidRPr="0065490A">
          <w:rPr>
            <w:color w:val="000000" w:themeColor="text1"/>
          </w:rPr>
          <w:t xml:space="preserve"> surplus in energy reserves for female</w:t>
        </w:r>
        <w:r w:rsidR="000040E6" w:rsidRPr="0065490A">
          <w:rPr>
            <w:color w:val="000000" w:themeColor="text1"/>
            <w:vertAlign w:val="subscript"/>
          </w:rPr>
          <w:t>SR</w:t>
        </w:r>
        <w:r w:rsidR="000040E6" w:rsidRPr="0065490A">
          <w:rPr>
            <w:color w:val="000000" w:themeColor="text1"/>
          </w:rPr>
          <w:t xml:space="preserve"> ZZ may explain why </w:t>
        </w:r>
        <w:r w:rsidR="000040E6">
          <w:rPr>
            <w:color w:val="000000" w:themeColor="text1"/>
          </w:rPr>
          <w:t xml:space="preserve">sub-adult (&lt;1year) and adult </w:t>
        </w:r>
        <w:r w:rsidR="000040E6" w:rsidRPr="0065490A">
          <w:rPr>
            <w:color w:val="000000" w:themeColor="text1"/>
          </w:rPr>
          <w:t>female</w:t>
        </w:r>
        <w:r w:rsidR="000040E6" w:rsidRPr="0065490A">
          <w:rPr>
            <w:color w:val="000000" w:themeColor="text1"/>
            <w:vertAlign w:val="subscript"/>
          </w:rPr>
          <w:t>SR</w:t>
        </w:r>
        <w:r w:rsidR="000040E6" w:rsidRPr="0065490A">
          <w:rPr>
            <w:color w:val="000000" w:themeColor="text1"/>
          </w:rPr>
          <w:t xml:space="preserve"> ZZ </w:t>
        </w:r>
        <w:r w:rsidR="000040E6" w:rsidRPr="0065490A">
          <w:rPr>
            <w:i/>
            <w:iCs/>
            <w:color w:val="000000" w:themeColor="text1"/>
          </w:rPr>
          <w:t>P. vitticeps</w:t>
        </w:r>
        <w:r w:rsidR="000040E6">
          <w:rPr>
            <w:i/>
            <w:iCs/>
            <w:color w:val="000000" w:themeColor="text1"/>
          </w:rPr>
          <w:t xml:space="preserve"> </w:t>
        </w:r>
        <w:r w:rsidR="000040E6">
          <w:rPr>
            <w:color w:val="000000" w:themeColor="text1"/>
          </w:rPr>
          <w:t>are more similar to male ZZ in</w:t>
        </w:r>
        <w:del w:id="970" w:author="Kristoffer Wild" w:date="2023-04-30T14:05:00Z">
          <w:r w:rsidR="000040E6" w:rsidDel="002431E2">
            <w:rPr>
              <w:color w:val="000000" w:themeColor="text1"/>
            </w:rPr>
            <w:delText xml:space="preserve">  </w:delText>
          </w:r>
        </w:del>
      </w:ins>
      <w:ins w:id="971" w:author="Kristoffer Wild" w:date="2023-04-30T14:05:00Z">
        <w:r w:rsidR="002431E2">
          <w:rPr>
            <w:color w:val="000000" w:themeColor="text1"/>
          </w:rPr>
          <w:t xml:space="preserve"> </w:t>
        </w:r>
      </w:ins>
      <w:ins w:id="972" w:author="Daniel Noble" w:date="2023-04-27T11:09:00Z">
        <w:r w:rsidR="000040E6">
          <w:rPr>
            <w:color w:val="000000" w:themeColor="text1"/>
          </w:rPr>
          <w:t>behaviour and morphology,</w:t>
        </w:r>
        <w:del w:id="973" w:author="Kristoffer Wild" w:date="2023-04-30T14:05:00Z">
          <w:r w:rsidR="000040E6" w:rsidDel="002431E2">
            <w:rPr>
              <w:color w:val="000000" w:themeColor="text1"/>
            </w:rPr>
            <w:delText xml:space="preserve"> </w:delText>
          </w:r>
        </w:del>
        <w:r w:rsidR="000040E6">
          <w:rPr>
            <w:color w:val="000000" w:themeColor="text1"/>
          </w:rPr>
          <w:t xml:space="preserve"> including higher activity, levels of aggression, and larger body size in captivity</w:t>
        </w:r>
      </w:ins>
      <w:del w:id="974" w:author="Daniel Noble" w:date="2023-04-27T11:09:00Z">
        <w:r w:rsidR="00B233F1" w:rsidRPr="0065490A" w:rsidDel="000040E6">
          <w:rPr>
            <w:color w:val="000000" w:themeColor="text1"/>
          </w:rPr>
          <w:delText>surplus in energy reserves for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may explain why </w:delText>
        </w:r>
      </w:del>
      <w:ins w:id="975" w:author="Kris.Wild" w:date="2023-04-19T16:15:00Z">
        <w:del w:id="976" w:author="Daniel Noble" w:date="2023-04-27T11:09:00Z">
          <w:r w:rsidR="003469AB" w:rsidDel="000040E6">
            <w:rPr>
              <w:color w:val="000000" w:themeColor="text1"/>
            </w:rPr>
            <w:delText>sub-adult (&lt;1year) and adult</w:delText>
          </w:r>
        </w:del>
      </w:ins>
      <w:ins w:id="977" w:author="Kris.Wild" w:date="2023-04-19T16:16:00Z">
        <w:del w:id="978" w:author="Daniel Noble" w:date="2023-04-27T11:09:00Z">
          <w:r w:rsidR="003469AB" w:rsidDel="000040E6">
            <w:rPr>
              <w:color w:val="000000" w:themeColor="text1"/>
            </w:rPr>
            <w:delText xml:space="preserve"> </w:delText>
          </w:r>
        </w:del>
      </w:ins>
      <w:del w:id="979" w:author="Daniel Noble" w:date="2023-04-27T11:09:00Z">
        <w:r w:rsidR="00B233F1" w:rsidRPr="0065490A" w:rsidDel="000040E6">
          <w:rPr>
            <w:color w:val="000000" w:themeColor="text1"/>
          </w:rPr>
          <w:delText>adult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w:delText>
        </w:r>
        <w:r w:rsidRPr="0065490A" w:rsidDel="000040E6">
          <w:rPr>
            <w:i/>
            <w:iCs/>
            <w:color w:val="000000" w:themeColor="text1"/>
          </w:rPr>
          <w:delText>P. vitticeps</w:delText>
        </w:r>
      </w:del>
      <w:ins w:id="980" w:author="Kris.Wild" w:date="2023-04-19T16:16:00Z">
        <w:del w:id="981" w:author="Daniel Noble" w:date="2023-04-27T11:09:00Z">
          <w:r w:rsidR="003469AB" w:rsidDel="000040E6">
            <w:rPr>
              <w:i/>
              <w:iCs/>
              <w:color w:val="000000" w:themeColor="text1"/>
            </w:rPr>
            <w:delText xml:space="preserve"> </w:delText>
          </w:r>
          <w:r w:rsidR="003469AB" w:rsidDel="000040E6">
            <w:rPr>
              <w:color w:val="000000" w:themeColor="text1"/>
            </w:rPr>
            <w:delText xml:space="preserve">have similar </w:delText>
          </w:r>
        </w:del>
      </w:ins>
      <w:ins w:id="982" w:author="Kris.Wild" w:date="2023-04-19T16:17:00Z">
        <w:del w:id="983" w:author="Daniel Noble" w:date="2023-04-27T11:09:00Z">
          <w:r w:rsidR="003469AB" w:rsidDel="000040E6">
            <w:rPr>
              <w:color w:val="000000" w:themeColor="text1"/>
            </w:rPr>
            <w:delText>behaviours and morphologies as male ZZ</w:delText>
          </w:r>
        </w:del>
      </w:ins>
      <w:r w:rsidRPr="0065490A">
        <w:rPr>
          <w:i/>
          <w:iCs/>
          <w:color w:val="000000" w:themeColor="text1"/>
        </w:rPr>
        <w:t xml:space="preserve"> </w:t>
      </w:r>
      <w:del w:id="984" w:author="Kris.Wild" w:date="2023-04-19T16:16:00Z">
        <w:r w:rsidR="00B233F1" w:rsidRPr="0065490A" w:rsidDel="003469AB">
          <w:rPr>
            <w:color w:val="000000" w:themeColor="text1"/>
          </w:rPr>
          <w:delText xml:space="preserve">are </w:delText>
        </w:r>
      </w:del>
      <w:del w:id="985" w:author="Kris.Wild" w:date="2023-04-11T09:34:00Z">
        <w:r w:rsidR="00B233F1" w:rsidRPr="0065490A" w:rsidDel="00C604E1">
          <w:rPr>
            <w:color w:val="000000" w:themeColor="text1"/>
          </w:rPr>
          <w:delText xml:space="preserve">more </w:delText>
        </w:r>
      </w:del>
      <w:del w:id="986" w:author="Kris.Wild" w:date="2023-04-11T09:32:00Z">
        <w:r w:rsidR="00B233F1" w:rsidRPr="0065490A" w:rsidDel="00C604E1">
          <w:rPr>
            <w:color w:val="000000" w:themeColor="text1"/>
          </w:rPr>
          <w:delText xml:space="preserve">active, aggressive, and </w:delText>
        </w:r>
      </w:del>
      <w:del w:id="987" w:author="Kris.Wild" w:date="2023-04-19T16:16:00Z">
        <w:r w:rsidR="00B233F1" w:rsidRPr="0065490A" w:rsidDel="003469AB">
          <w:rPr>
            <w:color w:val="000000" w:themeColor="text1"/>
          </w:rPr>
          <w:delText xml:space="preserve">larger </w:delText>
        </w:r>
      </w:del>
      <w:del w:id="988" w:author="Kris.Wild" w:date="2023-04-11T09:37:00Z">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ins w:id="989" w:author="Wild, Kristoffer H." w:date="2023-04-30T19:20:00Z">
            <w:r w:rsidR="0027621E" w:rsidRPr="0027621E">
              <w:rPr>
                <w:color w:val="000000"/>
              </w:rPr>
              <w:t>(Holleley et al., 2015; Li et al., 2016)</w:t>
            </w:r>
          </w:ins>
          <w:del w:id="990" w:author="Wild, Kristoffer H." w:date="2023-04-30T16:46:00Z">
            <w:r w:rsidR="00EB4892" w:rsidRPr="0027621E" w:rsidDel="001437AD">
              <w:rPr>
                <w:color w:val="000000"/>
                <w:rPrChange w:id="991" w:author="Wild, Kristoffer H." w:date="2023-04-30T19:20:00Z">
                  <w:rPr/>
                </w:rPrChange>
              </w:rPr>
              <w:delText>(Holleley et al., 2015</w:delText>
            </w:r>
          </w:del>
          <w:ins w:id="992" w:author="Kris.Wild" w:date="2023-04-19T16:17:00Z">
            <w:del w:id="993" w:author="Wild, Kristoffer H." w:date="2023-04-30T16:46:00Z">
              <w:r w:rsidR="003469AB" w:rsidRPr="0027621E" w:rsidDel="001437AD">
                <w:rPr>
                  <w:color w:val="000000"/>
                </w:rPr>
                <w:delText>; Li et al., 2015</w:delText>
              </w:r>
            </w:del>
          </w:ins>
          <w:del w:id="994" w:author="Wild, Kristoffer H." w:date="2023-04-30T16:46:00Z">
            <w:r w:rsidR="00EB4892" w:rsidRPr="0027621E" w:rsidDel="001437AD">
              <w:rPr>
                <w:color w:val="000000"/>
              </w:rPr>
              <w:delText>; Li et al., 2016)</w:delText>
            </w:r>
          </w:del>
        </w:sdtContent>
      </w:sdt>
      <w:del w:id="995" w:author="Kris.Wild" w:date="2023-04-11T09:35:00Z">
        <w:r w:rsidR="00B233F1" w:rsidRPr="0065490A" w:rsidDel="00C604E1">
          <w:rPr>
            <w:color w:val="000000" w:themeColor="text1"/>
          </w:rPr>
          <w:delText xml:space="preserve">. </w:delText>
        </w:r>
      </w:del>
      <w:del w:id="996" w:author="Kris.Wild" w:date="2023-04-11T09:34:00Z">
        <w:r w:rsidR="00B233F1" w:rsidRPr="0065490A" w:rsidDel="00C604E1">
          <w:rPr>
            <w:color w:val="000000" w:themeColor="text1"/>
          </w:rPr>
          <w:delText xml:space="preserve">For example, </w:delText>
        </w:r>
      </w:del>
      <w:del w:id="997"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998"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999" w:author="Kris.Wild" w:date="2023-04-11T09:32:00Z">
        <w:r w:rsidR="00B233F1" w:rsidRPr="0065490A" w:rsidDel="00C604E1">
          <w:rPr>
            <w:color w:val="000000" w:themeColor="text1"/>
          </w:rPr>
          <w:delText xml:space="preserve">production </w:delText>
        </w:r>
      </w:del>
      <w:del w:id="1000" w:author="Kris.Wild" w:date="2023-04-11T09:35:00Z">
        <w:r w:rsidR="00B233F1" w:rsidRPr="0065490A" w:rsidDel="00C604E1">
          <w:rPr>
            <w:color w:val="000000" w:themeColor="text1"/>
          </w:rPr>
          <w:delText xml:space="preserve">and </w:delText>
        </w:r>
      </w:del>
      <w:del w:id="1001" w:author="Kris.Wild" w:date="2023-04-11T09:33:00Z">
        <w:r w:rsidR="00B233F1" w:rsidRPr="0065490A" w:rsidDel="00C604E1">
          <w:rPr>
            <w:color w:val="000000" w:themeColor="text1"/>
          </w:rPr>
          <w:delText xml:space="preserve">activity </w:delText>
        </w:r>
      </w:del>
      <w:del w:id="1002"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1003" w:author="Kris.Wild" w:date="2023-04-11T10:41:00Z">
        <w:r w:rsidR="00B233F1" w:rsidRPr="0065490A" w:rsidDel="005333B4">
          <w:rPr>
            <w:color w:val="000000" w:themeColor="text1"/>
          </w:rPr>
          <w:delText xml:space="preserve"> However,</w:delText>
        </w:r>
      </w:del>
      <w:ins w:id="1004" w:author="Kris.Wild" w:date="2023-04-11T09:43:00Z">
        <w:r w:rsidR="006706A4" w:rsidRPr="0065490A">
          <w:rPr>
            <w:color w:val="000000" w:themeColor="text1"/>
            <w:rPrChange w:id="1005" w:author="Kris.Wild" w:date="2023-04-11T12:09:00Z">
              <w:rPr>
                <w:color w:val="000000" w:themeColor="text1"/>
                <w:highlight w:val="yellow"/>
              </w:rPr>
            </w:rPrChange>
          </w:rPr>
          <w:t xml:space="preserve"> </w:t>
        </w:r>
      </w:ins>
      <w:del w:id="1006" w:author="Kris.Wild" w:date="2023-04-11T09:43:00Z">
        <w:r w:rsidR="00B233F1" w:rsidRPr="0065490A" w:rsidDel="006706A4">
          <w:rPr>
            <w:color w:val="000000" w:themeColor="text1"/>
          </w:rPr>
          <w:delText xml:space="preserve"> these</w:delText>
        </w:r>
      </w:del>
      <w:del w:id="1007" w:author="Kris.Wild" w:date="2023-04-11T12:07:00Z">
        <w:r w:rsidR="00B233F1" w:rsidRPr="0065490A" w:rsidDel="0065490A">
          <w:rPr>
            <w:color w:val="000000" w:themeColor="text1"/>
          </w:rPr>
          <w:delText xml:space="preserve"> “male-like” </w:delText>
        </w:r>
      </w:del>
      <w:del w:id="1008" w:author="Kris.Wild" w:date="2023-04-11T16:22:00Z">
        <w:r w:rsidR="00B233F1" w:rsidRPr="0065490A" w:rsidDel="00BC1987">
          <w:rPr>
            <w:color w:val="000000" w:themeColor="text1"/>
          </w:rPr>
          <w:delText>phenotypes</w:delText>
        </w:r>
      </w:del>
      <w:del w:id="1009" w:author="Kris.Wild" w:date="2023-04-19T16:18:00Z">
        <w:r w:rsidR="00B233F1" w:rsidRPr="0065490A" w:rsidDel="003469AB">
          <w:rPr>
            <w:color w:val="000000" w:themeColor="text1"/>
          </w:rPr>
          <w:delText xml:space="preserve"> may also </w:delText>
        </w:r>
      </w:del>
      <w:del w:id="1010" w:author="Kris.Wild" w:date="2023-04-12T09:20:00Z">
        <w:r w:rsidR="00B233F1" w:rsidRPr="0065490A" w:rsidDel="005E4AC5">
          <w:rPr>
            <w:color w:val="000000" w:themeColor="text1"/>
          </w:rPr>
          <w:delText xml:space="preserve">be </w:delText>
        </w:r>
      </w:del>
      <w:del w:id="1011" w:author="Kris.Wild" w:date="2023-04-11T09:44:00Z">
        <w:r w:rsidR="00B233F1" w:rsidRPr="0065490A" w:rsidDel="006706A4">
          <w:rPr>
            <w:color w:val="000000" w:themeColor="text1"/>
          </w:rPr>
          <w:delText>a selective disadvantage</w:delText>
        </w:r>
      </w:del>
      <w:del w:id="1012" w:author="Kris.Wild" w:date="2023-04-19T16:18:00Z">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del>
      <w:del w:id="1013" w:author="Kris.Wild" w:date="2023-04-11T09:45:00Z">
        <w:r w:rsidR="00B233F1" w:rsidRPr="0065490A" w:rsidDel="006706A4">
          <w:rPr>
            <w:color w:val="000000" w:themeColor="text1"/>
          </w:rPr>
          <w:delText xml:space="preserve">are known to have high mortality and </w:delText>
        </w:r>
      </w:del>
      <w:del w:id="1014" w:author="Kris.Wild" w:date="2023-04-19T16:18:00Z">
        <w:r w:rsidR="00B233F1" w:rsidRPr="0065490A" w:rsidDel="003469AB">
          <w:rPr>
            <w:color w:val="000000" w:themeColor="text1"/>
          </w:rPr>
          <w:delText xml:space="preserve">lower fecundity rates </w:delText>
        </w:r>
      </w:del>
      <w:del w:id="1015" w:author="Kris.Wild" w:date="2023-04-11T12:08:00Z">
        <w:r w:rsidR="00B233F1" w:rsidRPr="0065490A" w:rsidDel="0065490A">
          <w:rPr>
            <w:color w:val="000000" w:themeColor="text1"/>
          </w:rPr>
          <w:delText>than female ZW</w:delText>
        </w:r>
      </w:del>
      <w:ins w:id="1016" w:author="Daniel Noble" w:date="2023-04-19T13:44:00Z">
        <w:del w:id="1017" w:author="Kris.Wild" w:date="2023-04-19T16:18:00Z">
          <w:r w:rsidR="00D27FC1" w:rsidDel="003469AB">
            <w:rPr>
              <w:color w:val="000000" w:themeColor="text1"/>
            </w:rPr>
            <w:delText xml:space="preserve">compared </w:delText>
          </w:r>
        </w:del>
      </w:ins>
      <w:del w:id="1018" w:author="Kris.Wild" w:date="2023-04-19T16:18:00Z">
        <w:r w:rsidR="00B233F1" w:rsidRPr="0065490A" w:rsidDel="003469AB">
          <w:rPr>
            <w:color w:val="000000" w:themeColor="text1"/>
          </w:rPr>
          <w:delText xml:space="preserve"> </w:delText>
        </w:r>
      </w:del>
      <w:customXmlDelRangeStart w:id="1019" w:author="Kris.Wild" w:date="2023-04-19T16:18:00Z"/>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
          <w:id w:val="835426332"/>
          <w:placeholder>
            <w:docPart w:val="F5BBAC4D8A47E04E9E9B4B9F2D32910A"/>
          </w:placeholder>
        </w:sdtPr>
        <w:sdtContent>
          <w:customXmlDelRangeEnd w:id="1019"/>
          <w:del w:id="1020" w:author="Wild, Kristoffer H." w:date="2023-04-30T16:46:00Z">
            <w:r w:rsidR="00EB4892" w:rsidRPr="0027621E" w:rsidDel="001437AD">
              <w:rPr>
                <w:color w:val="000000"/>
                <w:rPrChange w:id="1021" w:author="Wild, Kristoffer H." w:date="2023-04-30T19:20:00Z">
                  <w:rPr/>
                </w:rPrChange>
              </w:rPr>
              <w:delText>(Wild et al., 2022)</w:delText>
            </w:r>
          </w:del>
          <w:customXmlDelRangeStart w:id="1022" w:author="Kris.Wild" w:date="2023-04-19T16:18:00Z"/>
        </w:sdtContent>
      </w:sdt>
      <w:customXmlDelRangeEnd w:id="1022"/>
      <w:del w:id="1023" w:author="Kris.Wild" w:date="2023-04-19T16:18:00Z">
        <w:r w:rsidR="00B233F1" w:rsidRPr="0065490A" w:rsidDel="003469AB">
          <w:rPr>
            <w:color w:val="000000" w:themeColor="text1"/>
          </w:rPr>
          <w:delText>.</w:delText>
        </w:r>
        <w:r w:rsidR="00B233F1" w:rsidRPr="00CC5BEB" w:rsidDel="003469AB">
          <w:rPr>
            <w:color w:val="000000" w:themeColor="text1"/>
          </w:rPr>
          <w:delText xml:space="preserve"> </w:delText>
        </w:r>
      </w:del>
      <w:del w:id="1024" w:author="Kristoffer Wild" w:date="2023-04-30T14:03:00Z">
        <w:r w:rsidR="00B233F1" w:rsidDel="002431E2">
          <w:rPr>
            <w:color w:val="000000" w:themeColor="text1"/>
          </w:rPr>
          <w:delText>D</w:delText>
        </w:r>
      </w:del>
      <w:ins w:id="1025" w:author="Kristoffer Wild" w:date="2023-04-30T14:03:00Z">
        <w:r w:rsidR="002431E2">
          <w:rPr>
            <w:color w:val="000000" w:themeColor="text1"/>
          </w:rPr>
          <w:t xml:space="preserve">However, </w:t>
        </w:r>
      </w:ins>
      <w:ins w:id="1026" w:author="Wild, Kristoffer H." w:date="2023-04-30T18:23:00Z">
        <w:r w:rsidR="00A45699">
          <w:rPr>
            <w:color w:val="000000" w:themeColor="text1"/>
          </w:rPr>
          <w:t xml:space="preserve">further work is needed to investigate if these </w:t>
        </w:r>
      </w:ins>
      <w:ins w:id="1027" w:author="Kristoffer Wild" w:date="2023-04-30T14:03:00Z">
        <w:r w:rsidR="002431E2">
          <w:rPr>
            <w:color w:val="000000" w:themeColor="text1"/>
          </w:rPr>
          <w:t>d</w:t>
        </w:r>
      </w:ins>
      <w:r w:rsidR="00B233F1">
        <w:rPr>
          <w:color w:val="000000" w:themeColor="text1"/>
        </w:rPr>
        <w:t xml:space="preserve">ifferent </w:t>
      </w:r>
      <w:r w:rsidR="00B233F1" w:rsidRPr="00FF16AF">
        <w:t>strategies of energy allocation</w:t>
      </w:r>
      <w:ins w:id="1028" w:author="Kristoffer Wild" w:date="2023-04-30T14:04:00Z">
        <w:r w:rsidR="002431E2">
          <w:t xml:space="preserve"> </w:t>
        </w:r>
      </w:ins>
      <w:del w:id="1029" w:author="Kristoffer Wild" w:date="2023-04-30T14:04:00Z">
        <w:r w:rsidR="00B233F1" w:rsidRPr="00FF16AF" w:rsidDel="002431E2">
          <w:delText xml:space="preserve"> </w:delText>
        </w:r>
      </w:del>
      <w:ins w:id="1030" w:author="Kris.Wild" w:date="2023-04-22T07:09:00Z">
        <w:del w:id="1031" w:author="Daniel Noble" w:date="2023-04-27T11:10:00Z">
          <w:r w:rsidR="005330F2" w:rsidDel="000040E6">
            <w:delText>throughout</w:delText>
          </w:r>
        </w:del>
      </w:ins>
      <w:ins w:id="1032" w:author="Kris.Wild" w:date="2023-04-19T16:18:00Z">
        <w:del w:id="1033" w:author="Daniel Noble" w:date="2023-04-27T11:10:00Z">
          <w:r w:rsidR="003469AB" w:rsidDel="000040E6">
            <w:delText xml:space="preserve"> onto</w:delText>
          </w:r>
        </w:del>
      </w:ins>
      <w:ins w:id="1034" w:author="Kris.Wild" w:date="2023-04-19T16:19:00Z">
        <w:del w:id="1035" w:author="Daniel Noble" w:date="2023-04-27T11:10:00Z">
          <w:r w:rsidR="003469AB" w:rsidDel="000040E6">
            <w:delText xml:space="preserve">geny </w:delText>
          </w:r>
        </w:del>
      </w:ins>
      <w:del w:id="1036"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1037" w:author="Kris.Wild" w:date="2023-04-11T11:08:00Z">
        <w:r w:rsidR="00B233F1" w:rsidDel="00CB25B1">
          <w:delText>across ontogeny</w:delText>
        </w:r>
        <w:r w:rsidR="00B233F1" w:rsidRPr="00FF16AF" w:rsidDel="00CB25B1">
          <w:delText xml:space="preserve"> </w:delText>
        </w:r>
      </w:del>
      <w:del w:id="1038" w:author="Wild, Kristoffer H." w:date="2023-04-30T18:23:00Z">
        <w:r w:rsidR="00B233F1" w:rsidRPr="00FF16AF" w:rsidDel="00A45699">
          <w:delText xml:space="preserve">may </w:delText>
        </w:r>
      </w:del>
      <w:ins w:id="1039" w:author="Daniel Noble" w:date="2023-04-27T11:10:00Z">
        <w:del w:id="1040" w:author="Wild, Kristoffer H." w:date="2023-04-30T18:23:00Z">
          <w:r w:rsidR="000040E6" w:rsidDel="00A45699">
            <w:delText xml:space="preserve">also </w:delText>
          </w:r>
        </w:del>
      </w:ins>
      <w:del w:id="1041" w:author="Wild, Kristoffer H." w:date="2023-04-30T18:23:00Z">
        <w:r w:rsidR="00B233F1" w:rsidRPr="00FF16AF" w:rsidDel="00A45699">
          <w:delText>explain previously</w:delText>
        </w:r>
      </w:del>
      <w:ins w:id="1042" w:author="Wild, Kristoffer H." w:date="2023-04-30T18:23:00Z">
        <w:r w:rsidR="00A45699">
          <w:t xml:space="preserve">exist and how they </w:t>
        </w:r>
      </w:ins>
      <w:ins w:id="1043" w:author="Wild, Kristoffer H." w:date="2023-04-30T18:25:00Z">
        <w:r w:rsidR="00A86237">
          <w:t>translate</w:t>
        </w:r>
      </w:ins>
      <w:ins w:id="1044" w:author="Wild, Kristoffer H." w:date="2023-04-30T18:23:00Z">
        <w:r w:rsidR="00A45699">
          <w:t xml:space="preserve"> to the</w:t>
        </w:r>
      </w:ins>
      <w:r w:rsidR="00B233F1" w:rsidRPr="00FF16AF">
        <w:t xml:space="preserve"> </w:t>
      </w:r>
      <w:ins w:id="1045" w:author="Wild, Kristoffer H." w:date="2023-04-30T18:26:00Z">
        <w:r w:rsidR="00A86237">
          <w:t xml:space="preserve">observed </w:t>
        </w:r>
      </w:ins>
      <w:del w:id="1046" w:author="Wild, Kristoffer H." w:date="2023-04-30T18:23:00Z">
        <w:r w:rsidR="00B233F1" w:rsidRPr="00FF16AF" w:rsidDel="00A45699">
          <w:delText xml:space="preserve">observed </w:delText>
        </w:r>
      </w:del>
      <w:r w:rsidR="00B233F1" w:rsidRPr="00FF16AF">
        <w:t xml:space="preserve">differences </w:t>
      </w:r>
      <w:ins w:id="1047" w:author="Wild, Kristoffer H." w:date="2023-05-01T19:06:00Z">
        <w:r w:rsidR="00C15586">
          <w:t xml:space="preserve">between phenotypic females </w:t>
        </w:r>
      </w:ins>
      <w:del w:id="1048" w:author="Wild, Kristoffer H." w:date="2023-05-01T19:05:00Z">
        <w:r w:rsidR="00B233F1" w:rsidRPr="00FF16AF" w:rsidDel="00C15586">
          <w:delText xml:space="preserve">in </w:delText>
        </w:r>
      </w:del>
      <w:ins w:id="1049" w:author="Wild, Kristoffer H." w:date="2023-05-01T19:06:00Z">
        <w:r w:rsidR="00C15586">
          <w:t xml:space="preserve">in </w:t>
        </w:r>
      </w:ins>
      <w:del w:id="1050" w:author="Wild, Kristoffer H." w:date="2023-04-30T18:25:00Z">
        <w:r w:rsidR="00B233F1" w:rsidRPr="00722C71" w:rsidDel="00A86237">
          <w:rPr>
            <w:color w:val="000000" w:themeColor="text1"/>
          </w:rPr>
          <w:delText>morphol</w:delText>
        </w:r>
      </w:del>
      <w:ins w:id="1051" w:author="Wild, Kristoffer H." w:date="2023-05-01T19:05:00Z">
        <w:r w:rsidR="00C15586">
          <w:rPr>
            <w:color w:val="000000" w:themeColor="text1"/>
          </w:rPr>
          <w:t>body mass</w:t>
        </w:r>
      </w:ins>
      <w:del w:id="1052" w:author="Wild, Kristoffer H." w:date="2023-04-30T18:25:00Z">
        <w:r w:rsidR="00B233F1" w:rsidRPr="00722C71" w:rsidDel="00A86237">
          <w:rPr>
            <w:color w:val="000000" w:themeColor="text1"/>
          </w:rPr>
          <w:delText>ogy</w:delText>
        </w:r>
      </w:del>
      <w:ins w:id="1053" w:author="Kris.Wild" w:date="2023-04-19T16:19:00Z">
        <w:r w:rsidR="003469AB">
          <w:rPr>
            <w:color w:val="000000" w:themeColor="text1"/>
          </w:rPr>
          <w:t xml:space="preserve">, </w:t>
        </w:r>
      </w:ins>
      <w:ins w:id="1054" w:author="Wild, Kristoffer H." w:date="2023-05-01T19:05:00Z">
        <w:r w:rsidR="00C15586">
          <w:rPr>
            <w:color w:val="000000" w:themeColor="text1"/>
          </w:rPr>
          <w:t xml:space="preserve">body size, </w:t>
        </w:r>
      </w:ins>
      <w:ins w:id="1055" w:author="Kris.Wild" w:date="2023-04-19T16:19:00Z">
        <w:del w:id="1056" w:author="Wild, Kristoffer H." w:date="2023-04-30T18:25:00Z">
          <w:r w:rsidR="003469AB" w:rsidDel="00A86237">
            <w:rPr>
              <w:color w:val="000000" w:themeColor="text1"/>
            </w:rPr>
            <w:delText>behaviour</w:delText>
          </w:r>
        </w:del>
        <w:del w:id="1057" w:author="Wild, Kristoffer H." w:date="2023-05-01T19:04:00Z">
          <w:r w:rsidR="003469AB" w:rsidDel="00C15586">
            <w:rPr>
              <w:color w:val="000000" w:themeColor="text1"/>
            </w:rPr>
            <w:delText xml:space="preserve">, </w:delText>
          </w:r>
        </w:del>
        <w:r w:rsidR="003469AB">
          <w:rPr>
            <w:color w:val="000000" w:themeColor="text1"/>
          </w:rPr>
          <w:t xml:space="preserve">and </w:t>
        </w:r>
      </w:ins>
      <w:del w:id="1058" w:author="Kris.Wild" w:date="2023-04-19T16:19:00Z">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del>
      <w:del w:id="1059" w:author="Kris.Wild" w:date="2023-04-11T09:47:00Z">
        <w:r w:rsidR="00B233F1" w:rsidRPr="00722C71" w:rsidDel="006706A4">
          <w:rPr>
            <w:color w:val="000000" w:themeColor="text1"/>
          </w:rPr>
          <w:delText xml:space="preserve">behaviours </w:delText>
        </w:r>
      </w:del>
      <w:ins w:id="1060" w:author="Kris.Wild" w:date="2023-04-11T09:47:00Z">
        <w:r w:rsidR="006706A4">
          <w:rPr>
            <w:color w:val="000000" w:themeColor="text1"/>
          </w:rPr>
          <w:t>fecundity</w:t>
        </w:r>
      </w:ins>
      <w:ins w:id="1061" w:author="Wild, Kristoffer H." w:date="2023-04-30T18:25:00Z">
        <w:r w:rsidR="00A86237">
          <w:rPr>
            <w:color w:val="000000" w:themeColor="text1"/>
          </w:rPr>
          <w:t xml:space="preserve"> </w:t>
        </w:r>
        <w:r w:rsidR="00A86237">
          <w:t xml:space="preserve">in wild populations of </w:t>
        </w:r>
        <w:r w:rsidR="00A86237">
          <w:rPr>
            <w:i/>
            <w:iCs/>
          </w:rPr>
          <w:t>P. vitticeps</w:t>
        </w:r>
      </w:ins>
      <w:ins w:id="1062" w:author="Kris.Wild" w:date="2023-04-11T09:47:00Z">
        <w:r w:rsidR="006706A4">
          <w:rPr>
            <w:color w:val="000000" w:themeColor="text1"/>
          </w:rPr>
          <w:t xml:space="preserve"> </w:t>
        </w:r>
        <w:del w:id="1063" w:author="Wild, Kristoffer H." w:date="2023-04-30T18:24:00Z">
          <w:r w:rsidR="006706A4" w:rsidDel="00A45699">
            <w:rPr>
              <w:color w:val="000000" w:themeColor="text1"/>
            </w:rPr>
            <w:delText>differences</w:delText>
          </w:r>
          <w:r w:rsidR="006706A4" w:rsidRPr="00722C71" w:rsidDel="00A45699">
            <w:rPr>
              <w:color w:val="000000" w:themeColor="text1"/>
            </w:rPr>
            <w:delText xml:space="preserve"> </w:delText>
          </w:r>
        </w:del>
      </w:ins>
      <w:del w:id="1064" w:author="Wild, Kristoffer H." w:date="2023-04-30T18:24:00Z">
        <w:r w:rsidR="00B233F1" w:rsidDel="00A45699">
          <w:rPr>
            <w:color w:val="000000" w:themeColor="text1"/>
          </w:rPr>
          <w:delText>as</w:delText>
        </w:r>
      </w:del>
      <w:ins w:id="1065" w:author="Kristoffer Wild" w:date="2023-04-30T14:05:00Z">
        <w:del w:id="1066" w:author="Wild, Kristoffer H." w:date="2023-04-30T18:24:00Z">
          <w:r w:rsidR="002431E2" w:rsidDel="00A45699">
            <w:rPr>
              <w:color w:val="000000" w:themeColor="text1"/>
            </w:rPr>
            <w:delText>in</w:delText>
          </w:r>
        </w:del>
      </w:ins>
      <w:ins w:id="1067" w:author="Kristoffer Wild" w:date="2023-04-30T14:06:00Z">
        <w:del w:id="1068" w:author="Wild, Kristoffer H." w:date="2023-04-30T18:24:00Z">
          <w:r w:rsidR="008720EA" w:rsidDel="00A45699">
            <w:rPr>
              <w:color w:val="000000" w:themeColor="text1"/>
            </w:rPr>
            <w:delText xml:space="preserve"> </w:delText>
          </w:r>
          <w:r w:rsidR="008720EA" w:rsidDel="00A45699">
            <w:rPr>
              <w:i/>
              <w:iCs/>
              <w:color w:val="000000" w:themeColor="text1"/>
            </w:rPr>
            <w:delText>P. vitticeps</w:delText>
          </w:r>
        </w:del>
      </w:ins>
      <w:del w:id="1069" w:author="Wild, Kristoffer H." w:date="2023-04-30T18:24:00Z">
        <w:r w:rsidR="00B233F1" w:rsidRPr="00722C71" w:rsidDel="00A45699">
          <w:rPr>
            <w:color w:val="000000" w:themeColor="text1"/>
          </w:rPr>
          <w:delText xml:space="preserve"> </w:delText>
        </w:r>
      </w:del>
      <w:ins w:id="1070" w:author="Kris.Wild" w:date="2023-04-21T13:09:00Z">
        <w:del w:id="1071" w:author="Wild, Kristoffer H." w:date="2023-04-30T18:24:00Z">
          <w:r w:rsidR="00DF1054" w:rsidDel="00A45699">
            <w:rPr>
              <w:color w:val="000000" w:themeColor="text1"/>
            </w:rPr>
            <w:delText>sub-adults or</w:delText>
          </w:r>
        </w:del>
      </w:ins>
      <w:ins w:id="1072" w:author="Daniel Noble" w:date="2023-04-27T11:10:00Z">
        <w:del w:id="1073" w:author="Wild, Kristoffer H." w:date="2023-04-30T18:24:00Z">
          <w:r w:rsidR="000040E6" w:rsidDel="00A45699">
            <w:rPr>
              <w:color w:val="000000" w:themeColor="text1"/>
            </w:rPr>
            <w:delText xml:space="preserve">and </w:delText>
          </w:r>
        </w:del>
      </w:ins>
      <w:ins w:id="1074" w:author="Kris.Wild" w:date="2023-04-21T13:09:00Z">
        <w:del w:id="1075" w:author="Wild, Kristoffer H." w:date="2023-04-30T18:24:00Z">
          <w:r w:rsidR="00DF1054" w:rsidDel="00A45699">
            <w:rPr>
              <w:color w:val="000000" w:themeColor="text1"/>
            </w:rPr>
            <w:delText xml:space="preserve"> </w:delText>
          </w:r>
        </w:del>
      </w:ins>
      <w:del w:id="1076" w:author="Wild, Kristoffer H." w:date="2023-04-30T18:24:00Z">
        <w:r w:rsidR="00B233F1" w:rsidDel="00A45699">
          <w:rPr>
            <w:color w:val="000000" w:themeColor="text1"/>
          </w:rPr>
          <w:delText>adults</w:delText>
        </w:r>
      </w:del>
      <w:ins w:id="1077" w:author="Kristoffer Wild" w:date="2023-04-30T14:06:00Z">
        <w:del w:id="1078" w:author="Wild, Kristoffer H." w:date="2023-04-30T18:24:00Z">
          <w:r w:rsidR="008720EA" w:rsidDel="00A45699">
            <w:rPr>
              <w:color w:val="000000" w:themeColor="text1"/>
            </w:rPr>
            <w:delText>in the wild</w:delText>
          </w:r>
        </w:del>
      </w:ins>
      <w:ins w:id="1079" w:author="Daniel Noble" w:date="2023-04-27T11:10:00Z">
        <w:del w:id="1080" w:author="Wild, Kristoffer H." w:date="2023-04-30T18:24:00Z">
          <w:r w:rsidR="000040E6" w:rsidDel="00A45699">
            <w:rPr>
              <w:color w:val="000000" w:themeColor="text1"/>
            </w:rPr>
            <w:delText xml:space="preserve"> </w:delText>
          </w:r>
        </w:del>
      </w:ins>
      <w:customXmlInsRangeStart w:id="1081" w:author="Wild, Kristoffer H." w:date="2023-04-30T18:17:00Z"/>
      <w:sdt>
        <w:sdtPr>
          <w:rPr>
            <w:color w:val="000000"/>
          </w:rPr>
          <w:tag w:val="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402959175"/>
          <w:placeholder>
            <w:docPart w:val="DefaultPlaceholder_-1854013440"/>
          </w:placeholder>
        </w:sdtPr>
        <w:sdtContent>
          <w:customXmlInsRangeEnd w:id="1081"/>
          <w:ins w:id="1082" w:author="Wild, Kristoffer H." w:date="2023-04-30T19:20:00Z">
            <w:r w:rsidR="0027621E" w:rsidRPr="0027621E">
              <w:rPr>
                <w:color w:val="000000"/>
                <w:rPrChange w:id="1083" w:author="Wild, Kristoffer H." w:date="2023-04-30T19:20:00Z">
                  <w:rPr/>
                </w:rPrChange>
              </w:rPr>
              <w:t>(Wild et al., 2022)</w:t>
            </w:r>
          </w:ins>
          <w:customXmlInsRangeStart w:id="1084" w:author="Wild, Kristoffer H." w:date="2023-04-30T18:17:00Z"/>
        </w:sdtContent>
      </w:sdt>
      <w:customXmlInsRangeEnd w:id="1084"/>
      <w:ins w:id="1085" w:author="Daniel Noble" w:date="2023-04-27T11:10:00Z">
        <w:del w:id="1086" w:author="Kristoffer Wild" w:date="2023-04-30T14:04:00Z">
          <w:r w:rsidR="000040E6" w:rsidDel="002431E2">
            <w:rPr>
              <w:color w:val="000000" w:themeColor="text1"/>
            </w:rPr>
            <w:delText>i</w:delText>
          </w:r>
        </w:del>
        <w:del w:id="1087" w:author="Kristoffer Wild" w:date="2023-04-30T14:03:00Z">
          <w:r w:rsidR="000040E6" w:rsidDel="002431E2">
            <w:rPr>
              <w:color w:val="000000" w:themeColor="text1"/>
            </w:rPr>
            <w:delText>n the wild</w:delText>
          </w:r>
        </w:del>
      </w:ins>
      <w:ins w:id="1088" w:author="Kristoffer Wild" w:date="2023-04-30T13:10:00Z">
        <w:del w:id="1089" w:author="Wild, Kristoffer H." w:date="2023-04-30T18:16:00Z">
          <w:r w:rsidR="00045344" w:rsidDel="00A45699">
            <w:rPr>
              <w:color w:val="000000" w:themeColor="text1"/>
            </w:rPr>
            <w:delText>(Wild et al., 2022)</w:delText>
          </w:r>
        </w:del>
      </w:ins>
      <w:r w:rsidR="00B233F1">
        <w:rPr>
          <w:color w:val="000000" w:themeColor="text1"/>
        </w:rPr>
        <w:t>.</w:t>
      </w:r>
      <w:r w:rsidR="00B233F1" w:rsidRPr="002B5FD0">
        <w:rPr>
          <w:b/>
          <w:bCs/>
          <w:color w:val="000000" w:themeColor="text1"/>
        </w:rPr>
        <w:t xml:space="preserve"> </w:t>
      </w:r>
      <w:ins w:id="1090" w:author="Daniel Noble" w:date="2023-05-01T19:55:00Z">
        <w:r w:rsidR="00A9786A">
          <w:rPr>
            <w:color w:val="000000" w:themeColor="text1"/>
          </w:rPr>
          <w:t>Given that our results</w:t>
        </w:r>
        <w:r w:rsidR="00A9786A" w:rsidRPr="00A976A6">
          <w:rPr>
            <w:color w:val="000000" w:themeColor="text1"/>
          </w:rPr>
          <w:t xml:space="preserve"> indicate that the magnitude of metabolic differences </w:t>
        </w:r>
        <w:r w:rsidR="00A9786A">
          <w:rPr>
            <w:color w:val="000000" w:themeColor="text1"/>
          </w:rPr>
          <w:t>varies</w:t>
        </w:r>
        <w:r w:rsidR="00A9786A" w:rsidRPr="00A976A6">
          <w:rPr>
            <w:color w:val="000000" w:themeColor="text1"/>
          </w:rPr>
          <w:t xml:space="preserve"> </w:t>
        </w:r>
        <w:r w:rsidR="00A9786A" w:rsidRPr="00A976A6">
          <w:rPr>
            <w:color w:val="000000" w:themeColor="text1"/>
          </w:rPr>
          <w:lastRenderedPageBreak/>
          <w:t>across sexes as individuals get larger (Fig. 2</w:t>
        </w:r>
        <w:r w:rsidR="00A9786A">
          <w:rPr>
            <w:color w:val="000000" w:themeColor="text1"/>
          </w:rPr>
          <w:t>)</w:t>
        </w:r>
        <w:r w:rsidR="00A9786A" w:rsidRPr="00A976A6">
          <w:rPr>
            <w:color w:val="000000" w:themeColor="text1"/>
          </w:rPr>
          <w:t xml:space="preserve">. Investigating ontogenetic changes </w:t>
        </w:r>
        <w:r w:rsidR="00A9786A">
          <w:rPr>
            <w:color w:val="000000" w:themeColor="text1"/>
          </w:rPr>
          <w:t>associated with</w:t>
        </w:r>
        <w:r w:rsidR="00A9786A" w:rsidRPr="00A976A6">
          <w:rPr>
            <w:color w:val="000000" w:themeColor="text1"/>
          </w:rPr>
          <w:t xml:space="preserve"> sex-reversal will provide promising insights into the consequences of </w:t>
        </w:r>
        <w:r w:rsidR="00A9786A" w:rsidRPr="00D90C00">
          <w:rPr>
            <w:color w:val="000000" w:themeColor="text1"/>
          </w:rPr>
          <w:t>such effects.</w:t>
        </w:r>
      </w:ins>
    </w:p>
    <w:p w14:paraId="6D27F7A7" w14:textId="77777777" w:rsidR="001A10D8" w:rsidRPr="00A25A54" w:rsidRDefault="001A10D8" w:rsidP="003469AB">
      <w:pPr>
        <w:ind w:firstLine="720"/>
        <w:contextualSpacing/>
        <w:rPr>
          <w:ins w:id="1091" w:author="Wild, Kristoffer H." w:date="2023-05-01T17:57:00Z"/>
          <w:color w:val="000000" w:themeColor="text1"/>
        </w:rPr>
      </w:pPr>
    </w:p>
    <w:p w14:paraId="69119349" w14:textId="51D52370" w:rsidR="008400AD" w:rsidRPr="002C774D" w:rsidRDefault="004D769C" w:rsidP="002C774D">
      <w:pPr>
        <w:ind w:firstLine="720"/>
        <w:contextualSpacing/>
        <w:rPr>
          <w:ins w:id="1092" w:author="Wild, Kristoffer H." w:date="2023-05-01T17:42:00Z"/>
          <w:color w:val="000000" w:themeColor="text1"/>
          <w:lang w:val="en-GB"/>
          <w:rPrChange w:id="1093" w:author="Wild, Kristoffer H." w:date="2023-05-01T22:39:00Z">
            <w:rPr>
              <w:ins w:id="1094" w:author="Wild, Kristoffer H." w:date="2023-05-01T17:42:00Z"/>
              <w:b/>
              <w:bCs/>
              <w:color w:val="000000" w:themeColor="text1"/>
            </w:rPr>
          </w:rPrChange>
        </w:rPr>
      </w:pPr>
      <w:del w:id="1095" w:author="Kris.Wild" w:date="2023-04-11T12:18:00Z">
        <w:r w:rsidRPr="00AC0E21" w:rsidDel="0041102C">
          <w:rPr>
            <w:color w:val="000000" w:themeColor="text1"/>
            <w:highlight w:val="yellow"/>
            <w:rPrChange w:id="1096" w:author="Daniel Noble" w:date="2023-05-01T19:40:00Z">
              <w:rPr>
                <w:color w:val="000000" w:themeColor="text1"/>
              </w:rPr>
            </w:rPrChange>
          </w:rPr>
          <w:delText xml:space="preserve">The </w:delText>
        </w:r>
      </w:del>
      <w:ins w:id="1097" w:author="Kris.Wild" w:date="2023-04-11T12:18:00Z">
        <w:del w:id="1098" w:author="Wild, Kristoffer H." w:date="2023-05-01T14:14:00Z">
          <w:r w:rsidR="0041102C" w:rsidRPr="00AC0E21" w:rsidDel="006870FB">
            <w:rPr>
              <w:color w:val="000000" w:themeColor="text1"/>
              <w:highlight w:val="yellow"/>
              <w:rPrChange w:id="1099" w:author="Daniel Noble" w:date="2023-05-01T19:40:00Z">
                <w:rPr>
                  <w:color w:val="000000" w:themeColor="text1"/>
                </w:rPr>
              </w:rPrChange>
            </w:rPr>
            <w:delText xml:space="preserve">One </w:delText>
          </w:r>
        </w:del>
        <w:del w:id="1100" w:author="Wild, Kristoffer H." w:date="2023-04-30T19:11:00Z">
          <w:r w:rsidR="0041102C" w:rsidRPr="00AC0E21" w:rsidDel="0027621E">
            <w:rPr>
              <w:color w:val="000000" w:themeColor="text1"/>
              <w:highlight w:val="yellow"/>
              <w:rPrChange w:id="1101" w:author="Daniel Noble" w:date="2023-05-01T19:40:00Z">
                <w:rPr>
                  <w:color w:val="000000" w:themeColor="text1"/>
                </w:rPr>
              </w:rPrChange>
            </w:rPr>
            <w:delText>simple</w:delText>
          </w:r>
        </w:del>
        <w:del w:id="1102" w:author="Wild, Kristoffer H." w:date="2023-05-01T14:14:00Z">
          <w:r w:rsidR="0041102C" w:rsidRPr="00AC0E21" w:rsidDel="006870FB">
            <w:rPr>
              <w:color w:val="000000" w:themeColor="text1"/>
              <w:highlight w:val="yellow"/>
              <w:rPrChange w:id="1103" w:author="Daniel Noble" w:date="2023-05-01T19:40:00Z">
                <w:rPr>
                  <w:color w:val="000000" w:themeColor="text1"/>
                </w:rPr>
              </w:rPrChange>
            </w:rPr>
            <w:delText xml:space="preserve"> explanation for</w:delText>
          </w:r>
        </w:del>
      </w:ins>
      <w:ins w:id="1104" w:author="Wild, Kristoffer H." w:date="2023-05-01T17:45:00Z">
        <w:del w:id="1105" w:author="Daniel Noble" w:date="2023-05-01T19:40:00Z">
          <w:r w:rsidR="008E3AA8" w:rsidRPr="00AC0E21" w:rsidDel="00AC0E21">
            <w:rPr>
              <w:rFonts w:ascii="Inter-Regular" w:eastAsiaTheme="minorHAnsi" w:hAnsi="Inter-Regular" w:cs="Inter-Regular"/>
              <w:sz w:val="28"/>
              <w:szCs w:val="28"/>
              <w:lang w:val="en-GB" w:eastAsia="en-US"/>
            </w:rPr>
            <w:delText xml:space="preserve"> </w:delText>
          </w:r>
        </w:del>
      </w:ins>
      <w:ins w:id="1106" w:author="Daniel Noble" w:date="2023-05-01T19:39:00Z">
        <w:r w:rsidR="00AC0E21" w:rsidRPr="00AC0E21">
          <w:rPr>
            <w:color w:val="000000" w:themeColor="text1"/>
            <w:rPrChange w:id="1107" w:author="Daniel Noble" w:date="2023-05-01T19:40:00Z">
              <w:rPr>
                <w:i/>
                <w:iCs/>
                <w:color w:val="000000" w:themeColor="text1"/>
              </w:rPr>
            </w:rPrChange>
          </w:rPr>
          <w:t>I</w:t>
        </w:r>
      </w:ins>
      <w:ins w:id="1108" w:author="Daniel Noble" w:date="2023-05-01T19:40:00Z">
        <w:r w:rsidR="00AC0E21" w:rsidRPr="00AC0E21">
          <w:rPr>
            <w:color w:val="000000" w:themeColor="text1"/>
            <w:rPrChange w:id="1109" w:author="Daniel Noble" w:date="2023-05-01T19:40:00Z">
              <w:rPr>
                <w:i/>
                <w:iCs/>
                <w:color w:val="000000" w:themeColor="text1"/>
              </w:rPr>
            </w:rPrChange>
          </w:rPr>
          <w:t>n</w:t>
        </w:r>
      </w:ins>
      <w:ins w:id="1110" w:author="Daniel Noble" w:date="2023-05-01T19:39:00Z">
        <w:r w:rsidR="00AC0E21" w:rsidRPr="00AC0E21">
          <w:rPr>
            <w:color w:val="000000" w:themeColor="text1"/>
            <w:rPrChange w:id="1111" w:author="Daniel Noble" w:date="2023-05-01T19:40:00Z">
              <w:rPr>
                <w:i/>
                <w:iCs/>
                <w:color w:val="000000" w:themeColor="text1"/>
              </w:rPr>
            </w:rPrChange>
          </w:rPr>
          <w:t xml:space="preserve"> contrast to</w:t>
        </w:r>
        <w:r w:rsidR="00AC0E21">
          <w:rPr>
            <w:i/>
            <w:iCs/>
            <w:color w:val="000000" w:themeColor="text1"/>
          </w:rPr>
          <w:t xml:space="preserve"> Pogona </w:t>
        </w:r>
      </w:ins>
      <w:ins w:id="1112" w:author="Daniel Noble" w:date="2023-05-01T19:40:00Z">
        <w:r w:rsidR="00AC0E21" w:rsidRPr="00DA2DD6">
          <w:rPr>
            <w:i/>
            <w:iCs/>
            <w:color w:val="000000" w:themeColor="text1"/>
          </w:rPr>
          <w:t>vitticeps</w:t>
        </w:r>
      </w:ins>
      <w:ins w:id="1113" w:author="Daniel Noble" w:date="2023-05-01T19:39:00Z">
        <w:r w:rsidR="00AC0E21">
          <w:rPr>
            <w:i/>
            <w:iCs/>
            <w:color w:val="000000" w:themeColor="text1"/>
          </w:rPr>
          <w:t>, B.</w:t>
        </w:r>
      </w:ins>
      <w:ins w:id="1114" w:author="Daniel Noble" w:date="2023-05-01T19:38:00Z">
        <w:r w:rsidR="00AC0E21" w:rsidRPr="003A6EEC">
          <w:rPr>
            <w:i/>
            <w:iCs/>
            <w:color w:val="000000" w:themeColor="text1"/>
          </w:rPr>
          <w:t xml:space="preserve"> duperreyi</w:t>
        </w:r>
        <w:r w:rsidR="00AC0E21" w:rsidRPr="00AC0E21">
          <w:rPr>
            <w:color w:val="000000" w:themeColor="text1"/>
          </w:rPr>
          <w:t xml:space="preserve"> </w:t>
        </w:r>
      </w:ins>
      <w:ins w:id="1115" w:author="Daniel Noble" w:date="2023-05-01T19:39:00Z">
        <w:r w:rsidR="00AC0E21">
          <w:rPr>
            <w:color w:val="000000" w:themeColor="text1"/>
          </w:rPr>
          <w:t xml:space="preserve">showed strong support for the like-phenotype hypothesis. </w:t>
        </w:r>
      </w:ins>
      <w:ins w:id="1116" w:author="Wild, Kristoffer H." w:date="2023-05-01T22:08:00Z">
        <w:r w:rsidR="00C11166">
          <w:rPr>
            <w:color w:val="000000" w:themeColor="text1"/>
          </w:rPr>
          <w:t>One sim</w:t>
        </w:r>
      </w:ins>
      <w:ins w:id="1117" w:author="Wild, Kristoffer H." w:date="2023-05-01T22:09:00Z">
        <w:r w:rsidR="00C11166">
          <w:rPr>
            <w:color w:val="000000" w:themeColor="text1"/>
          </w:rPr>
          <w:t xml:space="preserve">ple explanation for this finding is that </w:t>
        </w:r>
      </w:ins>
      <w:ins w:id="1118" w:author="Daniel Noble" w:date="2023-05-01T19:40:00Z">
        <w:del w:id="1119" w:author="Wild, Kristoffer H." w:date="2023-05-01T22:08:00Z">
          <w:r w:rsidR="00AC0E21" w:rsidDel="00C11166">
            <w:rPr>
              <w:color w:val="000000" w:themeColor="text1"/>
            </w:rPr>
            <w:delText>pattern</w:delText>
          </w:r>
        </w:del>
      </w:ins>
      <w:ins w:id="1120" w:author="Wild, Kristoffer H." w:date="2023-05-01T22:06:00Z">
        <w:r w:rsidR="00C11166">
          <w:rPr>
            <w:color w:val="000000" w:themeColor="text1"/>
          </w:rPr>
          <w:t>t</w:t>
        </w:r>
        <w:r w:rsidR="00C11166" w:rsidRPr="00C11166">
          <w:rPr>
            <w:color w:val="000000" w:themeColor="text1"/>
            <w:lang w:val="en-GB"/>
          </w:rPr>
          <w:t xml:space="preserve">raits linked to metabolism are of little </w:t>
        </w:r>
      </w:ins>
      <w:ins w:id="1121" w:author="Wild, Kristoffer H." w:date="2023-05-01T22:10:00Z">
        <w:r w:rsidR="00C11166">
          <w:rPr>
            <w:color w:val="000000" w:themeColor="text1"/>
            <w:lang w:val="en-GB"/>
          </w:rPr>
          <w:t xml:space="preserve">or no </w:t>
        </w:r>
      </w:ins>
      <w:ins w:id="1122" w:author="Wild, Kristoffer H." w:date="2023-05-01T22:06:00Z">
        <w:r w:rsidR="00C11166" w:rsidRPr="00C11166">
          <w:rPr>
            <w:color w:val="000000" w:themeColor="text1"/>
            <w:lang w:val="en-GB"/>
          </w:rPr>
          <w:t>consequence for male</w:t>
        </w:r>
      </w:ins>
      <w:ins w:id="1123" w:author="Wild, Kristoffer H." w:date="2023-05-01T22:26:00Z">
        <w:r w:rsidR="00A757C8">
          <w:rPr>
            <w:color w:val="000000" w:themeColor="text1"/>
            <w:lang w:val="en-GB"/>
          </w:rPr>
          <w:t>s</w:t>
        </w:r>
      </w:ins>
      <w:ins w:id="1124" w:author="Wild, Kristoffer H." w:date="2023-05-01T22:07:00Z">
        <w:r w:rsidR="00C11166">
          <w:rPr>
            <w:color w:val="000000" w:themeColor="text1"/>
            <w:lang w:val="en-GB"/>
          </w:rPr>
          <w:t>.</w:t>
        </w:r>
      </w:ins>
      <w:ins w:id="1125" w:author="Wild, Kristoffer H." w:date="2023-05-01T22:06:00Z">
        <w:r w:rsidR="00C11166" w:rsidRPr="00C11166">
          <w:rPr>
            <w:color w:val="000000" w:themeColor="text1"/>
          </w:rPr>
          <w:t xml:space="preserve"> </w:t>
        </w:r>
      </w:ins>
      <w:ins w:id="1126" w:author="Wild, Kristoffer H." w:date="2023-05-01T23:31:00Z">
        <w:r w:rsidR="00A4753D">
          <w:rPr>
            <w:color w:val="000000" w:themeColor="text1"/>
          </w:rPr>
          <w:t>Alternatively,</w:t>
        </w:r>
      </w:ins>
      <w:ins w:id="1127" w:author="Wild, Kristoffer H." w:date="2023-05-01T17:47:00Z">
        <w:r w:rsidR="008E3AA8" w:rsidRPr="001A10D8">
          <w:rPr>
            <w:color w:val="000000" w:themeColor="text1"/>
            <w:rPrChange w:id="1128" w:author="Wild, Kristoffer H." w:date="2023-05-01T17:58:00Z">
              <w:rPr>
                <w:color w:val="000000" w:themeColor="text1"/>
                <w:highlight w:val="yellow"/>
              </w:rPr>
            </w:rPrChange>
          </w:rPr>
          <w:t xml:space="preserve"> </w:t>
        </w:r>
        <w:del w:id="1129" w:author="Daniel Noble" w:date="2023-05-02T08:30:00Z">
          <w:r w:rsidR="008E3AA8" w:rsidRPr="001A10D8" w:rsidDel="00323826">
            <w:rPr>
              <w:color w:val="000000" w:themeColor="text1"/>
              <w:rPrChange w:id="1130" w:author="Wild, Kristoffer H." w:date="2023-05-01T17:58:00Z">
                <w:rPr>
                  <w:color w:val="000000" w:themeColor="text1"/>
                  <w:highlight w:val="yellow"/>
                </w:rPr>
              </w:rPrChange>
            </w:rPr>
            <w:delText xml:space="preserve">is that </w:delText>
          </w:r>
        </w:del>
        <w:r w:rsidR="008E3AA8" w:rsidRPr="001A10D8">
          <w:rPr>
            <w:color w:val="000000" w:themeColor="text1"/>
            <w:lang w:val="en-GB"/>
            <w:rPrChange w:id="1131" w:author="Wild, Kristoffer H." w:date="2023-05-01T17:58:00Z">
              <w:rPr>
                <w:color w:val="000000" w:themeColor="text1"/>
                <w:highlight w:val="yellow"/>
                <w:lang w:val="en-GB"/>
              </w:rPr>
            </w:rPrChange>
          </w:rPr>
          <w:t>traits linked to metabolism for</w:t>
        </w:r>
      </w:ins>
      <w:ins w:id="1132" w:author="Wild, Kristoffer H." w:date="2023-05-01T17:50:00Z">
        <w:r w:rsidR="008E3AA8" w:rsidRPr="001A10D8">
          <w:rPr>
            <w:color w:val="000000" w:themeColor="text1"/>
            <w:lang w:val="en-GB"/>
            <w:rPrChange w:id="1133" w:author="Wild, Kristoffer H." w:date="2023-05-01T17:58:00Z">
              <w:rPr>
                <w:color w:val="000000" w:themeColor="text1"/>
                <w:highlight w:val="yellow"/>
                <w:lang w:val="en-GB"/>
              </w:rPr>
            </w:rPrChange>
          </w:rPr>
          <w:t xml:space="preserve"> sex-reversed males </w:t>
        </w:r>
        <w:r w:rsidR="008E3AA8" w:rsidRPr="001A10D8">
          <w:rPr>
            <w:color w:val="000000" w:themeColor="text1"/>
            <w:lang w:val="en-GB"/>
          </w:rPr>
          <w:t>(</w:t>
        </w:r>
        <w:r w:rsidR="008E3AA8" w:rsidRPr="001A10D8">
          <w:rPr>
            <w:color w:val="000000" w:themeColor="text1"/>
          </w:rPr>
          <w:t>male</w:t>
        </w:r>
        <w:r w:rsidR="008E3AA8" w:rsidRPr="001A10D8">
          <w:rPr>
            <w:color w:val="000000" w:themeColor="text1"/>
            <w:vertAlign w:val="subscript"/>
          </w:rPr>
          <w:t xml:space="preserve">SR </w:t>
        </w:r>
        <w:r w:rsidR="008E3AA8" w:rsidRPr="001A10D8">
          <w:rPr>
            <w:color w:val="000000" w:themeColor="text1"/>
          </w:rPr>
          <w:t>XX)</w:t>
        </w:r>
        <w:r w:rsidR="008E3AA8" w:rsidRPr="001A10D8">
          <w:rPr>
            <w:color w:val="000000" w:themeColor="text1"/>
            <w:lang w:val="en-GB"/>
            <w:rPrChange w:id="1134" w:author="Wild, Kristoffer H." w:date="2023-05-01T17:58:00Z">
              <w:rPr>
                <w:color w:val="000000" w:themeColor="text1"/>
                <w:highlight w:val="yellow"/>
                <w:lang w:val="en-GB"/>
              </w:rPr>
            </w:rPrChange>
          </w:rPr>
          <w:t xml:space="preserve"> in</w:t>
        </w:r>
      </w:ins>
      <w:ins w:id="1135" w:author="Wild, Kristoffer H." w:date="2023-05-01T17:47:00Z">
        <w:r w:rsidR="008E3AA8" w:rsidRPr="001A10D8">
          <w:rPr>
            <w:color w:val="000000" w:themeColor="text1"/>
            <w:lang w:val="en-GB"/>
            <w:rPrChange w:id="1136" w:author="Wild, Kristoffer H." w:date="2023-05-01T17:58:00Z">
              <w:rPr>
                <w:color w:val="000000" w:themeColor="text1"/>
                <w:highlight w:val="yellow"/>
                <w:lang w:val="en-GB"/>
              </w:rPr>
            </w:rPrChange>
          </w:rPr>
          <w:t xml:space="preserve"> this species </w:t>
        </w:r>
        <w:del w:id="1137" w:author="Daniel Noble" w:date="2023-05-02T08:31:00Z">
          <w:r w:rsidR="008E3AA8" w:rsidRPr="001A10D8" w:rsidDel="00323826">
            <w:rPr>
              <w:color w:val="000000" w:themeColor="text1"/>
              <w:lang w:val="en-GB"/>
              <w:rPrChange w:id="1138" w:author="Wild, Kristoffer H." w:date="2023-05-01T17:58:00Z">
                <w:rPr>
                  <w:color w:val="000000" w:themeColor="text1"/>
                  <w:highlight w:val="yellow"/>
                  <w:lang w:val="en-GB"/>
                </w:rPr>
              </w:rPrChange>
            </w:rPr>
            <w:delText>are less</w:delText>
          </w:r>
        </w:del>
      </w:ins>
      <w:ins w:id="1139" w:author="Daniel Noble" w:date="2023-05-02T08:31:00Z">
        <w:r w:rsidR="00323826">
          <w:rPr>
            <w:color w:val="000000" w:themeColor="text1"/>
            <w:lang w:val="en-GB"/>
          </w:rPr>
          <w:t>may not be</w:t>
        </w:r>
      </w:ins>
      <w:ins w:id="1140" w:author="Wild, Kristoffer H." w:date="2023-05-01T17:47:00Z">
        <w:r w:rsidR="008E3AA8" w:rsidRPr="001A10D8">
          <w:rPr>
            <w:color w:val="000000" w:themeColor="text1"/>
            <w:lang w:val="en-GB"/>
            <w:rPrChange w:id="1141" w:author="Wild, Kristoffer H." w:date="2023-05-01T17:58:00Z">
              <w:rPr>
                <w:color w:val="000000" w:themeColor="text1"/>
                <w:highlight w:val="yellow"/>
                <w:lang w:val="en-GB"/>
              </w:rPr>
            </w:rPrChange>
          </w:rPr>
          <w:t xml:space="preserve"> associated with sex chromosomes and are linked to hormonal levels relevant to </w:t>
        </w:r>
      </w:ins>
      <w:ins w:id="1142" w:author="Daniel Noble" w:date="2023-05-01T19:41:00Z">
        <w:r w:rsidR="00AC0E21">
          <w:rPr>
            <w:color w:val="000000" w:themeColor="text1"/>
            <w:lang w:val="en-GB"/>
          </w:rPr>
          <w:t xml:space="preserve">the </w:t>
        </w:r>
      </w:ins>
      <w:ins w:id="1143" w:author="Wild, Kristoffer H." w:date="2023-05-01T17:47:00Z">
        <w:r w:rsidR="008E3AA8" w:rsidRPr="001A10D8">
          <w:rPr>
            <w:color w:val="000000" w:themeColor="text1"/>
            <w:lang w:val="en-GB"/>
            <w:rPrChange w:id="1144" w:author="Wild, Kristoffer H." w:date="2023-05-01T17:58:00Z">
              <w:rPr>
                <w:color w:val="000000" w:themeColor="text1"/>
                <w:highlight w:val="yellow"/>
                <w:lang w:val="en-GB"/>
              </w:rPr>
            </w:rPrChange>
          </w:rPr>
          <w:t>phenotypic sex</w:t>
        </w:r>
      </w:ins>
      <w:ins w:id="1145" w:author="Kris.Wild" w:date="2023-04-11T12:18:00Z">
        <w:del w:id="1146" w:author="Wild, Kristoffer H." w:date="2023-05-01T17:45:00Z">
          <w:r w:rsidR="0041102C" w:rsidRPr="001A10D8" w:rsidDel="008E3AA8">
            <w:rPr>
              <w:color w:val="000000" w:themeColor="text1"/>
            </w:rPr>
            <w:delText xml:space="preserve"> </w:delText>
          </w:r>
        </w:del>
      </w:ins>
      <w:ins w:id="1147" w:author="Wild, Kristoffer H." w:date="2023-05-01T14:36:00Z">
        <w:r w:rsidR="00302135" w:rsidRPr="001A10D8">
          <w:rPr>
            <w:color w:val="000000" w:themeColor="text1"/>
            <w:lang w:val="en-GB"/>
          </w:rPr>
          <w:t>.</w:t>
        </w:r>
      </w:ins>
      <w:ins w:id="1148" w:author="Wild, Kristoffer H." w:date="2023-05-01T14:37:00Z">
        <w:r w:rsidR="00302135" w:rsidRPr="001A10D8">
          <w:rPr>
            <w:color w:val="000000" w:themeColor="text1"/>
            <w:lang w:val="en-GB"/>
          </w:rPr>
          <w:t xml:space="preserve"> </w:t>
        </w:r>
      </w:ins>
      <w:ins w:id="1149" w:author="Daniel Noble" w:date="2023-05-02T08:31:00Z">
        <w:r w:rsidR="00323826">
          <w:rPr>
            <w:color w:val="000000" w:themeColor="text1"/>
            <w:lang w:val="en-GB"/>
          </w:rPr>
          <w:t xml:space="preserve">This hypothesis is plausible </w:t>
        </w:r>
      </w:ins>
      <w:ins w:id="1150" w:author="Wild, Kristoffer H." w:date="2023-05-01T17:56:00Z">
        <w:del w:id="1151" w:author="Daniel Noble" w:date="2023-05-02T08:31:00Z">
          <w:r w:rsidR="001A10D8" w:rsidRPr="001A10D8" w:rsidDel="00323826">
            <w:rPr>
              <w:color w:val="000000" w:themeColor="text1"/>
              <w:lang w:val="en-GB"/>
            </w:rPr>
            <w:delText>I</w:delText>
          </w:r>
        </w:del>
      </w:ins>
      <w:ins w:id="1152" w:author="Daniel Noble" w:date="2023-05-02T08:31:00Z">
        <w:r w:rsidR="00323826">
          <w:rPr>
            <w:color w:val="000000" w:themeColor="text1"/>
            <w:lang w:val="en-GB"/>
          </w:rPr>
          <w:t>i</w:t>
        </w:r>
      </w:ins>
      <w:ins w:id="1153" w:author="Wild, Kristoffer H." w:date="2023-05-01T17:56:00Z">
        <w:r w:rsidR="001A10D8" w:rsidRPr="001A10D8">
          <w:rPr>
            <w:color w:val="000000" w:themeColor="text1"/>
            <w:lang w:val="en-GB"/>
          </w:rPr>
          <w:t>f phenotypic males share similarities in their gonadal steroid levels, specifically testosterone</w:t>
        </w:r>
      </w:ins>
      <w:ins w:id="1154" w:author="Daniel Noble" w:date="2023-05-02T08:31:00Z">
        <w:r w:rsidR="00323826">
          <w:rPr>
            <w:color w:val="000000" w:themeColor="text1"/>
            <w:lang w:val="en-GB"/>
          </w:rPr>
          <w:t>. If this hypothesis is true</w:t>
        </w:r>
      </w:ins>
      <w:ins w:id="1155" w:author="Daniel Noble" w:date="2023-05-02T08:32:00Z">
        <w:r w:rsidR="00323826">
          <w:rPr>
            <w:color w:val="000000" w:themeColor="text1"/>
            <w:lang w:val="en-GB"/>
          </w:rPr>
          <w:t>,</w:t>
        </w:r>
      </w:ins>
      <w:ins w:id="1156" w:author="Daniel Noble" w:date="2023-05-02T08:31:00Z">
        <w:r w:rsidR="00323826">
          <w:rPr>
            <w:color w:val="000000" w:themeColor="text1"/>
            <w:lang w:val="en-GB"/>
          </w:rPr>
          <w:t xml:space="preserve"> then</w:t>
        </w:r>
      </w:ins>
      <w:ins w:id="1157" w:author="Wild, Kristoffer H." w:date="2023-05-01T17:56:00Z">
        <w:del w:id="1158" w:author="Daniel Noble" w:date="2023-05-02T08:31:00Z">
          <w:r w:rsidR="001A10D8" w:rsidRPr="001A10D8" w:rsidDel="00323826">
            <w:rPr>
              <w:color w:val="000000" w:themeColor="text1"/>
              <w:lang w:val="en-GB"/>
            </w:rPr>
            <w:delText>,</w:delText>
          </w:r>
        </w:del>
        <w:r w:rsidR="001A10D8" w:rsidRPr="001A10D8">
          <w:rPr>
            <w:color w:val="000000" w:themeColor="text1"/>
            <w:lang w:val="en-GB"/>
          </w:rPr>
          <w:t xml:space="preserve"> it is likely that </w:t>
        </w:r>
        <w:del w:id="1159" w:author="Daniel Noble" w:date="2023-05-02T08:32:00Z">
          <w:r w:rsidR="001A10D8" w:rsidRPr="001A10D8" w:rsidDel="00323826">
            <w:rPr>
              <w:color w:val="000000" w:themeColor="text1"/>
              <w:lang w:val="en-GB"/>
            </w:rPr>
            <w:delText>it</w:delText>
          </w:r>
        </w:del>
      </w:ins>
      <w:ins w:id="1160" w:author="Daniel Noble" w:date="2023-05-02T08:32:00Z">
        <w:r w:rsidR="00323826">
          <w:rPr>
            <w:color w:val="000000" w:themeColor="text1"/>
            <w:lang w:val="en-GB"/>
          </w:rPr>
          <w:t>steroid levels</w:t>
        </w:r>
      </w:ins>
      <w:ins w:id="1161" w:author="Wild, Kristoffer H." w:date="2023-05-01T17:56:00Z">
        <w:r w:rsidR="001A10D8" w:rsidRPr="001A10D8">
          <w:rPr>
            <w:color w:val="000000" w:themeColor="text1"/>
            <w:lang w:val="en-GB"/>
          </w:rPr>
          <w:t xml:space="preserve"> would have a comparable effect on their </w:t>
        </w:r>
        <w:del w:id="1162" w:author="Daniel Noble" w:date="2023-05-01T19:48:00Z">
          <w:r w:rsidR="001A10D8" w:rsidRPr="001A10D8" w:rsidDel="000C660C">
            <w:rPr>
              <w:color w:val="000000" w:themeColor="text1"/>
              <w:lang w:val="en-GB"/>
            </w:rPr>
            <w:delText>metabolic processes</w:delText>
          </w:r>
        </w:del>
      </w:ins>
      <w:ins w:id="1163" w:author="Daniel Noble" w:date="2023-05-01T19:48:00Z">
        <w:r w:rsidR="000C660C">
          <w:rPr>
            <w:color w:val="000000" w:themeColor="text1"/>
            <w:lang w:val="en-GB"/>
          </w:rPr>
          <w:t>metabolism</w:t>
        </w:r>
      </w:ins>
      <w:ins w:id="1164" w:author="Wild, Kristoffer H." w:date="2023-05-01T23:32:00Z">
        <w:r w:rsidR="00A4753D">
          <w:rPr>
            <w:color w:val="000000" w:themeColor="text1"/>
            <w:lang w:val="en-GB"/>
          </w:rPr>
          <w:t xml:space="preserve"> </w:t>
        </w:r>
        <w:del w:id="1165" w:author="Daniel Noble" w:date="2023-05-02T08:32:00Z">
          <w:r w:rsidR="00A4753D" w:rsidDel="00323826">
            <w:rPr>
              <w:color w:val="000000" w:themeColor="text1"/>
              <w:lang w:val="en-GB"/>
            </w:rPr>
            <w:delText>in comparison</w:delText>
          </w:r>
        </w:del>
      </w:ins>
      <w:ins w:id="1166" w:author="Daniel Noble" w:date="2023-05-02T08:32:00Z">
        <w:r w:rsidR="00323826">
          <w:rPr>
            <w:color w:val="000000" w:themeColor="text1"/>
            <w:lang w:val="en-GB"/>
          </w:rPr>
          <w:t>compared to</w:t>
        </w:r>
      </w:ins>
      <w:ins w:id="1167" w:author="Wild, Kristoffer H." w:date="2023-05-01T23:32:00Z">
        <w:del w:id="1168" w:author="Daniel Noble" w:date="2023-05-02T08:32:00Z">
          <w:r w:rsidR="00A4753D" w:rsidDel="00323826">
            <w:rPr>
              <w:color w:val="000000" w:themeColor="text1"/>
              <w:lang w:val="en-GB"/>
            </w:rPr>
            <w:delText xml:space="preserve"> to</w:delText>
          </w:r>
        </w:del>
        <w:r w:rsidR="00A4753D">
          <w:rPr>
            <w:color w:val="000000" w:themeColor="text1"/>
            <w:lang w:val="en-GB"/>
          </w:rPr>
          <w:t xml:space="preserve"> females</w:t>
        </w:r>
      </w:ins>
      <w:ins w:id="1169" w:author="Wild, Kristoffer H." w:date="2023-05-01T18:35:00Z">
        <w:r w:rsidR="00AC1EEC">
          <w:rPr>
            <w:color w:val="000000" w:themeColor="text1"/>
            <w:lang w:val="en-GB"/>
          </w:rPr>
          <w:t>,</w:t>
        </w:r>
      </w:ins>
      <w:ins w:id="1170" w:author="Wild, Kristoffer H." w:date="2023-05-01T17:54:00Z">
        <w:r w:rsidR="008E3AA8">
          <w:rPr>
            <w:color w:val="000000" w:themeColor="text1"/>
          </w:rPr>
          <w:t xml:space="preserve"> </w:t>
        </w:r>
      </w:ins>
      <w:ins w:id="1171" w:author="Wild, Kristoffer H." w:date="2023-05-01T18:35:00Z">
        <w:r w:rsidR="00AC1EEC">
          <w:rPr>
            <w:color w:val="000000" w:themeColor="text1"/>
          </w:rPr>
          <w:t xml:space="preserve">and </w:t>
        </w:r>
      </w:ins>
      <w:ins w:id="1172" w:author="Wild, Kristoffer H." w:date="2023-05-01T18:36:00Z">
        <w:r w:rsidR="00AC1EEC">
          <w:rPr>
            <w:color w:val="000000" w:themeColor="text1"/>
          </w:rPr>
          <w:t xml:space="preserve">the strengths of </w:t>
        </w:r>
      </w:ins>
      <w:ins w:id="1173" w:author="Wild, Kristoffer H." w:date="2023-05-01T18:35:00Z">
        <w:r w:rsidR="00AC1EEC">
          <w:rPr>
            <w:color w:val="000000" w:themeColor="text1"/>
          </w:rPr>
          <w:t>these signals could</w:t>
        </w:r>
      </w:ins>
      <w:ins w:id="1174" w:author="Wild, Kristoffer H." w:date="2023-05-01T18:36:00Z">
        <w:r w:rsidR="00AC1EEC">
          <w:rPr>
            <w:color w:val="000000" w:themeColor="text1"/>
          </w:rPr>
          <w:t xml:space="preserve"> differ across life stages or</w:t>
        </w:r>
      </w:ins>
      <w:ins w:id="1175" w:author="Wild, Kristoffer H." w:date="2023-05-01T18:35:00Z">
        <w:r w:rsidR="00AC1EEC">
          <w:rPr>
            <w:color w:val="000000" w:themeColor="text1"/>
          </w:rPr>
          <w:t xml:space="preserve"> </w:t>
        </w:r>
      </w:ins>
      <w:ins w:id="1176" w:author="Wild, Kristoffer H." w:date="2023-05-01T18:36:00Z">
        <w:r w:rsidR="00AC1EEC">
          <w:rPr>
            <w:color w:val="000000" w:themeColor="text1"/>
          </w:rPr>
          <w:t>seasons</w:t>
        </w:r>
      </w:ins>
      <w:ins w:id="1177" w:author="Wild, Kristoffer H." w:date="2023-05-01T18:35:00Z">
        <w:r w:rsidR="00AC1EEC">
          <w:rPr>
            <w:color w:val="000000" w:themeColor="text1"/>
          </w:rPr>
          <w:t xml:space="preserve"> </w:t>
        </w:r>
      </w:ins>
      <w:ins w:id="1178" w:author="Wild, Kristoffer H." w:date="2023-05-01T16:38:00Z">
        <w:r w:rsidR="00586970">
          <w:rPr>
            <w:color w:val="000000" w:themeColor="text1"/>
          </w:rPr>
          <w:t>(</w:t>
        </w:r>
      </w:ins>
      <w:ins w:id="1179" w:author="Wild, Kristoffer H." w:date="2023-05-01T17:01:00Z">
        <w:r w:rsidR="001F46DC">
          <w:rPr>
            <w:color w:val="000000" w:themeColor="text1"/>
          </w:rPr>
          <w:t xml:space="preserve">Marler and Moore, 1989; </w:t>
        </w:r>
      </w:ins>
      <w:ins w:id="1180" w:author="Wild, Kristoffer H." w:date="2023-05-01T17:04:00Z">
        <w:r w:rsidR="002509DD">
          <w:rPr>
            <w:color w:val="000000" w:themeColor="text1"/>
          </w:rPr>
          <w:t>Oppliger e</w:t>
        </w:r>
      </w:ins>
      <w:ins w:id="1181" w:author="Wild, Kristoffer H." w:date="2023-05-01T17:05:00Z">
        <w:r w:rsidR="002509DD">
          <w:rPr>
            <w:color w:val="000000" w:themeColor="text1"/>
          </w:rPr>
          <w:t>t al., 2004</w:t>
        </w:r>
      </w:ins>
      <w:ins w:id="1182" w:author="Wild, Kristoffer H." w:date="2023-05-01T18:49:00Z">
        <w:r w:rsidR="006721B8">
          <w:rPr>
            <w:color w:val="000000" w:themeColor="text1"/>
          </w:rPr>
          <w:t>; Zena et al., 2019</w:t>
        </w:r>
      </w:ins>
      <w:ins w:id="1183" w:author="Wild, Kristoffer H." w:date="2023-05-01T16:38:00Z">
        <w:r w:rsidR="00586970">
          <w:rPr>
            <w:color w:val="000000" w:themeColor="text1"/>
          </w:rPr>
          <w:t>).</w:t>
        </w:r>
      </w:ins>
      <w:ins w:id="1184" w:author="Wild, Kristoffer H." w:date="2023-05-01T18:05:00Z">
        <w:r w:rsidR="008A7093">
          <w:rPr>
            <w:color w:val="000000" w:themeColor="text1"/>
          </w:rPr>
          <w:t xml:space="preserve"> </w:t>
        </w:r>
      </w:ins>
      <w:ins w:id="1185" w:author="Wild, Kristoffer H." w:date="2023-05-01T20:58:00Z">
        <w:del w:id="1186" w:author="Daniel Noble" w:date="2023-05-02T08:32:00Z">
          <w:r w:rsidR="005A790A" w:rsidDel="00323826">
            <w:rPr>
              <w:color w:val="000000" w:themeColor="text1"/>
              <w:lang w:val="en-GB"/>
            </w:rPr>
            <w:delText>For example</w:delText>
          </w:r>
        </w:del>
      </w:ins>
      <w:ins w:id="1187" w:author="Daniel Noble" w:date="2023-05-02T08:32:00Z">
        <w:r w:rsidR="00323826">
          <w:rPr>
            <w:color w:val="000000" w:themeColor="text1"/>
            <w:lang w:val="en-GB"/>
          </w:rPr>
          <w:t xml:space="preserve">Some support for this idea exists </w:t>
        </w:r>
      </w:ins>
      <w:ins w:id="1188" w:author="Wild, Kristoffer H." w:date="2023-05-01T20:58:00Z">
        <w:del w:id="1189" w:author="Daniel Noble" w:date="2023-05-02T08:32:00Z">
          <w:r w:rsidR="005A790A" w:rsidDel="00323826">
            <w:rPr>
              <w:color w:val="000000" w:themeColor="text1"/>
              <w:lang w:val="en-GB"/>
            </w:rPr>
            <w:delText xml:space="preserve">, </w:delText>
          </w:r>
        </w:del>
      </w:ins>
      <w:ins w:id="1190" w:author="Wild, Kristoffer H." w:date="2023-05-01T21:00:00Z">
        <w:r w:rsidR="005A790A">
          <w:rPr>
            <w:color w:val="000000" w:themeColor="text1"/>
            <w:lang w:val="en-GB"/>
          </w:rPr>
          <w:t xml:space="preserve">in </w:t>
        </w:r>
        <w:r w:rsidR="005A790A">
          <w:rPr>
            <w:i/>
            <w:iCs/>
            <w:color w:val="000000" w:themeColor="text1"/>
            <w:lang w:val="en-GB"/>
          </w:rPr>
          <w:t xml:space="preserve">Anolis </w:t>
        </w:r>
      </w:ins>
      <w:ins w:id="1191" w:author="Wild, Kristoffer H." w:date="2023-05-01T22:14:00Z">
        <w:r w:rsidR="002C3273" w:rsidRPr="002C3273">
          <w:rPr>
            <w:i/>
            <w:iCs/>
            <w:color w:val="000000" w:themeColor="text1"/>
            <w:lang w:val="en-GB"/>
          </w:rPr>
          <w:t>carolinensis</w:t>
        </w:r>
      </w:ins>
      <w:ins w:id="1192" w:author="Daniel Noble" w:date="2023-05-02T08:33:00Z">
        <w:r w:rsidR="00323826">
          <w:rPr>
            <w:color w:val="000000" w:themeColor="text1"/>
            <w:lang w:val="en-GB"/>
          </w:rPr>
          <w:t xml:space="preserve">. </w:t>
        </w:r>
      </w:ins>
      <w:ins w:id="1193" w:author="Wild, Kristoffer H." w:date="2023-05-01T22:14:00Z">
        <w:r w:rsidR="002C3273" w:rsidRPr="002C3273">
          <w:rPr>
            <w:i/>
            <w:iCs/>
            <w:color w:val="000000" w:themeColor="text1"/>
            <w:lang w:val="en-GB"/>
          </w:rPr>
          <w:t xml:space="preserve"> </w:t>
        </w:r>
      </w:ins>
      <w:ins w:id="1194" w:author="Wild, Kristoffer H." w:date="2023-05-01T21:02:00Z">
        <w:del w:id="1195" w:author="Daniel Noble" w:date="2023-05-02T08:33:00Z">
          <w:r w:rsidR="0043516A" w:rsidDel="00323826">
            <w:rPr>
              <w:color w:val="000000" w:themeColor="text1"/>
              <w:lang w:val="en-GB"/>
            </w:rPr>
            <w:delText>p</w:delText>
          </w:r>
        </w:del>
      </w:ins>
      <w:ins w:id="1196" w:author="Daniel Noble" w:date="2023-05-02T08:33:00Z">
        <w:r w:rsidR="00323826">
          <w:rPr>
            <w:color w:val="000000" w:themeColor="text1"/>
            <w:lang w:val="en-GB"/>
          </w:rPr>
          <w:t>P</w:t>
        </w:r>
      </w:ins>
      <w:ins w:id="1197" w:author="Wild, Kristoffer H." w:date="2023-05-01T21:02:00Z">
        <w:r w:rsidR="0043516A">
          <w:rPr>
            <w:color w:val="000000" w:themeColor="text1"/>
            <w:lang w:val="en-GB"/>
          </w:rPr>
          <w:t>lasma</w:t>
        </w:r>
      </w:ins>
      <w:ins w:id="1198" w:author="Wild, Kristoffer H." w:date="2023-05-01T21:01:00Z">
        <w:r w:rsidR="005A790A" w:rsidRPr="005A790A">
          <w:rPr>
            <w:color w:val="000000" w:themeColor="text1"/>
            <w:lang w:val="en-GB"/>
          </w:rPr>
          <w:t xml:space="preserve"> </w:t>
        </w:r>
      </w:ins>
      <w:ins w:id="1199" w:author="Wild, Kristoffer H." w:date="2023-05-01T21:03:00Z">
        <w:r w:rsidR="0043516A">
          <w:rPr>
            <w:color w:val="000000" w:themeColor="text1"/>
            <w:lang w:val="en-GB"/>
          </w:rPr>
          <w:t>testosterone</w:t>
        </w:r>
      </w:ins>
      <w:ins w:id="1200" w:author="Wild, Kristoffer H." w:date="2023-05-01T21:01:00Z">
        <w:r w:rsidR="005A790A" w:rsidRPr="005A790A">
          <w:rPr>
            <w:color w:val="000000" w:themeColor="text1"/>
            <w:lang w:val="en-GB"/>
          </w:rPr>
          <w:t xml:space="preserve"> </w:t>
        </w:r>
      </w:ins>
      <w:ins w:id="1201" w:author="Wild, Kristoffer H." w:date="2023-05-01T21:02:00Z">
        <w:r w:rsidR="0043516A" w:rsidRPr="005A790A">
          <w:rPr>
            <w:color w:val="000000" w:themeColor="text1"/>
            <w:lang w:val="en-GB"/>
          </w:rPr>
          <w:t xml:space="preserve">concentrations </w:t>
        </w:r>
      </w:ins>
      <w:ins w:id="1202" w:author="Wild, Kristoffer H." w:date="2023-05-01T21:01:00Z">
        <w:r w:rsidR="005A790A" w:rsidRPr="005A790A">
          <w:rPr>
            <w:color w:val="000000" w:themeColor="text1"/>
            <w:lang w:val="en-GB"/>
          </w:rPr>
          <w:t xml:space="preserve">in males </w:t>
        </w:r>
      </w:ins>
      <w:ins w:id="1203" w:author="Wild, Kristoffer H." w:date="2023-05-01T21:04:00Z">
        <w:r w:rsidR="0043516A">
          <w:rPr>
            <w:color w:val="000000" w:themeColor="text1"/>
            <w:lang w:val="en-GB"/>
          </w:rPr>
          <w:t xml:space="preserve">are </w:t>
        </w:r>
      </w:ins>
      <w:ins w:id="1204" w:author="Wild, Kristoffer H." w:date="2023-05-01T21:02:00Z">
        <w:r w:rsidR="0043516A">
          <w:rPr>
            <w:color w:val="000000" w:themeColor="text1"/>
            <w:lang w:val="en-GB"/>
          </w:rPr>
          <w:t xml:space="preserve">upwards to </w:t>
        </w:r>
      </w:ins>
      <w:ins w:id="1205" w:author="Wild, Kristoffer H." w:date="2023-05-01T23:33:00Z">
        <w:r w:rsidR="00A4753D">
          <w:rPr>
            <w:color w:val="000000" w:themeColor="text1"/>
            <w:lang w:val="en-GB"/>
          </w:rPr>
          <w:t>4 times higher</w:t>
        </w:r>
      </w:ins>
      <w:ins w:id="1206" w:author="Wild, Kristoffer H." w:date="2023-05-01T21:05:00Z">
        <w:r w:rsidR="0043516A">
          <w:rPr>
            <w:color w:val="000000" w:themeColor="text1"/>
            <w:lang w:val="en-GB"/>
          </w:rPr>
          <w:t xml:space="preserve"> than</w:t>
        </w:r>
      </w:ins>
      <w:ins w:id="1207" w:author="Wild, Kristoffer H." w:date="2023-05-01T21:03:00Z">
        <w:r w:rsidR="0043516A">
          <w:rPr>
            <w:color w:val="000000" w:themeColor="text1"/>
            <w:lang w:val="en-GB"/>
          </w:rPr>
          <w:t xml:space="preserve"> </w:t>
        </w:r>
      </w:ins>
      <w:ins w:id="1208" w:author="Wild, Kristoffer H." w:date="2023-05-01T22:14:00Z">
        <w:r w:rsidR="002C3273">
          <w:rPr>
            <w:color w:val="000000" w:themeColor="text1"/>
            <w:lang w:val="en-GB"/>
          </w:rPr>
          <w:t>similar-sized</w:t>
        </w:r>
      </w:ins>
      <w:ins w:id="1209" w:author="Wild, Kristoffer H." w:date="2023-05-01T21:06:00Z">
        <w:r w:rsidR="0043516A">
          <w:rPr>
            <w:color w:val="000000" w:themeColor="text1"/>
            <w:lang w:val="en-GB"/>
          </w:rPr>
          <w:t xml:space="preserve"> </w:t>
        </w:r>
      </w:ins>
      <w:ins w:id="1210" w:author="Wild, Kristoffer H." w:date="2023-05-01T21:03:00Z">
        <w:r w:rsidR="0043516A">
          <w:rPr>
            <w:color w:val="000000" w:themeColor="text1"/>
            <w:lang w:val="en-GB"/>
          </w:rPr>
          <w:t>females</w:t>
        </w:r>
      </w:ins>
      <w:ins w:id="1211" w:author="Wild, Kristoffer H." w:date="2023-05-01T21:06:00Z">
        <w:r w:rsidR="0043516A">
          <w:rPr>
            <w:color w:val="000000" w:themeColor="text1"/>
            <w:lang w:val="en-GB"/>
          </w:rPr>
          <w:t xml:space="preserve"> 2 weeks post-hatch,</w:t>
        </w:r>
      </w:ins>
      <w:ins w:id="1212" w:author="Wild, Kristoffer H." w:date="2023-05-01T21:03:00Z">
        <w:r w:rsidR="0043516A">
          <w:rPr>
            <w:color w:val="000000" w:themeColor="text1"/>
            <w:lang w:val="en-GB"/>
          </w:rPr>
          <w:t xml:space="preserve"> and this </w:t>
        </w:r>
      </w:ins>
      <w:ins w:id="1213" w:author="Wild, Kristoffer H." w:date="2023-05-01T22:15:00Z">
        <w:r w:rsidR="002C3273">
          <w:rPr>
            <w:color w:val="000000" w:themeColor="text1"/>
            <w:lang w:val="en-GB"/>
          </w:rPr>
          <w:t>difference in testosterone</w:t>
        </w:r>
        <w:r w:rsidR="002C3273" w:rsidRPr="005A790A">
          <w:rPr>
            <w:color w:val="000000" w:themeColor="text1"/>
            <w:lang w:val="en-GB"/>
          </w:rPr>
          <w:t xml:space="preserve"> </w:t>
        </w:r>
        <w:r w:rsidR="002C3273">
          <w:rPr>
            <w:color w:val="000000" w:themeColor="text1"/>
            <w:lang w:val="en-GB"/>
          </w:rPr>
          <w:t xml:space="preserve">persists </w:t>
        </w:r>
      </w:ins>
      <w:ins w:id="1214" w:author="Wild, Kristoffer H." w:date="2023-05-01T21:06:00Z">
        <w:r w:rsidR="0043516A">
          <w:rPr>
            <w:color w:val="000000" w:themeColor="text1"/>
            <w:lang w:val="en-GB"/>
          </w:rPr>
          <w:t xml:space="preserve">throughout </w:t>
        </w:r>
      </w:ins>
      <w:ins w:id="1215" w:author="Wild, Kristoffer H." w:date="2023-05-01T21:04:00Z">
        <w:r w:rsidR="0043516A" w:rsidRPr="0043516A">
          <w:rPr>
            <w:color w:val="000000" w:themeColor="text1"/>
            <w:lang w:val="en-GB"/>
          </w:rPr>
          <w:t xml:space="preserve">juvenile growth </w:t>
        </w:r>
      </w:ins>
      <w:ins w:id="1216" w:author="Wild, Kristoffer H." w:date="2023-05-01T21:06:00Z">
        <w:r w:rsidR="0043516A">
          <w:rPr>
            <w:color w:val="000000" w:themeColor="text1"/>
            <w:lang w:val="en-GB"/>
          </w:rPr>
          <w:t>where</w:t>
        </w:r>
      </w:ins>
      <w:ins w:id="1217" w:author="Wild, Kristoffer H." w:date="2023-05-01T21:04:00Z">
        <w:r w:rsidR="0043516A" w:rsidRPr="0043516A">
          <w:rPr>
            <w:color w:val="000000" w:themeColor="text1"/>
            <w:lang w:val="en-GB"/>
          </w:rPr>
          <w:t xml:space="preserve"> male </w:t>
        </w:r>
      </w:ins>
      <w:ins w:id="1218" w:author="Wild, Kristoffer H." w:date="2023-05-01T21:07:00Z">
        <w:r w:rsidR="0043516A">
          <w:rPr>
            <w:color w:val="000000" w:themeColor="text1"/>
            <w:lang w:val="en-GB"/>
          </w:rPr>
          <w:t>testosterone can be 3 to 10</w:t>
        </w:r>
      </w:ins>
      <w:ins w:id="1219" w:author="Wild, Kristoffer H." w:date="2023-05-01T23:34:00Z">
        <w:r w:rsidR="00A4753D">
          <w:rPr>
            <w:color w:val="000000" w:themeColor="text1"/>
            <w:lang w:val="en-GB"/>
          </w:rPr>
          <w:t xml:space="preserve"> times </w:t>
        </w:r>
      </w:ins>
      <w:ins w:id="1220" w:author="Wild, Kristoffer H." w:date="2023-05-01T23:43:00Z">
        <w:r w:rsidR="004E410A">
          <w:rPr>
            <w:color w:val="000000" w:themeColor="text1"/>
            <w:lang w:val="en-GB"/>
          </w:rPr>
          <w:t>higher</w:t>
        </w:r>
      </w:ins>
      <w:ins w:id="1221" w:author="Wild, Kristoffer H." w:date="2023-05-01T21:07:00Z">
        <w:r w:rsidR="0043516A">
          <w:rPr>
            <w:color w:val="000000" w:themeColor="text1"/>
            <w:lang w:val="en-GB"/>
          </w:rPr>
          <w:t xml:space="preserve"> than females (</w:t>
        </w:r>
      </w:ins>
      <w:ins w:id="1222" w:author="Wild, Kristoffer H." w:date="2023-05-01T21:08:00Z">
        <w:r w:rsidR="0043516A" w:rsidRPr="001A10D8">
          <w:rPr>
            <w:color w:val="000000"/>
          </w:rPr>
          <w:t>Lovern et al., 2001</w:t>
        </w:r>
      </w:ins>
      <w:ins w:id="1223" w:author="Wild, Kristoffer H." w:date="2023-05-01T21:07:00Z">
        <w:r w:rsidR="0043516A">
          <w:rPr>
            <w:color w:val="000000" w:themeColor="text1"/>
            <w:lang w:val="en-GB"/>
          </w:rPr>
          <w:t>).</w:t>
        </w:r>
      </w:ins>
      <w:ins w:id="1224" w:author="Wild, Kristoffer H." w:date="2023-05-01T22:39:00Z">
        <w:r w:rsidR="002C774D">
          <w:rPr>
            <w:color w:val="000000" w:themeColor="text1"/>
            <w:lang w:val="en-GB"/>
          </w:rPr>
          <w:t xml:space="preserve"> </w:t>
        </w:r>
      </w:ins>
      <w:ins w:id="1225" w:author="Wild, Kristoffer H." w:date="2023-05-01T23:43:00Z">
        <w:r w:rsidR="004E410A">
          <w:rPr>
            <w:color w:val="000000" w:themeColor="text1"/>
            <w:lang w:val="en-GB"/>
          </w:rPr>
          <w:t>If these</w:t>
        </w:r>
      </w:ins>
      <w:ins w:id="1226" w:author="Wild, Kristoffer H." w:date="2023-05-01T23:40:00Z">
        <w:r w:rsidR="00A4753D">
          <w:rPr>
            <w:color w:val="000000" w:themeColor="text1"/>
            <w:lang w:val="en-GB"/>
          </w:rPr>
          <w:t xml:space="preserve"> </w:t>
        </w:r>
      </w:ins>
      <w:ins w:id="1227" w:author="Wild, Kristoffer H." w:date="2023-05-01T23:41:00Z">
        <w:r w:rsidR="004E410A">
          <w:rPr>
            <w:color w:val="000000" w:themeColor="text1"/>
            <w:lang w:val="en-GB"/>
          </w:rPr>
          <w:t xml:space="preserve">hormonal </w:t>
        </w:r>
      </w:ins>
      <w:ins w:id="1228" w:author="Wild, Kristoffer H." w:date="2023-05-01T23:40:00Z">
        <w:r w:rsidR="00A4753D">
          <w:rPr>
            <w:color w:val="000000" w:themeColor="text1"/>
            <w:lang w:val="en-GB"/>
          </w:rPr>
          <w:t>differences</w:t>
        </w:r>
      </w:ins>
      <w:ins w:id="1229" w:author="Wild, Kristoffer H." w:date="2023-05-01T23:43:00Z">
        <w:r w:rsidR="004E410A">
          <w:rPr>
            <w:color w:val="000000" w:themeColor="text1"/>
            <w:lang w:val="en-GB"/>
          </w:rPr>
          <w:t xml:space="preserve"> were to exist</w:t>
        </w:r>
      </w:ins>
      <w:ins w:id="1230" w:author="Wild, Kristoffer H." w:date="2023-05-01T23:40:00Z">
        <w:r w:rsidR="00A4753D">
          <w:rPr>
            <w:color w:val="000000" w:themeColor="text1"/>
            <w:lang w:val="en-GB"/>
          </w:rPr>
          <w:t xml:space="preserve"> </w:t>
        </w:r>
      </w:ins>
      <w:ins w:id="1231" w:author="Wild, Kristoffer H." w:date="2023-05-01T22:47:00Z">
        <w:r w:rsidR="00A24C1E">
          <w:rPr>
            <w:color w:val="000000" w:themeColor="text1"/>
            <w:lang w:val="en-GB"/>
          </w:rPr>
          <w:t xml:space="preserve">between </w:t>
        </w:r>
      </w:ins>
      <w:ins w:id="1232" w:author="Wild, Kristoffer H." w:date="2023-05-01T23:43:00Z">
        <w:r w:rsidR="004E410A">
          <w:rPr>
            <w:color w:val="000000" w:themeColor="text1"/>
            <w:lang w:val="en-GB"/>
          </w:rPr>
          <w:t>phenotypes</w:t>
        </w:r>
      </w:ins>
      <w:ins w:id="1233" w:author="Wild, Kristoffer H." w:date="2023-05-01T22:47:00Z">
        <w:r w:rsidR="00A24C1E">
          <w:rPr>
            <w:color w:val="000000" w:themeColor="text1"/>
            <w:lang w:val="en-GB"/>
          </w:rPr>
          <w:t xml:space="preserve"> </w:t>
        </w:r>
      </w:ins>
      <w:ins w:id="1234" w:author="Wild, Kristoffer H." w:date="2023-05-01T23:34:00Z">
        <w:r w:rsidR="00A4753D">
          <w:rPr>
            <w:color w:val="000000" w:themeColor="text1"/>
            <w:lang w:val="en-GB"/>
          </w:rPr>
          <w:t xml:space="preserve">in </w:t>
        </w:r>
        <w:r w:rsidR="00A4753D">
          <w:rPr>
            <w:i/>
            <w:iCs/>
            <w:color w:val="000000" w:themeColor="text1"/>
            <w:lang w:val="en-GB"/>
          </w:rPr>
          <w:t>B. duperreyi</w:t>
        </w:r>
      </w:ins>
      <w:ins w:id="1235" w:author="Wild, Kristoffer H." w:date="2023-05-01T23:41:00Z">
        <w:r w:rsidR="004E410A">
          <w:rPr>
            <w:i/>
            <w:iCs/>
            <w:color w:val="000000" w:themeColor="text1"/>
            <w:lang w:val="en-GB"/>
          </w:rPr>
          <w:t xml:space="preserve"> </w:t>
        </w:r>
      </w:ins>
      <w:ins w:id="1236" w:author="Wild, Kristoffer H." w:date="2023-05-01T23:43:00Z">
        <w:r w:rsidR="004E410A" w:rsidRPr="004E410A">
          <w:rPr>
            <w:color w:val="000000" w:themeColor="text1"/>
            <w:lang w:val="en-GB"/>
            <w:rPrChange w:id="1237" w:author="Wild, Kristoffer H." w:date="2023-05-01T23:43:00Z">
              <w:rPr>
                <w:i/>
                <w:iCs/>
                <w:color w:val="000000" w:themeColor="text1"/>
                <w:lang w:val="en-GB"/>
              </w:rPr>
            </w:rPrChange>
          </w:rPr>
          <w:t>this</w:t>
        </w:r>
        <w:r w:rsidR="004E410A">
          <w:rPr>
            <w:i/>
            <w:iCs/>
            <w:color w:val="000000" w:themeColor="text1"/>
            <w:lang w:val="en-GB"/>
          </w:rPr>
          <w:t xml:space="preserve"> </w:t>
        </w:r>
      </w:ins>
      <w:ins w:id="1238" w:author="Wild, Kristoffer H." w:date="2023-05-01T22:47:00Z">
        <w:r w:rsidR="00A24C1E">
          <w:rPr>
            <w:color w:val="000000" w:themeColor="text1"/>
            <w:lang w:val="en-GB"/>
          </w:rPr>
          <w:t>may provide a</w:t>
        </w:r>
      </w:ins>
      <w:ins w:id="1239" w:author="Wild, Kristoffer H." w:date="2023-05-01T23:44:00Z">
        <w:r w:rsidR="004E410A">
          <w:rPr>
            <w:color w:val="000000" w:themeColor="text1"/>
            <w:lang w:val="en-GB"/>
          </w:rPr>
          <w:t xml:space="preserve"> mechanism </w:t>
        </w:r>
      </w:ins>
      <w:ins w:id="1240" w:author="Wild, Kristoffer H." w:date="2023-05-01T23:42:00Z">
        <w:r w:rsidR="004E410A">
          <w:rPr>
            <w:color w:val="000000" w:themeColor="text1"/>
            <w:lang w:val="en-GB"/>
          </w:rPr>
          <w:t xml:space="preserve">for </w:t>
        </w:r>
      </w:ins>
      <w:ins w:id="1241" w:author="Wild, Kristoffer H." w:date="2023-05-01T22:47:00Z">
        <w:r w:rsidR="00A24C1E">
          <w:rPr>
            <w:color w:val="000000" w:themeColor="text1"/>
            <w:lang w:val="en-GB"/>
          </w:rPr>
          <w:t xml:space="preserve">why </w:t>
        </w:r>
        <w:r w:rsidR="00A24C1E" w:rsidRPr="001A10D8">
          <w:rPr>
            <w:color w:val="000000" w:themeColor="text1"/>
          </w:rPr>
          <w:t>male</w:t>
        </w:r>
        <w:r w:rsidR="00A24C1E" w:rsidRPr="001A10D8">
          <w:rPr>
            <w:color w:val="000000" w:themeColor="text1"/>
            <w:vertAlign w:val="subscript"/>
          </w:rPr>
          <w:t xml:space="preserve">SR </w:t>
        </w:r>
        <w:r w:rsidR="00A24C1E" w:rsidRPr="001A10D8">
          <w:rPr>
            <w:color w:val="000000" w:themeColor="text1"/>
          </w:rPr>
          <w:t>XX</w:t>
        </w:r>
        <w:r w:rsidR="00A24C1E" w:rsidDel="005A790A">
          <w:rPr>
            <w:color w:val="000000" w:themeColor="text1"/>
          </w:rPr>
          <w:t xml:space="preserve"> </w:t>
        </w:r>
      </w:ins>
      <w:ins w:id="1242" w:author="Wild, Kristoffer H." w:date="2023-05-01T22:57:00Z">
        <w:r w:rsidR="00D871D1">
          <w:rPr>
            <w:color w:val="000000" w:themeColor="text1"/>
          </w:rPr>
          <w:t>are</w:t>
        </w:r>
      </w:ins>
      <w:ins w:id="1243" w:author="Wild, Kristoffer H." w:date="2023-05-01T22:48:00Z">
        <w:r w:rsidR="00A24C1E">
          <w:rPr>
            <w:color w:val="000000" w:themeColor="text1"/>
          </w:rPr>
          <w:t xml:space="preserve"> more </w:t>
        </w:r>
      </w:ins>
      <w:ins w:id="1244" w:author="Wild, Kristoffer H." w:date="2023-05-01T23:42:00Z">
        <w:r w:rsidR="004E410A">
          <w:rPr>
            <w:color w:val="000000" w:themeColor="text1"/>
          </w:rPr>
          <w:t>like</w:t>
        </w:r>
      </w:ins>
      <w:ins w:id="1245" w:author="Wild, Kristoffer H." w:date="2023-05-01T23:14:00Z">
        <w:r w:rsidR="004A24F9">
          <w:rPr>
            <w:color w:val="000000" w:themeColor="text1"/>
          </w:rPr>
          <w:t xml:space="preserve"> their</w:t>
        </w:r>
      </w:ins>
      <w:ins w:id="1246" w:author="Wild, Kristoffer H." w:date="2023-05-01T22:48:00Z">
        <w:r w:rsidR="00A24C1E">
          <w:rPr>
            <w:color w:val="000000" w:themeColor="text1"/>
          </w:rPr>
          <w:t xml:space="preserve"> phenotypic sex.</w:t>
        </w:r>
      </w:ins>
      <w:ins w:id="1247" w:author="Wild, Kristoffer H." w:date="2023-05-01T23:15:00Z">
        <w:r w:rsidR="004A24F9">
          <w:rPr>
            <w:color w:val="000000" w:themeColor="text1"/>
          </w:rPr>
          <w:t xml:space="preserve"> </w:t>
        </w:r>
      </w:ins>
      <w:ins w:id="1248" w:author="Wild, Kristoffer H." w:date="2023-05-01T22:48:00Z">
        <w:r w:rsidR="00A24C1E">
          <w:rPr>
            <w:color w:val="000000" w:themeColor="text1"/>
          </w:rPr>
          <w:t xml:space="preserve"> </w:t>
        </w:r>
      </w:ins>
      <w:ins w:id="1249" w:author="Daniel Noble" w:date="2023-05-01T19:41:00Z">
        <w:del w:id="1250" w:author="Wild, Kristoffer H." w:date="2023-05-01T20:58:00Z">
          <w:r w:rsidR="00AC0E21" w:rsidDel="005A790A">
            <w:rPr>
              <w:color w:val="000000" w:themeColor="text1"/>
            </w:rPr>
            <w:delText>differ</w:delText>
          </w:r>
        </w:del>
      </w:ins>
      <w:commentRangeStart w:id="1251"/>
      <w:ins w:id="1252" w:author="Daniel Noble" w:date="2023-05-01T19:42:00Z">
        <w:del w:id="1253" w:author="Wild, Kristoffer H." w:date="2023-05-01T20:58:00Z">
          <w:r w:rsidR="00AC0E21" w:rsidDel="005A790A">
            <w:rPr>
              <w:color w:val="000000" w:themeColor="text1"/>
            </w:rPr>
            <w:delText>mayhave been</w:delText>
          </w:r>
        </w:del>
      </w:ins>
      <w:commentRangeEnd w:id="1251"/>
      <w:del w:id="1254" w:author="Wild, Kristoffer H." w:date="2023-05-01T20:58:00Z">
        <w:r w:rsidR="000C660C" w:rsidDel="005A790A">
          <w:rPr>
            <w:rStyle w:val="CommentReference"/>
          </w:rPr>
          <w:commentReference w:id="1251"/>
        </w:r>
      </w:del>
      <w:ins w:id="1255" w:author="Daniel Noble" w:date="2023-05-01T19:50:00Z">
        <w:del w:id="1256" w:author="Wild, Kristoffer H." w:date="2023-05-01T20:58:00Z">
          <w:r w:rsidR="00A9786A" w:rsidDel="005A790A">
            <w:rPr>
              <w:color w:val="000000" w:themeColor="text1"/>
            </w:rPr>
            <w:delText>has</w:delText>
          </w:r>
        </w:del>
      </w:ins>
    </w:p>
    <w:p w14:paraId="463F2513" w14:textId="65AEB3D8" w:rsidR="009D367F" w:rsidRPr="008400AD" w:rsidDel="003A7C7A" w:rsidRDefault="00A9786A" w:rsidP="00A146D7">
      <w:pPr>
        <w:ind w:firstLine="720"/>
        <w:contextualSpacing/>
        <w:rPr>
          <w:del w:id="1257" w:author="Wild, Kristoffer H." w:date="2023-04-30T18:45:00Z"/>
          <w:color w:val="000000" w:themeColor="text1"/>
          <w:lang w:val="en-GB"/>
        </w:rPr>
      </w:pPr>
      <w:ins w:id="1258" w:author="Daniel Noble" w:date="2023-05-01T19:57:00Z">
        <w:r>
          <w:rPr>
            <w:color w:val="000000" w:themeColor="text1"/>
          </w:rPr>
          <w:t xml:space="preserve">Overall, </w:t>
        </w:r>
      </w:ins>
      <w:ins w:id="1259" w:author="Kris.Wild" w:date="2023-04-11T12:18:00Z">
        <w:del w:id="1260" w:author="Wild, Kristoffer H." w:date="2023-04-30T19:19:00Z">
          <w:r w:rsidR="0041102C" w:rsidRPr="008400AD" w:rsidDel="0027621E">
            <w:rPr>
              <w:color w:val="000000" w:themeColor="text1"/>
            </w:rPr>
            <w:delText xml:space="preserve">the </w:delText>
          </w:r>
        </w:del>
      </w:ins>
      <w:del w:id="1261" w:author="Wild, Kristoffer H." w:date="2023-04-30T19:19:00Z">
        <w:r w:rsidR="004D769C" w:rsidRPr="008400AD" w:rsidDel="0027621E">
          <w:rPr>
            <w:color w:val="000000" w:themeColor="text1"/>
          </w:rPr>
          <w:delText>lack of differences observed in metabolic rates</w:delText>
        </w:r>
      </w:del>
      <w:ins w:id="1262" w:author="Kris.Wild" w:date="2023-04-11T09:56:00Z">
        <w:del w:id="1263" w:author="Wild, Kristoffer H." w:date="2023-04-30T19:19:00Z">
          <w:r w:rsidR="003F7E8E" w:rsidRPr="008400AD" w:rsidDel="0027621E">
            <w:rPr>
              <w:color w:val="000000" w:themeColor="text1"/>
            </w:rPr>
            <w:delText xml:space="preserve"> and growth</w:delText>
          </w:r>
        </w:del>
      </w:ins>
      <w:del w:id="1264" w:author="Wild, Kristoffer H." w:date="2023-04-30T19:19:00Z">
        <w:r w:rsidR="004D769C" w:rsidRPr="008400AD" w:rsidDel="0027621E">
          <w:rPr>
            <w:color w:val="000000" w:themeColor="text1"/>
          </w:rPr>
          <w:delText xml:space="preserve"> between male XY and male</w:delText>
        </w:r>
        <w:r w:rsidR="004D769C" w:rsidRPr="008400AD" w:rsidDel="0027621E">
          <w:rPr>
            <w:color w:val="000000" w:themeColor="text1"/>
            <w:vertAlign w:val="subscript"/>
          </w:rPr>
          <w:delText xml:space="preserve">SR </w:delText>
        </w:r>
        <w:r w:rsidR="004D769C" w:rsidRPr="008400AD" w:rsidDel="0027621E">
          <w:rPr>
            <w:color w:val="000000" w:themeColor="text1"/>
          </w:rPr>
          <w:delText xml:space="preserve">XX </w:delText>
        </w:r>
        <w:r w:rsidR="004D769C" w:rsidRPr="008400AD" w:rsidDel="0027621E">
          <w:rPr>
            <w:i/>
            <w:iCs/>
            <w:color w:val="000000" w:themeColor="text1"/>
          </w:rPr>
          <w:delText xml:space="preserve">B. duperreyi </w:delText>
        </w:r>
        <w:r w:rsidR="004D769C" w:rsidRPr="008400AD" w:rsidDel="0027621E">
          <w:rPr>
            <w:color w:val="000000" w:themeColor="text1"/>
          </w:rPr>
          <w:delText>suggests that</w:delText>
        </w:r>
      </w:del>
      <w:ins w:id="1265" w:author="Kris.Wild" w:date="2023-04-11T12:18:00Z">
        <w:del w:id="1266" w:author="Wild, Kristoffer H." w:date="2023-04-30T19:19:00Z">
          <w:r w:rsidR="0041102C" w:rsidRPr="008400AD" w:rsidDel="0027621E">
            <w:rPr>
              <w:color w:val="000000" w:themeColor="text1"/>
            </w:rPr>
            <w:delText>is</w:delText>
          </w:r>
        </w:del>
      </w:ins>
      <w:del w:id="1267" w:author="Wild, Kristoffer H." w:date="2023-04-30T19:19:00Z">
        <w:r w:rsidR="004D769C" w:rsidRPr="008400AD" w:rsidDel="0027621E">
          <w:rPr>
            <w:color w:val="000000" w:themeColor="text1"/>
          </w:rPr>
          <w:delText xml:space="preserve"> </w:delText>
        </w:r>
      </w:del>
      <w:ins w:id="1268" w:author="Kris.Wild" w:date="2023-04-11T12:19:00Z">
        <w:del w:id="1269" w:author="Wild, Kristoffer H." w:date="2023-04-30T19:19:00Z">
          <w:r w:rsidR="0041102C" w:rsidRPr="008400AD" w:rsidDel="0027621E">
            <w:rPr>
              <w:color w:val="000000" w:themeColor="text1"/>
            </w:rPr>
            <w:delText>there is</w:delText>
          </w:r>
        </w:del>
      </w:ins>
      <w:ins w:id="1270" w:author="Daniel Noble" w:date="2023-04-19T15:45:00Z">
        <w:del w:id="1271" w:author="Wild, Kristoffer H." w:date="2023-04-30T19:12:00Z">
          <w:r w:rsidR="00E955A3" w:rsidRPr="008400AD" w:rsidDel="0027621E">
            <w:rPr>
              <w:color w:val="000000" w:themeColor="text1"/>
            </w:rPr>
            <w:delText>being</w:delText>
          </w:r>
        </w:del>
      </w:ins>
      <w:ins w:id="1272" w:author="Kris.Wild" w:date="2023-04-11T12:19:00Z">
        <w:del w:id="1273" w:author="Wild, Kristoffer H." w:date="2023-04-30T19:19:00Z">
          <w:r w:rsidR="0041102C" w:rsidRPr="008400AD" w:rsidDel="0027621E">
            <w:rPr>
              <w:color w:val="000000" w:themeColor="text1"/>
            </w:rPr>
            <w:delText xml:space="preserve"> </w:delText>
          </w:r>
        </w:del>
      </w:ins>
      <w:del w:id="1274" w:author="Wild, Kristoffer H." w:date="2023-04-30T19:19:00Z">
        <w:r w:rsidR="005B228F" w:rsidRPr="008400AD" w:rsidDel="0027621E">
          <w:rPr>
            <w:color w:val="000000" w:themeColor="text1"/>
          </w:rPr>
          <w:delText xml:space="preserve">this species likely has little or no selection for </w:delText>
        </w:r>
      </w:del>
      <w:ins w:id="1275" w:author="Daniel Noble" w:date="2023-04-19T15:39:00Z">
        <w:del w:id="1276" w:author="Wild, Kristoffer H." w:date="2023-04-30T19:19:00Z">
          <w:r w:rsidR="00F15204" w:rsidRPr="008400AD" w:rsidDel="0027621E">
            <w:rPr>
              <w:color w:val="000000" w:themeColor="text1"/>
            </w:rPr>
            <w:delText xml:space="preserve">on </w:delText>
          </w:r>
        </w:del>
      </w:ins>
      <w:del w:id="1277" w:author="Wild, Kristoffer H." w:date="2023-04-30T19:19:00Z">
        <w:r w:rsidR="005B228F" w:rsidRPr="008400AD" w:rsidDel="0027621E">
          <w:rPr>
            <w:color w:val="000000" w:themeColor="text1"/>
          </w:rPr>
          <w:delText xml:space="preserve">sex-reversal </w:delText>
        </w:r>
        <w:r w:rsidR="004D769C" w:rsidRPr="008400AD" w:rsidDel="0027621E">
          <w:rPr>
            <w:color w:val="000000" w:themeColor="text1"/>
          </w:rPr>
          <w:delText>during early development</w:delText>
        </w:r>
      </w:del>
      <w:ins w:id="1278" w:author="Kris.Wild" w:date="2023-04-11T12:19:00Z">
        <w:del w:id="1279" w:author="Wild, Kristoffer H." w:date="2023-04-30T19:19:00Z">
          <w:r w:rsidR="0041102C" w:rsidRPr="008400AD" w:rsidDel="0027621E">
            <w:rPr>
              <w:color w:val="000000" w:themeColor="text1"/>
            </w:rPr>
            <w:delText xml:space="preserve"> for</w:delText>
          </w:r>
        </w:del>
      </w:ins>
      <w:ins w:id="1280" w:author="Daniel Noble" w:date="2023-04-19T15:45:00Z">
        <w:del w:id="1281" w:author="Wild, Kristoffer H." w:date="2023-04-30T19:19:00Z">
          <w:r w:rsidR="00E955A3" w:rsidRPr="008400AD" w:rsidDel="0027621E">
            <w:rPr>
              <w:color w:val="000000" w:themeColor="text1"/>
            </w:rPr>
            <w:delText>in</w:delText>
          </w:r>
        </w:del>
      </w:ins>
      <w:ins w:id="1282" w:author="Kris.Wild" w:date="2023-04-11T12:19:00Z">
        <w:del w:id="1283" w:author="Wild, Kristoffer H." w:date="2023-04-30T19:19:00Z">
          <w:r w:rsidR="0041102C" w:rsidRPr="008400AD" w:rsidDel="0027621E">
            <w:rPr>
              <w:color w:val="000000" w:themeColor="text1"/>
            </w:rPr>
            <w:delText xml:space="preserve"> this species</w:delText>
          </w:r>
        </w:del>
      </w:ins>
      <w:del w:id="1284" w:author="Wild, Kristoffer H." w:date="2023-04-30T19:19:00Z">
        <w:r w:rsidR="004D769C" w:rsidRPr="008400AD" w:rsidDel="0027621E">
          <w:rPr>
            <w:color w:val="000000" w:themeColor="text1"/>
          </w:rPr>
          <w:delText xml:space="preserve">. However, geographic range, habitat, and behaviours can </w:delText>
        </w:r>
        <w:r w:rsidR="005B228F" w:rsidRPr="008400AD" w:rsidDel="0027621E">
          <w:rPr>
            <w:color w:val="000000" w:themeColor="text1"/>
          </w:rPr>
          <w:delText>notably affect</w:delText>
        </w:r>
        <w:r w:rsidR="004D769C" w:rsidRPr="008400AD" w:rsidDel="0027621E">
          <w:rPr>
            <w:color w:val="000000" w:themeColor="text1"/>
          </w:rPr>
          <w:delText xml:space="preserve"> metabolic rates within species </w:delText>
        </w:r>
      </w:del>
      <w:customXmlDelRangeStart w:id="1285" w:author="Wild, Kristoffer H." w:date="2023-04-30T19:19:00Z"/>
      <w:sdt>
        <w:sdtPr>
          <w:rPr>
            <w:color w:val="000000"/>
          </w:rPr>
          <w:tag w:val="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
          <w:id w:val="1004484242"/>
          <w:placeholder>
            <w:docPart w:val="F0250F61E0BDF04FA83018BDCE5CDB72"/>
          </w:placeholder>
        </w:sdtPr>
        <w:sdtContent>
          <w:customXmlDelRangeEnd w:id="1285"/>
          <w:del w:id="1286" w:author="Wild, Kristoffer H." w:date="2023-04-30T16:46:00Z">
            <w:r w:rsidR="00EB4892" w:rsidRPr="008400AD" w:rsidDel="001437AD">
              <w:rPr>
                <w:color w:val="000000"/>
              </w:rPr>
              <w:delText>(Angilletta, 2001; Sears, 2005)</w:delText>
            </w:r>
          </w:del>
          <w:customXmlDelRangeStart w:id="1287" w:author="Wild, Kristoffer H." w:date="2023-04-30T19:19:00Z"/>
        </w:sdtContent>
      </w:sdt>
      <w:customXmlDelRangeEnd w:id="1287"/>
      <w:del w:id="1288" w:author="Wild, Kristoffer H." w:date="2023-04-30T19:19:00Z">
        <w:r w:rsidR="004D769C" w:rsidRPr="008400AD" w:rsidDel="0027621E">
          <w:rPr>
            <w:color w:val="000000" w:themeColor="text1"/>
          </w:rPr>
          <w:delText>. S</w:delText>
        </w:r>
      </w:del>
      <w:ins w:id="1289" w:author="Kris.Wild" w:date="2023-04-11T12:19:00Z">
        <w:del w:id="1290" w:author="Wild, Kristoffer H." w:date="2023-04-30T19:19:00Z">
          <w:r w:rsidR="0041102C" w:rsidRPr="008400AD" w:rsidDel="0027621E">
            <w:rPr>
              <w:color w:val="000000" w:themeColor="text1"/>
            </w:rPr>
            <w:delText>s</w:delText>
          </w:r>
        </w:del>
      </w:ins>
      <w:del w:id="1291" w:author="Wild, Kristoffer H." w:date="2023-04-30T19:19:00Z">
        <w:r w:rsidR="004D769C" w:rsidRPr="008400AD" w:rsidDel="0027621E">
          <w:rPr>
            <w:color w:val="000000" w:themeColor="text1"/>
          </w:rPr>
          <w:delText xml:space="preserve">ex-reversal in </w:delText>
        </w:r>
        <w:r w:rsidR="004D769C" w:rsidRPr="008400AD" w:rsidDel="0027621E">
          <w:rPr>
            <w:i/>
            <w:iCs/>
            <w:color w:val="000000" w:themeColor="text1"/>
          </w:rPr>
          <w:delText xml:space="preserve">B. duperreyi </w:delText>
        </w:r>
        <w:r w:rsidR="004D769C" w:rsidRPr="008400AD" w:rsidDel="0027621E">
          <w:rPr>
            <w:color w:val="000000" w:themeColor="text1"/>
          </w:rPr>
          <w:delText xml:space="preserve">is linked to changes in elevational gradients where high elevations, with cooler temperatures, increase the frequency of sex-reversed males </w:delText>
        </w:r>
      </w:del>
      <w:customXmlDelRangeStart w:id="1292" w:author="Wild, Kristoffer H." w:date="2023-04-30T19:19:00Z"/>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
          <w:id w:val="-946083266"/>
          <w:placeholder>
            <w:docPart w:val="F0250F61E0BDF04FA83018BDCE5CDB72"/>
          </w:placeholder>
        </w:sdtPr>
        <w:sdtContent>
          <w:customXmlDelRangeEnd w:id="1292"/>
          <w:del w:id="1293" w:author="Wild, Kristoffer H." w:date="2023-04-30T16:46:00Z">
            <w:r w:rsidR="00EB4892" w:rsidRPr="008400AD" w:rsidDel="001437AD">
              <w:rPr>
                <w:color w:val="000000"/>
              </w:rPr>
              <w:delText>(Dissanayake, Holleley, Deakin, et al., 2021)</w:delText>
            </w:r>
          </w:del>
          <w:customXmlDelRangeStart w:id="1294" w:author="Wild, Kristoffer H." w:date="2023-04-30T19:19:00Z"/>
        </w:sdtContent>
      </w:sdt>
      <w:customXmlDelRangeEnd w:id="1294"/>
      <w:del w:id="1295" w:author="Wild, Kristoffer H." w:date="2023-04-30T19:19:00Z">
        <w:r w:rsidR="004D769C" w:rsidRPr="008400AD" w:rsidDel="0027621E">
          <w:rPr>
            <w:color w:val="000000" w:themeColor="text1"/>
          </w:rPr>
          <w:delText>. Additionally, hatchling phenotypes - morphology, locomotor performance, growth rates, survival, cognitive ability</w:delText>
        </w:r>
        <w:r w:rsidR="0024073E" w:rsidRPr="008400AD" w:rsidDel="0027621E">
          <w:rPr>
            <w:color w:val="000000" w:themeColor="text1"/>
          </w:rPr>
          <w:delText xml:space="preserve"> </w:delText>
        </w:r>
        <w:r w:rsidR="004D769C" w:rsidRPr="008400AD" w:rsidDel="0027621E">
          <w:rPr>
            <w:color w:val="000000" w:themeColor="text1"/>
          </w:rPr>
          <w:delText xml:space="preserve">- are significantly influenced by incubation temperatures in </w:delText>
        </w:r>
        <w:r w:rsidR="004D769C" w:rsidRPr="008400AD" w:rsidDel="0027621E">
          <w:rPr>
            <w:i/>
            <w:iCs/>
            <w:color w:val="000000" w:themeColor="text1"/>
          </w:rPr>
          <w:delText xml:space="preserve">B. duperreyi </w:delText>
        </w:r>
      </w:del>
      <w:customXmlDelRangeStart w:id="1296" w:author="Wild, Kristoffer H." w:date="2023-04-30T19:19:00Z"/>
      <w:sdt>
        <w:sdtPr>
          <w:rPr>
            <w:color w:val="000000"/>
          </w:rPr>
          <w:tag w:val="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
          <w:id w:val="-920102393"/>
          <w:placeholder>
            <w:docPart w:val="F0250F61E0BDF04FA83018BDCE5CDB72"/>
          </w:placeholder>
        </w:sdtPr>
        <w:sdtContent>
          <w:customXmlDelRangeEnd w:id="1296"/>
          <w:del w:id="1297" w:author="Wild, Kristoffer H." w:date="2023-04-30T16:46:00Z">
            <w:r w:rsidR="00EB4892" w:rsidRPr="008400AD" w:rsidDel="001437AD">
              <w:rPr>
                <w:color w:val="000000"/>
                <w:rPrChange w:id="1298" w:author="Wild, Kristoffer H." w:date="2023-05-01T17:43:00Z">
                  <w:rPr/>
                </w:rPrChange>
              </w:rPr>
              <w:delText>(Amiel &amp; Shine, 2012; Flatt et al., 2001; Shine et al., 1997; Shine &amp; Harlow, 1996)</w:delText>
            </w:r>
          </w:del>
          <w:customXmlDelRangeStart w:id="1299" w:author="Wild, Kristoffer H." w:date="2023-04-30T19:19:00Z"/>
        </w:sdtContent>
      </w:sdt>
      <w:customXmlDelRangeEnd w:id="1299"/>
      <w:del w:id="1300" w:author="Wild, Kristoffer H." w:date="2023-04-30T19:19:00Z">
        <w:r w:rsidR="004D769C" w:rsidRPr="008400AD" w:rsidDel="0027621E">
          <w:rPr>
            <w:color w:val="000000" w:themeColor="text1"/>
          </w:rPr>
          <w:delText xml:space="preserve">. </w:delText>
        </w:r>
      </w:del>
      <w:ins w:id="1301" w:author="Kris.Wild" w:date="2023-04-11T12:20:00Z">
        <w:del w:id="1302" w:author="Wild, Kristoffer H." w:date="2023-04-30T19:19:00Z">
          <w:r w:rsidR="0041102C" w:rsidRPr="008400AD" w:rsidDel="0027621E">
            <w:rPr>
              <w:color w:val="000000" w:themeColor="text1"/>
            </w:rPr>
            <w:delText>G</w:delText>
          </w:r>
        </w:del>
      </w:ins>
      <w:ins w:id="1303" w:author="Kris.Wild" w:date="2023-04-11T12:19:00Z">
        <w:del w:id="1304" w:author="Wild, Kristoffer H." w:date="2023-04-30T19:19:00Z">
          <w:r w:rsidR="0041102C" w:rsidRPr="008400AD" w:rsidDel="0027621E">
            <w:rPr>
              <w:color w:val="000000" w:themeColor="text1"/>
            </w:rPr>
            <w:delText xml:space="preserve">eographic range, habitat, and behaviours can notably affect metabolic rates within species </w:delText>
          </w:r>
        </w:del>
      </w:ins>
      <w:customXmlInsRangeStart w:id="1305" w:author="Kris.Wild" w:date="2023-04-11T12:19:00Z"/>
      <w:customXmlDelRangeStart w:id="1306" w:author="Wild, Kristoffer H." w:date="2023-04-30T19:19:00Z"/>
      <w:sdt>
        <w:sdtPr>
          <w:rPr>
            <w:color w:val="000000"/>
          </w:rPr>
          <w:tag w:val="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
          <w:id w:val="1572003205"/>
          <w:placeholder>
            <w:docPart w:val="F8FF612CBF663D43B8B743817328D5D0"/>
          </w:placeholder>
        </w:sdtPr>
        <w:sdtContent>
          <w:customXmlInsRangeEnd w:id="1305"/>
          <w:customXmlDelRangeEnd w:id="1306"/>
          <w:ins w:id="1307" w:author="Kris.Wild" w:date="2023-04-11T12:19:00Z">
            <w:del w:id="1308" w:author="Wild, Kristoffer H." w:date="2023-04-30T16:46:00Z">
              <w:r w:rsidR="0041102C" w:rsidRPr="008400AD" w:rsidDel="001437AD">
                <w:rPr>
                  <w:color w:val="000000"/>
                </w:rPr>
                <w:delText>(Angilletta, 2001; Sears, 2005)</w:delText>
              </w:r>
            </w:del>
          </w:ins>
          <w:customXmlInsRangeStart w:id="1309" w:author="Kris.Wild" w:date="2023-04-11T12:19:00Z"/>
          <w:customXmlDelRangeStart w:id="1310" w:author="Wild, Kristoffer H." w:date="2023-04-30T19:19:00Z"/>
        </w:sdtContent>
      </w:sdt>
      <w:customXmlInsRangeEnd w:id="1309"/>
      <w:customXmlDelRangeEnd w:id="1310"/>
      <w:ins w:id="1311" w:author="Kris.Wild" w:date="2023-04-11T12:19:00Z">
        <w:del w:id="1312" w:author="Wild, Kristoffer H." w:date="2023-04-30T19:19:00Z">
          <w:r w:rsidR="0041102C" w:rsidRPr="008400AD" w:rsidDel="0027621E">
            <w:rPr>
              <w:color w:val="000000" w:themeColor="text1"/>
            </w:rPr>
            <w:delText xml:space="preserve">. </w:delText>
          </w:r>
        </w:del>
      </w:ins>
      <w:del w:id="1313" w:author="Wild, Kristoffer H." w:date="2023-04-30T19:19:00Z">
        <w:r w:rsidR="004D769C" w:rsidRPr="008400AD" w:rsidDel="0027621E">
          <w:rPr>
            <w:color w:val="000000" w:themeColor="text1"/>
          </w:rPr>
          <w:delText>It is possible that selection on metabolism</w:delText>
        </w:r>
      </w:del>
      <w:ins w:id="1314" w:author="Kris.Wild" w:date="2023-04-10T12:52:00Z">
        <w:del w:id="1315" w:author="Wild, Kristoffer H." w:date="2023-04-30T19:19:00Z">
          <w:r w:rsidR="000A2256" w:rsidRPr="008400AD" w:rsidDel="0027621E">
            <w:rPr>
              <w:color w:val="000000" w:themeColor="text1"/>
            </w:rPr>
            <w:delText xml:space="preserve"> between sex</w:delText>
          </w:r>
        </w:del>
      </w:ins>
      <w:del w:id="1316" w:author="Wild, Kristoffer H." w:date="2023-04-30T19:19:00Z">
        <w:r w:rsidR="004D769C" w:rsidRPr="008400AD" w:rsidDel="0027621E">
          <w:rPr>
            <w:color w:val="000000" w:themeColor="text1"/>
          </w:rPr>
          <w:delText xml:space="preserve"> does occur, but these differences are subtle depending on the environment or population of </w:delText>
        </w:r>
        <w:r w:rsidR="004D769C" w:rsidRPr="008400AD" w:rsidDel="0027621E">
          <w:rPr>
            <w:i/>
            <w:iCs/>
            <w:color w:val="000000" w:themeColor="text1"/>
          </w:rPr>
          <w:delText xml:space="preserve">B. duperreyi </w:delText>
        </w:r>
        <w:r w:rsidR="004D769C" w:rsidRPr="008400AD" w:rsidDel="0027621E">
          <w:rPr>
            <w:color w:val="000000" w:themeColor="text1"/>
          </w:rPr>
          <w:delText>being sampled</w:delText>
        </w:r>
        <w:r w:rsidR="004D769C" w:rsidRPr="008400AD" w:rsidDel="0027621E">
          <w:rPr>
            <w:i/>
            <w:iCs/>
            <w:color w:val="000000" w:themeColor="text1"/>
          </w:rPr>
          <w:delText xml:space="preserve">. </w:delText>
        </w:r>
        <w:r w:rsidR="004D769C" w:rsidRPr="008400AD" w:rsidDel="0027621E">
          <w:rPr>
            <w:color w:val="000000" w:themeColor="text1"/>
          </w:rPr>
          <w:delText xml:space="preserve">For populations at higher elevations, we would predict higher temperature dependence for physiological processes, such as metabolic rate. </w:delText>
        </w:r>
        <w:r w:rsidR="00212C00" w:rsidRPr="008400AD" w:rsidDel="0027621E">
          <w:rPr>
            <w:color w:val="000000" w:themeColor="text1"/>
          </w:rPr>
          <w:delText>Additionally, lizard</w:delText>
        </w:r>
        <w:r w:rsidR="004D769C" w:rsidRPr="008400AD" w:rsidDel="0027621E">
          <w:rPr>
            <w:color w:val="000000" w:themeColor="text1"/>
          </w:rPr>
          <w:delText xml:space="preserve"> populations at higher elevations</w:delText>
        </w:r>
        <w:r w:rsidR="00212C00" w:rsidRPr="008400AD" w:rsidDel="0027621E">
          <w:rPr>
            <w:color w:val="000000" w:themeColor="text1"/>
          </w:rPr>
          <w:delText xml:space="preserve"> </w:delText>
        </w:r>
        <w:r w:rsidR="004D769C" w:rsidRPr="008400AD" w:rsidDel="0027621E">
          <w:rPr>
            <w:color w:val="000000" w:themeColor="text1"/>
          </w:rPr>
          <w:delText>would have limited time to achieve body temperatures at physiological optimums or acclimation responses to temperature may differ in lower populations</w:delText>
        </w:r>
      </w:del>
      <w:del w:id="1317" w:author="Wild, Kristoffer H." w:date="2023-04-30T18:32:00Z">
        <w:r w:rsidR="004D769C" w:rsidRPr="008400AD" w:rsidDel="00A86237">
          <w:rPr>
            <w:color w:val="000000" w:themeColor="text1"/>
          </w:rPr>
          <w:delText xml:space="preserve"> </w:delText>
        </w:r>
      </w:del>
      <w:customXmlDelRangeStart w:id="1318" w:author="Wild, Kristoffer H." w:date="2023-04-30T18:30:00Z"/>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
          <w:id w:val="-1826427543"/>
          <w:placeholder>
            <w:docPart w:val="C8F56ACEDA2BA04E9D2F59377859D136"/>
          </w:placeholder>
        </w:sdtPr>
        <w:sdtContent>
          <w:customXmlDelRangeEnd w:id="1318"/>
          <w:del w:id="1319" w:author="Wild, Kristoffer H." w:date="2023-04-30T16:46:00Z">
            <w:r w:rsidR="00EB4892" w:rsidRPr="008400AD" w:rsidDel="001437AD">
              <w:rPr>
                <w:color w:val="000000"/>
              </w:rPr>
              <w:delText xml:space="preserve">(Jameson Jr et al., 1977; Tsuji, 1988). </w:delText>
            </w:r>
          </w:del>
          <w:customXmlDelRangeStart w:id="1320" w:author="Wild, Kristoffer H." w:date="2023-04-30T18:30:00Z"/>
        </w:sdtContent>
      </w:sdt>
      <w:customXmlDelRangeEnd w:id="1320"/>
      <w:del w:id="1321" w:author="Wild, Kristoffer H." w:date="2023-04-30T19:19:00Z">
        <w:r w:rsidR="004D769C" w:rsidRPr="008400AD" w:rsidDel="0027621E">
          <w:rPr>
            <w:color w:val="000000" w:themeColor="text1"/>
          </w:rPr>
          <w:delText>One alternative explanation for not capturing differences between male</w:delText>
        </w:r>
        <w:r w:rsidR="004D769C" w:rsidRPr="008400AD" w:rsidDel="0027621E">
          <w:rPr>
            <w:color w:val="000000" w:themeColor="text1"/>
            <w:vertAlign w:val="subscript"/>
          </w:rPr>
          <w:delText xml:space="preserve">SR </w:delText>
        </w:r>
        <w:r w:rsidR="004D769C" w:rsidRPr="008400AD" w:rsidDel="0027621E">
          <w:rPr>
            <w:color w:val="000000" w:themeColor="text1"/>
          </w:rPr>
          <w:delText xml:space="preserve">XX and male XY in our metabolic measurements is that the temperature selected for our </w:delText>
        </w:r>
        <w:r w:rsidR="00212C00" w:rsidRPr="008400AD" w:rsidDel="0027621E">
          <w:rPr>
            <w:color w:val="000000" w:themeColor="text1"/>
          </w:rPr>
          <w:delText xml:space="preserve">metabolic </w:delText>
        </w:r>
        <w:r w:rsidR="004D769C" w:rsidRPr="008400AD" w:rsidDel="0027621E">
          <w:rPr>
            <w:color w:val="000000" w:themeColor="text1"/>
          </w:rPr>
          <w:delText>experiments was not at an ecologically relevant body temperature</w:delText>
        </w:r>
      </w:del>
      <w:ins w:id="1322" w:author="Kris.Wild" w:date="2023-04-12T09:23:00Z">
        <w:del w:id="1323" w:author="Wild, Kristoffer H." w:date="2023-04-30T19:19:00Z">
          <w:r w:rsidR="005E4AC5" w:rsidRPr="008400AD" w:rsidDel="0027621E">
            <w:rPr>
              <w:color w:val="000000" w:themeColor="text1"/>
            </w:rPr>
            <w:delText xml:space="preserve"> that</w:delText>
          </w:r>
        </w:del>
      </w:ins>
      <w:del w:id="1324" w:author="Wild, Kristoffer H." w:date="2023-04-30T19:19:00Z">
        <w:r w:rsidR="004D769C" w:rsidRPr="008400AD" w:rsidDel="0027621E">
          <w:rPr>
            <w:color w:val="000000" w:themeColor="text1"/>
          </w:rPr>
          <w:delText xml:space="preserve"> hatchling lizards actively select for in natural settings to assimilate energy. Behaviours and physiological processes of hatchling </w:delText>
        </w:r>
        <w:r w:rsidR="004D769C" w:rsidRPr="008400AD" w:rsidDel="0027621E">
          <w:rPr>
            <w:i/>
            <w:iCs/>
            <w:color w:val="000000" w:themeColor="text1"/>
          </w:rPr>
          <w:delText>B. duperreyi</w:delText>
        </w:r>
        <w:r w:rsidR="004D769C" w:rsidRPr="008400AD" w:rsidDel="0027621E">
          <w:rPr>
            <w:color w:val="000000" w:themeColor="text1"/>
          </w:rPr>
          <w:delText xml:space="preserve"> </w:delText>
        </w:r>
        <w:r w:rsidR="00241136" w:rsidRPr="008400AD" w:rsidDel="0027621E">
          <w:rPr>
            <w:color w:val="000000" w:themeColor="text1"/>
          </w:rPr>
          <w:delText>are</w:delText>
        </w:r>
        <w:r w:rsidR="004D769C" w:rsidRPr="008400AD" w:rsidDel="0027621E">
          <w:rPr>
            <w:color w:val="000000" w:themeColor="text1"/>
          </w:rPr>
          <w:delText xml:space="preserve"> affected by mean temperature, </w:delText>
        </w:r>
        <w:r w:rsidR="0024073E" w:rsidRPr="008400AD" w:rsidDel="0027621E">
          <w:rPr>
            <w:color w:val="000000" w:themeColor="text1"/>
          </w:rPr>
          <w:delText xml:space="preserve">the </w:delText>
        </w:r>
        <w:r w:rsidR="004D769C" w:rsidRPr="008400AD" w:rsidDel="0027621E">
          <w:rPr>
            <w:color w:val="000000" w:themeColor="text1"/>
          </w:rPr>
          <w:delText xml:space="preserve">variance of temperature within each day, and temperature differences across months </w:delText>
        </w:r>
      </w:del>
      <w:customXmlDelRangeStart w:id="1325" w:author="Wild, Kristoffer H." w:date="2023-04-30T19:19:00Z"/>
      <w:sdt>
        <w:sdtPr>
          <w:rPr>
            <w:color w:val="000000"/>
          </w:rPr>
          <w:tag w:val="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
          <w:id w:val="-636407894"/>
          <w:placeholder>
            <w:docPart w:val="59314FEB6ACDB44EA3573FF152A41BF0"/>
          </w:placeholder>
        </w:sdtPr>
        <w:sdtContent>
          <w:customXmlDelRangeEnd w:id="1325"/>
          <w:del w:id="1326" w:author="Wild, Kristoffer H." w:date="2023-04-30T16:46:00Z">
            <w:r w:rsidR="00EB4892" w:rsidRPr="008400AD" w:rsidDel="001437AD">
              <w:rPr>
                <w:color w:val="000000"/>
                <w:rPrChange w:id="1327" w:author="Wild, Kristoffer H." w:date="2023-05-01T17:43:00Z">
                  <w:rPr/>
                </w:rPrChange>
              </w:rPr>
              <w:delText>(Shine, 2002, 2004; Shine et al., 1997; Shine &amp; Elphick, 2001; Shine &amp; Harlow, 1996)</w:delText>
            </w:r>
          </w:del>
          <w:customXmlDelRangeStart w:id="1328" w:author="Wild, Kristoffer H." w:date="2023-04-30T19:19:00Z"/>
        </w:sdtContent>
      </w:sdt>
      <w:customXmlDelRangeEnd w:id="1328"/>
      <w:del w:id="1329" w:author="Wild, Kristoffer H." w:date="2023-04-30T19:19:00Z">
        <w:r w:rsidR="004D769C" w:rsidRPr="008400AD" w:rsidDel="0027621E">
          <w:rPr>
            <w:color w:val="000000" w:themeColor="text1"/>
          </w:rPr>
          <w:delText xml:space="preserve">. </w:delText>
        </w:r>
        <w:r w:rsidR="00212C00" w:rsidRPr="008400AD" w:rsidDel="0027621E">
          <w:rPr>
            <w:color w:val="000000" w:themeColor="text1"/>
          </w:rPr>
          <w:delText>L</w:delText>
        </w:r>
        <w:r w:rsidR="004D769C" w:rsidRPr="008400AD" w:rsidDel="0027621E">
          <w:rPr>
            <w:color w:val="000000" w:themeColor="text1"/>
          </w:rPr>
          <w:delText xml:space="preserve">ocal adaptations in other physiological traits have been postulated as a </w:delText>
        </w:r>
      </w:del>
      <w:ins w:id="1330" w:author="Kris.Wild" w:date="2023-04-11T12:30:00Z">
        <w:del w:id="1331" w:author="Wild, Kristoffer H." w:date="2023-04-30T19:19:00Z">
          <w:r w:rsidR="00873ED5" w:rsidRPr="008400AD" w:rsidDel="0027621E">
            <w:rPr>
              <w:color w:val="000000" w:themeColor="text1"/>
            </w:rPr>
            <w:delText xml:space="preserve">possible </w:delText>
          </w:r>
        </w:del>
      </w:ins>
      <w:del w:id="1332" w:author="Wild, Kristoffer H." w:date="2023-04-30T19:19:00Z">
        <w:r w:rsidR="004D769C" w:rsidRPr="008400AD" w:rsidDel="0027621E">
          <w:rPr>
            <w:color w:val="000000" w:themeColor="text1"/>
          </w:rPr>
          <w:delText>mechanism for explaining the distribution of sex-reversal in other species (Castelli et al., 2001</w:delText>
        </w:r>
      </w:del>
      <w:ins w:id="1333" w:author="Kris.Wild" w:date="2023-04-11T12:31:00Z">
        <w:del w:id="1334" w:author="Wild, Kristoffer H." w:date="2023-04-30T19:19:00Z">
          <w:r w:rsidR="00873ED5" w:rsidRPr="008400AD" w:rsidDel="0027621E">
            <w:rPr>
              <w:color w:val="000000" w:themeColor="text1"/>
            </w:rPr>
            <w:delText>2020</w:delText>
          </w:r>
        </w:del>
      </w:ins>
      <w:del w:id="1335" w:author="Wild, Kristoffer H." w:date="2023-04-30T19:19:00Z">
        <w:r w:rsidR="004D769C" w:rsidRPr="008400AD" w:rsidDel="0027621E">
          <w:rPr>
            <w:color w:val="000000" w:themeColor="text1"/>
          </w:rPr>
          <w:delText xml:space="preserve">). </w:delText>
        </w:r>
        <w:r w:rsidR="004D769C" w:rsidRPr="008400AD" w:rsidDel="0027621E">
          <w:rPr>
            <w:color w:val="000000" w:themeColor="text1"/>
            <w:lang w:val="en-GB"/>
          </w:rPr>
          <w:delText xml:space="preserve">Further insight could be made by examining how metabolic rates vary along a gradient of temperatures and how local adaptations in physiological traits influence </w:delText>
        </w:r>
      </w:del>
      <w:ins w:id="1336" w:author="Kris.Wild" w:date="2023-04-10T12:53:00Z">
        <w:del w:id="1337" w:author="Wild, Kristoffer H." w:date="2023-04-30T19:19:00Z">
          <w:r w:rsidR="000A2256" w:rsidRPr="008400AD" w:rsidDel="0027621E">
            <w:rPr>
              <w:color w:val="000000" w:themeColor="text1"/>
              <w:lang w:val="en-GB"/>
            </w:rPr>
            <w:delText xml:space="preserve">sex-specific </w:delText>
          </w:r>
        </w:del>
      </w:ins>
      <w:del w:id="1338" w:author="Wild, Kristoffer H." w:date="2023-04-30T19:19:00Z">
        <w:r w:rsidR="004D769C" w:rsidRPr="008400AD" w:rsidDel="0027621E">
          <w:rPr>
            <w:color w:val="000000" w:themeColor="text1"/>
            <w:lang w:val="en-GB"/>
          </w:rPr>
          <w:delText xml:space="preserve">selection processes of sex-reversal in </w:delText>
        </w:r>
        <w:r w:rsidR="004D769C" w:rsidRPr="008400AD" w:rsidDel="0027621E">
          <w:rPr>
            <w:i/>
            <w:iCs/>
            <w:color w:val="000000" w:themeColor="text1"/>
            <w:lang w:val="en-GB"/>
          </w:rPr>
          <w:delText xml:space="preserve">B. </w:delText>
        </w:r>
        <w:r w:rsidR="004D769C" w:rsidRPr="008400AD" w:rsidDel="0027621E">
          <w:rPr>
            <w:i/>
            <w:iCs/>
            <w:color w:val="000000" w:themeColor="text1"/>
          </w:rPr>
          <w:delText xml:space="preserve">duperreyi </w:delText>
        </w:r>
        <w:r w:rsidR="004D769C" w:rsidRPr="008400AD" w:rsidDel="0027621E">
          <w:rPr>
            <w:color w:val="000000" w:themeColor="text1"/>
          </w:rPr>
          <w:delText>and other species that undergo sex-reversal</w:delText>
        </w:r>
        <w:r w:rsidR="004D769C" w:rsidRPr="008400AD" w:rsidDel="0027621E">
          <w:rPr>
            <w:color w:val="000000" w:themeColor="text1"/>
            <w:lang w:val="en-GB"/>
          </w:rPr>
          <w:delText>.</w:delText>
        </w:r>
      </w:del>
    </w:p>
    <w:p w14:paraId="71C7AF07" w14:textId="1A33D331" w:rsidR="009D367F" w:rsidRPr="008400AD" w:rsidDel="00C10E71" w:rsidRDefault="009D367F" w:rsidP="009D367F">
      <w:pPr>
        <w:ind w:firstLine="720"/>
        <w:contextualSpacing/>
        <w:rPr>
          <w:moveFrom w:id="1339" w:author="Wild, Kristoffer H." w:date="2023-04-30T17:58:00Z"/>
          <w:color w:val="000000" w:themeColor="text1"/>
        </w:rPr>
      </w:pPr>
      <w:moveFromRangeStart w:id="1340" w:author="Wild, Kristoffer H." w:date="2023-04-30T17:58:00Z" w:name="move133769954"/>
      <w:moveFrom w:id="1341" w:author="Wild, Kristoffer H." w:date="2023-04-30T17:58:00Z">
        <w:ins w:id="1342" w:author="Kristoffer Wild" w:date="2023-04-30T16:21:00Z">
          <w:r w:rsidRPr="008400AD" w:rsidDel="00C10E71">
            <w:rPr>
              <w:color w:val="000000" w:themeColor="text1"/>
            </w:rPr>
            <w:t>Not only within the Like Phenotype/Genotype framework were we able to interpret differences among the genotypic or phenotypic counterparts when accounting for sex-reversal, but we were able to compare differences between a ZW and XY systems which have different phenotypes that reverse sex. Interestingly, regardless of the sex-determining system, we show that concordant females had higher mass scaling relationships for metabolism than concordant males (Tables 1 &amp; 2). Hormone-mediated effects such as thyroxine, corticosterone, or testosterone, have been responsible for affecting metabolic rates in lizards and are important regulators of phenotypic sex differences in adults (</w:t>
          </w:r>
          <w:commentRangeStart w:id="1343"/>
          <w:commentRangeStart w:id="1344"/>
          <w:commentRangeStart w:id="1345"/>
          <w:r w:rsidRPr="008400AD" w:rsidDel="00C10E71">
            <w:rPr>
              <w:color w:val="000000" w:themeColor="text1"/>
            </w:rPr>
            <w:t>John-Alder, 1990</w:t>
          </w:r>
          <w:commentRangeEnd w:id="1343"/>
          <w:r w:rsidRPr="008400AD" w:rsidDel="00C10E71">
            <w:rPr>
              <w:color w:val="000000" w:themeColor="text1"/>
            </w:rPr>
            <w:commentReference w:id="1343"/>
          </w:r>
          <w:commentRangeEnd w:id="1344"/>
          <w:r w:rsidRPr="008400AD" w:rsidDel="00C10E71">
            <w:rPr>
              <w:color w:val="000000" w:themeColor="text1"/>
            </w:rPr>
            <w:commentReference w:id="1344"/>
          </w:r>
          <w:commentRangeEnd w:id="1345"/>
          <w:r w:rsidRPr="008400AD" w:rsidDel="00C10E71">
            <w:rPr>
              <w:color w:val="000000" w:themeColor="text1"/>
            </w:rPr>
            <w:commentReference w:id="1345"/>
          </w:r>
          <w:r w:rsidRPr="008400AD" w:rsidDel="00C10E71">
            <w:rPr>
              <w:color w:val="000000" w:themeColor="text1"/>
            </w:rPr>
            <w:t>; Lovern et al., 2001</w:t>
          </w:r>
          <w:r w:rsidRPr="008400AD" w:rsidDel="00C10E71">
            <w:rPr>
              <w:i/>
              <w:iCs/>
              <w:color w:val="000000" w:themeColor="text1"/>
            </w:rPr>
            <w:t xml:space="preserve">; </w:t>
          </w:r>
          <w:r w:rsidRPr="008400AD" w:rsidDel="00C10E71">
            <w:rPr>
              <w:color w:val="000000" w:themeColor="text1"/>
            </w:rPr>
            <w:t xml:space="preserve">Oppliger et al., 2004; Miles et al., 2007). Such hormonal differences may be responsible for observed phenotypic differences in metabolism, but endogenous hormone levels and how they shift during early ontogeny in natural systems remains unknown. Working within the Like Phenotype/Like Genotype framework will provide a productive future avenue for future research in these GSD systems to untangle if hormonal or genetic differences are responsible for differences in measurable phenotypic traits. </w:t>
          </w:r>
        </w:ins>
      </w:moveFrom>
    </w:p>
    <w:moveFromRangeEnd w:id="1340"/>
    <w:p w14:paraId="4F2A8DDD" w14:textId="00F2EFAD" w:rsidR="00F054CD" w:rsidRPr="008400AD" w:rsidDel="00045344" w:rsidRDefault="00DE27BA" w:rsidP="00D848D9">
      <w:pPr>
        <w:ind w:firstLine="720"/>
        <w:contextualSpacing/>
        <w:rPr>
          <w:del w:id="1346" w:author="Kristoffer Wild" w:date="2023-04-30T13:11:00Z"/>
          <w:color w:val="000000" w:themeColor="text1"/>
        </w:rPr>
      </w:pPr>
      <w:del w:id="1347" w:author="Kristoffer Wild" w:date="2023-04-30T13:11:00Z">
        <w:r w:rsidRPr="008400AD" w:rsidDel="00045344">
          <w:rPr>
            <w:color w:val="000000" w:themeColor="text1"/>
          </w:rPr>
          <w:delText>The frequency of sex-reversal in</w:delText>
        </w:r>
        <w:r w:rsidRPr="008400AD" w:rsidDel="00045344">
          <w:rPr>
            <w:i/>
            <w:iCs/>
            <w:color w:val="000000" w:themeColor="text1"/>
          </w:rPr>
          <w:delText xml:space="preserve"> P. vitticeps </w:delText>
        </w:r>
        <w:r w:rsidRPr="008400AD" w:rsidDel="00045344">
          <w:rPr>
            <w:color w:val="000000" w:themeColor="text1"/>
          </w:rPr>
          <w:delText>occurs across a large part of its range, but neither latitude</w:delText>
        </w:r>
      </w:del>
      <w:ins w:id="1348" w:author="Kris.Wild" w:date="2023-04-11T15:25:00Z">
        <w:del w:id="1349" w:author="Kristoffer Wild" w:date="2023-04-30T13:11:00Z">
          <w:r w:rsidR="00F054CD" w:rsidRPr="008400AD" w:rsidDel="00045344">
            <w:rPr>
              <w:color w:val="000000" w:themeColor="text1"/>
            </w:rPr>
            <w:delText xml:space="preserve">, </w:delText>
          </w:r>
        </w:del>
      </w:ins>
      <w:del w:id="1350" w:author="Kristoffer Wild" w:date="2023-04-30T13:11:00Z">
        <w:r w:rsidRPr="008400AD" w:rsidDel="00045344">
          <w:rPr>
            <w:color w:val="000000" w:themeColor="text1"/>
          </w:rPr>
          <w:delText xml:space="preserve"> nor climate</w:delText>
        </w:r>
      </w:del>
      <w:ins w:id="1351" w:author="Kris.Wild" w:date="2023-04-11T15:25:00Z">
        <w:del w:id="1352" w:author="Kristoffer Wild" w:date="2023-04-30T13:11:00Z">
          <w:r w:rsidR="00F054CD" w:rsidRPr="008400AD" w:rsidDel="00045344">
            <w:rPr>
              <w:color w:val="000000" w:themeColor="text1"/>
            </w:rPr>
            <w:delText>, nor behaviours</w:delText>
          </w:r>
        </w:del>
      </w:ins>
      <w:del w:id="1353" w:author="Kristoffer Wild" w:date="2023-04-30T13:11:00Z">
        <w:r w:rsidRPr="008400AD" w:rsidDel="00045344">
          <w:rPr>
            <w:color w:val="000000" w:themeColor="text1"/>
          </w:rPr>
          <w:delText xml:space="preserve"> explains the distribution of sex-reversal </w:delText>
        </w:r>
      </w:del>
      <w:customXmlDelRangeStart w:id="1354" w:author="Kristoffer Wild" w:date="2023-04-30T13:11:00Z"/>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
          <w:id w:val="-2125058734"/>
          <w:placeholder>
            <w:docPart w:val="F098AEE089B5304B86B518A1BDDE733D"/>
          </w:placeholder>
        </w:sdtPr>
        <w:sdtContent>
          <w:customXmlDelRangeEnd w:id="1354"/>
          <w:del w:id="1355" w:author="Wild, Kristoffer H." w:date="2023-04-30T16:46:00Z">
            <w:r w:rsidR="00EB4892" w:rsidRPr="008400AD" w:rsidDel="001437AD">
              <w:rPr>
                <w:color w:val="000000"/>
              </w:rPr>
              <w:delText>(Castelli et al., 2021</w:delText>
            </w:r>
          </w:del>
          <w:ins w:id="1356" w:author="Kris.Wild" w:date="2023-04-11T15:25:00Z">
            <w:del w:id="1357" w:author="Wild, Kristoffer H." w:date="2023-04-30T16:46:00Z">
              <w:r w:rsidR="00F054CD" w:rsidRPr="008400AD" w:rsidDel="001437AD">
                <w:rPr>
                  <w:color w:val="000000"/>
                </w:rPr>
                <w:delText>; Wild et al., 2022</w:delText>
              </w:r>
            </w:del>
          </w:ins>
          <w:del w:id="1358" w:author="Wild, Kristoffer H." w:date="2023-04-30T16:46:00Z">
            <w:r w:rsidR="00EB4892" w:rsidRPr="008400AD" w:rsidDel="001437AD">
              <w:rPr>
                <w:color w:val="000000"/>
              </w:rPr>
              <w:delText>)</w:delText>
            </w:r>
          </w:del>
          <w:customXmlDelRangeStart w:id="1359" w:author="Kristoffer Wild" w:date="2023-04-30T13:11:00Z"/>
        </w:sdtContent>
      </w:sdt>
      <w:customXmlDelRangeEnd w:id="1359"/>
      <w:del w:id="1360" w:author="Kristoffer Wild" w:date="2023-04-30T13:11:00Z">
        <w:r w:rsidRPr="008400AD" w:rsidDel="00045344">
          <w:rPr>
            <w:color w:val="000000" w:themeColor="text1"/>
          </w:rPr>
          <w:delText xml:space="preserve">. </w:delText>
        </w:r>
      </w:del>
      <w:commentRangeStart w:id="1361"/>
      <w:ins w:id="1362" w:author="Daniel Noble" w:date="2023-04-22T08:32:00Z">
        <w:del w:id="1363" w:author="Kristoffer Wild" w:date="2023-04-30T13:11:00Z">
          <w:r w:rsidR="0071069C" w:rsidRPr="008400AD" w:rsidDel="00045344">
            <w:rPr>
              <w:color w:val="000000" w:themeColor="text1"/>
            </w:rPr>
            <w:delText xml:space="preserve">Interestingly, we also found little evidence that </w:delText>
          </w:r>
        </w:del>
      </w:ins>
      <w:ins w:id="1364" w:author="Daniel Noble" w:date="2023-04-22T08:33:00Z">
        <w:del w:id="1365" w:author="Kristoffer Wild" w:date="2023-04-30T13:11:00Z">
          <w:r w:rsidR="0071069C" w:rsidRPr="008400AD" w:rsidDel="00045344">
            <w:rPr>
              <w:color w:val="000000" w:themeColor="text1"/>
            </w:rPr>
            <w:delText>in early life stages metabolic rate differed between sex concordant and sex-</w:delText>
          </w:r>
        </w:del>
      </w:ins>
      <w:ins w:id="1366" w:author="Daniel Noble" w:date="2023-04-22T08:34:00Z">
        <w:del w:id="1367" w:author="Kristoffer Wild" w:date="2023-04-30T13:11:00Z">
          <w:r w:rsidR="0071069C" w:rsidRPr="008400AD" w:rsidDel="00045344">
            <w:rPr>
              <w:color w:val="000000" w:themeColor="text1"/>
            </w:rPr>
            <w:delText>reversed</w:delText>
          </w:r>
        </w:del>
      </w:ins>
      <w:ins w:id="1368" w:author="Daniel Noble" w:date="2023-04-22T08:33:00Z">
        <w:del w:id="1369" w:author="Kristoffer Wild" w:date="2023-04-30T13:11:00Z">
          <w:r w:rsidR="0071069C" w:rsidRPr="008400AD" w:rsidDel="00045344">
            <w:rPr>
              <w:color w:val="000000" w:themeColor="text1"/>
            </w:rPr>
            <w:delText xml:space="preserve"> </w:delText>
          </w:r>
          <w:r w:rsidR="0071069C" w:rsidRPr="008400AD" w:rsidDel="00045344">
            <w:rPr>
              <w:i/>
              <w:iCs/>
              <w:color w:val="000000" w:themeColor="text1"/>
              <w:rPrChange w:id="1370" w:author="Wild, Kristoffer H." w:date="2023-05-01T17:43:00Z">
                <w:rPr>
                  <w:color w:val="000000" w:themeColor="text1"/>
                </w:rPr>
              </w:rPrChange>
            </w:rPr>
            <w:delText>Pogona</w:delText>
          </w:r>
          <w:r w:rsidR="0071069C" w:rsidRPr="008400AD" w:rsidDel="00045344">
            <w:rPr>
              <w:color w:val="000000" w:themeColor="text1"/>
            </w:rPr>
            <w:delText>, ex</w:delText>
          </w:r>
        </w:del>
      </w:ins>
      <w:ins w:id="1371" w:author="Daniel Noble" w:date="2023-04-27T13:19:00Z">
        <w:del w:id="1372" w:author="Kristoffer Wild" w:date="2023-04-30T13:11:00Z">
          <w:r w:rsidR="00BE4B85" w:rsidRPr="008400AD" w:rsidDel="00045344">
            <w:rPr>
              <w:color w:val="000000" w:themeColor="text1"/>
            </w:rPr>
            <w:delText>cept</w:delText>
          </w:r>
        </w:del>
      </w:ins>
      <w:ins w:id="1373" w:author="Daniel Noble" w:date="2023-04-22T08:33:00Z">
        <w:del w:id="1374" w:author="Kristoffer Wild" w:date="2023-04-30T13:11:00Z">
          <w:r w:rsidR="0071069C" w:rsidRPr="008400AD" w:rsidDel="00045344">
            <w:rPr>
              <w:color w:val="000000" w:themeColor="text1"/>
            </w:rPr>
            <w:delText xml:space="preserve"> when comparing the largest individuals born</w:delText>
          </w:r>
        </w:del>
      </w:ins>
      <w:ins w:id="1375" w:author="Daniel Noble" w:date="2023-04-22T08:37:00Z">
        <w:del w:id="1376" w:author="Kristoffer Wild" w:date="2023-04-30T13:11:00Z">
          <w:r w:rsidR="0071069C" w:rsidRPr="008400AD" w:rsidDel="00045344">
            <w:rPr>
              <w:color w:val="000000" w:themeColor="text1"/>
            </w:rPr>
            <w:delText>.</w:delText>
          </w:r>
        </w:del>
      </w:ins>
      <w:ins w:id="1377" w:author="Daniel Noble" w:date="2023-04-22T08:36:00Z">
        <w:del w:id="1378" w:author="Kristoffer Wild" w:date="2023-04-30T13:11:00Z">
          <w:r w:rsidR="0071069C" w:rsidRPr="008400AD" w:rsidDel="00045344">
            <w:rPr>
              <w:color w:val="000000" w:themeColor="text1"/>
            </w:rPr>
            <w:delText xml:space="preserve"> </w:delText>
          </w:r>
        </w:del>
      </w:ins>
      <w:ins w:id="1379" w:author="Daniel Noble" w:date="2023-04-22T08:37:00Z">
        <w:del w:id="1380" w:author="Kristoffer Wild" w:date="2023-04-30T13:11:00Z">
          <w:r w:rsidR="0071069C" w:rsidRPr="008400AD" w:rsidDel="00045344">
            <w:rPr>
              <w:color w:val="000000" w:themeColor="text1"/>
            </w:rPr>
            <w:delText>Among the largest hatchlings</w:delText>
          </w:r>
        </w:del>
      </w:ins>
      <w:ins w:id="1381" w:author="Daniel Noble" w:date="2023-04-22T08:39:00Z">
        <w:del w:id="1382" w:author="Kristoffer Wild" w:date="2023-04-30T13:11:00Z">
          <w:r w:rsidR="0002573E" w:rsidRPr="008400AD" w:rsidDel="00045344">
            <w:rPr>
              <w:color w:val="000000" w:themeColor="text1"/>
            </w:rPr>
            <w:delText>,</w:delText>
          </w:r>
        </w:del>
      </w:ins>
      <w:ins w:id="1383" w:author="Daniel Noble" w:date="2023-04-22T08:36:00Z">
        <w:del w:id="1384" w:author="Kristoffer Wild" w:date="2023-04-30T13:11:00Z">
          <w:r w:rsidR="0071069C" w:rsidRPr="008400AD" w:rsidDel="00045344">
            <w:rPr>
              <w:color w:val="000000" w:themeColor="text1"/>
            </w:rPr>
            <w:delText xml:space="preserve"> sex reversed animals had lower metabolic rate compared to concordant sex lizards</w:delText>
          </w:r>
        </w:del>
      </w:ins>
      <w:ins w:id="1385" w:author="Daniel Noble" w:date="2023-04-22T08:34:00Z">
        <w:del w:id="1386" w:author="Kristoffer Wild" w:date="2023-04-30T13:11:00Z">
          <w:r w:rsidR="0071069C" w:rsidRPr="008400AD" w:rsidDel="00045344">
            <w:rPr>
              <w:color w:val="000000" w:themeColor="text1"/>
            </w:rPr>
            <w:delText xml:space="preserve"> </w:delText>
          </w:r>
        </w:del>
      </w:ins>
      <w:ins w:id="1387" w:author="Daniel Noble" w:date="2023-04-22T08:39:00Z">
        <w:del w:id="1388" w:author="Kristoffer Wild" w:date="2023-04-30T13:11:00Z">
          <w:r w:rsidR="0002573E" w:rsidRPr="008400AD" w:rsidDel="00045344">
            <w:rPr>
              <w:color w:val="000000" w:themeColor="text1"/>
            </w:rPr>
            <w:delText xml:space="preserve">of comparable size </w:delText>
          </w:r>
        </w:del>
      </w:ins>
      <w:ins w:id="1389" w:author="Daniel Noble" w:date="2023-04-22T08:34:00Z">
        <w:del w:id="1390" w:author="Kristoffer Wild" w:date="2023-04-30T13:11:00Z">
          <w:r w:rsidR="0071069C" w:rsidRPr="008400AD" w:rsidDel="00045344">
            <w:rPr>
              <w:color w:val="000000" w:themeColor="text1"/>
            </w:rPr>
            <w:delText>(Figure 2D)</w:delText>
          </w:r>
        </w:del>
      </w:ins>
      <w:ins w:id="1391" w:author="Daniel Noble" w:date="2023-04-22T08:33:00Z">
        <w:del w:id="1392" w:author="Kristoffer Wild" w:date="2023-04-30T13:11:00Z">
          <w:r w:rsidR="0071069C" w:rsidRPr="008400AD" w:rsidDel="00045344">
            <w:rPr>
              <w:color w:val="000000" w:themeColor="text1"/>
            </w:rPr>
            <w:delText>.</w:delText>
          </w:r>
        </w:del>
      </w:ins>
      <w:ins w:id="1393" w:author="Daniel Noble" w:date="2023-04-22T08:34:00Z">
        <w:del w:id="1394" w:author="Kristoffer Wild" w:date="2023-04-30T13:11:00Z">
          <w:r w:rsidR="0071069C" w:rsidRPr="008400AD" w:rsidDel="00045344">
            <w:rPr>
              <w:color w:val="000000" w:themeColor="text1"/>
            </w:rPr>
            <w:delText xml:space="preserve"> Given that mortality and selection on body size is </w:delText>
          </w:r>
        </w:del>
      </w:ins>
      <w:ins w:id="1395" w:author="Daniel Noble" w:date="2023-04-22T08:35:00Z">
        <w:del w:id="1396" w:author="Kristoffer Wild" w:date="2023-04-30T13:11:00Z">
          <w:r w:rsidR="0071069C" w:rsidRPr="008400AD" w:rsidDel="00045344">
            <w:rPr>
              <w:color w:val="000000" w:themeColor="text1"/>
            </w:rPr>
            <w:delText xml:space="preserve">often </w:delText>
          </w:r>
        </w:del>
      </w:ins>
      <w:ins w:id="1397" w:author="Daniel Noble" w:date="2023-04-22T08:34:00Z">
        <w:del w:id="1398" w:author="Kristoffer Wild" w:date="2023-04-30T13:11:00Z">
          <w:r w:rsidR="0071069C" w:rsidRPr="008400AD" w:rsidDel="00045344">
            <w:rPr>
              <w:color w:val="000000" w:themeColor="text1"/>
            </w:rPr>
            <w:delText xml:space="preserve">strongest </w:delText>
          </w:r>
        </w:del>
      </w:ins>
      <w:ins w:id="1399" w:author="Daniel Noble" w:date="2023-04-22T08:35:00Z">
        <w:del w:id="1400" w:author="Kristoffer Wild" w:date="2023-04-30T13:11:00Z">
          <w:r w:rsidR="0071069C" w:rsidRPr="008400AD" w:rsidDel="00045344">
            <w:rPr>
              <w:color w:val="000000" w:themeColor="text1"/>
            </w:rPr>
            <w:delText>early in life for many reptiles (</w:delText>
          </w:r>
        </w:del>
      </w:ins>
      <w:ins w:id="1401" w:author="Kris.Wild" w:date="2023-04-22T08:56:00Z">
        <w:del w:id="1402" w:author="Kristoffer Wild" w:date="2023-04-30T13:11:00Z">
          <w:r w:rsidR="002E0FA4" w:rsidRPr="008400AD" w:rsidDel="00045344">
            <w:delText>Sinervo et al.,1992; Warner &amp; Andrews, 2002</w:delText>
          </w:r>
        </w:del>
      </w:ins>
      <w:ins w:id="1403" w:author="Daniel Noble" w:date="2023-04-22T08:35:00Z">
        <w:del w:id="1404" w:author="Kristoffer Wild" w:date="2023-04-30T13:11:00Z">
          <w:r w:rsidR="0071069C" w:rsidRPr="008400AD" w:rsidDel="00045344">
            <w:rPr>
              <w:color w:val="000000" w:themeColor="text1"/>
            </w:rPr>
            <w:delText>CITE, CITE)</w:delText>
          </w:r>
        </w:del>
      </w:ins>
      <w:ins w:id="1405" w:author="Kris.Wild" w:date="2023-04-22T09:05:00Z">
        <w:del w:id="1406" w:author="Kristoffer Wild" w:date="2023-04-30T13:11:00Z">
          <w:r w:rsidR="0063411B" w:rsidRPr="008400AD" w:rsidDel="00045344">
            <w:rPr>
              <w:color w:val="000000" w:themeColor="text1"/>
            </w:rPr>
            <w:delText>,</w:delText>
          </w:r>
        </w:del>
      </w:ins>
      <w:ins w:id="1407" w:author="Daniel Noble" w:date="2023-04-22T08:35:00Z">
        <w:del w:id="1408" w:author="Kristoffer Wild" w:date="2023-04-30T13:11:00Z">
          <w:r w:rsidR="0071069C" w:rsidRPr="008400AD" w:rsidDel="00045344">
            <w:rPr>
              <w:color w:val="000000" w:themeColor="text1"/>
            </w:rPr>
            <w:delText xml:space="preserve"> energetic </w:delText>
          </w:r>
        </w:del>
      </w:ins>
      <w:ins w:id="1409" w:author="Daniel Noble" w:date="2023-04-22T08:36:00Z">
        <w:del w:id="1410" w:author="Kristoffer Wild" w:date="2023-04-30T13:11:00Z">
          <w:r w:rsidR="0071069C" w:rsidRPr="008400AD" w:rsidDel="00045344">
            <w:rPr>
              <w:color w:val="000000" w:themeColor="text1"/>
            </w:rPr>
            <w:delText xml:space="preserve">differences could </w:delText>
          </w:r>
        </w:del>
      </w:ins>
      <w:ins w:id="1411" w:author="Daniel Noble" w:date="2023-04-22T08:37:00Z">
        <w:del w:id="1412" w:author="Kristoffer Wild" w:date="2023-04-30T13:11:00Z">
          <w:r w:rsidR="0071069C" w:rsidRPr="008400AD" w:rsidDel="00045344">
            <w:rPr>
              <w:color w:val="000000" w:themeColor="text1"/>
            </w:rPr>
            <w:delText xml:space="preserve">help to explain the </w:delText>
          </w:r>
        </w:del>
      </w:ins>
      <w:ins w:id="1413" w:author="Daniel Noble" w:date="2023-04-22T08:38:00Z">
        <w:del w:id="1414" w:author="Kristoffer Wild" w:date="2023-04-30T13:11:00Z">
          <w:r w:rsidR="0002573E" w:rsidRPr="008400AD" w:rsidDel="00045344">
            <w:rPr>
              <w:color w:val="000000" w:themeColor="text1"/>
            </w:rPr>
            <w:delText xml:space="preserve">changes in the frequency of sex-reversal in </w:delText>
          </w:r>
          <w:r w:rsidR="0002573E" w:rsidRPr="008400AD" w:rsidDel="00045344">
            <w:rPr>
              <w:i/>
              <w:iCs/>
              <w:color w:val="000000" w:themeColor="text1"/>
              <w:rPrChange w:id="1415" w:author="Wild, Kristoffer H." w:date="2023-05-01T17:43:00Z">
                <w:rPr>
                  <w:color w:val="000000" w:themeColor="text1"/>
                </w:rPr>
              </w:rPrChange>
            </w:rPr>
            <w:delText>Pogona</w:delText>
          </w:r>
          <w:r w:rsidR="0002573E" w:rsidRPr="008400AD" w:rsidDel="00045344">
            <w:rPr>
              <w:color w:val="000000" w:themeColor="text1"/>
            </w:rPr>
            <w:delText xml:space="preserve">. </w:delText>
          </w:r>
        </w:del>
      </w:ins>
      <w:ins w:id="1416" w:author="Daniel Noble" w:date="2023-04-22T08:45:00Z">
        <w:del w:id="1417" w:author="Kristoffer Wild" w:date="2023-04-30T13:11:00Z">
          <w:r w:rsidR="00642B9E" w:rsidRPr="008400AD" w:rsidDel="00045344">
            <w:rPr>
              <w:color w:val="000000" w:themeColor="text1"/>
            </w:rPr>
            <w:delText>The higher survival of larger hatchlings</w:delText>
          </w:r>
        </w:del>
      </w:ins>
      <w:ins w:id="1418" w:author="Daniel Noble" w:date="2023-04-22T08:46:00Z">
        <w:del w:id="1419" w:author="Kristoffer Wild" w:date="2023-04-30T13:11:00Z">
          <w:r w:rsidR="00642B9E" w:rsidRPr="008400AD" w:rsidDel="00045344">
            <w:rPr>
              <w:color w:val="000000" w:themeColor="text1"/>
            </w:rPr>
            <w:delText>,</w:delText>
          </w:r>
        </w:del>
      </w:ins>
      <w:ins w:id="1420" w:author="Daniel Noble" w:date="2023-04-22T08:45:00Z">
        <w:del w:id="1421" w:author="Kristoffer Wild" w:date="2023-04-30T13:11:00Z">
          <w:r w:rsidR="00642B9E" w:rsidRPr="008400AD" w:rsidDel="00045344">
            <w:rPr>
              <w:color w:val="000000" w:themeColor="text1"/>
            </w:rPr>
            <w:delText xml:space="preserve"> combined with l</w:delText>
          </w:r>
        </w:del>
      </w:ins>
      <w:ins w:id="1422" w:author="Daniel Noble" w:date="2023-04-22T08:38:00Z">
        <w:del w:id="1423" w:author="Kristoffer Wild" w:date="2023-04-30T13:11:00Z">
          <w:r w:rsidR="0002573E" w:rsidRPr="008400AD" w:rsidDel="00045344">
            <w:rPr>
              <w:color w:val="000000" w:themeColor="text1"/>
            </w:rPr>
            <w:delText>ower meta</w:delText>
          </w:r>
        </w:del>
      </w:ins>
      <w:ins w:id="1424" w:author="Daniel Noble" w:date="2023-04-22T08:40:00Z">
        <w:del w:id="1425" w:author="Kristoffer Wild" w:date="2023-04-30T13:11:00Z">
          <w:r w:rsidR="0002573E" w:rsidRPr="008400AD" w:rsidDel="00045344">
            <w:rPr>
              <w:color w:val="000000" w:themeColor="text1"/>
            </w:rPr>
            <w:delText>bolism of sex-reversed females</w:delText>
          </w:r>
        </w:del>
      </w:ins>
      <w:ins w:id="1426" w:author="Daniel Noble" w:date="2023-04-22T08:46:00Z">
        <w:del w:id="1427" w:author="Kristoffer Wild" w:date="2023-04-30T13:11:00Z">
          <w:r w:rsidR="00642B9E" w:rsidRPr="008400AD" w:rsidDel="00045344">
            <w:rPr>
              <w:color w:val="000000" w:themeColor="text1"/>
            </w:rPr>
            <w:delText>,</w:delText>
          </w:r>
        </w:del>
      </w:ins>
      <w:ins w:id="1428" w:author="Daniel Noble" w:date="2023-04-22T08:40:00Z">
        <w:del w:id="1429" w:author="Kristoffer Wild" w:date="2023-04-30T13:11:00Z">
          <w:r w:rsidR="0002573E" w:rsidRPr="008400AD" w:rsidDel="00045344">
            <w:rPr>
              <w:color w:val="000000" w:themeColor="text1"/>
            </w:rPr>
            <w:delText xml:space="preserve"> may impact </w:delText>
          </w:r>
        </w:del>
      </w:ins>
      <w:ins w:id="1430" w:author="Daniel Noble" w:date="2023-04-22T08:46:00Z">
        <w:del w:id="1431" w:author="Kristoffer Wild" w:date="2023-04-30T13:11:00Z">
          <w:r w:rsidR="00642B9E" w:rsidRPr="008400AD" w:rsidDel="00045344">
            <w:rPr>
              <w:color w:val="000000" w:themeColor="text1"/>
            </w:rPr>
            <w:delText xml:space="preserve">differences in </w:delText>
          </w:r>
        </w:del>
      </w:ins>
      <w:ins w:id="1432" w:author="Daniel Noble" w:date="2023-04-22T08:40:00Z">
        <w:del w:id="1433" w:author="Kristoffer Wild" w:date="2023-04-30T13:11:00Z">
          <w:r w:rsidR="0002573E" w:rsidRPr="008400AD" w:rsidDel="00045344">
            <w:rPr>
              <w:color w:val="000000" w:themeColor="text1"/>
            </w:rPr>
            <w:delText xml:space="preserve">energy allocation to reproduction or survival </w:delText>
          </w:r>
        </w:del>
      </w:ins>
      <w:ins w:id="1434" w:author="Daniel Noble" w:date="2023-04-22T08:46:00Z">
        <w:del w:id="1435" w:author="Kristoffer Wild" w:date="2023-04-30T13:11:00Z">
          <w:r w:rsidR="00642B9E" w:rsidRPr="008400AD" w:rsidDel="00045344">
            <w:rPr>
              <w:color w:val="000000" w:themeColor="text1"/>
            </w:rPr>
            <w:delText xml:space="preserve">of these individuals </w:delText>
          </w:r>
        </w:del>
      </w:ins>
      <w:ins w:id="1436" w:author="Daniel Noble" w:date="2023-04-22T08:40:00Z">
        <w:del w:id="1437" w:author="Kristoffer Wild" w:date="2023-04-30T13:11:00Z">
          <w:r w:rsidR="0002573E" w:rsidRPr="008400AD" w:rsidDel="00045344">
            <w:rPr>
              <w:color w:val="000000" w:themeColor="text1"/>
            </w:rPr>
            <w:delText>in the wil</w:delText>
          </w:r>
        </w:del>
      </w:ins>
      <w:ins w:id="1438" w:author="Daniel Noble" w:date="2023-04-22T08:41:00Z">
        <w:del w:id="1439" w:author="Kristoffer Wild" w:date="2023-04-30T13:11:00Z">
          <w:r w:rsidR="0002573E" w:rsidRPr="008400AD" w:rsidDel="00045344">
            <w:rPr>
              <w:color w:val="000000" w:themeColor="text1"/>
            </w:rPr>
            <w:delText>d</w:delText>
          </w:r>
        </w:del>
      </w:ins>
      <w:ins w:id="1440" w:author="Daniel Noble" w:date="2023-04-22T08:43:00Z">
        <w:del w:id="1441" w:author="Kristoffer Wild" w:date="2023-04-30T13:11:00Z">
          <w:r w:rsidR="0002573E" w:rsidRPr="008400AD" w:rsidDel="00045344">
            <w:rPr>
              <w:color w:val="000000" w:themeColor="text1"/>
            </w:rPr>
            <w:delText>. Such differences may be magnified by the</w:delText>
          </w:r>
        </w:del>
      </w:ins>
      <w:ins w:id="1442" w:author="Daniel Noble" w:date="2023-04-22T08:42:00Z">
        <w:del w:id="1443" w:author="Kristoffer Wild" w:date="2023-04-30T13:11:00Z">
          <w:r w:rsidR="0002573E" w:rsidRPr="008400AD" w:rsidDel="00045344">
            <w:rPr>
              <w:i/>
              <w:iCs/>
              <w:color w:val="000000" w:themeColor="text1"/>
            </w:rPr>
            <w:delText xml:space="preserve"> </w:delText>
          </w:r>
          <w:r w:rsidR="0002573E" w:rsidRPr="008400AD" w:rsidDel="00045344">
            <w:rPr>
              <w:color w:val="000000" w:themeColor="text1"/>
            </w:rPr>
            <w:delText xml:space="preserve">unpredictable resource pulses (high rainfall events/high productivity vs. drought/low productivity) in arid or semi-arid environments </w:delText>
          </w:r>
        </w:del>
      </w:ins>
      <w:ins w:id="1444" w:author="Daniel Noble" w:date="2023-04-22T08:47:00Z">
        <w:del w:id="1445" w:author="Kristoffer Wild" w:date="2023-04-30T13:11:00Z">
          <w:r w:rsidR="00642B9E" w:rsidRPr="008400AD" w:rsidDel="00045344">
            <w:rPr>
              <w:color w:val="000000" w:themeColor="text1"/>
            </w:rPr>
            <w:delText xml:space="preserve">that are known to </w:delText>
          </w:r>
        </w:del>
      </w:ins>
      <w:ins w:id="1446" w:author="Daniel Noble" w:date="2023-04-22T08:42:00Z">
        <w:del w:id="1447" w:author="Kristoffer Wild" w:date="2023-04-30T13:11:00Z">
          <w:r w:rsidR="0002573E" w:rsidRPr="008400AD" w:rsidDel="00045344">
            <w:rPr>
              <w:color w:val="000000" w:themeColor="text1"/>
            </w:rPr>
            <w:delText xml:space="preserve">shape many demographic processes for other species </w:delText>
          </w:r>
        </w:del>
      </w:ins>
      <w:customXmlInsRangeStart w:id="1448" w:author="Daniel Noble" w:date="2023-04-22T08:42:00Z"/>
      <w:customXmlDelRangeStart w:id="1449" w:author="Kristoffer Wild" w:date="2023-04-30T13:11:00Z"/>
      <w:sdt>
        <w:sdtPr>
          <w:rPr>
            <w:color w:val="000000"/>
          </w:rPr>
          <w:tag w:val="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1448"/>
          <w:customXmlDelRangeEnd w:id="1449"/>
          <w:ins w:id="1450" w:author="Daniel Noble" w:date="2023-04-22T08:42:00Z">
            <w:del w:id="1451" w:author="Wild, Kristoffer H." w:date="2023-04-30T16:46:00Z">
              <w:r w:rsidR="0002573E" w:rsidRPr="008400AD" w:rsidDel="001437AD">
                <w:rPr>
                  <w:color w:val="000000"/>
                  <w:rPrChange w:id="1452" w:author="Wild, Kristoffer H." w:date="2023-05-01T17:43:00Z">
                    <w:rPr/>
                  </w:rPrChange>
                </w:rPr>
                <w:delText xml:space="preserve">(Kwok et al., 2016; Letnic &amp; Dickman, 2010; </w:delText>
              </w:r>
            </w:del>
          </w:ins>
          <w:ins w:id="1453" w:author="Kris.Wild" w:date="2023-04-22T09:04:00Z">
            <w:del w:id="1454" w:author="Wild, Kristoffer H." w:date="2023-04-30T16:46:00Z">
              <w:r w:rsidR="008B5799" w:rsidRPr="008400AD" w:rsidDel="001437AD">
                <w:rPr>
                  <w:color w:val="000000"/>
                  <w:rPrChange w:id="1455" w:author="Wild, Kristoffer H." w:date="2023-05-01T17:43:00Z">
                    <w:rPr/>
                  </w:rPrChange>
                </w:rPr>
                <w:delText>Kearney &amp; Porter, 2004; Congdon, 1989</w:delText>
              </w:r>
            </w:del>
          </w:ins>
          <w:ins w:id="1456" w:author="Daniel Noble" w:date="2023-04-22T08:42:00Z">
            <w:del w:id="1457" w:author="Wild, Kristoffer H." w:date="2023-04-30T16:46:00Z">
              <w:r w:rsidR="0002573E" w:rsidRPr="008400AD" w:rsidDel="001437AD">
                <w:rPr>
                  <w:color w:val="000000"/>
                  <w:rPrChange w:id="1458" w:author="Wild, Kristoffer H." w:date="2023-05-01T17:43:00Z">
                    <w:rPr/>
                  </w:rPrChange>
                </w:rPr>
                <w:delText>Noy-Meir, 1973)</w:delText>
              </w:r>
            </w:del>
          </w:ins>
          <w:ins w:id="1459" w:author="Daniel Noble" w:date="2023-04-22T08:47:00Z">
            <w:del w:id="1460" w:author="Wild, Kristoffer H." w:date="2023-04-30T16:46:00Z">
              <w:r w:rsidR="00642B9E" w:rsidRPr="008400AD" w:rsidDel="001437AD">
                <w:rPr>
                  <w:color w:val="000000"/>
                  <w:rPrChange w:id="1461" w:author="Wild, Kristoffer H." w:date="2023-05-01T17:43:00Z">
                    <w:rPr>
                      <w:color w:val="000000"/>
                      <w:vertAlign w:val="superscript"/>
                    </w:rPr>
                  </w:rPrChange>
                </w:rPr>
                <w:delText xml:space="preserve"> </w:delText>
              </w:r>
            </w:del>
          </w:ins>
          <w:customXmlInsRangeStart w:id="1462" w:author="Daniel Noble" w:date="2023-04-22T08:47:00Z"/>
          <w:customXmlDelRangeStart w:id="1463" w:author="Wild, Kristoffer H." w:date="2023-04-30T16:46:00Z"/>
          <w:sdt>
            <w:sdtPr>
              <w:rPr>
                <w:color w:val="000000"/>
              </w:rPr>
              <w:tag w:val="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1462"/>
              <w:customXmlDelRangeEnd w:id="1463"/>
              <w:ins w:id="1464" w:author="Daniel Noble" w:date="2023-04-22T08:47:00Z">
                <w:del w:id="1465" w:author="Wild, Kristoffer H." w:date="2023-04-30T16:46:00Z">
                  <w:r w:rsidR="00642B9E" w:rsidRPr="008400AD" w:rsidDel="001437AD">
                    <w:rPr>
                      <w:color w:val="000000"/>
                      <w:rPrChange w:id="1466" w:author="Wild, Kristoffer H." w:date="2023-05-01T17:43:00Z">
                        <w:rPr/>
                      </w:rPrChange>
                    </w:rPr>
                    <w:delText>(Bradshaw, 1997; Congdon, 1989; Kearney &amp; Porter, 2004)</w:delText>
                  </w:r>
                </w:del>
              </w:ins>
              <w:customXmlInsRangeStart w:id="1467" w:author="Daniel Noble" w:date="2023-04-22T08:47:00Z"/>
              <w:customXmlDelRangeStart w:id="1468" w:author="Wild, Kristoffer H." w:date="2023-04-30T16:46:00Z"/>
            </w:sdtContent>
          </w:sdt>
          <w:customXmlInsRangeEnd w:id="1467"/>
          <w:customXmlDelRangeEnd w:id="1468"/>
          <w:customXmlInsRangeStart w:id="1469" w:author="Daniel Noble" w:date="2023-04-22T08:42:00Z"/>
          <w:customXmlDelRangeStart w:id="1470" w:author="Kristoffer Wild" w:date="2023-04-30T13:11:00Z"/>
        </w:sdtContent>
      </w:sdt>
      <w:customXmlInsRangeEnd w:id="1469"/>
      <w:customXmlDelRangeEnd w:id="1470"/>
      <w:commentRangeEnd w:id="1361"/>
      <w:ins w:id="1471" w:author="Daniel Noble" w:date="2023-04-27T13:20:00Z">
        <w:del w:id="1472" w:author="Kristoffer Wild" w:date="2023-04-30T13:11:00Z">
          <w:r w:rsidR="00BE4B85" w:rsidRPr="008400AD" w:rsidDel="00045344">
            <w:rPr>
              <w:rStyle w:val="CommentReference"/>
              <w:sz w:val="24"/>
              <w:szCs w:val="24"/>
              <w:rPrChange w:id="1473" w:author="Wild, Kristoffer H." w:date="2023-05-01T17:43:00Z">
                <w:rPr>
                  <w:rStyle w:val="CommentReference"/>
                </w:rPr>
              </w:rPrChange>
            </w:rPr>
            <w:commentReference w:id="1361"/>
          </w:r>
        </w:del>
      </w:ins>
      <w:ins w:id="1474" w:author="Daniel Noble" w:date="2023-04-22T08:42:00Z">
        <w:del w:id="1475" w:author="Kristoffer Wild" w:date="2023-04-30T13:11:00Z">
          <w:r w:rsidR="0002573E" w:rsidRPr="008400AD" w:rsidDel="00045344">
            <w:rPr>
              <w:color w:val="000000" w:themeColor="text1"/>
            </w:rPr>
            <w:delText>.</w:delText>
          </w:r>
          <w:r w:rsidR="0002573E" w:rsidRPr="008400AD" w:rsidDel="00045344">
            <w:delText xml:space="preserve"> </w:delText>
          </w:r>
          <w:r w:rsidR="0002573E" w:rsidRPr="008400AD" w:rsidDel="00045344">
            <w:rPr>
              <w:color w:val="000000" w:themeColor="text1"/>
            </w:rPr>
            <w:delText>Locations that experience stochastic fluctuations in resource availability may allow female</w:delText>
          </w:r>
          <w:r w:rsidR="0002573E" w:rsidRPr="008400AD" w:rsidDel="00045344">
            <w:rPr>
              <w:color w:val="000000" w:themeColor="text1"/>
              <w:vertAlign w:val="subscript"/>
            </w:rPr>
            <w:delText xml:space="preserve">SR </w:delText>
          </w:r>
          <w:r w:rsidR="0002573E" w:rsidRPr="008400AD" w:rsidDel="00045344">
            <w:rPr>
              <w:color w:val="000000" w:themeColor="text1"/>
            </w:rPr>
            <w:delText xml:space="preserve">ZZ to persist in low frequencies </w:delText>
          </w:r>
        </w:del>
      </w:ins>
      <w:customXmlInsRangeStart w:id="1476" w:author="Daniel Noble" w:date="2023-04-22T08:42:00Z"/>
      <w:customXmlDelRangeStart w:id="1477" w:author="Kristoffer Wild" w:date="2023-04-30T13:11:00Z"/>
      <w:sdt>
        <w:sdtPr>
          <w:rPr>
            <w:color w:val="000000"/>
          </w:rPr>
          <w:tag w:val="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1476"/>
          <w:customXmlDelRangeEnd w:id="1477"/>
          <w:ins w:id="1478" w:author="Daniel Noble" w:date="2023-04-22T08:42:00Z">
            <w:del w:id="1479" w:author="Wild, Kristoffer H." w:date="2023-04-30T16:46:00Z">
              <w:r w:rsidR="0002573E" w:rsidRPr="008400AD" w:rsidDel="001437AD">
                <w:rPr>
                  <w:color w:val="000000"/>
                  <w:rPrChange w:id="1480" w:author="Wild, Kristoffer H." w:date="2023-05-01T17:43:00Z">
                    <w:rPr/>
                  </w:rPrChange>
                </w:rPr>
                <w:delText>(Burton et al., 2011; Ricklefs &amp; Wikelski, 2002)</w:delText>
              </w:r>
            </w:del>
          </w:ins>
          <w:customXmlInsRangeStart w:id="1481" w:author="Daniel Noble" w:date="2023-04-22T08:42:00Z"/>
          <w:customXmlDelRangeStart w:id="1482" w:author="Kristoffer Wild" w:date="2023-04-30T13:11:00Z"/>
        </w:sdtContent>
      </w:sdt>
      <w:customXmlInsRangeEnd w:id="1481"/>
      <w:customXmlDelRangeEnd w:id="1482"/>
      <w:ins w:id="1483" w:author="Daniel Noble" w:date="2023-04-22T08:42:00Z">
        <w:del w:id="1484" w:author="Kristoffer Wild" w:date="2023-04-30T13:11:00Z">
          <w:r w:rsidR="0002573E" w:rsidRPr="008400AD" w:rsidDel="00045344">
            <w:rPr>
              <w:color w:val="000000" w:themeColor="text1"/>
            </w:rPr>
            <w:delText xml:space="preserve">. </w:delText>
          </w:r>
        </w:del>
      </w:ins>
      <w:del w:id="1485" w:author="Kristoffer Wild" w:date="2023-04-30T13:11:00Z">
        <w:r w:rsidRPr="008400AD" w:rsidDel="00045344">
          <w:rPr>
            <w:color w:val="000000" w:themeColor="text1"/>
          </w:rPr>
          <w:delText xml:space="preserve">Resource availability is a limiting factor for many adult lizards in arid and semi-arid environments </w:delText>
        </w:r>
      </w:del>
      <w:customXmlDelRangeStart w:id="1486" w:author="Kristoffer Wild" w:date="2023-04-30T13:11:00Z"/>
      <w:sdt>
        <w:sdtPr>
          <w:rPr>
            <w:color w:val="000000"/>
          </w:rPr>
          <w:tag w:val="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1486"/>
          <w:del w:id="1487" w:author="Wild, Kristoffer H." w:date="2023-04-30T16:46:00Z">
            <w:r w:rsidR="00EB4892" w:rsidRPr="008400AD" w:rsidDel="001437AD">
              <w:rPr>
                <w:color w:val="000000"/>
                <w:rPrChange w:id="1488" w:author="Wild, Kristoffer H." w:date="2023-05-01T17:43:00Z">
                  <w:rPr/>
                </w:rPrChange>
              </w:rPr>
              <w:delText>(Bradshaw, 1997; Congdon, 1989; Kearney &amp; Porter, 2004)</w:delText>
            </w:r>
          </w:del>
          <w:customXmlDelRangeStart w:id="1489" w:author="Kristoffer Wild" w:date="2023-04-30T13:11:00Z"/>
        </w:sdtContent>
      </w:sdt>
      <w:customXmlDelRangeEnd w:id="1489"/>
      <w:del w:id="1490" w:author="Kristoffer Wild" w:date="2023-04-30T13:11:00Z">
        <w:r w:rsidRPr="008400AD" w:rsidDel="00045344">
          <w:rPr>
            <w:color w:val="000000" w:themeColor="text1"/>
            <w:vertAlign w:val="superscript"/>
          </w:rPr>
          <w:delText xml:space="preserve"> </w:delText>
        </w:r>
        <w:r w:rsidRPr="008400AD" w:rsidDel="00045344">
          <w:rPr>
            <w:color w:val="000000" w:themeColor="text1"/>
          </w:rPr>
          <w:delText xml:space="preserve">occupied by </w:delText>
        </w:r>
        <w:r w:rsidRPr="008400AD" w:rsidDel="00045344">
          <w:rPr>
            <w:i/>
            <w:iCs/>
            <w:color w:val="000000" w:themeColor="text1"/>
          </w:rPr>
          <w:delText>P. vitticeps</w:delText>
        </w:r>
        <w:r w:rsidRPr="008400AD" w:rsidDel="00045344">
          <w:rPr>
            <w:color w:val="000000" w:themeColor="text1"/>
          </w:rPr>
          <w:delText xml:space="preserve"> </w:delText>
        </w:r>
      </w:del>
      <w:customXmlDelRangeStart w:id="1491" w:author="Kristoffer Wild" w:date="2023-04-30T13:11:00Z"/>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
          <w:id w:val="1541627402"/>
          <w:placeholder>
            <w:docPart w:val="9B459C93B67A0E43871DE1EABFC92EEF"/>
          </w:placeholder>
        </w:sdtPr>
        <w:sdtContent>
          <w:customXmlDelRangeEnd w:id="1491"/>
          <w:del w:id="1492" w:author="Wild, Kristoffer H." w:date="2023-04-30T16:46:00Z">
            <w:r w:rsidR="00EB4892" w:rsidRPr="008400AD" w:rsidDel="001437AD">
              <w:rPr>
                <w:color w:val="000000"/>
              </w:rPr>
              <w:delText>(Greer, 1989)</w:delText>
            </w:r>
          </w:del>
          <w:customXmlDelRangeStart w:id="1493" w:author="Kristoffer Wild" w:date="2023-04-30T13:11:00Z"/>
        </w:sdtContent>
      </w:sdt>
      <w:customXmlDelRangeEnd w:id="1493"/>
      <w:del w:id="1494" w:author="Kristoffer Wild" w:date="2023-04-30T13:11:00Z">
        <w:r w:rsidRPr="008400AD" w:rsidDel="00045344">
          <w:rPr>
            <w:color w:val="000000" w:themeColor="text1"/>
          </w:rPr>
          <w:delText>. Resource</w:delText>
        </w:r>
        <w:r w:rsidRPr="008400AD" w:rsidDel="00045344">
          <w:rPr>
            <w:color w:val="000000" w:themeColor="text1"/>
            <w:lang w:val="en-GB"/>
          </w:rPr>
          <w:delText xml:space="preserve"> competition in </w:delText>
        </w:r>
      </w:del>
      <w:ins w:id="1495" w:author="Kris.Wild" w:date="2023-04-11T15:34:00Z">
        <w:del w:id="1496" w:author="Kristoffer Wild" w:date="2023-04-30T13:11:00Z">
          <w:r w:rsidR="00AD6792" w:rsidRPr="008400AD" w:rsidDel="00045344">
            <w:rPr>
              <w:color w:val="000000" w:themeColor="text1"/>
              <w:lang w:val="en-GB"/>
            </w:rPr>
            <w:delText>fluctuating</w:delText>
          </w:r>
        </w:del>
      </w:ins>
      <w:del w:id="1497" w:author="Kristoffer Wild" w:date="2023-04-30T13:11:00Z">
        <w:r w:rsidRPr="008400AD" w:rsidDel="00045344">
          <w:rPr>
            <w:color w:val="000000" w:themeColor="text1"/>
            <w:lang w:val="en-GB"/>
          </w:rPr>
          <w:delText xml:space="preserve">these systems </w:delText>
        </w:r>
      </w:del>
      <w:ins w:id="1498" w:author="Kris.Wild" w:date="2023-04-11T15:35:00Z">
        <w:del w:id="1499" w:author="Kristoffer Wild" w:date="2023-04-30T13:11:00Z">
          <w:r w:rsidR="00AD6792" w:rsidRPr="008400AD" w:rsidDel="00045344">
            <w:rPr>
              <w:color w:val="000000" w:themeColor="text1"/>
              <w:lang w:val="en-GB"/>
            </w:rPr>
            <w:delText xml:space="preserve"> systems </w:delText>
          </w:r>
        </w:del>
      </w:ins>
      <w:del w:id="1500" w:author="Kristoffer Wild" w:date="2023-04-30T13:11:00Z">
        <w:r w:rsidRPr="008400AD" w:rsidDel="00045344">
          <w:rPr>
            <w:color w:val="000000" w:themeColor="text1"/>
            <w:lang w:val="en-GB"/>
          </w:rPr>
          <w:delText>has</w:delText>
        </w:r>
      </w:del>
      <w:ins w:id="1501" w:author="Kris.Wild" w:date="2023-04-11T15:36:00Z">
        <w:del w:id="1502" w:author="Kristoffer Wild" w:date="2023-04-30T13:11:00Z">
          <w:r w:rsidR="00AD6792" w:rsidRPr="008400AD" w:rsidDel="00045344">
            <w:rPr>
              <w:color w:val="000000" w:themeColor="text1"/>
              <w:lang w:val="en-GB"/>
            </w:rPr>
            <w:delText>have</w:delText>
          </w:r>
        </w:del>
      </w:ins>
      <w:del w:id="1503" w:author="Kristoffer Wild" w:date="2023-04-30T13:11:00Z">
        <w:r w:rsidRPr="008400AD" w:rsidDel="00045344">
          <w:rPr>
            <w:color w:val="000000" w:themeColor="text1"/>
            <w:lang w:val="en-GB"/>
          </w:rPr>
          <w:delText xml:space="preserve"> been shown to drive selection towards lower metabolic rates when resources are </w:delText>
        </w:r>
        <w:r w:rsidR="00241136" w:rsidRPr="008400AD" w:rsidDel="00045344">
          <w:rPr>
            <w:color w:val="000000" w:themeColor="text1"/>
            <w:lang w:val="en-GB"/>
          </w:rPr>
          <w:delText>scarce</w:delText>
        </w:r>
        <w:r w:rsidRPr="008400AD" w:rsidDel="00045344">
          <w:rPr>
            <w:color w:val="000000" w:themeColor="text1"/>
            <w:lang w:val="en-GB"/>
          </w:rPr>
          <w:delText xml:space="preserve"> and vice versa when resources are high</w:delText>
        </w:r>
        <w:r w:rsidRPr="008400AD" w:rsidDel="00045344">
          <w:rPr>
            <w:color w:val="000000" w:themeColor="text1"/>
            <w:vertAlign w:val="superscript"/>
            <w:lang w:val="en-GB"/>
          </w:rPr>
          <w:delText xml:space="preserve"> </w:delText>
        </w:r>
      </w:del>
      <w:customXmlDelRangeStart w:id="1504" w:author="Kristoffer Wild" w:date="2023-04-30T13:11:00Z"/>
      <w:sdt>
        <w:sdtPr>
          <w:rPr>
            <w:color w:val="000000"/>
            <w:lang w:val="en-GB"/>
          </w:rPr>
          <w:tag w:val="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1504"/>
          <w:del w:id="1505" w:author="Wild, Kristoffer H." w:date="2023-04-30T16:46:00Z">
            <w:r w:rsidR="00EB4892" w:rsidRPr="008400AD" w:rsidDel="001437AD">
              <w:rPr>
                <w:color w:val="000000"/>
                <w:rPrChange w:id="1506" w:author="Wild, Kristoffer H." w:date="2023-05-01T17:43:00Z">
                  <w:rPr/>
                </w:rPrChange>
              </w:rPr>
              <w:delText>(Arnqvist et al., 2022; Mueller &amp; Diamond, 2001)</w:delText>
            </w:r>
          </w:del>
          <w:customXmlDelRangeStart w:id="1507" w:author="Kristoffer Wild" w:date="2023-04-30T13:11:00Z"/>
        </w:sdtContent>
      </w:sdt>
      <w:customXmlDelRangeEnd w:id="1507"/>
      <w:ins w:id="1508" w:author="Kris.Wild" w:date="2023-04-11T15:36:00Z">
        <w:del w:id="1509" w:author="Kristoffer Wild" w:date="2023-04-30T13:11:00Z">
          <w:r w:rsidR="00AD6792" w:rsidRPr="008400AD" w:rsidDel="00045344">
            <w:rPr>
              <w:color w:val="000000" w:themeColor="text1"/>
              <w:lang w:val="en-GB"/>
            </w:rPr>
            <w:delText>.</w:delText>
          </w:r>
        </w:del>
      </w:ins>
      <w:del w:id="1510" w:author="Kristoffer Wild" w:date="2023-04-30T13:11:00Z">
        <w:r w:rsidRPr="008400AD" w:rsidDel="00045344">
          <w:rPr>
            <w:color w:val="000000" w:themeColor="text1"/>
            <w:lang w:val="en-GB"/>
          </w:rPr>
          <w:delText xml:space="preserve">. </w:delText>
        </w:r>
        <w:r w:rsidRPr="008400AD" w:rsidDel="00045344">
          <w:rPr>
            <w:color w:val="000000" w:themeColor="text1"/>
          </w:rPr>
          <w:delText>The</w:delText>
        </w:r>
        <w:r w:rsidRPr="008400AD" w:rsidDel="00045344">
          <w:rPr>
            <w:i/>
            <w:iCs/>
            <w:color w:val="000000" w:themeColor="text1"/>
          </w:rPr>
          <w:delText xml:space="preserve"> </w:delText>
        </w:r>
        <w:r w:rsidRPr="008400AD" w:rsidDel="00045344">
          <w:rPr>
            <w:color w:val="000000" w:themeColor="text1"/>
          </w:rPr>
          <w:delText>unpredictable resource pulses (high rainfall events/high productivity</w:delText>
        </w:r>
        <w:r w:rsidR="0024073E" w:rsidRPr="008400AD" w:rsidDel="00045344">
          <w:rPr>
            <w:color w:val="000000" w:themeColor="text1"/>
          </w:rPr>
          <w:delText xml:space="preserve"> vs. drought/low productivity</w:delText>
        </w:r>
        <w:r w:rsidRPr="008400AD" w:rsidDel="00045344">
          <w:rPr>
            <w:color w:val="000000" w:themeColor="text1"/>
          </w:rPr>
          <w:delText>) of this region shape</w:delText>
        </w:r>
      </w:del>
      <w:ins w:id="1511" w:author="Kris.Wild" w:date="2023-04-11T15:36:00Z">
        <w:del w:id="1512" w:author="Kristoffer Wild" w:date="2023-04-30T13:11:00Z">
          <w:r w:rsidR="00AD6792" w:rsidRPr="008400AD" w:rsidDel="00045344">
            <w:rPr>
              <w:color w:val="000000" w:themeColor="text1"/>
            </w:rPr>
            <w:delText xml:space="preserve">in </w:delText>
          </w:r>
        </w:del>
      </w:ins>
      <w:ins w:id="1513" w:author="Kris.Wild" w:date="2023-04-11T15:37:00Z">
        <w:del w:id="1514" w:author="Kristoffer Wild" w:date="2023-04-30T13:11:00Z">
          <w:r w:rsidR="00AD6792" w:rsidRPr="008400AD" w:rsidDel="00045344">
            <w:rPr>
              <w:color w:val="000000" w:themeColor="text1"/>
            </w:rPr>
            <w:delText xml:space="preserve">arid or </w:delText>
          </w:r>
        </w:del>
      </w:ins>
      <w:ins w:id="1515" w:author="Kris.Wild" w:date="2023-04-11T15:36:00Z">
        <w:del w:id="1516" w:author="Kristoffer Wild" w:date="2023-04-30T13:11:00Z">
          <w:r w:rsidR="00AD6792" w:rsidRPr="008400AD" w:rsidDel="00045344">
            <w:rPr>
              <w:color w:val="000000" w:themeColor="text1"/>
            </w:rPr>
            <w:delText>semi-arid environments shape</w:delText>
          </w:r>
        </w:del>
      </w:ins>
      <w:ins w:id="1517" w:author="Kris.Wild" w:date="2023-04-11T14:53:00Z">
        <w:del w:id="1518" w:author="Kristoffer Wild" w:date="2023-04-30T13:11:00Z">
          <w:r w:rsidR="0043781E" w:rsidRPr="008400AD" w:rsidDel="00045344">
            <w:rPr>
              <w:color w:val="000000" w:themeColor="text1"/>
            </w:rPr>
            <w:delText xml:space="preserve"> many</w:delText>
          </w:r>
        </w:del>
      </w:ins>
      <w:del w:id="1519" w:author="Kristoffer Wild" w:date="2023-04-30T13:11:00Z">
        <w:r w:rsidRPr="008400AD" w:rsidDel="00045344">
          <w:rPr>
            <w:color w:val="000000" w:themeColor="text1"/>
          </w:rPr>
          <w:delText xml:space="preserve"> demographic processes for other species </w:delText>
        </w:r>
      </w:del>
      <w:customXmlDelRangeStart w:id="1520" w:author="Kristoffer Wild" w:date="2023-04-30T13:11:00Z"/>
      <w:sdt>
        <w:sdtPr>
          <w:rPr>
            <w:color w:val="000000"/>
          </w:rPr>
          <w:tag w:val="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1520"/>
          <w:del w:id="1521" w:author="Wild, Kristoffer H." w:date="2023-04-30T16:46:00Z">
            <w:r w:rsidR="00EB4892" w:rsidRPr="008400AD" w:rsidDel="001437AD">
              <w:rPr>
                <w:color w:val="000000"/>
                <w:rPrChange w:id="1522" w:author="Wild, Kristoffer H." w:date="2023-05-01T17:43:00Z">
                  <w:rPr/>
                </w:rPrChange>
              </w:rPr>
              <w:delText>(Kwok et al., 2016; Letnic &amp; Dickman, 2010; Noy-Meir, 1973)</w:delText>
            </w:r>
          </w:del>
          <w:customXmlDelRangeStart w:id="1523" w:author="Kristoffer Wild" w:date="2023-04-30T13:11:00Z"/>
        </w:sdtContent>
      </w:sdt>
      <w:customXmlDelRangeEnd w:id="1523"/>
      <w:del w:id="1524" w:author="Kristoffer Wild" w:date="2023-04-30T13:11:00Z">
        <w:r w:rsidRPr="008400AD" w:rsidDel="00045344">
          <w:rPr>
            <w:color w:val="000000" w:themeColor="text1"/>
          </w:rPr>
          <w:delText>.</w:delText>
        </w:r>
      </w:del>
      <w:ins w:id="1525" w:author="Kris.Wild" w:date="2023-04-22T07:28:00Z">
        <w:del w:id="1526" w:author="Kristoffer Wild" w:date="2023-04-30T13:11:00Z">
          <w:r w:rsidR="00D848D9" w:rsidRPr="008400AD" w:rsidDel="00045344">
            <w:delText xml:space="preserve"> </w:delText>
          </w:r>
        </w:del>
      </w:ins>
      <w:del w:id="1527" w:author="Kristoffer Wild" w:date="2023-04-30T13:11:00Z">
        <w:r w:rsidRPr="008400AD" w:rsidDel="00045344">
          <w:rPr>
            <w:color w:val="000000" w:themeColor="text1"/>
          </w:rPr>
          <w:delText xml:space="preserve"> </w:delText>
        </w:r>
        <w:r w:rsidR="006D0E5C" w:rsidRPr="008400AD" w:rsidDel="00045344">
          <w:rPr>
            <w:color w:val="000000" w:themeColor="text1"/>
          </w:rPr>
          <w:delText xml:space="preserve">larger individuals are more likely to survive, but </w:delText>
        </w:r>
      </w:del>
      <w:ins w:id="1528" w:author="Kris.Wild" w:date="2023-04-22T07:42:00Z">
        <w:del w:id="1529" w:author="Kristoffer Wild" w:date="2023-04-30T13:11:00Z">
          <w:r w:rsidR="00C01F57" w:rsidRPr="008400AD" w:rsidDel="00045344">
            <w:rPr>
              <w:color w:val="000000" w:themeColor="text1"/>
            </w:rPr>
            <w:delText>L</w:delText>
          </w:r>
        </w:del>
      </w:ins>
      <w:ins w:id="1530" w:author="Kris.Wild" w:date="2023-04-11T15:00:00Z">
        <w:del w:id="1531" w:author="Kristoffer Wild" w:date="2023-04-30T13:11:00Z">
          <w:r w:rsidR="0043781E" w:rsidRPr="008400AD" w:rsidDel="00045344">
            <w:rPr>
              <w:color w:val="000000" w:themeColor="text1"/>
            </w:rPr>
            <w:delText>ocations</w:delText>
          </w:r>
        </w:del>
      </w:ins>
      <w:ins w:id="1532" w:author="Kris.Wild" w:date="2023-04-11T15:03:00Z">
        <w:del w:id="1533" w:author="Kristoffer Wild" w:date="2023-04-30T13:11:00Z">
          <w:r w:rsidR="00B444C9" w:rsidRPr="008400AD" w:rsidDel="00045344">
            <w:rPr>
              <w:color w:val="000000" w:themeColor="text1"/>
            </w:rPr>
            <w:delText xml:space="preserve"> </w:delText>
          </w:r>
        </w:del>
      </w:ins>
      <w:ins w:id="1534" w:author="Kris.Wild" w:date="2023-04-11T15:05:00Z">
        <w:del w:id="1535" w:author="Kristoffer Wild" w:date="2023-04-30T13:11:00Z">
          <w:r w:rsidR="00B444C9" w:rsidRPr="008400AD" w:rsidDel="00045344">
            <w:rPr>
              <w:color w:val="000000" w:themeColor="text1"/>
            </w:rPr>
            <w:delText xml:space="preserve">that experience </w:delText>
          </w:r>
        </w:del>
      </w:ins>
      <w:ins w:id="1536" w:author="Kris.Wild" w:date="2023-04-11T15:26:00Z">
        <w:del w:id="1537" w:author="Kristoffer Wild" w:date="2023-04-30T13:11:00Z">
          <w:r w:rsidR="00F054CD" w:rsidRPr="008400AD" w:rsidDel="00045344">
            <w:rPr>
              <w:color w:val="000000" w:themeColor="text1"/>
            </w:rPr>
            <w:delText>stochastic</w:delText>
          </w:r>
        </w:del>
      </w:ins>
      <w:ins w:id="1538" w:author="Kris.Wild" w:date="2023-04-11T15:05:00Z">
        <w:del w:id="1539" w:author="Kristoffer Wild" w:date="2023-04-30T13:11:00Z">
          <w:r w:rsidR="00B444C9" w:rsidRPr="008400AD" w:rsidDel="00045344">
            <w:rPr>
              <w:color w:val="000000" w:themeColor="text1"/>
            </w:rPr>
            <w:delText xml:space="preserve"> </w:delText>
          </w:r>
        </w:del>
      </w:ins>
      <w:ins w:id="1540" w:author="Kris.Wild" w:date="2023-04-11T15:24:00Z">
        <w:del w:id="1541" w:author="Kristoffer Wild" w:date="2023-04-30T13:11:00Z">
          <w:r w:rsidR="00F054CD" w:rsidRPr="008400AD" w:rsidDel="00045344">
            <w:rPr>
              <w:color w:val="000000" w:themeColor="text1"/>
            </w:rPr>
            <w:delText>fluctuations</w:delText>
          </w:r>
        </w:del>
      </w:ins>
      <w:ins w:id="1542" w:author="Kris.Wild" w:date="2023-04-11T15:05:00Z">
        <w:del w:id="1543" w:author="Kristoffer Wild" w:date="2023-04-30T13:11:00Z">
          <w:r w:rsidR="00B444C9" w:rsidRPr="008400AD" w:rsidDel="00045344">
            <w:rPr>
              <w:color w:val="000000" w:themeColor="text1"/>
            </w:rPr>
            <w:delText xml:space="preserve"> in </w:delText>
          </w:r>
        </w:del>
      </w:ins>
      <w:ins w:id="1544" w:author="Kris.Wild" w:date="2023-04-11T15:23:00Z">
        <w:del w:id="1545" w:author="Kristoffer Wild" w:date="2023-04-30T13:11:00Z">
          <w:r w:rsidR="00F054CD" w:rsidRPr="008400AD" w:rsidDel="00045344">
            <w:rPr>
              <w:color w:val="000000" w:themeColor="text1"/>
            </w:rPr>
            <w:delText xml:space="preserve">resource </w:delText>
          </w:r>
        </w:del>
      </w:ins>
      <w:ins w:id="1546" w:author="Kris.Wild" w:date="2023-04-11T15:26:00Z">
        <w:del w:id="1547" w:author="Kristoffer Wild" w:date="2023-04-30T13:11:00Z">
          <w:r w:rsidR="00F054CD" w:rsidRPr="008400AD" w:rsidDel="00045344">
            <w:rPr>
              <w:color w:val="000000" w:themeColor="text1"/>
            </w:rPr>
            <w:delText>availability</w:delText>
          </w:r>
        </w:del>
      </w:ins>
      <w:ins w:id="1548" w:author="Kris.Wild" w:date="2023-04-11T15:05:00Z">
        <w:del w:id="1549" w:author="Kristoffer Wild" w:date="2023-04-30T13:11:00Z">
          <w:r w:rsidR="00B444C9" w:rsidRPr="008400AD" w:rsidDel="00045344">
            <w:rPr>
              <w:color w:val="000000" w:themeColor="text1"/>
            </w:rPr>
            <w:delText xml:space="preserve"> </w:delText>
          </w:r>
        </w:del>
      </w:ins>
      <w:ins w:id="1550" w:author="Kris.Wild" w:date="2023-04-11T15:00:00Z">
        <w:del w:id="1551" w:author="Kristoffer Wild" w:date="2023-04-30T13:11:00Z">
          <w:r w:rsidR="0043781E" w:rsidRPr="008400AD" w:rsidDel="00045344">
            <w:rPr>
              <w:color w:val="000000" w:themeColor="text1"/>
            </w:rPr>
            <w:delText xml:space="preserve">may allow </w:delText>
          </w:r>
        </w:del>
      </w:ins>
      <w:ins w:id="1552" w:author="Kris.Wild" w:date="2023-04-19T16:09:00Z">
        <w:del w:id="1553" w:author="Kristoffer Wild" w:date="2023-04-30T13:11:00Z">
          <w:r w:rsidR="003469AB" w:rsidRPr="008400AD" w:rsidDel="00045344">
            <w:rPr>
              <w:color w:val="000000" w:themeColor="text1"/>
            </w:rPr>
            <w:delText>female</w:delText>
          </w:r>
          <w:r w:rsidR="003469AB" w:rsidRPr="008400AD" w:rsidDel="00045344">
            <w:rPr>
              <w:color w:val="000000" w:themeColor="text1"/>
              <w:vertAlign w:val="subscript"/>
            </w:rPr>
            <w:delText xml:space="preserve">SR </w:delText>
          </w:r>
          <w:r w:rsidR="003469AB" w:rsidRPr="008400AD" w:rsidDel="00045344">
            <w:rPr>
              <w:color w:val="000000" w:themeColor="text1"/>
            </w:rPr>
            <w:delText xml:space="preserve">ZZ </w:delText>
          </w:r>
        </w:del>
      </w:ins>
      <w:ins w:id="1554" w:author="Kris.Wild" w:date="2023-04-11T15:00:00Z">
        <w:del w:id="1555" w:author="Kristoffer Wild" w:date="2023-04-30T13:11:00Z">
          <w:r w:rsidR="0043781E" w:rsidRPr="008400AD" w:rsidDel="00045344">
            <w:rPr>
              <w:color w:val="000000" w:themeColor="text1"/>
            </w:rPr>
            <w:delText>to persist</w:delText>
          </w:r>
        </w:del>
      </w:ins>
      <w:ins w:id="1556" w:author="Kris.Wild" w:date="2023-04-11T15:24:00Z">
        <w:del w:id="1557" w:author="Kristoffer Wild" w:date="2023-04-30T13:11:00Z">
          <w:r w:rsidR="00F054CD" w:rsidRPr="008400AD" w:rsidDel="00045344">
            <w:rPr>
              <w:color w:val="000000" w:themeColor="text1"/>
            </w:rPr>
            <w:delText xml:space="preserve"> in low but subtle </w:delText>
          </w:r>
        </w:del>
      </w:ins>
      <w:ins w:id="1558" w:author="Kris.Wild" w:date="2023-04-11T15:26:00Z">
        <w:del w:id="1559" w:author="Kristoffer Wild" w:date="2023-04-30T13:11:00Z">
          <w:r w:rsidR="00F054CD" w:rsidRPr="008400AD" w:rsidDel="00045344">
            <w:rPr>
              <w:color w:val="000000" w:themeColor="text1"/>
            </w:rPr>
            <w:delText>frequencies</w:delText>
          </w:r>
        </w:del>
      </w:ins>
      <w:ins w:id="1560" w:author="Kris.Wild" w:date="2023-04-11T15:00:00Z">
        <w:del w:id="1561" w:author="Kristoffer Wild" w:date="2023-04-30T13:11:00Z">
          <w:r w:rsidR="0043781E" w:rsidRPr="008400AD" w:rsidDel="00045344">
            <w:rPr>
              <w:color w:val="000000" w:themeColor="text1"/>
            </w:rPr>
            <w:delText xml:space="preserve"> </w:delText>
          </w:r>
        </w:del>
      </w:ins>
      <w:del w:id="1562" w:author="Kristoffer Wild" w:date="2023-04-30T13:11:00Z">
        <w:r w:rsidR="00241136" w:rsidRPr="008400AD" w:rsidDel="00045344">
          <w:rPr>
            <w:color w:val="000000" w:themeColor="text1"/>
          </w:rPr>
          <w:delText>Selection may favour</w:delText>
        </w:r>
        <w:r w:rsidRPr="008400AD" w:rsidDel="00045344">
          <w:rPr>
            <w:color w:val="000000" w:themeColor="text1"/>
          </w:rPr>
          <w:delText xml:space="preserve"> female</w:delText>
        </w:r>
        <w:r w:rsidRPr="008400AD" w:rsidDel="00045344">
          <w:rPr>
            <w:color w:val="000000" w:themeColor="text1"/>
            <w:vertAlign w:val="subscript"/>
          </w:rPr>
          <w:delText xml:space="preserve">SR </w:delText>
        </w:r>
        <w:r w:rsidRPr="008400AD" w:rsidDel="00045344">
          <w:rPr>
            <w:color w:val="000000" w:themeColor="text1"/>
          </w:rPr>
          <w:delText xml:space="preserve">ZZ when resources are limited, pushing the species along a physiologically constrained path </w:delText>
        </w:r>
      </w:del>
      <w:customXmlDelRangeStart w:id="1563" w:author="Kristoffer Wild" w:date="2023-04-30T13:11:00Z"/>
      <w:sdt>
        <w:sdtPr>
          <w:rPr>
            <w:color w:val="000000"/>
          </w:rPr>
          <w:tag w:val="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1563"/>
          <w:del w:id="1564" w:author="Wild, Kristoffer H." w:date="2023-04-30T16:46:00Z">
            <w:r w:rsidR="00EB4892" w:rsidRPr="008400AD" w:rsidDel="001437AD">
              <w:rPr>
                <w:color w:val="000000"/>
                <w:rPrChange w:id="1565" w:author="Wild, Kristoffer H." w:date="2023-05-01T17:43:00Z">
                  <w:rPr/>
                </w:rPrChange>
              </w:rPr>
              <w:delText>(Burton et al., 2011; Ricklefs &amp; Wikelski, 2002)</w:delText>
            </w:r>
          </w:del>
          <w:customXmlDelRangeStart w:id="1566" w:author="Kristoffer Wild" w:date="2023-04-30T13:11:00Z"/>
        </w:sdtContent>
      </w:sdt>
      <w:customXmlDelRangeEnd w:id="1566"/>
      <w:del w:id="1567" w:author="Kristoffer Wild" w:date="2023-04-30T13:11:00Z">
        <w:r w:rsidRPr="008400AD" w:rsidDel="00045344">
          <w:rPr>
            <w:color w:val="000000" w:themeColor="text1"/>
          </w:rPr>
          <w:delText>. Low energy requirements documented in female</w:delText>
        </w:r>
        <w:r w:rsidRPr="008400AD" w:rsidDel="00045344">
          <w:rPr>
            <w:color w:val="000000" w:themeColor="text1"/>
            <w:vertAlign w:val="subscript"/>
          </w:rPr>
          <w:delText xml:space="preserve">SR </w:delText>
        </w:r>
        <w:r w:rsidRPr="008400AD" w:rsidDel="00045344">
          <w:rPr>
            <w:color w:val="000000" w:themeColor="text1"/>
          </w:rPr>
          <w:delText xml:space="preserve">ZZ hatchlings may provide a competitive advantage during </w:delText>
        </w:r>
        <w:r w:rsidR="0024073E" w:rsidRPr="008400AD" w:rsidDel="00045344">
          <w:rPr>
            <w:color w:val="000000" w:themeColor="text1"/>
          </w:rPr>
          <w:delText>drought conditions</w:delText>
        </w:r>
        <w:r w:rsidR="00241136" w:rsidRPr="008400AD" w:rsidDel="00045344">
          <w:rPr>
            <w:color w:val="000000" w:themeColor="text1"/>
          </w:rPr>
          <w:delText>, allowing</w:delText>
        </w:r>
        <w:r w:rsidRPr="008400AD" w:rsidDel="00045344">
          <w:rPr>
            <w:color w:val="000000" w:themeColor="text1"/>
          </w:rPr>
          <w:delText xml:space="preserve"> female</w:delText>
        </w:r>
        <w:r w:rsidRPr="008400AD" w:rsidDel="00045344">
          <w:rPr>
            <w:color w:val="000000" w:themeColor="text1"/>
            <w:vertAlign w:val="subscript"/>
          </w:rPr>
          <w:delText xml:space="preserve">SR </w:delText>
        </w:r>
        <w:r w:rsidRPr="008400AD" w:rsidDel="00045344">
          <w:rPr>
            <w:color w:val="000000" w:themeColor="text1"/>
          </w:rPr>
          <w:delText xml:space="preserve">ZZ to persist within populations that experience </w:delText>
        </w:r>
        <w:r w:rsidR="00212C00" w:rsidRPr="008400AD" w:rsidDel="00045344">
          <w:rPr>
            <w:color w:val="000000" w:themeColor="text1"/>
          </w:rPr>
          <w:delText xml:space="preserve">unpredictable </w:delText>
        </w:r>
        <w:r w:rsidRPr="008400AD" w:rsidDel="00045344">
          <w:rPr>
            <w:color w:val="000000" w:themeColor="text1"/>
          </w:rPr>
          <w:delText>stochastic environmental changes</w:delText>
        </w:r>
      </w:del>
      <w:ins w:id="1568" w:author="Kris.Wild" w:date="2023-04-22T07:42:00Z">
        <w:del w:id="1569" w:author="Kristoffer Wild" w:date="2023-04-30T13:11:00Z">
          <w:r w:rsidR="00C01F57" w:rsidRPr="008400AD" w:rsidDel="00045344">
            <w:rPr>
              <w:color w:val="000000" w:themeColor="text1"/>
            </w:rPr>
            <w:delText xml:space="preserve"> if the mass-specific metabolic rate </w:delText>
          </w:r>
        </w:del>
      </w:ins>
      <w:ins w:id="1570" w:author="Kris.Wild" w:date="2023-04-22T07:43:00Z">
        <w:del w:id="1571" w:author="Kristoffer Wild" w:date="2023-04-30T13:11:00Z">
          <w:r w:rsidR="00C01F57" w:rsidRPr="008400AD" w:rsidDel="00045344">
            <w:rPr>
              <w:color w:val="000000" w:themeColor="text1"/>
            </w:rPr>
            <w:delText>patterns continue between</w:delText>
          </w:r>
        </w:del>
      </w:ins>
      <w:ins w:id="1572" w:author="Kris.Wild" w:date="2023-04-22T07:42:00Z">
        <w:del w:id="1573" w:author="Kristoffer Wild" w:date="2023-04-30T13:11:00Z">
          <w:r w:rsidR="00C01F57" w:rsidRPr="008400AD" w:rsidDel="00045344">
            <w:rPr>
              <w:color w:val="000000" w:themeColor="text1"/>
            </w:rPr>
            <w:delText xml:space="preserve"> female</w:delText>
          </w:r>
          <w:r w:rsidR="00C01F57" w:rsidRPr="008400AD" w:rsidDel="00045344">
            <w:rPr>
              <w:color w:val="000000" w:themeColor="text1"/>
              <w:vertAlign w:val="subscript"/>
            </w:rPr>
            <w:delText xml:space="preserve">SR </w:delText>
          </w:r>
          <w:r w:rsidR="00C01F57" w:rsidRPr="008400AD" w:rsidDel="00045344">
            <w:rPr>
              <w:color w:val="000000" w:themeColor="text1"/>
            </w:rPr>
            <w:delText xml:space="preserve">ZZ and ZW individuals </w:delText>
          </w:r>
        </w:del>
      </w:ins>
      <w:ins w:id="1574" w:author="Kris.Wild" w:date="2023-04-22T07:44:00Z">
        <w:del w:id="1575" w:author="Kristoffer Wild" w:date="2023-04-30T13:11:00Z">
          <w:r w:rsidR="00C01F57" w:rsidRPr="008400AD" w:rsidDel="00045344">
            <w:rPr>
              <w:color w:val="000000" w:themeColor="text1"/>
            </w:rPr>
            <w:delText xml:space="preserve">as they grow larger </w:delText>
          </w:r>
        </w:del>
      </w:ins>
      <w:ins w:id="1576" w:author="Kris.Wild" w:date="2023-04-22T07:42:00Z">
        <w:del w:id="1577" w:author="Kristoffer Wild" w:date="2023-04-30T13:11:00Z">
          <w:r w:rsidR="00C01F57" w:rsidRPr="008400AD" w:rsidDel="00045344">
            <w:rPr>
              <w:color w:val="000000" w:themeColor="text1"/>
            </w:rPr>
            <w:delText>(Figure 2D</w:delText>
          </w:r>
        </w:del>
      </w:ins>
      <w:ins w:id="1578" w:author="Kris.Wild" w:date="2023-04-22T07:44:00Z">
        <w:del w:id="1579" w:author="Kristoffer Wild" w:date="2023-04-30T13:11:00Z">
          <w:r w:rsidR="00C01F57" w:rsidRPr="008400AD" w:rsidDel="00045344">
            <w:rPr>
              <w:color w:val="000000" w:themeColor="text1"/>
            </w:rPr>
            <w:delText>; Table S3</w:delText>
          </w:r>
        </w:del>
      </w:ins>
      <w:ins w:id="1580" w:author="Kris.Wild" w:date="2023-04-22T07:42:00Z">
        <w:del w:id="1581" w:author="Kristoffer Wild" w:date="2023-04-30T13:11:00Z">
          <w:r w:rsidR="00C01F57" w:rsidRPr="008400AD" w:rsidDel="00045344">
            <w:rPr>
              <w:color w:val="000000" w:themeColor="text1"/>
            </w:rPr>
            <w:delText>)</w:delText>
          </w:r>
        </w:del>
      </w:ins>
      <w:ins w:id="1582" w:author="Kris.Wild" w:date="2023-04-22T07:44:00Z">
        <w:del w:id="1583" w:author="Kristoffer Wild" w:date="2023-04-30T13:11:00Z">
          <w:r w:rsidR="00C01F57" w:rsidRPr="008400AD" w:rsidDel="00045344">
            <w:rPr>
              <w:color w:val="000000" w:themeColor="text1"/>
            </w:rPr>
            <w:delText>.</w:delText>
          </w:r>
        </w:del>
      </w:ins>
      <w:del w:id="1584" w:author="Kristoffer Wild" w:date="2023-04-30T13:11:00Z">
        <w:r w:rsidRPr="008400AD" w:rsidDel="00045344">
          <w:rPr>
            <w:color w:val="000000" w:themeColor="text1"/>
          </w:rPr>
          <w:delText xml:space="preserve">. The </w:delText>
        </w:r>
      </w:del>
      <w:ins w:id="1585" w:author="Kris.Wild" w:date="2023-04-11T15:06:00Z">
        <w:del w:id="1586" w:author="Kristoffer Wild" w:date="2023-04-30T13:11:00Z">
          <w:r w:rsidR="00B444C9" w:rsidRPr="008400AD" w:rsidDel="00045344">
            <w:rPr>
              <w:color w:val="000000" w:themeColor="text1"/>
            </w:rPr>
            <w:delText>Further attention is needed to invest</w:delText>
          </w:r>
        </w:del>
      </w:ins>
      <w:ins w:id="1587" w:author="Kris.Wild" w:date="2023-04-11T15:07:00Z">
        <w:del w:id="1588" w:author="Kristoffer Wild" w:date="2023-04-30T13:11:00Z">
          <w:r w:rsidR="00B444C9" w:rsidRPr="008400AD" w:rsidDel="00045344">
            <w:rPr>
              <w:color w:val="000000" w:themeColor="text1"/>
            </w:rPr>
            <w:delText xml:space="preserve">igate </w:delText>
          </w:r>
        </w:del>
      </w:ins>
      <w:ins w:id="1589" w:author="Kris.Wild" w:date="2023-04-11T15:38:00Z">
        <w:del w:id="1590" w:author="Kristoffer Wild" w:date="2023-04-30T13:11:00Z">
          <w:r w:rsidR="00AD6792" w:rsidRPr="008400AD" w:rsidDel="00045344">
            <w:rPr>
              <w:color w:val="000000" w:themeColor="text1"/>
            </w:rPr>
            <w:delText>how the</w:delText>
          </w:r>
        </w:del>
      </w:ins>
      <w:ins w:id="1591" w:author="Kris.Wild" w:date="2023-04-11T15:30:00Z">
        <w:del w:id="1592" w:author="Kristoffer Wild" w:date="2023-04-30T13:11:00Z">
          <w:r w:rsidR="00F054CD" w:rsidRPr="008400AD" w:rsidDel="00045344">
            <w:rPr>
              <w:color w:val="000000" w:themeColor="text1"/>
            </w:rPr>
            <w:delText xml:space="preserve"> availability of resources influences the development of life history characteristics in different sexes and how these responses are connected to the occurrence of sex reversal in natural environments.</w:delText>
          </w:r>
        </w:del>
      </w:ins>
      <w:del w:id="1593" w:author="Kristoffer Wild" w:date="2023-04-30T13:11:00Z">
        <w:r w:rsidRPr="008400AD" w:rsidDel="00045344">
          <w:rPr>
            <w:color w:val="000000" w:themeColor="text1"/>
          </w:rPr>
          <w:delText xml:space="preserve">role resource availability may play in explaining the distribution of sex-reversal in this species and others requires further investigation. </w:delText>
        </w:r>
      </w:del>
      <w:ins w:id="1594" w:author="Daniel Noble" w:date="2023-04-22T08:48:00Z">
        <w:del w:id="1595" w:author="Kristoffer Wild" w:date="2023-04-30T13:11:00Z">
          <w:r w:rsidR="00887E8C" w:rsidRPr="008400AD" w:rsidDel="00045344">
            <w:rPr>
              <w:color w:val="000000" w:themeColor="text1"/>
            </w:rPr>
            <w:delText xml:space="preserve">Future work testing this hypothesis in wild populations will be potentially fruitful in helping to understand the occurrence of sex-reversal in </w:delText>
          </w:r>
          <w:r w:rsidR="00887E8C" w:rsidRPr="008400AD" w:rsidDel="00045344">
            <w:rPr>
              <w:i/>
              <w:iCs/>
              <w:color w:val="000000" w:themeColor="text1"/>
              <w:rPrChange w:id="1596" w:author="Wild, Kristoffer H." w:date="2023-05-01T17:43:00Z">
                <w:rPr>
                  <w:color w:val="000000" w:themeColor="text1"/>
                </w:rPr>
              </w:rPrChange>
            </w:rPr>
            <w:delText>Pogona</w:delText>
          </w:r>
          <w:r w:rsidR="00887E8C" w:rsidRPr="008400AD" w:rsidDel="00045344">
            <w:rPr>
              <w:color w:val="000000" w:themeColor="text1"/>
            </w:rPr>
            <w:delText>.</w:delText>
          </w:r>
        </w:del>
      </w:ins>
    </w:p>
    <w:p w14:paraId="26DE68D4" w14:textId="51508FFF" w:rsidR="00A976A6" w:rsidRPr="00A976A6" w:rsidRDefault="00A976A6" w:rsidP="00A146D7">
      <w:pPr>
        <w:ind w:firstLine="720"/>
        <w:contextualSpacing/>
        <w:rPr>
          <w:color w:val="000000" w:themeColor="text1"/>
        </w:rPr>
      </w:pPr>
      <w:del w:id="1597" w:author="Daniel Noble" w:date="2023-05-01T19:57:00Z">
        <w:r w:rsidRPr="008400AD" w:rsidDel="00A9786A">
          <w:rPr>
            <w:color w:val="000000" w:themeColor="text1"/>
          </w:rPr>
          <w:delText>T</w:delText>
        </w:r>
      </w:del>
      <w:ins w:id="1598" w:author="Daniel Noble" w:date="2023-05-01T19:57:00Z">
        <w:r w:rsidR="00A9786A">
          <w:rPr>
            <w:color w:val="000000" w:themeColor="text1"/>
          </w:rPr>
          <w:t>t</w:t>
        </w:r>
      </w:ins>
      <w:r w:rsidRPr="008400AD">
        <w:rPr>
          <w:color w:val="000000" w:themeColor="text1"/>
        </w:rPr>
        <w:t xml:space="preserve">here has been little </w:t>
      </w:r>
      <w:del w:id="1599" w:author="Daniel Noble" w:date="2023-05-01T19:56:00Z">
        <w:r w:rsidRPr="008400AD" w:rsidDel="00A9786A">
          <w:rPr>
            <w:color w:val="000000" w:themeColor="text1"/>
          </w:rPr>
          <w:delText xml:space="preserve">to no </w:delText>
        </w:r>
      </w:del>
      <w:r w:rsidRPr="008400AD">
        <w:rPr>
          <w:color w:val="000000" w:themeColor="text1"/>
        </w:rPr>
        <w:t xml:space="preserve">attention focused on </w:t>
      </w:r>
      <w:ins w:id="1600" w:author="Wild, Kristoffer H." w:date="2023-05-01T21:53:00Z">
        <w:r w:rsidR="00C81BE9">
          <w:rPr>
            <w:color w:val="000000" w:themeColor="text1"/>
          </w:rPr>
          <w:t xml:space="preserve">how </w:t>
        </w:r>
      </w:ins>
      <w:del w:id="1601" w:author="Daniel Noble" w:date="2023-05-01T19:58:00Z">
        <w:r w:rsidRPr="008400AD" w:rsidDel="00A9786A">
          <w:rPr>
            <w:color w:val="000000" w:themeColor="text1"/>
          </w:rPr>
          <w:delText>the</w:delText>
        </w:r>
        <w:r w:rsidRPr="00A976A6" w:rsidDel="00A9786A">
          <w:rPr>
            <w:color w:val="000000" w:themeColor="text1"/>
          </w:rPr>
          <w:delText xml:space="preserve"> </w:delText>
        </w:r>
      </w:del>
      <w:del w:id="1602" w:author="Daniel Noble" w:date="2023-05-01T19:55:00Z">
        <w:r w:rsidRPr="00A976A6" w:rsidDel="00A9786A">
          <w:rPr>
            <w:color w:val="000000" w:themeColor="text1"/>
          </w:rPr>
          <w:delText xml:space="preserve">energetic </w:delText>
        </w:r>
      </w:del>
      <w:del w:id="1603" w:author="Daniel Noble" w:date="2023-05-01T19:58:00Z">
        <w:r w:rsidRPr="00A976A6" w:rsidDel="00A9786A">
          <w:rPr>
            <w:color w:val="000000" w:themeColor="text1"/>
          </w:rPr>
          <w:delText xml:space="preserve">and </w:delText>
        </w:r>
      </w:del>
      <w:del w:id="1604" w:author="Kris.Wild" w:date="2023-04-11T15:12:00Z">
        <w:r w:rsidRPr="00A976A6" w:rsidDel="0026591D">
          <w:rPr>
            <w:color w:val="000000" w:themeColor="text1"/>
          </w:rPr>
          <w:delText xml:space="preserve">fitness </w:delText>
        </w:r>
      </w:del>
      <w:ins w:id="1605" w:author="Kris.Wild" w:date="2023-04-11T15:12:00Z">
        <w:del w:id="1606" w:author="Wild, Kristoffer H." w:date="2023-05-01T21:55:00Z">
          <w:r w:rsidR="0026591D" w:rsidDel="00C81BE9">
            <w:rPr>
              <w:color w:val="000000" w:themeColor="text1"/>
            </w:rPr>
            <w:delText>survival</w:delText>
          </w:r>
        </w:del>
      </w:ins>
      <w:ins w:id="1607" w:author="Wild, Kristoffer H." w:date="2023-05-01T21:55:00Z">
        <w:r w:rsidR="00C81BE9">
          <w:rPr>
            <w:color w:val="000000" w:themeColor="text1"/>
          </w:rPr>
          <w:t>growth</w:t>
        </w:r>
      </w:ins>
      <w:ins w:id="1608" w:author="Kris.Wild" w:date="2023-04-11T15:12:00Z">
        <w:r w:rsidR="0026591D" w:rsidRPr="00A976A6">
          <w:rPr>
            <w:color w:val="000000" w:themeColor="text1"/>
          </w:rPr>
          <w:t xml:space="preserve"> </w:t>
        </w:r>
      </w:ins>
      <w:ins w:id="1609" w:author="Wild, Kristoffer H." w:date="2023-05-01T21:53:00Z">
        <w:r w:rsidR="00C81BE9">
          <w:rPr>
            <w:color w:val="000000" w:themeColor="text1"/>
          </w:rPr>
          <w:t xml:space="preserve">or survival </w:t>
        </w:r>
      </w:ins>
      <w:ins w:id="1610" w:author="Kris.Wild" w:date="2023-04-11T15:13:00Z">
        <w:del w:id="1611" w:author="Wild, Kristoffer H." w:date="2023-05-01T21:53:00Z">
          <w:r w:rsidR="0026591D" w:rsidDel="00C81BE9">
            <w:rPr>
              <w:color w:val="000000" w:themeColor="text1"/>
            </w:rPr>
            <w:delText>consequences</w:delText>
          </w:r>
        </w:del>
      </w:ins>
      <w:ins w:id="1612" w:author="Kris.Wild" w:date="2023-04-11T15:12:00Z">
        <w:del w:id="1613" w:author="Wild, Kristoffer H." w:date="2023-05-01T21:53:00Z">
          <w:r w:rsidR="0026591D" w:rsidDel="00C81BE9">
            <w:rPr>
              <w:color w:val="000000" w:themeColor="text1"/>
            </w:rPr>
            <w:delText xml:space="preserve"> </w:delText>
          </w:r>
        </w:del>
      </w:ins>
      <w:del w:id="1614" w:author="Wild, Kristoffer H." w:date="2023-05-01T21:53:00Z">
        <w:r w:rsidRPr="00A976A6" w:rsidDel="00C81BE9">
          <w:rPr>
            <w:color w:val="000000" w:themeColor="text1"/>
          </w:rPr>
          <w:delText>consequences associated with genotype and phenotype mismatches</w:delText>
        </w:r>
      </w:del>
      <w:ins w:id="1615" w:author="Daniel Noble" w:date="2023-05-01T19:53:00Z">
        <w:del w:id="1616" w:author="Wild, Kristoffer H." w:date="2023-05-01T21:53:00Z">
          <w:r w:rsidR="00A9786A" w:rsidDel="00C81BE9">
            <w:rPr>
              <w:color w:val="000000" w:themeColor="text1"/>
            </w:rPr>
            <w:delText>, or</w:delText>
          </w:r>
        </w:del>
      </w:ins>
      <w:del w:id="1617" w:author="Wild, Kristoffer H." w:date="2023-05-01T21:53:00Z">
        <w:r w:rsidRPr="00A976A6" w:rsidDel="00C81BE9">
          <w:rPr>
            <w:color w:val="000000" w:themeColor="text1"/>
          </w:rPr>
          <w:delText xml:space="preserve"> and</w:delText>
        </w:r>
      </w:del>
      <w:ins w:id="1618" w:author="Daniel Noble" w:date="2023-05-01T19:53:00Z">
        <w:del w:id="1619" w:author="Wild, Kristoffer H." w:date="2023-05-01T21:53:00Z">
          <w:r w:rsidR="00A9786A" w:rsidDel="00C81BE9">
            <w:rPr>
              <w:color w:val="000000" w:themeColor="text1"/>
            </w:rPr>
            <w:delText>|</w:delText>
          </w:r>
        </w:del>
      </w:ins>
      <w:del w:id="1620" w:author="Wild, Kristoffer H." w:date="2023-05-01T21:53:00Z">
        <w:r w:rsidRPr="00A976A6" w:rsidDel="00C81BE9">
          <w:rPr>
            <w:color w:val="000000" w:themeColor="text1"/>
          </w:rPr>
          <w:delText xml:space="preserve"> how these sex-reversed individuals </w:delText>
        </w:r>
      </w:del>
      <w:del w:id="1621" w:author="Wild, Kristoffer H." w:date="2023-05-01T21:54:00Z">
        <w:r w:rsidRPr="00A976A6" w:rsidDel="00C81BE9">
          <w:rPr>
            <w:color w:val="000000" w:themeColor="text1"/>
          </w:rPr>
          <w:delText>compare</w:delText>
        </w:r>
      </w:del>
      <w:ins w:id="1622" w:author="Wild, Kristoffer H." w:date="2023-05-01T21:54:00Z">
        <w:r w:rsidR="00C81BE9">
          <w:rPr>
            <w:color w:val="000000" w:themeColor="text1"/>
          </w:rPr>
          <w:t>differs</w:t>
        </w:r>
      </w:ins>
      <w:r w:rsidRPr="00A976A6">
        <w:rPr>
          <w:color w:val="000000" w:themeColor="text1"/>
        </w:rPr>
        <w:t xml:space="preserve"> </w:t>
      </w:r>
      <w:del w:id="1623" w:author="Wild, Kristoffer H." w:date="2023-05-01T21:54:00Z">
        <w:r w:rsidRPr="00A976A6" w:rsidDel="00C81BE9">
          <w:rPr>
            <w:color w:val="000000" w:themeColor="text1"/>
          </w:rPr>
          <w:delText xml:space="preserve">to </w:delText>
        </w:r>
      </w:del>
      <w:ins w:id="1624" w:author="Wild, Kristoffer H." w:date="2023-05-01T21:54:00Z">
        <w:r w:rsidR="00C81BE9">
          <w:rPr>
            <w:color w:val="000000" w:themeColor="text1"/>
          </w:rPr>
          <w:t>in sex-reversed individuals</w:t>
        </w:r>
        <w:r w:rsidR="00C81BE9" w:rsidRPr="00A976A6">
          <w:rPr>
            <w:color w:val="000000" w:themeColor="text1"/>
          </w:rPr>
          <w:t xml:space="preserve"> </w:t>
        </w:r>
      </w:ins>
      <w:ins w:id="1625" w:author="Wild, Kristoffer H." w:date="2023-05-01T21:56:00Z">
        <w:r w:rsidR="00C81BE9">
          <w:rPr>
            <w:color w:val="000000" w:themeColor="text1"/>
          </w:rPr>
          <w:t>compared</w:t>
        </w:r>
      </w:ins>
      <w:ins w:id="1626" w:author="Wild, Kristoffer H." w:date="2023-05-01T21:55:00Z">
        <w:r w:rsidR="00C81BE9">
          <w:rPr>
            <w:color w:val="000000" w:themeColor="text1"/>
          </w:rPr>
          <w:t xml:space="preserve"> to </w:t>
        </w:r>
      </w:ins>
      <w:r w:rsidRPr="00A976A6">
        <w:rPr>
          <w:color w:val="000000" w:themeColor="text1"/>
        </w:rPr>
        <w:t>their phenotypic or genotypic sex</w:t>
      </w:r>
      <w:ins w:id="1627" w:author="Daniel Noble" w:date="2023-05-01T19:56:00Z">
        <w:r w:rsidR="00A9786A">
          <w:rPr>
            <w:color w:val="000000" w:themeColor="text1"/>
          </w:rPr>
          <w:t>.</w:t>
        </w:r>
        <w:r w:rsidR="00A9786A" w:rsidRPr="00A9786A">
          <w:rPr>
            <w:color w:val="000000" w:themeColor="text1"/>
          </w:rPr>
          <w:t xml:space="preserve"> </w:t>
        </w:r>
        <w:del w:id="1628" w:author="Wild, Kristoffer H." w:date="2023-05-01T21:55:00Z">
          <w:r w:rsidR="00A9786A" w:rsidRPr="00D90C00" w:rsidDel="00C81BE9">
            <w:rPr>
              <w:color w:val="000000" w:themeColor="text1"/>
            </w:rPr>
            <w:delText>Although</w:delText>
          </w:r>
        </w:del>
      </w:ins>
      <w:ins w:id="1629" w:author="Wild, Kristoffer H." w:date="2023-05-01T21:55:00Z">
        <w:r w:rsidR="00C81BE9">
          <w:rPr>
            <w:color w:val="000000" w:themeColor="text1"/>
          </w:rPr>
          <w:t>While</w:t>
        </w:r>
      </w:ins>
      <w:ins w:id="1630" w:author="Daniel Noble" w:date="2023-05-01T19:56:00Z">
        <w:r w:rsidR="00A9786A" w:rsidRPr="00D90C00">
          <w:rPr>
            <w:color w:val="000000" w:themeColor="text1"/>
          </w:rPr>
          <w:t xml:space="preserve"> we did not detect a significant difference in </w:t>
        </w:r>
      </w:ins>
      <w:ins w:id="1631" w:author="Wild, Kristoffer H." w:date="2023-05-01T21:55:00Z">
        <w:r w:rsidR="00C81BE9">
          <w:rPr>
            <w:color w:val="000000" w:themeColor="text1"/>
          </w:rPr>
          <w:t xml:space="preserve">growth or </w:t>
        </w:r>
      </w:ins>
      <w:ins w:id="1632" w:author="Daniel Noble" w:date="2023-05-01T19:56:00Z">
        <w:del w:id="1633" w:author="Wild, Kristoffer H." w:date="2023-05-01T21:56:00Z">
          <w:r w:rsidR="00A9786A" w:rsidRPr="00D90C00" w:rsidDel="00C81BE9">
            <w:rPr>
              <w:color w:val="000000" w:themeColor="text1"/>
            </w:rPr>
            <w:delText>su</w:delText>
          </w:r>
          <w:r w:rsidR="00A9786A" w:rsidRPr="00A976A6" w:rsidDel="00C81BE9">
            <w:rPr>
              <w:color w:val="000000" w:themeColor="text1"/>
            </w:rPr>
            <w:delText>rvivorship</w:delText>
          </w:r>
        </w:del>
      </w:ins>
      <w:ins w:id="1634" w:author="Wild, Kristoffer H." w:date="2023-05-01T21:56:00Z">
        <w:r w:rsidR="00C81BE9">
          <w:rPr>
            <w:color w:val="000000" w:themeColor="text1"/>
          </w:rPr>
          <w:t>survival</w:t>
        </w:r>
      </w:ins>
      <w:ins w:id="1635" w:author="Daniel Noble" w:date="2023-05-01T19:56:00Z">
        <w:r w:rsidR="00A9786A" w:rsidRPr="00A976A6">
          <w:rPr>
            <w:color w:val="000000" w:themeColor="text1"/>
          </w:rPr>
          <w:t>, in both species, sex-reversed hatchlings had a higher frequency of mortality</w:t>
        </w:r>
      </w:ins>
      <w:ins w:id="1636" w:author="Wild, Kristoffer H." w:date="2023-05-01T23:47:00Z">
        <w:r w:rsidR="004E410A">
          <w:rPr>
            <w:color w:val="000000" w:themeColor="text1"/>
          </w:rPr>
          <w:t xml:space="preserve"> </w:t>
        </w:r>
      </w:ins>
      <w:ins w:id="1637" w:author="Daniel Noble" w:date="2023-05-01T19:56:00Z">
        <w:del w:id="1638" w:author="Wild, Kristoffer H." w:date="2023-05-01T23:47:00Z">
          <w:r w:rsidR="00A9786A" w:rsidRPr="00A976A6" w:rsidDel="004E410A">
            <w:rPr>
              <w:color w:val="000000" w:themeColor="text1"/>
            </w:rPr>
            <w:delText xml:space="preserve"> </w:delText>
          </w:r>
        </w:del>
        <w:r w:rsidR="00A9786A" w:rsidRPr="00A976A6">
          <w:rPr>
            <w:color w:val="000000" w:themeColor="text1"/>
          </w:rPr>
          <w:t xml:space="preserve">over a 6-month period than the other sexes. High mortality has been previously observed in sex-reversed individuals in laboratory experiments </w:t>
        </w:r>
      </w:ins>
      <w:customXmlInsRangeStart w:id="1639" w:author="Daniel Noble" w:date="2023-05-01T19:56:00Z"/>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736931688"/>
          <w:placeholder>
            <w:docPart w:val="FC1937268959174987AB6FB6AD3449E3"/>
          </w:placeholder>
        </w:sdtPr>
        <w:sdtContent>
          <w:customXmlInsRangeEnd w:id="1639"/>
          <w:ins w:id="1640" w:author="Daniel Noble" w:date="2023-05-01T19:56:00Z">
            <w:r w:rsidR="00A9786A" w:rsidRPr="0027621E">
              <w:rPr>
                <w:color w:val="000000"/>
              </w:rPr>
              <w:t>(Mikó et al., 2021)</w:t>
            </w:r>
          </w:ins>
          <w:customXmlInsRangeStart w:id="1641" w:author="Daniel Noble" w:date="2023-05-01T19:56:00Z"/>
        </w:sdtContent>
      </w:sdt>
      <w:customXmlInsRangeEnd w:id="1641"/>
      <w:ins w:id="1642" w:author="Daniel Noble" w:date="2023-05-01T19:56:00Z">
        <w:r w:rsidR="00A9786A" w:rsidRPr="00A976A6">
          <w:rPr>
            <w:color w:val="000000" w:themeColor="text1"/>
          </w:rPr>
          <w:t xml:space="preserve"> and in the wild </w:t>
        </w:r>
      </w:ins>
      <w:customXmlInsRangeStart w:id="1643" w:author="Daniel Noble" w:date="2023-05-01T19:56:00Z"/>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60546850"/>
          <w:placeholder>
            <w:docPart w:val="FC1937268959174987AB6FB6AD3449E3"/>
          </w:placeholder>
        </w:sdtPr>
        <w:sdtContent>
          <w:customXmlInsRangeEnd w:id="1643"/>
          <w:ins w:id="1644" w:author="Daniel Noble" w:date="2023-05-01T19:56:00Z">
            <w:r w:rsidR="00A9786A" w:rsidRPr="0027621E">
              <w:rPr>
                <w:color w:val="000000"/>
              </w:rPr>
              <w:t>(Wild et al., 2022)</w:t>
            </w:r>
          </w:ins>
          <w:customXmlInsRangeStart w:id="1645" w:author="Daniel Noble" w:date="2023-05-01T19:56:00Z"/>
        </w:sdtContent>
      </w:sdt>
      <w:customXmlInsRangeEnd w:id="1645"/>
      <w:ins w:id="1646" w:author="Daniel Noble" w:date="2023-05-01T19:56:00Z">
        <w:r w:rsidR="00A9786A" w:rsidRPr="00A976A6">
          <w:rPr>
            <w:color w:val="000000" w:themeColor="text1"/>
          </w:rPr>
          <w:t xml:space="preserve">. The lack of clear evidence for </w:t>
        </w:r>
        <w:r w:rsidR="00A9786A">
          <w:rPr>
            <w:color w:val="000000" w:themeColor="text1"/>
          </w:rPr>
          <w:t>differences</w:t>
        </w:r>
        <w:r w:rsidR="00A9786A" w:rsidRPr="00A976A6">
          <w:rPr>
            <w:color w:val="000000" w:themeColor="text1"/>
          </w:rPr>
          <w:t xml:space="preserve"> in </w:t>
        </w:r>
        <w:r w:rsidR="00A9786A">
          <w:rPr>
            <w:color w:val="000000" w:themeColor="text1"/>
          </w:rPr>
          <w:t>metabolism, growth, and survival</w:t>
        </w:r>
        <w:r w:rsidR="00A9786A" w:rsidRPr="00A976A6">
          <w:rPr>
            <w:color w:val="000000" w:themeColor="text1"/>
          </w:rPr>
          <w:t xml:space="preserve"> for sex-reversed individuals (male</w:t>
        </w:r>
        <w:r w:rsidR="00A9786A" w:rsidRPr="00A976A6">
          <w:rPr>
            <w:color w:val="000000" w:themeColor="text1"/>
            <w:vertAlign w:val="subscript"/>
          </w:rPr>
          <w:t>SR</w:t>
        </w:r>
        <w:r w:rsidR="00A9786A" w:rsidRPr="00A976A6">
          <w:rPr>
            <w:color w:val="000000" w:themeColor="text1"/>
          </w:rPr>
          <w:t xml:space="preserve"> XX or female</w:t>
        </w:r>
        <w:r w:rsidR="00A9786A" w:rsidRPr="00A976A6">
          <w:rPr>
            <w:color w:val="000000" w:themeColor="text1"/>
            <w:vertAlign w:val="subscript"/>
          </w:rPr>
          <w:t>SR</w:t>
        </w:r>
        <w:r w:rsidR="00A9786A" w:rsidRPr="00A976A6">
          <w:rPr>
            <w:color w:val="000000" w:themeColor="text1"/>
          </w:rPr>
          <w:t xml:space="preserve"> ZZ) over their concordant phenotypic sex (male XY or female ZW) in our study provides insight </w:t>
        </w:r>
      </w:ins>
      <w:ins w:id="1647" w:author="Daniel Noble" w:date="2023-05-01T19:58:00Z">
        <w:r w:rsidR="00A9786A">
          <w:rPr>
            <w:color w:val="000000" w:themeColor="text1"/>
          </w:rPr>
          <w:t xml:space="preserve">into </w:t>
        </w:r>
      </w:ins>
      <w:ins w:id="1648" w:author="Daniel Noble" w:date="2023-05-01T19:59:00Z">
        <w:r w:rsidR="008D417C">
          <w:rPr>
            <w:color w:val="000000" w:themeColor="text1"/>
          </w:rPr>
          <w:t xml:space="preserve">the </w:t>
        </w:r>
      </w:ins>
      <w:ins w:id="1649" w:author="Daniel Noble" w:date="2023-05-01T19:58:00Z">
        <w:r w:rsidR="00A9786A">
          <w:rPr>
            <w:color w:val="000000" w:themeColor="text1"/>
          </w:rPr>
          <w:t xml:space="preserve">factors that may </w:t>
        </w:r>
      </w:ins>
      <w:ins w:id="1650" w:author="Daniel Noble" w:date="2023-05-01T19:59:00Z">
        <w:r w:rsidR="00A9786A">
          <w:rPr>
            <w:color w:val="000000" w:themeColor="text1"/>
          </w:rPr>
          <w:t>explain the occurrence of sex-reversal in the wild</w:t>
        </w:r>
      </w:ins>
      <w:ins w:id="1651" w:author="Daniel Noble" w:date="2023-05-01T19:56:00Z">
        <w:r w:rsidR="00A9786A" w:rsidRPr="00A976A6">
          <w:rPr>
            <w:color w:val="000000" w:themeColor="text1"/>
          </w:rPr>
          <w:t>.</w:t>
        </w:r>
      </w:ins>
      <w:del w:id="1652" w:author="Daniel Noble" w:date="2023-05-01T19:56:00Z">
        <w:r w:rsidRPr="00A976A6" w:rsidDel="00A9786A">
          <w:rPr>
            <w:color w:val="000000" w:themeColor="text1"/>
          </w:rPr>
          <w:delText>.</w:delText>
        </w:r>
      </w:del>
      <w:r w:rsidRPr="00A976A6">
        <w:rPr>
          <w:color w:val="000000" w:themeColor="text1"/>
        </w:rPr>
        <w:t xml:space="preserve"> </w:t>
      </w:r>
      <w:ins w:id="1653" w:author="Daniel Noble" w:date="2023-05-01T19:54:00Z">
        <w:r w:rsidR="00A9786A" w:rsidRPr="00D90C00">
          <w:rPr>
            <w:color w:val="000000" w:themeColor="text1"/>
          </w:rPr>
          <w:t xml:space="preserve">While egg incubation differed between the species for logistical reasons – for </w:t>
        </w:r>
        <w:r w:rsidR="00A9786A" w:rsidRPr="00D90C00">
          <w:rPr>
            <w:i/>
            <w:iCs/>
            <w:color w:val="000000" w:themeColor="text1"/>
            <w:lang w:val="en-US"/>
          </w:rPr>
          <w:t>B. duperreyi</w:t>
        </w:r>
        <w:r w:rsidR="00A9786A">
          <w:rPr>
            <w:i/>
            <w:iCs/>
            <w:color w:val="000000" w:themeColor="text1"/>
            <w:lang w:val="en-US"/>
          </w:rPr>
          <w:t>,</w:t>
        </w:r>
        <w:r w:rsidR="00A9786A" w:rsidRPr="00D90C00">
          <w:rPr>
            <w:color w:val="000000" w:themeColor="text1"/>
            <w:lang w:val="en-US"/>
          </w:rPr>
          <w:t xml:space="preserve"> 90% occurred in the field</w:t>
        </w:r>
        <w:r w:rsidR="00A9786A">
          <w:rPr>
            <w:color w:val="000000" w:themeColor="text1"/>
            <w:lang w:val="en-US"/>
          </w:rPr>
          <w:t>,</w:t>
        </w:r>
        <w:r w:rsidR="00A9786A" w:rsidRPr="00D90C00">
          <w:rPr>
            <w:color w:val="000000" w:themeColor="text1"/>
            <w:lang w:val="en-US"/>
          </w:rPr>
          <w:t xml:space="preserve"> while in </w:t>
        </w:r>
        <w:r w:rsidR="00A9786A" w:rsidRPr="00D90C00">
          <w:rPr>
            <w:i/>
            <w:iCs/>
            <w:color w:val="000000" w:themeColor="text1"/>
            <w:lang w:val="en-US"/>
          </w:rPr>
          <w:t>P. vitticeps</w:t>
        </w:r>
        <w:r w:rsidR="00A9786A" w:rsidRPr="00D90C00">
          <w:rPr>
            <w:color w:val="000000" w:themeColor="text1"/>
            <w:lang w:val="en-US"/>
          </w:rPr>
          <w:t xml:space="preserve"> all eggs were incubated in the laboratory – we do not expect this to impact the relative differences we observed between sex-reversed and concordant individuals</w:t>
        </w:r>
      </w:ins>
      <w:ins w:id="1654" w:author="Daniel Noble" w:date="2023-05-02T08:34:00Z">
        <w:r w:rsidR="00DC4EB7">
          <w:rPr>
            <w:color w:val="000000" w:themeColor="text1"/>
            <w:lang w:val="en-US"/>
          </w:rPr>
          <w:t xml:space="preserve"> in these two species</w:t>
        </w:r>
      </w:ins>
      <w:ins w:id="1655" w:author="Daniel Noble" w:date="2023-05-01T19:54:00Z">
        <w:r w:rsidR="00A9786A" w:rsidRPr="00D90C00">
          <w:rPr>
            <w:color w:val="000000" w:themeColor="text1"/>
            <w:lang w:val="en-US"/>
          </w:rPr>
          <w:t xml:space="preserve">. </w:t>
        </w:r>
        <w:r w:rsidR="00A9786A" w:rsidRPr="00D90C00">
          <w:rPr>
            <w:color w:val="000000" w:themeColor="text1"/>
          </w:rPr>
          <w:t>In both species, incubation</w:t>
        </w:r>
        <w:r w:rsidR="00A9786A" w:rsidRPr="00D90C00">
          <w:rPr>
            <w:color w:val="000000" w:themeColor="text1"/>
            <w:lang w:val="en-US"/>
          </w:rPr>
          <w:t xml:space="preserve"> temperatures mimicked nest temperatures documented in the wild </w:t>
        </w:r>
      </w:ins>
      <w:customXmlInsRangeStart w:id="1656" w:author="Daniel Noble" w:date="2023-05-01T19:54:00Z"/>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681013705"/>
          <w:placeholder>
            <w:docPart w:val="B000F08140C2D14EA8E0F5689676C308"/>
          </w:placeholder>
        </w:sdtPr>
        <w:sdtContent>
          <w:customXmlInsRangeEnd w:id="1656"/>
          <w:ins w:id="1657" w:author="Daniel Noble" w:date="2023-05-01T19:54:00Z">
            <w:r w:rsidR="00A9786A" w:rsidRPr="006A4C28">
              <w:rPr>
                <w:color w:val="000000"/>
                <w:lang w:val="en-US"/>
              </w:rPr>
              <w:t>(Castelli et al., 2021; Dissanayake et al., 2021b)</w:t>
            </w:r>
          </w:ins>
          <w:customXmlInsRangeStart w:id="1658" w:author="Daniel Noble" w:date="2023-05-01T19:54:00Z"/>
        </w:sdtContent>
      </w:sdt>
      <w:customXmlInsRangeEnd w:id="1658"/>
      <w:ins w:id="1659" w:author="Daniel Noble" w:date="2023-05-01T19:54:00Z">
        <w:r w:rsidR="00A9786A" w:rsidRPr="00D90C00">
          <w:rPr>
            <w:color w:val="000000" w:themeColor="text1"/>
            <w:lang w:val="en-US"/>
          </w:rPr>
          <w:t xml:space="preserve">, and all hatchlings were reared under common laboratory conditions for the first </w:t>
        </w:r>
        <w:r w:rsidR="00A9786A">
          <w:rPr>
            <w:color w:val="000000" w:themeColor="text1"/>
            <w:lang w:val="en-US"/>
          </w:rPr>
          <w:t>6-</w:t>
        </w:r>
        <w:r w:rsidR="00A9786A" w:rsidRPr="00D90C00">
          <w:rPr>
            <w:color w:val="000000" w:themeColor="text1"/>
            <w:lang w:val="en-US"/>
          </w:rPr>
          <w:t xml:space="preserve">months of life when all measurements were taken. </w:t>
        </w:r>
      </w:ins>
      <w:del w:id="1660" w:author="Daniel Noble" w:date="2023-05-01T19:56:00Z">
        <w:r w:rsidRPr="00A976A6" w:rsidDel="00A9786A">
          <w:rPr>
            <w:color w:val="000000" w:themeColor="text1"/>
          </w:rPr>
          <w:delText xml:space="preserve">The lack of clear evidence for </w:delText>
        </w:r>
        <w:r w:rsidR="00E00142" w:rsidDel="00A9786A">
          <w:rPr>
            <w:color w:val="000000" w:themeColor="text1"/>
          </w:rPr>
          <w:delText>differences</w:delText>
        </w:r>
        <w:r w:rsidR="00E00142" w:rsidRPr="00A976A6" w:rsidDel="00A9786A">
          <w:rPr>
            <w:color w:val="000000" w:themeColor="text1"/>
          </w:rPr>
          <w:delText xml:space="preserve"> </w:delText>
        </w:r>
        <w:r w:rsidRPr="00A976A6" w:rsidDel="00A9786A">
          <w:rPr>
            <w:color w:val="000000" w:themeColor="text1"/>
          </w:rPr>
          <w:delText xml:space="preserve">in </w:delText>
        </w:r>
        <w:r w:rsidR="00212C00" w:rsidDel="00A9786A">
          <w:rPr>
            <w:color w:val="000000" w:themeColor="text1"/>
          </w:rPr>
          <w:delText>metabolism</w:delText>
        </w:r>
      </w:del>
      <w:ins w:id="1661" w:author="Kris.Wild" w:date="2023-04-12T09:27:00Z">
        <w:del w:id="1662" w:author="Daniel Noble" w:date="2023-05-01T19:56:00Z">
          <w:r w:rsidR="005E4AC5" w:rsidDel="00A9786A">
            <w:rPr>
              <w:color w:val="000000" w:themeColor="text1"/>
            </w:rPr>
            <w:delText>,</w:delText>
          </w:r>
        </w:del>
      </w:ins>
      <w:del w:id="1663" w:author="Daniel Noble" w:date="2023-05-01T19:56:00Z">
        <w:r w:rsidR="00212C00" w:rsidDel="00A9786A">
          <w:rPr>
            <w:color w:val="000000" w:themeColor="text1"/>
          </w:rPr>
          <w:delText xml:space="preserve"> and </w:delText>
        </w:r>
      </w:del>
      <w:ins w:id="1664" w:author="Kris.Wild" w:date="2023-04-11T15:39:00Z">
        <w:del w:id="1665" w:author="Daniel Noble" w:date="2023-05-01T19:56:00Z">
          <w:r w:rsidR="00AD6792" w:rsidDel="00A9786A">
            <w:rPr>
              <w:color w:val="000000" w:themeColor="text1"/>
            </w:rPr>
            <w:delText>growth</w:delText>
          </w:r>
        </w:del>
      </w:ins>
      <w:ins w:id="1666" w:author="Kris.Wild" w:date="2023-04-12T09:27:00Z">
        <w:del w:id="1667" w:author="Daniel Noble" w:date="2023-05-01T19:56:00Z">
          <w:r w:rsidR="005E4AC5" w:rsidDel="00A9786A">
            <w:rPr>
              <w:color w:val="000000" w:themeColor="text1"/>
            </w:rPr>
            <w:delText>,</w:delText>
          </w:r>
        </w:del>
      </w:ins>
      <w:ins w:id="1668" w:author="Kris.Wild" w:date="2023-04-11T15:39:00Z">
        <w:del w:id="1669" w:author="Daniel Noble" w:date="2023-05-01T19:56:00Z">
          <w:r w:rsidR="00AD6792" w:rsidDel="00A9786A">
            <w:rPr>
              <w:color w:val="000000" w:themeColor="text1"/>
            </w:rPr>
            <w:delText xml:space="preserve"> and survival</w:delText>
          </w:r>
        </w:del>
      </w:ins>
      <w:del w:id="1670" w:author="Daniel Noble" w:date="2023-05-01T19:56:00Z">
        <w:r w:rsidRPr="00A976A6" w:rsidDel="00A9786A">
          <w:rPr>
            <w:color w:val="000000" w:themeColor="text1"/>
          </w:rPr>
          <w:delText>fitness-related traits for sex-reversed individuals (male</w:delText>
        </w:r>
        <w:r w:rsidRPr="00A976A6" w:rsidDel="00A9786A">
          <w:rPr>
            <w:color w:val="000000" w:themeColor="text1"/>
            <w:vertAlign w:val="subscript"/>
          </w:rPr>
          <w:delText>SR</w:delText>
        </w:r>
        <w:r w:rsidRPr="00A976A6" w:rsidDel="00A9786A">
          <w:rPr>
            <w:color w:val="000000" w:themeColor="text1"/>
          </w:rPr>
          <w:delText xml:space="preserve"> XX or female</w:delText>
        </w:r>
        <w:r w:rsidRPr="00A976A6" w:rsidDel="00A9786A">
          <w:rPr>
            <w:color w:val="000000" w:themeColor="text1"/>
            <w:vertAlign w:val="subscript"/>
          </w:rPr>
          <w:delText>SR</w:delText>
        </w:r>
        <w:r w:rsidRPr="00A976A6" w:rsidDel="00A9786A">
          <w:rPr>
            <w:color w:val="000000" w:themeColor="text1"/>
          </w:rPr>
          <w:delText xml:space="preserve"> ZZ) over their concordant phenotypic sex (male XY or female ZW) in our study provides insight into </w:delText>
        </w:r>
        <w:r w:rsidR="00E00142" w:rsidDel="00A9786A">
          <w:rPr>
            <w:color w:val="000000" w:themeColor="text1"/>
          </w:rPr>
          <w:delText xml:space="preserve">possible </w:delText>
        </w:r>
        <w:r w:rsidR="002877F1" w:rsidDel="00A9786A">
          <w:rPr>
            <w:color w:val="000000" w:themeColor="text1"/>
          </w:rPr>
          <w:delText>targets</w:delText>
        </w:r>
        <w:r w:rsidR="00E00142" w:rsidDel="00A9786A">
          <w:rPr>
            <w:color w:val="000000" w:themeColor="text1"/>
          </w:rPr>
          <w:delText xml:space="preserve"> of</w:delText>
        </w:r>
        <w:r w:rsidR="00E00142" w:rsidRPr="00A976A6" w:rsidDel="00A9786A">
          <w:rPr>
            <w:color w:val="000000" w:themeColor="text1"/>
          </w:rPr>
          <w:delText xml:space="preserve"> </w:delText>
        </w:r>
        <w:r w:rsidRPr="00A976A6" w:rsidDel="00A9786A">
          <w:rPr>
            <w:color w:val="000000" w:themeColor="text1"/>
          </w:rPr>
          <w:delText>selection on hatchling phenotypes for species that undergo sex-reversal.</w:delText>
        </w:r>
        <w:r w:rsidR="00223937" w:rsidDel="00A9786A">
          <w:rPr>
            <w:color w:val="000000" w:themeColor="text1"/>
          </w:rPr>
          <w:delText xml:space="preserve"> </w:delText>
        </w:r>
      </w:del>
      <w:del w:id="1671" w:author="Daniel Noble" w:date="2023-05-01T19:54:00Z">
        <w:r w:rsidRPr="00A976A6" w:rsidDel="00A9786A">
          <w:rPr>
            <w:color w:val="000000" w:themeColor="text1"/>
          </w:rPr>
          <w:delText>In particular, the data indicate that the magnitude of metabolic differences vary</w:delText>
        </w:r>
      </w:del>
      <w:ins w:id="1672" w:author="Kris.Wild" w:date="2023-04-11T15:41:00Z">
        <w:del w:id="1673" w:author="Daniel Noble" w:date="2023-05-01T19:54:00Z">
          <w:r w:rsidR="00AD6792" w:rsidDel="00A9786A">
            <w:rPr>
              <w:color w:val="000000" w:themeColor="text1"/>
            </w:rPr>
            <w:delText>varies</w:delText>
          </w:r>
        </w:del>
      </w:ins>
      <w:del w:id="1674" w:author="Daniel Noble" w:date="2023-05-01T19:54:00Z">
        <w:r w:rsidRPr="00A976A6" w:rsidDel="00A9786A">
          <w:rPr>
            <w:color w:val="000000" w:themeColor="text1"/>
          </w:rPr>
          <w:delText xml:space="preserve"> across sexes as individuals get larger (Fig. 2</w:delText>
        </w:r>
      </w:del>
      <w:ins w:id="1675" w:author="Kris.Wild" w:date="2023-04-11T15:42:00Z">
        <w:del w:id="1676" w:author="Daniel Noble" w:date="2023-05-01T19:54:00Z">
          <w:r w:rsidR="0046202E" w:rsidDel="00A9786A">
            <w:rPr>
              <w:color w:val="000000" w:themeColor="text1"/>
            </w:rPr>
            <w:delText>)</w:delText>
          </w:r>
        </w:del>
      </w:ins>
      <w:del w:id="1677" w:author="Daniel Noble" w:date="2023-05-01T19:54:00Z">
        <w:r w:rsidRPr="00A976A6" w:rsidDel="00A9786A">
          <w:rPr>
            <w:color w:val="000000" w:themeColor="text1"/>
          </w:rPr>
          <w:delText xml:space="preserve">), possibly affecting the fitness consequences of sex-reversal at different times in the life cycle and could be further </w:delText>
        </w:r>
        <w:r w:rsidR="00212C00" w:rsidDel="00A9786A">
          <w:rPr>
            <w:color w:val="000000" w:themeColor="text1"/>
          </w:rPr>
          <w:delText>exacerbated</w:delText>
        </w:r>
        <w:r w:rsidRPr="00A976A6" w:rsidDel="00A9786A">
          <w:rPr>
            <w:color w:val="000000" w:themeColor="text1"/>
          </w:rPr>
          <w:delText xml:space="preserve"> by local environmental conditions. </w:delText>
        </w:r>
        <w:r w:rsidR="00223937" w:rsidRPr="00A976A6" w:rsidDel="00A9786A">
          <w:rPr>
            <w:color w:val="000000" w:themeColor="text1"/>
          </w:rPr>
          <w:delText xml:space="preserve">Investigating ontogenetic changes of </w:delText>
        </w:r>
      </w:del>
      <w:ins w:id="1678" w:author="Kris.Wild" w:date="2023-04-11T15:42:00Z">
        <w:del w:id="1679" w:author="Daniel Noble" w:date="2023-05-01T19:54:00Z">
          <w:r w:rsidR="0046202E" w:rsidDel="00A9786A">
            <w:rPr>
              <w:color w:val="000000" w:themeColor="text1"/>
            </w:rPr>
            <w:delText>associated with</w:delText>
          </w:r>
          <w:r w:rsidR="0046202E" w:rsidRPr="00A976A6" w:rsidDel="00A9786A">
            <w:rPr>
              <w:color w:val="000000" w:themeColor="text1"/>
            </w:rPr>
            <w:delText xml:space="preserve"> </w:delText>
          </w:r>
        </w:del>
      </w:ins>
      <w:del w:id="1680" w:author="Daniel Noble" w:date="2023-05-01T19:54:00Z">
        <w:r w:rsidR="00223937" w:rsidRPr="00A976A6" w:rsidDel="00A9786A">
          <w:rPr>
            <w:color w:val="000000" w:themeColor="text1"/>
          </w:rPr>
          <w:delText xml:space="preserve">sex-reversal will provide promising insights into the consequences of </w:delText>
        </w:r>
        <w:r w:rsidR="00223937" w:rsidRPr="00D90C00" w:rsidDel="00A9786A">
          <w:rPr>
            <w:color w:val="000000" w:themeColor="text1"/>
          </w:rPr>
          <w:delText xml:space="preserve">such effects. While egg incubation differed between the species for logistical reasons – for </w:delText>
        </w:r>
        <w:r w:rsidR="00223937" w:rsidRPr="00D90C00" w:rsidDel="00A9786A">
          <w:rPr>
            <w:i/>
            <w:iCs/>
            <w:color w:val="000000" w:themeColor="text1"/>
            <w:lang w:val="en-US"/>
          </w:rPr>
          <w:delText>B. duperreyi</w:delText>
        </w:r>
        <w:r w:rsidR="00223937" w:rsidRPr="00D90C00" w:rsidDel="00A9786A">
          <w:rPr>
            <w:color w:val="000000" w:themeColor="text1"/>
            <w:lang w:val="en-US"/>
          </w:rPr>
          <w:delText>, 90% occurred in the field</w:delText>
        </w:r>
      </w:del>
      <w:ins w:id="1681" w:author="Kris.Wild" w:date="2023-04-12T09:28:00Z">
        <w:del w:id="1682" w:author="Daniel Noble" w:date="2023-05-01T19:54:00Z">
          <w:r w:rsidR="005E4AC5" w:rsidDel="00A9786A">
            <w:rPr>
              <w:color w:val="000000" w:themeColor="text1"/>
              <w:lang w:val="en-US"/>
            </w:rPr>
            <w:delText>,</w:delText>
          </w:r>
        </w:del>
      </w:ins>
      <w:del w:id="1683" w:author="Daniel Noble" w:date="2023-05-01T19:54:00Z">
        <w:r w:rsidR="00223937" w:rsidRPr="00D90C00" w:rsidDel="00A9786A">
          <w:rPr>
            <w:color w:val="000000" w:themeColor="text1"/>
            <w:lang w:val="en-US"/>
          </w:rPr>
          <w:delText xml:space="preserve"> while in </w:delText>
        </w:r>
        <w:r w:rsidR="00223937" w:rsidRPr="00D90C00" w:rsidDel="00A9786A">
          <w:rPr>
            <w:i/>
            <w:iCs/>
            <w:color w:val="000000" w:themeColor="text1"/>
            <w:lang w:val="en-US"/>
          </w:rPr>
          <w:delText>P. vitticeps</w:delText>
        </w:r>
        <w:r w:rsidR="00223937" w:rsidRPr="00D90C00" w:rsidDel="00A9786A">
          <w:rPr>
            <w:color w:val="000000" w:themeColor="text1"/>
            <w:lang w:val="en-US"/>
          </w:rPr>
          <w:delText xml:space="preserve"> all eggs were incubated in the laboratory – we do not expect this difference to impact the relative differences we observed between sex-reversed and concordant individuals. </w:delText>
        </w:r>
      </w:del>
      <w:del w:id="1684" w:author="Daniel Noble" w:date="2023-05-01T19:53:00Z">
        <w:r w:rsidR="00223937" w:rsidRPr="00D90C00" w:rsidDel="00A9786A">
          <w:rPr>
            <w:color w:val="000000" w:themeColor="text1"/>
            <w:lang w:val="en-US"/>
          </w:rPr>
          <w:delText xml:space="preserve">However, it may have resulted in some differences in patterns observed between the two species </w:delText>
        </w:r>
        <w:r w:rsidR="00B95128" w:rsidRPr="00D90C00" w:rsidDel="00A9786A">
          <w:rPr>
            <w:color w:val="000000" w:themeColor="text1"/>
            <w:lang w:val="en-US"/>
          </w:rPr>
          <w:delText>(</w:delText>
        </w:r>
        <w:r w:rsidR="00223937" w:rsidRPr="00D90C00" w:rsidDel="00A9786A">
          <w:rPr>
            <w:color w:val="000000" w:themeColor="text1"/>
            <w:lang w:val="en-US"/>
          </w:rPr>
          <w:delText xml:space="preserve">beyond their </w:delText>
        </w:r>
        <w:r w:rsidR="00B95128" w:rsidRPr="00D90C00" w:rsidDel="00A9786A">
          <w:rPr>
            <w:color w:val="000000" w:themeColor="text1"/>
            <w:lang w:val="en-US"/>
          </w:rPr>
          <w:delText xml:space="preserve">different </w:delText>
        </w:r>
        <w:r w:rsidR="00223937" w:rsidRPr="00D90C00" w:rsidDel="00A9786A">
          <w:rPr>
            <w:color w:val="000000" w:themeColor="text1"/>
            <w:lang w:val="en-US"/>
          </w:rPr>
          <w:delText>genetic sex-determining systems</w:delText>
        </w:r>
        <w:r w:rsidR="00B95128" w:rsidRPr="00D90C00" w:rsidDel="00A9786A">
          <w:rPr>
            <w:color w:val="000000" w:themeColor="text1"/>
            <w:lang w:val="en-US"/>
          </w:rPr>
          <w:delText>)</w:delText>
        </w:r>
        <w:r w:rsidR="00223937" w:rsidRPr="00D90C00" w:rsidDel="00A9786A">
          <w:rPr>
            <w:color w:val="000000" w:themeColor="text1"/>
            <w:lang w:val="en-US"/>
          </w:rPr>
          <w:delText>, although we think this is unlikely.</w:delText>
        </w:r>
        <w:r w:rsidR="00223937" w:rsidRPr="00D90C00" w:rsidDel="00A9786A">
          <w:rPr>
            <w:color w:val="000000" w:themeColor="text1"/>
          </w:rPr>
          <w:delText xml:space="preserve"> </w:delText>
        </w:r>
      </w:del>
      <w:del w:id="1685" w:author="Daniel Noble" w:date="2023-05-01T19:54:00Z">
        <w:r w:rsidR="00223937" w:rsidRPr="00D90C00" w:rsidDel="00A9786A">
          <w:rPr>
            <w:color w:val="000000" w:themeColor="text1"/>
          </w:rPr>
          <w:delText xml:space="preserve">In both species, </w:delText>
        </w:r>
        <w:r w:rsidR="0019556D" w:rsidRPr="00D90C00" w:rsidDel="00A9786A">
          <w:rPr>
            <w:color w:val="000000" w:themeColor="text1"/>
          </w:rPr>
          <w:delText>incubation</w:delText>
        </w:r>
        <w:r w:rsidR="00223937" w:rsidRPr="00D90C00" w:rsidDel="00A9786A">
          <w:rPr>
            <w:color w:val="000000" w:themeColor="text1"/>
            <w:lang w:val="en-US"/>
          </w:rPr>
          <w:delText xml:space="preserve"> temperatures mimicked nest temperatures documented in the wild </w:delText>
        </w:r>
      </w:del>
      <w:customXmlInsRangeStart w:id="1686" w:author="Wild, Kristoffer H." w:date="2023-04-30T18:35:00Z"/>
      <w:customXmlDelRangeStart w:id="1687" w:author="Daniel Noble" w:date="2023-05-01T19:54:00Z"/>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382757633"/>
          <w:placeholder>
            <w:docPart w:val="DefaultPlaceholder_-1854013440"/>
          </w:placeholder>
        </w:sdtPr>
        <w:sdtContent>
          <w:customXmlInsRangeEnd w:id="1686"/>
          <w:customXmlDelRangeEnd w:id="1687"/>
          <w:ins w:id="1688" w:author="Wild, Kristoffer H." w:date="2023-04-30T19:21:00Z">
            <w:del w:id="1689" w:author="Daniel Noble" w:date="2023-05-01T19:54:00Z">
              <w:r w:rsidR="0027621E" w:rsidRPr="0027621E" w:rsidDel="00A9786A">
                <w:rPr>
                  <w:color w:val="000000"/>
                  <w:lang w:val="en-US"/>
                  <w:rPrChange w:id="1690" w:author="Wild, Kristoffer H." w:date="2023-04-30T19:21:00Z">
                    <w:rPr/>
                  </w:rPrChange>
                </w:rPr>
                <w:delText>(Castelli et al., 2021; Dissanayake et al., 2021b)</w:delText>
              </w:r>
            </w:del>
          </w:ins>
          <w:customXmlInsRangeStart w:id="1691" w:author="Wild, Kristoffer H." w:date="2023-04-30T18:35:00Z"/>
          <w:customXmlDelRangeStart w:id="1692" w:author="Daniel Noble" w:date="2023-05-01T19:54:00Z"/>
        </w:sdtContent>
      </w:sdt>
      <w:customXmlInsRangeEnd w:id="1691"/>
      <w:customXmlDelRangeEnd w:id="1692"/>
      <w:del w:id="1693" w:author="Daniel Noble" w:date="2023-05-01T19:54:00Z">
        <w:r w:rsidR="00223937" w:rsidRPr="00D90C00" w:rsidDel="00A9786A">
          <w:rPr>
            <w:color w:val="000000" w:themeColor="text1"/>
            <w:lang w:val="en-US"/>
          </w:rPr>
          <w:delText xml:space="preserve">(Castelli et al., 2020; </w:delText>
        </w:r>
        <w:r w:rsidR="00223937" w:rsidRPr="00D90C00" w:rsidDel="00A9786A">
          <w:rPr>
            <w:color w:val="000000" w:themeColor="text1"/>
          </w:rPr>
          <w:delText>Dissanayake et al., 2021</w:delText>
        </w:r>
        <w:r w:rsidR="00223937" w:rsidRPr="00D90C00" w:rsidDel="00A9786A">
          <w:rPr>
            <w:color w:val="000000" w:themeColor="text1"/>
            <w:lang w:val="en-US"/>
          </w:rPr>
          <w:delText xml:space="preserve">), and all hatchlings were reared under common laboratory conditions for the first </w:delText>
        </w:r>
        <w:r w:rsidR="00D90C00" w:rsidDel="00A9786A">
          <w:rPr>
            <w:color w:val="000000" w:themeColor="text1"/>
            <w:lang w:val="en-US"/>
          </w:rPr>
          <w:delText>6-</w:delText>
        </w:r>
        <w:r w:rsidR="0019556D" w:rsidRPr="00D90C00" w:rsidDel="00A9786A">
          <w:rPr>
            <w:color w:val="000000" w:themeColor="text1"/>
            <w:lang w:val="en-US"/>
          </w:rPr>
          <w:delText>months</w:delText>
        </w:r>
        <w:r w:rsidR="00223937" w:rsidRPr="00D90C00" w:rsidDel="00A9786A">
          <w:rPr>
            <w:color w:val="000000" w:themeColor="text1"/>
            <w:lang w:val="en-US"/>
          </w:rPr>
          <w:delText xml:space="preserve"> of life</w:delText>
        </w:r>
        <w:r w:rsidR="005162F6" w:rsidRPr="00D90C00" w:rsidDel="00A9786A">
          <w:rPr>
            <w:color w:val="000000" w:themeColor="text1"/>
            <w:lang w:val="en-US"/>
          </w:rPr>
          <w:delText xml:space="preserve"> when </w:delText>
        </w:r>
        <w:r w:rsidR="0019556D" w:rsidRPr="00D90C00" w:rsidDel="00A9786A">
          <w:rPr>
            <w:color w:val="000000" w:themeColor="text1"/>
            <w:lang w:val="en-US"/>
          </w:rPr>
          <w:delText>all</w:delText>
        </w:r>
        <w:r w:rsidR="005162F6" w:rsidRPr="00D90C00" w:rsidDel="00A9786A">
          <w:rPr>
            <w:color w:val="000000" w:themeColor="text1"/>
            <w:lang w:val="en-US"/>
          </w:rPr>
          <w:delText xml:space="preserve"> measurements were taken</w:delText>
        </w:r>
        <w:r w:rsidR="00223937" w:rsidRPr="00D90C00" w:rsidDel="00A9786A">
          <w:rPr>
            <w:color w:val="000000" w:themeColor="text1"/>
            <w:lang w:val="en-US"/>
          </w:rPr>
          <w:delText xml:space="preserve">. </w:delText>
        </w:r>
        <w:r w:rsidRPr="00D90C00" w:rsidDel="00A9786A">
          <w:rPr>
            <w:color w:val="000000" w:themeColor="text1"/>
          </w:rPr>
          <w:delText>Although we did not detect a significant difference in su</w:delText>
        </w:r>
        <w:r w:rsidRPr="00A976A6" w:rsidDel="00A9786A">
          <w:rPr>
            <w:color w:val="000000" w:themeColor="text1"/>
          </w:rPr>
          <w:delText xml:space="preserve">rvivorship, in both species, sex-reversed hatchlings had a higher frequency of mortality over a 6-month period than the other sexes. High mortality has been previously observed in sex-reversed individuals in laboratory experiments </w:delText>
        </w:r>
      </w:del>
      <w:customXmlDelRangeStart w:id="1694" w:author="Daniel Noble" w:date="2023-05-01T19:54:00Z"/>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customXmlDelRangeEnd w:id="1694"/>
          <w:ins w:id="1695" w:author="Wild, Kristoffer H." w:date="2023-04-30T19:21:00Z">
            <w:del w:id="1696" w:author="Daniel Noble" w:date="2023-05-01T19:54:00Z">
              <w:r w:rsidR="0027621E" w:rsidRPr="0027621E" w:rsidDel="00A9786A">
                <w:rPr>
                  <w:color w:val="000000"/>
                </w:rPr>
                <w:delText>(Mikó et al., 2021)</w:delText>
              </w:r>
            </w:del>
          </w:ins>
          <w:del w:id="1697" w:author="Daniel Noble" w:date="2023-05-01T19:54:00Z">
            <w:r w:rsidR="00EB4892" w:rsidRPr="0027621E" w:rsidDel="00A9786A">
              <w:rPr>
                <w:color w:val="000000"/>
              </w:rPr>
              <w:delText>(Mikó et al., 2021)</w:delText>
            </w:r>
          </w:del>
          <w:customXmlDelRangeStart w:id="1698" w:author="Daniel Noble" w:date="2023-05-01T19:54:00Z"/>
        </w:sdtContent>
      </w:sdt>
      <w:customXmlDelRangeEnd w:id="1698"/>
      <w:del w:id="1699" w:author="Daniel Noble" w:date="2023-05-01T19:54:00Z">
        <w:r w:rsidRPr="00A976A6" w:rsidDel="00A9786A">
          <w:rPr>
            <w:color w:val="000000" w:themeColor="text1"/>
          </w:rPr>
          <w:delText xml:space="preserve"> and in the wild </w:delText>
        </w:r>
      </w:del>
      <w:customXmlDelRangeStart w:id="1700" w:author="Daniel Noble" w:date="2023-05-01T19:54:00Z"/>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customXmlDelRangeEnd w:id="1700"/>
          <w:ins w:id="1701" w:author="Wild, Kristoffer H." w:date="2023-04-30T19:21:00Z">
            <w:del w:id="1702" w:author="Daniel Noble" w:date="2023-05-01T19:54:00Z">
              <w:r w:rsidR="0027621E" w:rsidRPr="0027621E" w:rsidDel="00A9786A">
                <w:rPr>
                  <w:color w:val="000000"/>
                </w:rPr>
                <w:delText>(Wild et al., 2022)</w:delText>
              </w:r>
            </w:del>
          </w:ins>
          <w:del w:id="1703" w:author="Daniel Noble" w:date="2023-05-01T19:54:00Z">
            <w:r w:rsidR="00EB4892" w:rsidRPr="0027621E" w:rsidDel="00A9786A">
              <w:rPr>
                <w:color w:val="000000"/>
              </w:rPr>
              <w:delText>(Wild et al., 2022)</w:delText>
            </w:r>
          </w:del>
          <w:customXmlDelRangeStart w:id="1704" w:author="Daniel Noble" w:date="2023-05-01T19:54:00Z"/>
        </w:sdtContent>
      </w:sdt>
      <w:customXmlDelRangeEnd w:id="1704"/>
      <w:del w:id="1705" w:author="Daniel Noble" w:date="2023-05-01T19:54:00Z">
        <w:r w:rsidRPr="00A976A6" w:rsidDel="00A9786A">
          <w:rPr>
            <w:color w:val="000000" w:themeColor="text1"/>
          </w:rPr>
          <w:delText xml:space="preserve">. </w:delText>
        </w:r>
      </w:del>
      <w:r w:rsidRPr="00A976A6">
        <w:rPr>
          <w:color w:val="000000" w:themeColor="text1"/>
        </w:rPr>
        <w:t>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
          <w:id w:val="-1866435368"/>
          <w:placeholder>
            <w:docPart w:val="C4CDD791CC79EA49B91996D71A424E42"/>
          </w:placeholder>
        </w:sdtPr>
        <w:sdtContent>
          <w:ins w:id="1706" w:author="Wild, Kristoffer H." w:date="2023-04-30T19:21:00Z">
            <w:r w:rsidR="0027621E" w:rsidRPr="0027621E">
              <w:rPr>
                <w:color w:val="000000"/>
              </w:rPr>
              <w:t>(Cotton and Wedekind, 2009)</w:t>
            </w:r>
          </w:ins>
          <w:del w:id="1707" w:author="Wild, Kristoffer H." w:date="2023-04-30T16:46:00Z">
            <w:r w:rsidR="00EB4892" w:rsidRPr="0027621E" w:rsidDel="001437AD">
              <w:rPr>
                <w:color w:val="000000"/>
                <w:rPrChange w:id="1708" w:author="Wild, Kristoffer H." w:date="2023-04-30T19:21:00Z">
                  <w:rPr/>
                </w:rPrChange>
              </w:rPr>
              <w:delText>(Cotton &amp; Wedekind, 2009)</w:delText>
            </w:r>
          </w:del>
        </w:sdtContent>
      </w:sdt>
      <w:r w:rsidRPr="00A976A6">
        <w:rPr>
          <w:color w:val="000000" w:themeColor="text1"/>
        </w:rPr>
        <w:t xml:space="preserve">. Overall, the lack of explicit support in our data for the Like Genotype </w:t>
      </w:r>
      <w:ins w:id="1709" w:author="Daniel Noble" w:date="2023-04-27T11:11:00Z">
        <w:r w:rsidR="000040E6">
          <w:rPr>
            <w:color w:val="000000" w:themeColor="text1"/>
          </w:rPr>
          <w:t xml:space="preserve">hypothesis </w:t>
        </w:r>
      </w:ins>
      <w:r w:rsidRPr="00A976A6">
        <w:rPr>
          <w:color w:val="000000" w:themeColor="text1"/>
        </w:rPr>
        <w:t xml:space="preserve">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1710" w:author="Kris.Wild" w:date="2023-04-22T08:09:00Z">
        <w:r w:rsidR="004B59F5">
          <w:rPr>
            <w:color w:val="000000" w:themeColor="text1"/>
          </w:rPr>
          <w:t>.</w:t>
        </w:r>
      </w:ins>
    </w:p>
    <w:p w14:paraId="0D797DA4" w14:textId="3C6CB2AD" w:rsidR="001C6646" w:rsidDel="00CB25B1" w:rsidRDefault="001C6646" w:rsidP="00A146D7">
      <w:pPr>
        <w:contextualSpacing/>
        <w:rPr>
          <w:del w:id="1711" w:author="Kris.Wild" w:date="2023-04-11T11:10:00Z"/>
          <w:color w:val="000000" w:themeColor="text1"/>
        </w:rPr>
      </w:pPr>
    </w:p>
    <w:p w14:paraId="3ADB2530" w14:textId="77777777" w:rsidR="00652BCE" w:rsidDel="009D367F" w:rsidRDefault="00652BCE" w:rsidP="00A146D7">
      <w:pPr>
        <w:contextualSpacing/>
        <w:rPr>
          <w:del w:id="1712" w:author="Kristoffer Wild" w:date="2023-04-30T16:22:00Z"/>
          <w:color w:val="000000" w:themeColor="text1"/>
        </w:rPr>
      </w:pPr>
    </w:p>
    <w:p w14:paraId="396B2439" w14:textId="77777777" w:rsidR="00596359" w:rsidDel="009D367F" w:rsidRDefault="00596359" w:rsidP="00A146D7">
      <w:pPr>
        <w:contextualSpacing/>
        <w:rPr>
          <w:ins w:id="1713" w:author="Daniel Noble" w:date="2023-04-27T10:09:00Z"/>
          <w:del w:id="1714" w:author="Kristoffer Wild" w:date="2023-04-30T16:22:00Z"/>
          <w:color w:val="000000" w:themeColor="text1"/>
        </w:rPr>
      </w:pPr>
    </w:p>
    <w:p w14:paraId="4C4EA49A" w14:textId="77777777" w:rsidR="00F97CDD" w:rsidDel="009D367F" w:rsidRDefault="00F97CDD" w:rsidP="00A146D7">
      <w:pPr>
        <w:contextualSpacing/>
        <w:rPr>
          <w:ins w:id="1715" w:author="Daniel Noble" w:date="2023-04-27T10:09:00Z"/>
          <w:del w:id="1716" w:author="Kristoffer Wild" w:date="2023-04-30T16:22:00Z"/>
          <w:color w:val="000000" w:themeColor="text1"/>
        </w:rPr>
      </w:pPr>
    </w:p>
    <w:p w14:paraId="4F80E145" w14:textId="17094BF3" w:rsidR="00F97CDD" w:rsidRPr="0069440C" w:rsidDel="009D367F" w:rsidRDefault="00F97CDD" w:rsidP="00F97CDD">
      <w:pPr>
        <w:keepNext/>
        <w:spacing w:before="240" w:after="120"/>
        <w:contextualSpacing/>
        <w:rPr>
          <w:ins w:id="1717" w:author="Daniel Noble" w:date="2023-04-27T10:09:00Z"/>
          <w:del w:id="1718" w:author="Kristoffer Wild" w:date="2023-04-30T16:22:00Z"/>
          <w:b/>
          <w:bCs/>
          <w:color w:val="000000" w:themeColor="text1"/>
        </w:rPr>
      </w:pPr>
      <w:ins w:id="1719" w:author="Daniel Noble" w:date="2023-04-27T10:09:00Z">
        <w:del w:id="1720" w:author="Kristoffer Wild" w:date="2023-04-30T16:22:00Z">
          <w:r w:rsidDel="009D367F">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ins>
      <w:customXmlInsRangeStart w:id="1721" w:author="Daniel Noble" w:date="2023-04-27T10:09:00Z"/>
      <w:customXmlDelRangeStart w:id="1722" w:author="Kristoffer Wild" w:date="2023-04-30T16:22:00Z"/>
      <w:sdt>
        <w:sdtPr>
          <w:rPr>
            <w:color w:val="000000"/>
          </w:rPr>
          <w:tag w:val="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1927257028"/>
          <w:placeholder>
            <w:docPart w:val="7E7BDEE92DD6CB478C08A2838EA0173B"/>
          </w:placeholder>
        </w:sdtPr>
        <w:sdtContent>
          <w:customXmlInsRangeEnd w:id="1721"/>
          <w:customXmlDelRangeEnd w:id="1722"/>
          <w:ins w:id="1723" w:author="Daniel Noble" w:date="2023-04-27T10:09:00Z">
            <w:del w:id="1724" w:author="Wild, Kristoffer H." w:date="2023-04-30T16:46:00Z">
              <w:r w:rsidRPr="0027621E" w:rsidDel="001437AD">
                <w:rPr>
                  <w:color w:val="000000"/>
                </w:rPr>
                <w:delText>Grossen et al., 2011; Schwanz et al., 2020)</w:delText>
              </w:r>
            </w:del>
          </w:ins>
          <w:customXmlInsRangeStart w:id="1725" w:author="Daniel Noble" w:date="2023-04-27T10:09:00Z"/>
          <w:customXmlDelRangeStart w:id="1726" w:author="Kristoffer Wild" w:date="2023-04-30T16:22:00Z"/>
        </w:sdtContent>
      </w:sdt>
      <w:customXmlInsRangeEnd w:id="1725"/>
      <w:customXmlDelRangeEnd w:id="1726"/>
      <w:ins w:id="1727" w:author="Daniel Noble" w:date="2023-04-27T10:09:00Z">
        <w:del w:id="1728" w:author="Kristoffer Wild" w:date="2023-04-30T16:22:00Z">
          <w:r w:rsidRPr="00273DB0" w:rsidDel="009D367F">
            <w:rPr>
              <w:color w:val="000000"/>
            </w:rPr>
            <w:delText>.</w:delText>
          </w:r>
        </w:del>
      </w:ins>
    </w:p>
    <w:p w14:paraId="3EF3583D" w14:textId="642F563B" w:rsidR="00F97CDD" w:rsidRPr="0069440C" w:rsidRDefault="00F97CDD" w:rsidP="00A146D7">
      <w:pPr>
        <w:contextualSpacing/>
        <w:rPr>
          <w:color w:val="000000" w:themeColor="text1"/>
        </w:rPr>
        <w:sectPr w:rsidR="00F97CDD"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ins w:id="1729" w:author="Wild, Kristoffer H." w:date="2023-04-30T18:51:00Z"/>
          <w:b/>
          <w:bCs/>
          <w:color w:val="000000" w:themeColor="text1"/>
        </w:rPr>
      </w:pPr>
      <w:r w:rsidRPr="0069440C">
        <w:rPr>
          <w:b/>
          <w:bCs/>
          <w:color w:val="000000" w:themeColor="text1"/>
        </w:rPr>
        <w:lastRenderedPageBreak/>
        <w:t>Literature cited</w:t>
      </w:r>
    </w:p>
    <w:p w14:paraId="5A068CED" w14:textId="77777777" w:rsidR="00171675" w:rsidRDefault="00171675">
      <w:pPr>
        <w:autoSpaceDE w:val="0"/>
        <w:autoSpaceDN w:val="0"/>
        <w:ind w:left="567" w:hanging="567"/>
        <w:rPr>
          <w:ins w:id="1730" w:author="Wild, Kristoffer H." w:date="2023-04-30T18:51:00Z"/>
        </w:rPr>
        <w:pPrChange w:id="1731" w:author="Wild, Kristoffer H." w:date="2023-04-30T18:52:00Z">
          <w:pPr>
            <w:autoSpaceDE w:val="0"/>
            <w:autoSpaceDN w:val="0"/>
            <w:ind w:hanging="480"/>
          </w:pPr>
        </w:pPrChange>
      </w:pPr>
      <w:ins w:id="1732" w:author="Wild, Kristoffer H." w:date="2023-04-30T18:51:00Z">
        <w:r>
          <w:rPr>
            <w:b/>
            <w:bCs/>
          </w:rPr>
          <w:t>Angilletta  Michael J, J.</w:t>
        </w:r>
        <w:r>
          <w:t xml:space="preserve"> (2001). Variation in metabolic rate between populations of a geographically widespread lizard. </w:t>
        </w:r>
        <w:r>
          <w:rPr>
            <w:i/>
            <w:iCs/>
          </w:rPr>
          <w:t>Physiological and Biochemical Zoology</w:t>
        </w:r>
        <w:r>
          <w:t xml:space="preserve"> </w:t>
        </w:r>
        <w:r>
          <w:rPr>
            <w:b/>
            <w:bCs/>
          </w:rPr>
          <w:t>74</w:t>
        </w:r>
        <w:r>
          <w:t>, 11–21.</w:t>
        </w:r>
      </w:ins>
    </w:p>
    <w:p w14:paraId="48594A32" w14:textId="77777777" w:rsidR="00171675" w:rsidRDefault="00171675">
      <w:pPr>
        <w:autoSpaceDE w:val="0"/>
        <w:autoSpaceDN w:val="0"/>
        <w:ind w:left="567" w:hanging="567"/>
        <w:rPr>
          <w:ins w:id="1733" w:author="Wild, Kristoffer H." w:date="2023-04-30T18:51:00Z"/>
        </w:rPr>
        <w:pPrChange w:id="1734" w:author="Wild, Kristoffer H." w:date="2023-04-30T18:52:00Z">
          <w:pPr>
            <w:autoSpaceDE w:val="0"/>
            <w:autoSpaceDN w:val="0"/>
            <w:ind w:hanging="480"/>
          </w:pPr>
        </w:pPrChange>
      </w:pPr>
      <w:ins w:id="1735" w:author="Wild, Kristoffer H." w:date="2023-04-30T18:51:00Z">
        <w:r>
          <w:rPr>
            <w:b/>
            <w:bCs/>
          </w:rPr>
          <w:t>Angilletta Jr, M. J. and Angilletta, M. J.</w:t>
        </w:r>
        <w:r>
          <w:t xml:space="preserve"> (2009). </w:t>
        </w:r>
        <w:r>
          <w:rPr>
            <w:i/>
            <w:iCs/>
          </w:rPr>
          <w:t>Thermal adaptation: a theoretical and empirical synthesis</w:t>
        </w:r>
        <w:r>
          <w:t>. New York, NY, USA: Oxford University Press.</w:t>
        </w:r>
      </w:ins>
    </w:p>
    <w:p w14:paraId="248041CC" w14:textId="77777777" w:rsidR="00171675" w:rsidRDefault="00171675">
      <w:pPr>
        <w:autoSpaceDE w:val="0"/>
        <w:autoSpaceDN w:val="0"/>
        <w:ind w:left="567" w:hanging="567"/>
        <w:rPr>
          <w:ins w:id="1736" w:author="Wild, Kristoffer H." w:date="2023-04-30T18:51:00Z"/>
        </w:rPr>
        <w:pPrChange w:id="1737" w:author="Wild, Kristoffer H." w:date="2023-04-30T18:52:00Z">
          <w:pPr>
            <w:autoSpaceDE w:val="0"/>
            <w:autoSpaceDN w:val="0"/>
            <w:ind w:hanging="480"/>
          </w:pPr>
        </w:pPrChange>
      </w:pPr>
      <w:ins w:id="1738" w:author="Wild, Kristoffer H." w:date="2023-04-30T18:51:00Z">
        <w:r>
          <w:rPr>
            <w:b/>
            <w:bCs/>
          </w:rPr>
          <w:t>Arnqvist, G., Rönn, J., Watson, C., Goenaga, J. and Immonen, E.</w:t>
        </w:r>
        <w:r>
          <w:t xml:space="preserve"> (2022). Concerted evolution of metabolic rate, economics of mating, ecology, and pace of life across seed beetles. </w:t>
        </w:r>
        <w:r>
          <w:rPr>
            <w:i/>
            <w:iCs/>
          </w:rPr>
          <w:t>Proceedings of the National Academy of Sciences</w:t>
        </w:r>
        <w:r>
          <w:t xml:space="preserve"> </w:t>
        </w:r>
        <w:r>
          <w:rPr>
            <w:b/>
            <w:bCs/>
          </w:rPr>
          <w:t>119</w:t>
        </w:r>
        <w:r>
          <w:t>, e2205564119.</w:t>
        </w:r>
      </w:ins>
    </w:p>
    <w:p w14:paraId="6768FC95" w14:textId="77777777" w:rsidR="00171675" w:rsidRDefault="00171675">
      <w:pPr>
        <w:autoSpaceDE w:val="0"/>
        <w:autoSpaceDN w:val="0"/>
        <w:ind w:left="567" w:hanging="567"/>
        <w:rPr>
          <w:ins w:id="1739" w:author="Wild, Kristoffer H." w:date="2023-04-30T18:51:00Z"/>
        </w:rPr>
        <w:pPrChange w:id="1740" w:author="Wild, Kristoffer H." w:date="2023-04-30T18:52:00Z">
          <w:pPr>
            <w:autoSpaceDE w:val="0"/>
            <w:autoSpaceDN w:val="0"/>
            <w:ind w:hanging="480"/>
          </w:pPr>
        </w:pPrChange>
      </w:pPr>
      <w:ins w:id="1741" w:author="Wild, Kristoffer H." w:date="2023-04-30T18:51:00Z">
        <w:r>
          <w:rPr>
            <w:b/>
            <w:bCs/>
          </w:rPr>
          <w:t>Bachtrog, D., Mank, J. E., Peichel, C. L., Kirkpatrick, M., Otto, S. P., Ashman, T.-L., Hahn, M. W., Kitano, J., Mayrose, I. and Ming, R.</w:t>
        </w:r>
        <w:r>
          <w:t xml:space="preserve"> (2014). Sex determination: why so many ways of doing it? </w:t>
        </w:r>
        <w:r>
          <w:rPr>
            <w:i/>
            <w:iCs/>
          </w:rPr>
          <w:t>PLoS Biol</w:t>
        </w:r>
        <w:r>
          <w:t xml:space="preserve"> </w:t>
        </w:r>
        <w:r>
          <w:rPr>
            <w:b/>
            <w:bCs/>
          </w:rPr>
          <w:t>12</w:t>
        </w:r>
        <w:r>
          <w:t>, e1001899.</w:t>
        </w:r>
      </w:ins>
    </w:p>
    <w:p w14:paraId="41AED94A" w14:textId="77777777" w:rsidR="00171675" w:rsidRDefault="00171675">
      <w:pPr>
        <w:autoSpaceDE w:val="0"/>
        <w:autoSpaceDN w:val="0"/>
        <w:ind w:left="567" w:hanging="567"/>
        <w:rPr>
          <w:ins w:id="1742" w:author="Wild, Kristoffer H." w:date="2023-04-30T18:51:00Z"/>
        </w:rPr>
        <w:pPrChange w:id="1743" w:author="Wild, Kristoffer H." w:date="2023-04-30T18:52:00Z">
          <w:pPr>
            <w:autoSpaceDE w:val="0"/>
            <w:autoSpaceDN w:val="0"/>
            <w:ind w:hanging="480"/>
          </w:pPr>
        </w:pPrChange>
      </w:pPr>
      <w:ins w:id="1744" w:author="Wild, Kristoffer H." w:date="2023-04-30T18:51:00Z">
        <w:r>
          <w:rPr>
            <w:b/>
            <w:bCs/>
          </w:rPr>
          <w:t>Bókony, V., Ujhegyi, N., Mikó, Z., Erös, R., Hettyey, A., Vili, N., Gál, Z., Hoffmann, O. I. and Nemesházi, E.</w:t>
        </w:r>
        <w:r>
          <w:t xml:space="preserve"> (2021). Sex Reversal and Performance in Fitness-Related Traits During Early Life in Agile Frogs. </w:t>
        </w:r>
        <w:r>
          <w:rPr>
            <w:i/>
            <w:iCs/>
          </w:rPr>
          <w:t>Front Ecol Evol</w:t>
        </w:r>
        <w:r>
          <w:t xml:space="preserve"> </w:t>
        </w:r>
        <w:r>
          <w:rPr>
            <w:b/>
            <w:bCs/>
          </w:rPr>
          <w:t>9</w:t>
        </w:r>
        <w:r>
          <w:t>, 1–14.</w:t>
        </w:r>
      </w:ins>
    </w:p>
    <w:p w14:paraId="6BD2BAB4" w14:textId="77777777" w:rsidR="00171675" w:rsidRDefault="00171675">
      <w:pPr>
        <w:autoSpaceDE w:val="0"/>
        <w:autoSpaceDN w:val="0"/>
        <w:ind w:left="567" w:hanging="567"/>
        <w:rPr>
          <w:ins w:id="1745" w:author="Wild, Kristoffer H." w:date="2023-04-30T18:51:00Z"/>
        </w:rPr>
        <w:pPrChange w:id="1746" w:author="Wild, Kristoffer H." w:date="2023-04-30T18:52:00Z">
          <w:pPr>
            <w:autoSpaceDE w:val="0"/>
            <w:autoSpaceDN w:val="0"/>
            <w:ind w:hanging="480"/>
          </w:pPr>
        </w:pPrChange>
      </w:pPr>
      <w:ins w:id="1747" w:author="Wild, Kristoffer H." w:date="2023-04-30T18:51:00Z">
        <w:r>
          <w:rPr>
            <w:b/>
            <w:bCs/>
          </w:rPr>
          <w:t>Boratyński, Z., Koskela, E., Mappes, T. and Oksanen, T. A.</w:t>
        </w:r>
        <w:r>
          <w:t xml:space="preserve"> (2010). Sex‐specific selection on energy metabolism–selection coefficients for winter survival. </w:t>
        </w:r>
        <w:r>
          <w:rPr>
            <w:i/>
            <w:iCs/>
          </w:rPr>
          <w:t>J Evol Biol</w:t>
        </w:r>
        <w:r>
          <w:t xml:space="preserve"> </w:t>
        </w:r>
        <w:r>
          <w:rPr>
            <w:b/>
            <w:bCs/>
          </w:rPr>
          <w:t>23</w:t>
        </w:r>
        <w:r>
          <w:t>, 1969–1978.</w:t>
        </w:r>
      </w:ins>
    </w:p>
    <w:p w14:paraId="0E518EE5" w14:textId="77777777" w:rsidR="00171675" w:rsidRDefault="00171675">
      <w:pPr>
        <w:autoSpaceDE w:val="0"/>
        <w:autoSpaceDN w:val="0"/>
        <w:ind w:left="567" w:hanging="567"/>
        <w:rPr>
          <w:ins w:id="1748" w:author="Wild, Kristoffer H." w:date="2023-04-30T18:51:00Z"/>
        </w:rPr>
        <w:pPrChange w:id="1749" w:author="Wild, Kristoffer H." w:date="2023-04-30T18:52:00Z">
          <w:pPr>
            <w:autoSpaceDE w:val="0"/>
            <w:autoSpaceDN w:val="0"/>
            <w:ind w:hanging="480"/>
          </w:pPr>
        </w:pPrChange>
      </w:pPr>
      <w:ins w:id="1750" w:author="Wild, Kristoffer H." w:date="2023-04-30T18:51:00Z">
        <w:r>
          <w:rPr>
            <w:b/>
            <w:bCs/>
          </w:rPr>
          <w:t>Bradshaw, S. D.</w:t>
        </w:r>
        <w:r>
          <w:t xml:space="preserve"> (1997). </w:t>
        </w:r>
        <w:r>
          <w:rPr>
            <w:i/>
            <w:iCs/>
          </w:rPr>
          <w:t>Homeostasis in desert reptiles</w:t>
        </w:r>
        <w:r>
          <w:t>. New York, NY, USA: Springer Science &amp; Business Media.</w:t>
        </w:r>
      </w:ins>
    </w:p>
    <w:p w14:paraId="69E39246" w14:textId="77777777" w:rsidR="00171675" w:rsidRDefault="00171675">
      <w:pPr>
        <w:autoSpaceDE w:val="0"/>
        <w:autoSpaceDN w:val="0"/>
        <w:ind w:left="567" w:hanging="567"/>
        <w:rPr>
          <w:ins w:id="1751" w:author="Wild, Kristoffer H." w:date="2023-04-30T18:51:00Z"/>
        </w:rPr>
        <w:pPrChange w:id="1752" w:author="Wild, Kristoffer H." w:date="2023-04-30T18:52:00Z">
          <w:pPr>
            <w:autoSpaceDE w:val="0"/>
            <w:autoSpaceDN w:val="0"/>
            <w:ind w:hanging="480"/>
          </w:pPr>
        </w:pPrChange>
      </w:pPr>
      <w:ins w:id="1753" w:author="Wild, Kristoffer H." w:date="2023-04-30T18:51:00Z">
        <w:r>
          <w:rPr>
            <w:b/>
            <w:bCs/>
          </w:rPr>
          <w:t>Brown, J. H., Gillooly, J. F., Allen, A. P., Savage, V. M. and West, G. B.</w:t>
        </w:r>
        <w:r>
          <w:t xml:space="preserve"> (2004). Toward a metabolic theory of ecology. </w:t>
        </w:r>
        <w:r>
          <w:rPr>
            <w:i/>
            <w:iCs/>
          </w:rPr>
          <w:t>Ecology</w:t>
        </w:r>
        <w:r>
          <w:t xml:space="preserve"> </w:t>
        </w:r>
        <w:r>
          <w:rPr>
            <w:b/>
            <w:bCs/>
          </w:rPr>
          <w:t>85</w:t>
        </w:r>
        <w:r>
          <w:t>, 1771–1789.</w:t>
        </w:r>
      </w:ins>
    </w:p>
    <w:p w14:paraId="5A6F7247" w14:textId="77777777" w:rsidR="00171675" w:rsidRDefault="00171675">
      <w:pPr>
        <w:autoSpaceDE w:val="0"/>
        <w:autoSpaceDN w:val="0"/>
        <w:ind w:left="567" w:hanging="567"/>
        <w:rPr>
          <w:ins w:id="1754" w:author="Wild, Kristoffer H." w:date="2023-04-30T18:51:00Z"/>
        </w:rPr>
        <w:pPrChange w:id="1755" w:author="Wild, Kristoffer H." w:date="2023-04-30T18:52:00Z">
          <w:pPr>
            <w:autoSpaceDE w:val="0"/>
            <w:autoSpaceDN w:val="0"/>
            <w:ind w:hanging="480"/>
          </w:pPr>
        </w:pPrChange>
      </w:pPr>
      <w:ins w:id="1756" w:author="Wild, Kristoffer H." w:date="2023-04-30T18:51:00Z">
        <w:r>
          <w:rPr>
            <w:b/>
            <w:bCs/>
          </w:rPr>
          <w:t>Bull, J. J.</w:t>
        </w:r>
        <w:r>
          <w:t xml:space="preserve"> (1980). Sex Determination in Reptiles. </w:t>
        </w:r>
        <w:r>
          <w:rPr>
            <w:i/>
            <w:iCs/>
          </w:rPr>
          <w:t>Source: The Quarterly Review of Biology</w:t>
        </w:r>
        <w:r>
          <w:t xml:space="preserve"> </w:t>
        </w:r>
        <w:r>
          <w:rPr>
            <w:b/>
            <w:bCs/>
          </w:rPr>
          <w:t>55</w:t>
        </w:r>
        <w:r>
          <w:t>, 3–21.</w:t>
        </w:r>
      </w:ins>
    </w:p>
    <w:p w14:paraId="007FE863" w14:textId="77777777" w:rsidR="00171675" w:rsidRDefault="00171675">
      <w:pPr>
        <w:autoSpaceDE w:val="0"/>
        <w:autoSpaceDN w:val="0"/>
        <w:ind w:left="567" w:hanging="567"/>
        <w:rPr>
          <w:ins w:id="1757" w:author="Wild, Kristoffer H." w:date="2023-04-30T18:51:00Z"/>
        </w:rPr>
        <w:pPrChange w:id="1758" w:author="Wild, Kristoffer H." w:date="2023-04-30T18:52:00Z">
          <w:pPr>
            <w:autoSpaceDE w:val="0"/>
            <w:autoSpaceDN w:val="0"/>
            <w:ind w:hanging="480"/>
          </w:pPr>
        </w:pPrChange>
      </w:pPr>
      <w:ins w:id="1759" w:author="Wild, Kristoffer H." w:date="2023-04-30T18:51:00Z">
        <w:r>
          <w:rPr>
            <w:b/>
            <w:bCs/>
          </w:rPr>
          <w:t>Bull, J. J.</w:t>
        </w:r>
        <w:r>
          <w:t xml:space="preserve"> (1983). </w:t>
        </w:r>
        <w:r>
          <w:rPr>
            <w:i/>
            <w:iCs/>
          </w:rPr>
          <w:t>Evolution of sex determining mechanisms</w:t>
        </w:r>
        <w:r>
          <w:t>. San Francisco, CA, USA: Benjamin Cummings.</w:t>
        </w:r>
      </w:ins>
    </w:p>
    <w:p w14:paraId="4602C23B" w14:textId="77777777" w:rsidR="00171675" w:rsidRDefault="00171675">
      <w:pPr>
        <w:autoSpaceDE w:val="0"/>
        <w:autoSpaceDN w:val="0"/>
        <w:ind w:left="567" w:hanging="567"/>
        <w:rPr>
          <w:ins w:id="1760" w:author="Wild, Kristoffer H." w:date="2023-04-30T18:51:00Z"/>
        </w:rPr>
        <w:pPrChange w:id="1761" w:author="Wild, Kristoffer H." w:date="2023-04-30T18:52:00Z">
          <w:pPr>
            <w:autoSpaceDE w:val="0"/>
            <w:autoSpaceDN w:val="0"/>
            <w:ind w:hanging="480"/>
          </w:pPr>
        </w:pPrChange>
      </w:pPr>
      <w:ins w:id="1762" w:author="Wild, Kristoffer H." w:date="2023-04-30T18:51:00Z">
        <w:r>
          <w:rPr>
            <w:b/>
            <w:bCs/>
          </w:rPr>
          <w:t>Bürkner, P.-C.</w:t>
        </w:r>
        <w:r>
          <w:t xml:space="preserve"> (2017). brms: An R package for Bayesian multilevel models using Stan. </w:t>
        </w:r>
        <w:r>
          <w:rPr>
            <w:i/>
            <w:iCs/>
          </w:rPr>
          <w:t>J Stat Softw</w:t>
        </w:r>
        <w:r>
          <w:t xml:space="preserve"> </w:t>
        </w:r>
        <w:r>
          <w:rPr>
            <w:b/>
            <w:bCs/>
          </w:rPr>
          <w:t>80</w:t>
        </w:r>
        <w:r>
          <w:t>, 1–28.</w:t>
        </w:r>
      </w:ins>
    </w:p>
    <w:p w14:paraId="72E227F9" w14:textId="77777777" w:rsidR="00171675" w:rsidRDefault="00171675">
      <w:pPr>
        <w:autoSpaceDE w:val="0"/>
        <w:autoSpaceDN w:val="0"/>
        <w:ind w:left="567" w:hanging="567"/>
        <w:rPr>
          <w:ins w:id="1763" w:author="Wild, Kristoffer H." w:date="2023-04-30T18:51:00Z"/>
        </w:rPr>
        <w:pPrChange w:id="1764" w:author="Wild, Kristoffer H." w:date="2023-04-30T18:52:00Z">
          <w:pPr>
            <w:autoSpaceDE w:val="0"/>
            <w:autoSpaceDN w:val="0"/>
            <w:ind w:hanging="480"/>
          </w:pPr>
        </w:pPrChange>
      </w:pPr>
      <w:ins w:id="1765" w:author="Wild, Kristoffer H." w:date="2023-04-30T18:51:00Z">
        <w:r>
          <w:rPr>
            <w:b/>
            <w:bCs/>
          </w:rPr>
          <w:t>Burton, T., Killen, S. S., Armstrong, J. D. and Metcalfe, N. B.</w:t>
        </w:r>
        <w:r>
          <w:t xml:space="preserve"> (2011). What causes intraspecific variation in resting metabolic rate and what are its ecological consequences? </w:t>
        </w:r>
        <w:r>
          <w:rPr>
            <w:i/>
            <w:iCs/>
          </w:rPr>
          <w:t>Proceedings of the Royal Society B: Biological Sciences</w:t>
        </w:r>
        <w:r>
          <w:t xml:space="preserve"> </w:t>
        </w:r>
        <w:r>
          <w:rPr>
            <w:b/>
            <w:bCs/>
          </w:rPr>
          <w:t>278</w:t>
        </w:r>
        <w:r>
          <w:t>, 3465–3473.</w:t>
        </w:r>
      </w:ins>
    </w:p>
    <w:p w14:paraId="69247F41" w14:textId="77777777" w:rsidR="00171675" w:rsidRDefault="00171675">
      <w:pPr>
        <w:autoSpaceDE w:val="0"/>
        <w:autoSpaceDN w:val="0"/>
        <w:ind w:left="567" w:hanging="567"/>
        <w:rPr>
          <w:ins w:id="1766" w:author="Wild, Kristoffer H." w:date="2023-04-30T18:51:00Z"/>
        </w:rPr>
        <w:pPrChange w:id="1767" w:author="Wild, Kristoffer H." w:date="2023-04-30T18:52:00Z">
          <w:pPr>
            <w:autoSpaceDE w:val="0"/>
            <w:autoSpaceDN w:val="0"/>
            <w:ind w:hanging="480"/>
          </w:pPr>
        </w:pPrChange>
      </w:pPr>
      <w:ins w:id="1768" w:author="Wild, Kristoffer H." w:date="2023-04-30T18:51:00Z">
        <w:r>
          <w:rPr>
            <w:b/>
            <w:bCs/>
          </w:rPr>
          <w:t>Castelli, M. A., Georges, A., Cherryh, C., Rosauer, D. F., Sarre, S. D., Contador‐Kelsall, I. and Holleley, C. E.</w:t>
        </w:r>
        <w:r>
          <w:t xml:space="preserve"> (2021). Evolving thermal thresholds explain the distribution of temperature sex reversal in an Australian dragon lizard. </w:t>
        </w:r>
        <w:r>
          <w:rPr>
            <w:i/>
            <w:iCs/>
          </w:rPr>
          <w:t>Divers Distrib</w:t>
        </w:r>
        <w:r>
          <w:t xml:space="preserve"> </w:t>
        </w:r>
        <w:r>
          <w:rPr>
            <w:b/>
            <w:bCs/>
          </w:rPr>
          <w:t>27</w:t>
        </w:r>
        <w:r>
          <w:t>, 427–438.</w:t>
        </w:r>
      </w:ins>
    </w:p>
    <w:p w14:paraId="3832CDEF" w14:textId="09AAB20E" w:rsidR="00171675" w:rsidRDefault="00171675">
      <w:pPr>
        <w:autoSpaceDE w:val="0"/>
        <w:autoSpaceDN w:val="0"/>
        <w:ind w:left="567" w:hanging="567"/>
        <w:rPr>
          <w:ins w:id="1769" w:author="Wild, Kristoffer H." w:date="2023-04-30T18:51:00Z"/>
        </w:rPr>
        <w:pPrChange w:id="1770" w:author="Wild, Kristoffer H." w:date="2023-04-30T18:52:00Z">
          <w:pPr>
            <w:autoSpaceDE w:val="0"/>
            <w:autoSpaceDN w:val="0"/>
            <w:ind w:hanging="480"/>
          </w:pPr>
        </w:pPrChange>
      </w:pPr>
      <w:ins w:id="1771" w:author="Wild, Kristoffer H." w:date="2023-04-30T18:51:00Z">
        <w:r>
          <w:rPr>
            <w:b/>
            <w:bCs/>
          </w:rPr>
          <w:t>Charlesworth, D. and Charlesworth, B.</w:t>
        </w:r>
        <w:r>
          <w:t xml:space="preserve"> (1980). Sex differences in fitness and selection for centric fusions between sex-chromosomes and autosomes. </w:t>
        </w:r>
        <w:r>
          <w:rPr>
            <w:i/>
            <w:iCs/>
          </w:rPr>
          <w:t xml:space="preserve">Genet Res </w:t>
        </w:r>
        <w:r>
          <w:t xml:space="preserve"> </w:t>
        </w:r>
        <w:r>
          <w:rPr>
            <w:b/>
            <w:bCs/>
          </w:rPr>
          <w:t>35</w:t>
        </w:r>
        <w:r>
          <w:t>, 205–214.</w:t>
        </w:r>
      </w:ins>
    </w:p>
    <w:p w14:paraId="10132431" w14:textId="77777777" w:rsidR="00171675" w:rsidRDefault="00171675">
      <w:pPr>
        <w:autoSpaceDE w:val="0"/>
        <w:autoSpaceDN w:val="0"/>
        <w:ind w:left="567" w:hanging="567"/>
        <w:rPr>
          <w:ins w:id="1772" w:author="Wild, Kristoffer H." w:date="2023-04-30T18:51:00Z"/>
        </w:rPr>
        <w:pPrChange w:id="1773" w:author="Wild, Kristoffer H." w:date="2023-04-30T18:52:00Z">
          <w:pPr>
            <w:autoSpaceDE w:val="0"/>
            <w:autoSpaceDN w:val="0"/>
            <w:ind w:hanging="480"/>
          </w:pPr>
        </w:pPrChange>
      </w:pPr>
      <w:ins w:id="1774" w:author="Wild, Kristoffer H." w:date="2023-04-30T18:51:00Z">
        <w:r>
          <w:rPr>
            <w:b/>
            <w:bCs/>
          </w:rPr>
          <w:t>Codding, B. F., Bird, R. B. and Bird, D. W.</w:t>
        </w:r>
        <w:r>
          <w:t xml:space="preserve"> (2011). Provisioning offspring and others: risk–energy trade-offs and gender differences in hunter–gatherer foraging strategies. </w:t>
        </w:r>
        <w:r>
          <w:rPr>
            <w:i/>
            <w:iCs/>
          </w:rPr>
          <w:t>Proceedings of the Royal Society B: Biological Sciences</w:t>
        </w:r>
        <w:r>
          <w:t xml:space="preserve"> </w:t>
        </w:r>
        <w:r>
          <w:rPr>
            <w:b/>
            <w:bCs/>
          </w:rPr>
          <w:t>278</w:t>
        </w:r>
        <w:r>
          <w:t>, 2502–2509.</w:t>
        </w:r>
      </w:ins>
    </w:p>
    <w:p w14:paraId="49602186" w14:textId="77777777" w:rsidR="00171675" w:rsidRDefault="00171675">
      <w:pPr>
        <w:autoSpaceDE w:val="0"/>
        <w:autoSpaceDN w:val="0"/>
        <w:ind w:left="567" w:hanging="567"/>
        <w:rPr>
          <w:ins w:id="1775" w:author="Wild, Kristoffer H." w:date="2023-04-30T18:51:00Z"/>
        </w:rPr>
        <w:pPrChange w:id="1776" w:author="Wild, Kristoffer H." w:date="2023-04-30T18:52:00Z">
          <w:pPr>
            <w:autoSpaceDE w:val="0"/>
            <w:autoSpaceDN w:val="0"/>
            <w:ind w:hanging="480"/>
          </w:pPr>
        </w:pPrChange>
      </w:pPr>
      <w:ins w:id="1777" w:author="Wild, Kristoffer H." w:date="2023-04-30T18:51:00Z">
        <w:r>
          <w:rPr>
            <w:b/>
            <w:bCs/>
          </w:rPr>
          <w:t>Congdon, J. D.</w:t>
        </w:r>
        <w:r>
          <w:t xml:space="preserve"> (1989). Proximate and evolutionary constraints on energy relations of reptiles. </w:t>
        </w:r>
        <w:r>
          <w:rPr>
            <w:i/>
            <w:iCs/>
          </w:rPr>
          <w:t>Physiol Zool</w:t>
        </w:r>
        <w:r>
          <w:t xml:space="preserve"> </w:t>
        </w:r>
        <w:r>
          <w:rPr>
            <w:b/>
            <w:bCs/>
          </w:rPr>
          <w:t>62</w:t>
        </w:r>
        <w:r>
          <w:t>, 356–373.</w:t>
        </w:r>
      </w:ins>
    </w:p>
    <w:p w14:paraId="07F2F497" w14:textId="77777777" w:rsidR="00171675" w:rsidRDefault="00171675">
      <w:pPr>
        <w:autoSpaceDE w:val="0"/>
        <w:autoSpaceDN w:val="0"/>
        <w:ind w:left="567" w:hanging="567"/>
        <w:rPr>
          <w:ins w:id="1778" w:author="Wild, Kristoffer H." w:date="2023-04-30T18:51:00Z"/>
        </w:rPr>
        <w:pPrChange w:id="1779" w:author="Wild, Kristoffer H." w:date="2023-04-30T18:52:00Z">
          <w:pPr>
            <w:autoSpaceDE w:val="0"/>
            <w:autoSpaceDN w:val="0"/>
            <w:ind w:hanging="480"/>
          </w:pPr>
        </w:pPrChange>
      </w:pPr>
      <w:ins w:id="1780" w:author="Wild, Kristoffer H." w:date="2023-04-30T18:51:00Z">
        <w:r>
          <w:rPr>
            <w:b/>
            <w:bCs/>
          </w:rPr>
          <w:t>Cotton, S. and Wedekind, C.</w:t>
        </w:r>
        <w:r>
          <w:t xml:space="preserve"> (2009). Population consequences of environmental sex reversal. </w:t>
        </w:r>
        <w:r>
          <w:rPr>
            <w:i/>
            <w:iCs/>
          </w:rPr>
          <w:t>Conservation Biology</w:t>
        </w:r>
        <w:r>
          <w:t xml:space="preserve"> </w:t>
        </w:r>
        <w:r>
          <w:rPr>
            <w:b/>
            <w:bCs/>
          </w:rPr>
          <w:t>23</w:t>
        </w:r>
        <w:r>
          <w:t>, 196–206.</w:t>
        </w:r>
      </w:ins>
    </w:p>
    <w:p w14:paraId="0E9DEF58" w14:textId="77777777" w:rsidR="00171675" w:rsidRDefault="00171675">
      <w:pPr>
        <w:autoSpaceDE w:val="0"/>
        <w:autoSpaceDN w:val="0"/>
        <w:ind w:left="567" w:hanging="567"/>
        <w:rPr>
          <w:ins w:id="1781" w:author="Wild, Kristoffer H." w:date="2023-04-30T18:51:00Z"/>
        </w:rPr>
        <w:pPrChange w:id="1782" w:author="Wild, Kristoffer H." w:date="2023-04-30T18:52:00Z">
          <w:pPr>
            <w:autoSpaceDE w:val="0"/>
            <w:autoSpaceDN w:val="0"/>
            <w:ind w:hanging="480"/>
          </w:pPr>
        </w:pPrChange>
      </w:pPr>
      <w:ins w:id="1783" w:author="Wild, Kristoffer H." w:date="2023-04-30T18:51:00Z">
        <w:r>
          <w:rPr>
            <w:b/>
            <w:bCs/>
          </w:rPr>
          <w:t>Cox, R. M., Cox, C. L., McGlothlin, J. W., Card, D. C., Andrew, A. L. and Castoe, T. A.</w:t>
        </w:r>
        <w:r>
          <w:t xml:space="preserve"> (2017). Hormonally mediated increases in sex-biased gene expression accompany the breakdown of between-sex genetic correlations in a sexually dimorphic lizard. </w:t>
        </w:r>
        <w:r>
          <w:rPr>
            <w:i/>
            <w:iCs/>
          </w:rPr>
          <w:t>Am Nat</w:t>
        </w:r>
        <w:r>
          <w:t xml:space="preserve"> </w:t>
        </w:r>
        <w:r>
          <w:rPr>
            <w:b/>
            <w:bCs/>
          </w:rPr>
          <w:t>189</w:t>
        </w:r>
        <w:r>
          <w:t>, 315–332.</w:t>
        </w:r>
      </w:ins>
    </w:p>
    <w:p w14:paraId="5BF3B612" w14:textId="77777777" w:rsidR="00171675" w:rsidRDefault="00171675">
      <w:pPr>
        <w:autoSpaceDE w:val="0"/>
        <w:autoSpaceDN w:val="0"/>
        <w:ind w:left="567" w:hanging="567"/>
        <w:rPr>
          <w:ins w:id="1784" w:author="Wild, Kristoffer H." w:date="2023-04-30T18:51:00Z"/>
        </w:rPr>
        <w:pPrChange w:id="1785" w:author="Wild, Kristoffer H." w:date="2023-04-30T18:52:00Z">
          <w:pPr>
            <w:autoSpaceDE w:val="0"/>
            <w:autoSpaceDN w:val="0"/>
            <w:ind w:hanging="480"/>
          </w:pPr>
        </w:pPrChange>
      </w:pPr>
      <w:ins w:id="1786" w:author="Wild, Kristoffer H." w:date="2023-04-30T18:51:00Z">
        <w:r>
          <w:rPr>
            <w:b/>
            <w:bCs/>
          </w:rPr>
          <w:t>Dissanayake, D. S. B., Holleley, C. E., Hill, L. K., O’Meally, D., Deakin, J. E. and Georges, A.</w:t>
        </w:r>
        <w:r>
          <w:t xml:space="preserve"> (2020). Identification of Y chromosome markers in the eastern three-lined </w:t>
        </w:r>
        <w:r>
          <w:lastRenderedPageBreak/>
          <w:t>skink (</w:t>
        </w:r>
        <w:r w:rsidRPr="00171675">
          <w:rPr>
            <w:i/>
            <w:iCs/>
            <w:rPrChange w:id="1787" w:author="Wild, Kristoffer H." w:date="2023-04-30T18:53:00Z">
              <w:rPr/>
            </w:rPrChange>
          </w:rPr>
          <w:t>Bassiana duperreyi</w:t>
        </w:r>
        <w:r>
          <w:t xml:space="preserve">) using in silico whole genome subtraction. </w:t>
        </w:r>
        <w:r>
          <w:rPr>
            <w:i/>
            <w:iCs/>
          </w:rPr>
          <w:t>BMC Genomics</w:t>
        </w:r>
        <w:r>
          <w:t xml:space="preserve"> </w:t>
        </w:r>
        <w:r>
          <w:rPr>
            <w:b/>
            <w:bCs/>
          </w:rPr>
          <w:t>21</w:t>
        </w:r>
        <w:r>
          <w:t>, 1–12.</w:t>
        </w:r>
      </w:ins>
    </w:p>
    <w:p w14:paraId="2F9CA5BC" w14:textId="36D80560" w:rsidR="00171675" w:rsidRDefault="00171675">
      <w:pPr>
        <w:autoSpaceDE w:val="0"/>
        <w:autoSpaceDN w:val="0"/>
        <w:ind w:left="567" w:hanging="567"/>
        <w:rPr>
          <w:ins w:id="1788" w:author="Wild, Kristoffer H." w:date="2023-04-30T18:51:00Z"/>
        </w:rPr>
        <w:pPrChange w:id="1789" w:author="Wild, Kristoffer H." w:date="2023-04-30T18:52:00Z">
          <w:pPr>
            <w:autoSpaceDE w:val="0"/>
            <w:autoSpaceDN w:val="0"/>
            <w:ind w:hanging="480"/>
          </w:pPr>
        </w:pPrChange>
      </w:pPr>
      <w:ins w:id="1790" w:author="Wild, Kristoffer H." w:date="2023-04-30T18:51:00Z">
        <w:r>
          <w:rPr>
            <w:b/>
            <w:bCs/>
          </w:rPr>
          <w:t>Dissanayake, D. S. B., Holleley, C. E., Deakin, J. E. and Georges, A.</w:t>
        </w:r>
        <w:r>
          <w:t xml:space="preserve"> (2021a). High elevation increases the risk of Y chromosome loss in Alpine skink populations with sex reversal. </w:t>
        </w:r>
        <w:r>
          <w:rPr>
            <w:i/>
            <w:iCs/>
          </w:rPr>
          <w:t>Heredity</w:t>
        </w:r>
      </w:ins>
      <w:ins w:id="1791" w:author="Wild, Kristoffer H." w:date="2023-04-30T18:53:00Z">
        <w:r>
          <w:rPr>
            <w:i/>
            <w:iCs/>
          </w:rPr>
          <w:t xml:space="preserve"> </w:t>
        </w:r>
      </w:ins>
      <w:ins w:id="1792" w:author="Wild, Kristoffer H." w:date="2023-04-30T18:51:00Z">
        <w:r>
          <w:t>1–12.</w:t>
        </w:r>
      </w:ins>
    </w:p>
    <w:p w14:paraId="278EE4EE" w14:textId="77777777" w:rsidR="00171675" w:rsidRDefault="00171675">
      <w:pPr>
        <w:autoSpaceDE w:val="0"/>
        <w:autoSpaceDN w:val="0"/>
        <w:ind w:left="567" w:hanging="567"/>
        <w:rPr>
          <w:ins w:id="1793" w:author="Wild, Kristoffer H." w:date="2023-04-30T18:51:00Z"/>
        </w:rPr>
        <w:pPrChange w:id="1794" w:author="Wild, Kristoffer H." w:date="2023-04-30T18:52:00Z">
          <w:pPr>
            <w:autoSpaceDE w:val="0"/>
            <w:autoSpaceDN w:val="0"/>
            <w:ind w:hanging="480"/>
          </w:pPr>
        </w:pPrChange>
      </w:pPr>
      <w:ins w:id="1795" w:author="Wild, Kristoffer H." w:date="2023-04-30T18:51:00Z">
        <w:r>
          <w:rPr>
            <w:b/>
            <w:bCs/>
          </w:rPr>
          <w:t>Dissanayake, D. S. B., Holleley, C. E. and Georges, A.</w:t>
        </w:r>
        <w:r>
          <w:t xml:space="preserve"> (2021b). Effects of natural nest temperatures on sex reversal and sex ratios in an Australian alpine skink. </w:t>
        </w:r>
        <w:r>
          <w:rPr>
            <w:i/>
            <w:iCs/>
          </w:rPr>
          <w:t>Sci Rep</w:t>
        </w:r>
        <w:r>
          <w:t xml:space="preserve"> </w:t>
        </w:r>
        <w:r>
          <w:rPr>
            <w:b/>
            <w:bCs/>
          </w:rPr>
          <w:t>11</w:t>
        </w:r>
        <w:r>
          <w:t>, 1–11.</w:t>
        </w:r>
      </w:ins>
    </w:p>
    <w:p w14:paraId="2FF14AD0" w14:textId="77777777" w:rsidR="00171675" w:rsidRDefault="00171675">
      <w:pPr>
        <w:autoSpaceDE w:val="0"/>
        <w:autoSpaceDN w:val="0"/>
        <w:ind w:left="567" w:hanging="567"/>
        <w:rPr>
          <w:ins w:id="1796" w:author="Wild, Kristoffer H." w:date="2023-05-01T17:06:00Z"/>
        </w:rPr>
      </w:pPr>
      <w:ins w:id="1797" w:author="Wild, Kristoffer H." w:date="2023-04-30T18:51:00Z">
        <w:r>
          <w:rPr>
            <w:b/>
            <w:bCs/>
          </w:rPr>
          <w:t>Du, W.-G., Elphick, M. and Shine, R.</w:t>
        </w:r>
        <w:r>
          <w:t xml:space="preserve"> (2010). Thermal regimes during incubation do not affect mean selected temperatures of hatchling lizards (Bassiana duperreyi, Scincidae). </w:t>
        </w:r>
        <w:r>
          <w:rPr>
            <w:i/>
            <w:iCs/>
          </w:rPr>
          <w:t>J Therm Biol</w:t>
        </w:r>
        <w:r>
          <w:t xml:space="preserve"> </w:t>
        </w:r>
        <w:r>
          <w:rPr>
            <w:b/>
            <w:bCs/>
          </w:rPr>
          <w:t>35</w:t>
        </w:r>
        <w:r>
          <w:t>, 47–51.</w:t>
        </w:r>
      </w:ins>
    </w:p>
    <w:p w14:paraId="3BD420F2" w14:textId="3DCCB253" w:rsidR="002509DD" w:rsidRDefault="002509DD">
      <w:pPr>
        <w:autoSpaceDE w:val="0"/>
        <w:autoSpaceDN w:val="0"/>
        <w:ind w:left="567" w:hanging="567"/>
        <w:rPr>
          <w:ins w:id="1798" w:author="Wild, Kristoffer H." w:date="2023-04-30T18:51:00Z"/>
        </w:rPr>
        <w:pPrChange w:id="1799" w:author="Wild, Kristoffer H." w:date="2023-04-30T18:52:00Z">
          <w:pPr>
            <w:autoSpaceDE w:val="0"/>
            <w:autoSpaceDN w:val="0"/>
            <w:ind w:hanging="480"/>
          </w:pPr>
        </w:pPrChange>
      </w:pPr>
      <w:ins w:id="1800" w:author="Wild, Kristoffer H." w:date="2023-05-01T17:06:00Z">
        <w:r w:rsidRPr="002509DD">
          <w:rPr>
            <w:b/>
            <w:bCs/>
            <w:rPrChange w:id="1801" w:author="Wild, Kristoffer H." w:date="2023-05-01T17:06:00Z">
              <w:rPr/>
            </w:rPrChange>
          </w:rPr>
          <w:t xml:space="preserve">DuRant, S. E., Romero, L. M., Talent, L. G., </w:t>
        </w:r>
      </w:ins>
      <w:ins w:id="1802" w:author="Wild, Kristoffer H." w:date="2023-05-01T17:08:00Z">
        <w:r>
          <w:rPr>
            <w:b/>
            <w:bCs/>
          </w:rPr>
          <w:t>and</w:t>
        </w:r>
      </w:ins>
      <w:ins w:id="1803" w:author="Wild, Kristoffer H." w:date="2023-05-01T17:06:00Z">
        <w:r w:rsidRPr="002509DD">
          <w:rPr>
            <w:b/>
            <w:bCs/>
            <w:rPrChange w:id="1804" w:author="Wild, Kristoffer H." w:date="2023-05-01T17:06:00Z">
              <w:rPr/>
            </w:rPrChange>
          </w:rPr>
          <w:t xml:space="preserve"> Hopkins, W. A</w:t>
        </w:r>
        <w:r w:rsidRPr="002509DD">
          <w:t>. (2008). Effect of exogenous corticosterone on respiration in a reptile. </w:t>
        </w:r>
        <w:r>
          <w:rPr>
            <w:i/>
            <w:iCs/>
          </w:rPr>
          <w:t>Gen</w:t>
        </w:r>
        <w:r w:rsidRPr="002509DD">
          <w:rPr>
            <w:i/>
            <w:iCs/>
          </w:rPr>
          <w:t xml:space="preserve"> and </w:t>
        </w:r>
        <w:r>
          <w:rPr>
            <w:i/>
            <w:iCs/>
          </w:rPr>
          <w:t>Comp</w:t>
        </w:r>
        <w:r w:rsidRPr="002509DD">
          <w:rPr>
            <w:i/>
            <w:iCs/>
          </w:rPr>
          <w:t xml:space="preserve"> </w:t>
        </w:r>
        <w:r>
          <w:rPr>
            <w:i/>
            <w:iCs/>
          </w:rPr>
          <w:t>Endo</w:t>
        </w:r>
        <w:r w:rsidRPr="002509DD">
          <w:t> </w:t>
        </w:r>
        <w:r w:rsidRPr="002509DD">
          <w:rPr>
            <w:b/>
            <w:bCs/>
            <w:i/>
            <w:iCs/>
            <w:rPrChange w:id="1805" w:author="Wild, Kristoffer H." w:date="2023-05-01T17:06:00Z">
              <w:rPr>
                <w:i/>
                <w:iCs/>
              </w:rPr>
            </w:rPrChange>
          </w:rPr>
          <w:t>156</w:t>
        </w:r>
        <w:r w:rsidRPr="002509DD">
          <w:t>, 126-133.</w:t>
        </w:r>
      </w:ins>
    </w:p>
    <w:p w14:paraId="56CFEAEC" w14:textId="77777777" w:rsidR="00171675" w:rsidRDefault="00171675">
      <w:pPr>
        <w:autoSpaceDE w:val="0"/>
        <w:autoSpaceDN w:val="0"/>
        <w:ind w:left="567" w:hanging="567"/>
        <w:rPr>
          <w:ins w:id="1806" w:author="Wild, Kristoffer H." w:date="2023-04-30T18:51:00Z"/>
        </w:rPr>
        <w:pPrChange w:id="1807" w:author="Wild, Kristoffer H." w:date="2023-04-30T18:52:00Z">
          <w:pPr>
            <w:autoSpaceDE w:val="0"/>
            <w:autoSpaceDN w:val="0"/>
            <w:ind w:hanging="480"/>
          </w:pPr>
        </w:pPrChange>
      </w:pPr>
      <w:ins w:id="1808" w:author="Wild, Kristoffer H." w:date="2023-04-30T18:51:00Z">
        <w:r>
          <w:rPr>
            <w:b/>
            <w:bCs/>
          </w:rPr>
          <w:t>Ernest, S. K. M., Enquist, B. J., Brown, J. H., Charnov, E. L., Gillooly, J. F., Savage, V. M., White, E. P., Smith, F. A., Hadly, E. A. and Haskell, J. P.</w:t>
        </w:r>
        <w:r>
          <w:t xml:space="preserve"> (2003). Thermodynamic and metabolic effects on the scaling of production and population energy use. </w:t>
        </w:r>
        <w:r>
          <w:rPr>
            <w:i/>
            <w:iCs/>
          </w:rPr>
          <w:t>Ecol Lett</w:t>
        </w:r>
        <w:r>
          <w:t xml:space="preserve"> </w:t>
        </w:r>
        <w:r>
          <w:rPr>
            <w:b/>
            <w:bCs/>
          </w:rPr>
          <w:t>6</w:t>
        </w:r>
        <w:r>
          <w:t>, 990–995.</w:t>
        </w:r>
      </w:ins>
    </w:p>
    <w:p w14:paraId="01744604" w14:textId="77777777" w:rsidR="00171675" w:rsidRDefault="00171675">
      <w:pPr>
        <w:autoSpaceDE w:val="0"/>
        <w:autoSpaceDN w:val="0"/>
        <w:ind w:left="567" w:hanging="567"/>
        <w:rPr>
          <w:ins w:id="1809" w:author="Wild, Kristoffer H." w:date="2023-04-30T18:51:00Z"/>
        </w:rPr>
        <w:pPrChange w:id="1810" w:author="Wild, Kristoffer H." w:date="2023-04-30T18:52:00Z">
          <w:pPr>
            <w:autoSpaceDE w:val="0"/>
            <w:autoSpaceDN w:val="0"/>
            <w:ind w:hanging="480"/>
          </w:pPr>
        </w:pPrChange>
      </w:pPr>
      <w:ins w:id="1811" w:author="Wild, Kristoffer H." w:date="2023-04-30T18:51:00Z">
        <w:r>
          <w:rPr>
            <w:b/>
            <w:bCs/>
          </w:rPr>
          <w:t>Eyer, P.-A., Blumenfeld, A. J. and Vargo, E. L.</w:t>
        </w:r>
        <w:r>
          <w:t xml:space="preserve"> (2019). Sexually antagonistic selection promotes genetic divergence between males and females in an ant. </w:t>
        </w:r>
        <w:r>
          <w:rPr>
            <w:i/>
            <w:iCs/>
          </w:rPr>
          <w:t>Proceedings of the National Academy of Sciences</w:t>
        </w:r>
        <w:r>
          <w:t xml:space="preserve"> </w:t>
        </w:r>
        <w:r>
          <w:rPr>
            <w:b/>
            <w:bCs/>
          </w:rPr>
          <w:t>116</w:t>
        </w:r>
        <w:r>
          <w:t>, 24157–24163.</w:t>
        </w:r>
      </w:ins>
    </w:p>
    <w:p w14:paraId="64AEB89B" w14:textId="100DD9F5" w:rsidR="00171675" w:rsidRPr="00171675" w:rsidRDefault="00171675">
      <w:pPr>
        <w:autoSpaceDE w:val="0"/>
        <w:autoSpaceDN w:val="0"/>
        <w:ind w:left="567" w:hanging="567"/>
        <w:rPr>
          <w:ins w:id="1812" w:author="Wild, Kristoffer H." w:date="2023-04-30T18:51:00Z"/>
        </w:rPr>
        <w:pPrChange w:id="1813" w:author="Wild, Kristoffer H." w:date="2023-04-30T18:52:00Z">
          <w:pPr>
            <w:autoSpaceDE w:val="0"/>
            <w:autoSpaceDN w:val="0"/>
            <w:ind w:hanging="480"/>
          </w:pPr>
        </w:pPrChange>
      </w:pPr>
      <w:ins w:id="1814" w:author="Wild, Kristoffer H." w:date="2023-04-30T18:51:00Z">
        <w:r>
          <w:rPr>
            <w:b/>
            <w:bCs/>
          </w:rPr>
          <w:t>Ferguson, G. W. and Fox, S. F.</w:t>
        </w:r>
        <w:r>
          <w:t xml:space="preserve"> (1984). </w:t>
        </w:r>
        <w:r w:rsidRPr="00171675">
          <w:rPr>
            <w:rPrChange w:id="1815" w:author="Wild, Kristoffer H." w:date="2023-04-30T18:54:00Z">
              <w:rPr>
                <w:i/>
                <w:iCs/>
              </w:rPr>
            </w:rPrChange>
          </w:rPr>
          <w:t>Annual Variation of Survival Advantage of Large Juvenile Side-Blotched Lizards, Uta stansburiana: Its Causes and Evolutionary Significance</w:t>
        </w:r>
        <w:r w:rsidRPr="00171675">
          <w:t>.</w:t>
        </w:r>
      </w:ins>
      <w:ins w:id="1816" w:author="Wild, Kristoffer H." w:date="2023-04-30T18:54:00Z">
        <w:r>
          <w:t xml:space="preserve"> </w:t>
        </w:r>
        <w:r>
          <w:rPr>
            <w:i/>
            <w:iCs/>
          </w:rPr>
          <w:t>Evolution</w:t>
        </w:r>
      </w:ins>
      <w:ins w:id="1817" w:author="Wild, Kristoffer H." w:date="2023-04-30T18:55:00Z">
        <w:r>
          <w:t>, 342-349.</w:t>
        </w:r>
      </w:ins>
    </w:p>
    <w:p w14:paraId="1DECF225" w14:textId="14D472EE" w:rsidR="00171675" w:rsidRDefault="00171675">
      <w:pPr>
        <w:autoSpaceDE w:val="0"/>
        <w:autoSpaceDN w:val="0"/>
        <w:ind w:left="567" w:hanging="567"/>
        <w:rPr>
          <w:ins w:id="1818" w:author="Wild, Kristoffer H." w:date="2023-04-30T18:51:00Z"/>
        </w:rPr>
        <w:pPrChange w:id="1819" w:author="Wild, Kristoffer H." w:date="2023-04-30T18:52:00Z">
          <w:pPr>
            <w:autoSpaceDE w:val="0"/>
            <w:autoSpaceDN w:val="0"/>
            <w:ind w:hanging="480"/>
          </w:pPr>
        </w:pPrChange>
      </w:pPr>
      <w:ins w:id="1820" w:author="Wild, Kristoffer H." w:date="2023-04-30T18:51:00Z">
        <w:r>
          <w:rPr>
            <w:b/>
            <w:bCs/>
          </w:rPr>
          <w:t>Fisher, R. A.</w:t>
        </w:r>
        <w:r>
          <w:t xml:space="preserve"> (1931). The evolution of dominance. </w:t>
        </w:r>
        <w:r>
          <w:rPr>
            <w:i/>
            <w:iCs/>
          </w:rPr>
          <w:t xml:space="preserve">Bio </w:t>
        </w:r>
      </w:ins>
      <w:ins w:id="1821" w:author="Wild, Kristoffer H." w:date="2023-04-30T18:55:00Z">
        <w:r>
          <w:rPr>
            <w:i/>
            <w:iCs/>
          </w:rPr>
          <w:t>R</w:t>
        </w:r>
      </w:ins>
      <w:ins w:id="1822" w:author="Wild, Kristoffer H." w:date="2023-04-30T18:51:00Z">
        <w:r>
          <w:rPr>
            <w:i/>
            <w:iCs/>
          </w:rPr>
          <w:t>ev</w:t>
        </w:r>
        <w:r>
          <w:t xml:space="preserve"> </w:t>
        </w:r>
        <w:r>
          <w:rPr>
            <w:b/>
            <w:bCs/>
          </w:rPr>
          <w:t>6</w:t>
        </w:r>
        <w:r>
          <w:t>, 345–368.</w:t>
        </w:r>
      </w:ins>
    </w:p>
    <w:p w14:paraId="2544E82E" w14:textId="77777777" w:rsidR="00171675" w:rsidRDefault="00171675">
      <w:pPr>
        <w:autoSpaceDE w:val="0"/>
        <w:autoSpaceDN w:val="0"/>
        <w:ind w:left="567" w:hanging="567"/>
        <w:rPr>
          <w:ins w:id="1823" w:author="Wild, Kristoffer H." w:date="2023-04-30T18:51:00Z"/>
        </w:rPr>
        <w:pPrChange w:id="1824" w:author="Wild, Kristoffer H." w:date="2023-04-30T18:52:00Z">
          <w:pPr>
            <w:autoSpaceDE w:val="0"/>
            <w:autoSpaceDN w:val="0"/>
            <w:ind w:hanging="480"/>
          </w:pPr>
        </w:pPrChange>
      </w:pPr>
      <w:ins w:id="1825" w:author="Wild, Kristoffer H." w:date="2023-04-30T18:51:00Z">
        <w:r>
          <w:rPr>
            <w:b/>
            <w:bCs/>
          </w:rPr>
          <w:t>Friesen, C. R., Johansson, R. and Olsson, M.</w:t>
        </w:r>
        <w:r>
          <w:t xml:space="preserve"> (2017). Morph‐specific metabolic rate and the timing of reproductive senescence in a color polymorphic dragon. </w:t>
        </w:r>
        <w:r>
          <w:rPr>
            <w:i/>
            <w:iCs/>
          </w:rPr>
          <w:t>J Exp Zool A Ecol Integr Physiol</w:t>
        </w:r>
        <w:r>
          <w:t xml:space="preserve"> </w:t>
        </w:r>
        <w:r>
          <w:rPr>
            <w:b/>
            <w:bCs/>
          </w:rPr>
          <w:t>327</w:t>
        </w:r>
        <w:r>
          <w:t>, 433–443.</w:t>
        </w:r>
      </w:ins>
    </w:p>
    <w:p w14:paraId="1463A044" w14:textId="1752D2BF" w:rsidR="00171675" w:rsidRDefault="00171675">
      <w:pPr>
        <w:autoSpaceDE w:val="0"/>
        <w:autoSpaceDN w:val="0"/>
        <w:ind w:left="567" w:hanging="567"/>
        <w:rPr>
          <w:ins w:id="1826" w:author="Wild, Kristoffer H." w:date="2023-04-30T18:51:00Z"/>
        </w:rPr>
        <w:pPrChange w:id="1827" w:author="Wild, Kristoffer H." w:date="2023-04-30T18:52:00Z">
          <w:pPr>
            <w:autoSpaceDE w:val="0"/>
            <w:autoSpaceDN w:val="0"/>
            <w:ind w:hanging="480"/>
          </w:pPr>
        </w:pPrChange>
      </w:pPr>
      <w:ins w:id="1828" w:author="Wild, Kristoffer H." w:date="2023-04-30T18:51:00Z">
        <w:r>
          <w:rPr>
            <w:b/>
            <w:bCs/>
          </w:rPr>
          <w:t>Geffroy, B.</w:t>
        </w:r>
        <w:r>
          <w:t xml:space="preserve"> (2022). Energy as the cornerstone of environmentally driven sex allocation. </w:t>
        </w:r>
        <w:r>
          <w:rPr>
            <w:i/>
            <w:iCs/>
          </w:rPr>
          <w:t>Trends in Endocrinology and Metabolism</w:t>
        </w:r>
        <w:r>
          <w:t xml:space="preserve"> </w:t>
        </w:r>
        <w:r>
          <w:rPr>
            <w:b/>
            <w:bCs/>
          </w:rPr>
          <w:t>33</w:t>
        </w:r>
        <w:r>
          <w:t>, 670–679.</w:t>
        </w:r>
      </w:ins>
    </w:p>
    <w:p w14:paraId="4D081C28" w14:textId="77777777" w:rsidR="00171675" w:rsidRDefault="00171675">
      <w:pPr>
        <w:autoSpaceDE w:val="0"/>
        <w:autoSpaceDN w:val="0"/>
        <w:ind w:left="567" w:hanging="567"/>
        <w:rPr>
          <w:ins w:id="1829" w:author="Wild, Kristoffer H." w:date="2023-04-30T18:51:00Z"/>
        </w:rPr>
        <w:pPrChange w:id="1830" w:author="Wild, Kristoffer H." w:date="2023-04-30T18:52:00Z">
          <w:pPr>
            <w:autoSpaceDE w:val="0"/>
            <w:autoSpaceDN w:val="0"/>
            <w:ind w:hanging="480"/>
          </w:pPr>
        </w:pPrChange>
      </w:pPr>
      <w:ins w:id="1831" w:author="Wild, Kristoffer H." w:date="2023-04-30T18:51:00Z">
        <w:r>
          <w:rPr>
            <w:b/>
            <w:bCs/>
          </w:rPr>
          <w:t>Greer, A. E.</w:t>
        </w:r>
        <w:r>
          <w:t xml:space="preserve"> (1989). </w:t>
        </w:r>
        <w:r>
          <w:rPr>
            <w:i/>
            <w:iCs/>
          </w:rPr>
          <w:t>The biology and evolution of Australian lizards</w:t>
        </w:r>
        <w:r>
          <w:t>. Sydney, NSW, AUS: Surrey Beatty and Sons.</w:t>
        </w:r>
      </w:ins>
    </w:p>
    <w:p w14:paraId="4B2D0100" w14:textId="6EC16103" w:rsidR="00171675" w:rsidRDefault="00171675">
      <w:pPr>
        <w:autoSpaceDE w:val="0"/>
        <w:autoSpaceDN w:val="0"/>
        <w:ind w:left="567" w:hanging="567"/>
        <w:rPr>
          <w:ins w:id="1832" w:author="Wild, Kristoffer H." w:date="2023-04-30T18:51:00Z"/>
        </w:rPr>
        <w:pPrChange w:id="1833" w:author="Wild, Kristoffer H." w:date="2023-04-30T18:52:00Z">
          <w:pPr>
            <w:autoSpaceDE w:val="0"/>
            <w:autoSpaceDN w:val="0"/>
            <w:ind w:hanging="480"/>
          </w:pPr>
        </w:pPrChange>
      </w:pPr>
      <w:ins w:id="1834" w:author="Wild, Kristoffer H." w:date="2023-04-30T18:51:00Z">
        <w:r>
          <w:rPr>
            <w:b/>
            <w:bCs/>
          </w:rPr>
          <w:t>Grossen, C., Neuenschwander, S. and Perrin, N.</w:t>
        </w:r>
        <w:r>
          <w:t xml:space="preserve"> (2011). Temperature‐dependent turnovers in sex‐determination mechanisms: a quantitative model. </w:t>
        </w:r>
        <w:r>
          <w:rPr>
            <w:i/>
            <w:iCs/>
          </w:rPr>
          <w:t>Evolutio</w:t>
        </w:r>
      </w:ins>
      <w:ins w:id="1835" w:author="Wild, Kristoffer H." w:date="2023-04-30T18:56:00Z">
        <w:r>
          <w:rPr>
            <w:i/>
            <w:iCs/>
          </w:rPr>
          <w:t>n</w:t>
        </w:r>
      </w:ins>
      <w:ins w:id="1836" w:author="Wild, Kristoffer H." w:date="2023-04-30T18:51:00Z">
        <w:r>
          <w:t xml:space="preserve"> </w:t>
        </w:r>
        <w:r>
          <w:rPr>
            <w:b/>
            <w:bCs/>
          </w:rPr>
          <w:t>65</w:t>
        </w:r>
        <w:r>
          <w:t>, 64–78.</w:t>
        </w:r>
      </w:ins>
    </w:p>
    <w:p w14:paraId="53E78162" w14:textId="77777777" w:rsidR="00171675" w:rsidRDefault="00171675">
      <w:pPr>
        <w:autoSpaceDE w:val="0"/>
        <w:autoSpaceDN w:val="0"/>
        <w:ind w:left="567" w:hanging="567"/>
        <w:rPr>
          <w:ins w:id="1837" w:author="Wild, Kristoffer H." w:date="2023-04-30T18:51:00Z"/>
        </w:rPr>
        <w:pPrChange w:id="1838" w:author="Wild, Kristoffer H." w:date="2023-04-30T18:52:00Z">
          <w:pPr>
            <w:autoSpaceDE w:val="0"/>
            <w:autoSpaceDN w:val="0"/>
            <w:ind w:hanging="480"/>
          </w:pPr>
        </w:pPrChange>
      </w:pPr>
      <w:ins w:id="1839" w:author="Wild, Kristoffer H." w:date="2023-04-30T18:51:00Z">
        <w:r>
          <w:rPr>
            <w:b/>
            <w:bCs/>
          </w:rPr>
          <w:t>Harolow, P. S.</w:t>
        </w:r>
        <w:r>
          <w:t xml:space="preserve"> (1996). A harmless technique for sexing hatchiling lizards. </w:t>
        </w:r>
        <w:r>
          <w:rPr>
            <w:i/>
            <w:iCs/>
          </w:rPr>
          <w:t>Herpetol Rev</w:t>
        </w:r>
        <w:r>
          <w:t xml:space="preserve"> </w:t>
        </w:r>
        <w:r>
          <w:rPr>
            <w:b/>
            <w:bCs/>
          </w:rPr>
          <w:t>27</w:t>
        </w:r>
        <w:r>
          <w:t>, 71.</w:t>
        </w:r>
      </w:ins>
    </w:p>
    <w:p w14:paraId="735B7054" w14:textId="77777777" w:rsidR="00171675" w:rsidRDefault="00171675">
      <w:pPr>
        <w:autoSpaceDE w:val="0"/>
        <w:autoSpaceDN w:val="0"/>
        <w:ind w:left="567" w:hanging="567"/>
        <w:rPr>
          <w:ins w:id="1840" w:author="Wild, Kristoffer H." w:date="2023-04-30T18:51:00Z"/>
        </w:rPr>
        <w:pPrChange w:id="1841" w:author="Wild, Kristoffer H." w:date="2023-04-30T18:52:00Z">
          <w:pPr>
            <w:autoSpaceDE w:val="0"/>
            <w:autoSpaceDN w:val="0"/>
            <w:ind w:hanging="480"/>
          </w:pPr>
        </w:pPrChange>
      </w:pPr>
      <w:ins w:id="1842" w:author="Wild, Kristoffer H." w:date="2023-04-30T18:51:00Z">
        <w:r>
          <w:rPr>
            <w:b/>
            <w:bCs/>
          </w:rPr>
          <w:t>Harrison, P. W., Wright, A. E., Zimmer, F., Dean, R., Montgomery, S. H., Pointer, M. A. and Mank, J. E.</w:t>
        </w:r>
        <w:r>
          <w:t xml:space="preserve"> (2015). Sexual selection drives evolution and rapid turnover of male gene expression. </w:t>
        </w:r>
        <w:r>
          <w:rPr>
            <w:i/>
            <w:iCs/>
          </w:rPr>
          <w:t>Proceedings of the National Academy of Sciences</w:t>
        </w:r>
        <w:r>
          <w:t xml:space="preserve"> </w:t>
        </w:r>
        <w:r>
          <w:rPr>
            <w:b/>
            <w:bCs/>
          </w:rPr>
          <w:t>112</w:t>
        </w:r>
        <w:r>
          <w:t>, 4393–4398.</w:t>
        </w:r>
      </w:ins>
    </w:p>
    <w:p w14:paraId="15F13DA8" w14:textId="77777777" w:rsidR="00171675" w:rsidRDefault="00171675">
      <w:pPr>
        <w:autoSpaceDE w:val="0"/>
        <w:autoSpaceDN w:val="0"/>
        <w:ind w:left="567" w:hanging="567"/>
        <w:rPr>
          <w:ins w:id="1843" w:author="Wild, Kristoffer H." w:date="2023-04-30T18:51:00Z"/>
        </w:rPr>
        <w:pPrChange w:id="1844" w:author="Wild, Kristoffer H." w:date="2023-04-30T18:52:00Z">
          <w:pPr>
            <w:autoSpaceDE w:val="0"/>
            <w:autoSpaceDN w:val="0"/>
            <w:ind w:hanging="480"/>
          </w:pPr>
        </w:pPrChange>
      </w:pPr>
      <w:ins w:id="1845" w:author="Wild, Kristoffer H." w:date="2023-04-30T18:51:00Z">
        <w:r>
          <w:rPr>
            <w:b/>
            <w:bCs/>
          </w:rPr>
          <w:t>Hayward, A. and Gillooly, J. F.</w:t>
        </w:r>
        <w:r>
          <w:t xml:space="preserve"> (2011). The cost of sex: quantifying energetic investment in gamete production by males and females. </w:t>
        </w:r>
        <w:r>
          <w:rPr>
            <w:i/>
            <w:iCs/>
          </w:rPr>
          <w:t>PLoS One</w:t>
        </w:r>
        <w:r>
          <w:t xml:space="preserve"> </w:t>
        </w:r>
        <w:r>
          <w:rPr>
            <w:b/>
            <w:bCs/>
          </w:rPr>
          <w:t>6</w:t>
        </w:r>
        <w:r>
          <w:t>, e16557.</w:t>
        </w:r>
      </w:ins>
    </w:p>
    <w:p w14:paraId="62D70250" w14:textId="77777777" w:rsidR="00171675" w:rsidRDefault="00171675">
      <w:pPr>
        <w:autoSpaceDE w:val="0"/>
        <w:autoSpaceDN w:val="0"/>
        <w:ind w:left="567" w:hanging="567"/>
        <w:rPr>
          <w:ins w:id="1846" w:author="Wild, Kristoffer H." w:date="2023-04-30T18:51:00Z"/>
        </w:rPr>
        <w:pPrChange w:id="1847" w:author="Wild, Kristoffer H." w:date="2023-04-30T18:52:00Z">
          <w:pPr>
            <w:autoSpaceDE w:val="0"/>
            <w:autoSpaceDN w:val="0"/>
            <w:ind w:hanging="480"/>
          </w:pPr>
        </w:pPrChange>
      </w:pPr>
      <w:ins w:id="1848" w:author="Wild, Kristoffer H." w:date="2023-04-30T18:51:00Z">
        <w:r>
          <w:rPr>
            <w:b/>
            <w:bCs/>
          </w:rPr>
          <w:t>Holleley, C. E., O’Meally, D., Sarre, S. D., Marshall Graves, J. A., Ezaz, T., Matsubara, K., Azad, B., Zhang, X. and Georges, A.</w:t>
        </w:r>
        <w:r>
          <w:t xml:space="preserve"> (2015). Sex reversal triggers the rapid transition from genetic to temperature-dependent sex. </w:t>
        </w:r>
        <w:r>
          <w:rPr>
            <w:i/>
            <w:iCs/>
          </w:rPr>
          <w:t>Nature</w:t>
        </w:r>
        <w:r>
          <w:t xml:space="preserve"> </w:t>
        </w:r>
        <w:r>
          <w:rPr>
            <w:b/>
            <w:bCs/>
          </w:rPr>
          <w:t>523</w:t>
        </w:r>
        <w:r>
          <w:t>, 79–82.</w:t>
        </w:r>
      </w:ins>
    </w:p>
    <w:p w14:paraId="6D809E50" w14:textId="77777777" w:rsidR="00171675" w:rsidRDefault="00171675">
      <w:pPr>
        <w:autoSpaceDE w:val="0"/>
        <w:autoSpaceDN w:val="0"/>
        <w:ind w:left="567" w:hanging="567"/>
        <w:rPr>
          <w:ins w:id="1849" w:author="Wild, Kristoffer H." w:date="2023-04-30T18:51:00Z"/>
        </w:rPr>
        <w:pPrChange w:id="1850" w:author="Wild, Kristoffer H." w:date="2023-04-30T18:52:00Z">
          <w:pPr>
            <w:autoSpaceDE w:val="0"/>
            <w:autoSpaceDN w:val="0"/>
            <w:ind w:hanging="480"/>
          </w:pPr>
        </w:pPrChange>
      </w:pPr>
      <w:ins w:id="1851" w:author="Wild, Kristoffer H." w:date="2023-04-30T18:51:00Z">
        <w:r>
          <w:rPr>
            <w:b/>
            <w:bCs/>
          </w:rPr>
          <w:t>Jameson, E. W., Heusner, A. A. and Arbogast, R.</w:t>
        </w:r>
        <w:r>
          <w:t xml:space="preserve"> (1977). Oxygen consumption of Sceloporus occidentalis from three different elevations. </w:t>
        </w:r>
        <w:r>
          <w:rPr>
            <w:i/>
            <w:iCs/>
          </w:rPr>
          <w:t>Comp Biochem Physiol A Physiol</w:t>
        </w:r>
        <w:r>
          <w:t xml:space="preserve"> </w:t>
        </w:r>
        <w:r>
          <w:rPr>
            <w:b/>
            <w:bCs/>
          </w:rPr>
          <w:t>56</w:t>
        </w:r>
        <w:r>
          <w:t>, 73–79.</w:t>
        </w:r>
      </w:ins>
    </w:p>
    <w:p w14:paraId="7A464870" w14:textId="77777777" w:rsidR="00171675" w:rsidRDefault="00171675">
      <w:pPr>
        <w:autoSpaceDE w:val="0"/>
        <w:autoSpaceDN w:val="0"/>
        <w:ind w:left="567" w:hanging="567"/>
        <w:rPr>
          <w:ins w:id="1852" w:author="Wild, Kristoffer H." w:date="2023-04-30T18:51:00Z"/>
        </w:rPr>
        <w:pPrChange w:id="1853" w:author="Wild, Kristoffer H." w:date="2023-04-30T18:52:00Z">
          <w:pPr>
            <w:autoSpaceDE w:val="0"/>
            <w:autoSpaceDN w:val="0"/>
            <w:ind w:hanging="480"/>
          </w:pPr>
        </w:pPrChange>
      </w:pPr>
      <w:ins w:id="1854" w:author="Wild, Kristoffer H." w:date="2023-04-30T18:51:00Z">
        <w:r>
          <w:rPr>
            <w:b/>
            <w:bCs/>
          </w:rPr>
          <w:lastRenderedPageBreak/>
          <w:t>John-Alder, H. B.</w:t>
        </w:r>
        <w:r>
          <w:t xml:space="preserve"> (1990). Effects of Thyroxine on Standard Metabolic Rate and Selected Intermediary Metabolic Enzymes in Field-Active Lizards </w:t>
        </w:r>
        <w:r w:rsidRPr="00171675">
          <w:rPr>
            <w:i/>
            <w:iCs/>
            <w:rPrChange w:id="1855" w:author="Wild, Kristoffer H." w:date="2023-04-30T18:57:00Z">
              <w:rPr/>
            </w:rPrChange>
          </w:rPr>
          <w:t>Sceloporus undulatus</w:t>
        </w:r>
        <w:r>
          <w:t xml:space="preserve">. </w:t>
        </w:r>
        <w:r>
          <w:rPr>
            <w:i/>
            <w:iCs/>
          </w:rPr>
          <w:t>PhysiologicalZoology</w:t>
        </w:r>
        <w:r>
          <w:t xml:space="preserve"> </w:t>
        </w:r>
        <w:r>
          <w:rPr>
            <w:b/>
            <w:bCs/>
          </w:rPr>
          <w:t>63</w:t>
        </w:r>
        <w:r>
          <w:t>, 600–614.</w:t>
        </w:r>
      </w:ins>
    </w:p>
    <w:p w14:paraId="7555E7BF" w14:textId="77777777" w:rsidR="00171675" w:rsidRDefault="00171675">
      <w:pPr>
        <w:autoSpaceDE w:val="0"/>
        <w:autoSpaceDN w:val="0"/>
        <w:ind w:left="567" w:hanging="567"/>
        <w:rPr>
          <w:ins w:id="1856" w:author="Wild, Kristoffer H." w:date="2023-04-30T18:51:00Z"/>
        </w:rPr>
        <w:pPrChange w:id="1857" w:author="Wild, Kristoffer H." w:date="2023-04-30T18:52:00Z">
          <w:pPr>
            <w:autoSpaceDE w:val="0"/>
            <w:autoSpaceDN w:val="0"/>
            <w:ind w:hanging="480"/>
          </w:pPr>
        </w:pPrChange>
      </w:pPr>
      <w:ins w:id="1858" w:author="Wild, Kristoffer H." w:date="2023-04-30T18:51:00Z">
        <w:r>
          <w:rPr>
            <w:b/>
            <w:bCs/>
          </w:rPr>
          <w:t>Kearney, M. and Porter, W. P.</w:t>
        </w:r>
        <w:r>
          <w:t xml:space="preserve"> (2004). Mapping the fundamental niche: physiology, climate, and the distribution of a nocturnal lizard. </w:t>
        </w:r>
        <w:r>
          <w:rPr>
            <w:i/>
            <w:iCs/>
          </w:rPr>
          <w:t>Ecology</w:t>
        </w:r>
        <w:r>
          <w:t xml:space="preserve"> </w:t>
        </w:r>
        <w:r>
          <w:rPr>
            <w:b/>
            <w:bCs/>
          </w:rPr>
          <w:t>85</w:t>
        </w:r>
        <w:r>
          <w:t>, 3119–3131.</w:t>
        </w:r>
      </w:ins>
    </w:p>
    <w:p w14:paraId="7BA87C59" w14:textId="77777777" w:rsidR="00171675" w:rsidRDefault="00171675">
      <w:pPr>
        <w:autoSpaceDE w:val="0"/>
        <w:autoSpaceDN w:val="0"/>
        <w:ind w:left="567" w:hanging="567"/>
        <w:rPr>
          <w:ins w:id="1859" w:author="Wild, Kristoffer H." w:date="2023-04-30T18:51:00Z"/>
        </w:rPr>
        <w:pPrChange w:id="1860" w:author="Wild, Kristoffer H." w:date="2023-04-30T18:52:00Z">
          <w:pPr>
            <w:autoSpaceDE w:val="0"/>
            <w:autoSpaceDN w:val="0"/>
            <w:ind w:hanging="480"/>
          </w:pPr>
        </w:pPrChange>
      </w:pPr>
      <w:ins w:id="1861" w:author="Wild, Kristoffer H." w:date="2023-04-30T18:51:00Z">
        <w:r>
          <w:rPr>
            <w:b/>
            <w:bCs/>
          </w:rPr>
          <w:t>Kelly, C. D., Stoehr, A. M., Nunn, C., Smyth, K. N. and Prokop, Z. M.</w:t>
        </w:r>
        <w:r>
          <w:t xml:space="preserve"> (2018). Sexual dimorphism in immunity across animals: a meta-analysis. </w:t>
        </w:r>
        <w:r>
          <w:rPr>
            <w:i/>
            <w:iCs/>
          </w:rPr>
          <w:t>Ecol Lett</w:t>
        </w:r>
        <w:r>
          <w:t xml:space="preserve"> </w:t>
        </w:r>
        <w:r>
          <w:rPr>
            <w:b/>
            <w:bCs/>
          </w:rPr>
          <w:t>21</w:t>
        </w:r>
        <w:r>
          <w:t>, 1885–1894.</w:t>
        </w:r>
      </w:ins>
    </w:p>
    <w:p w14:paraId="09B76D2E" w14:textId="77777777" w:rsidR="00171675" w:rsidRDefault="00171675">
      <w:pPr>
        <w:autoSpaceDE w:val="0"/>
        <w:autoSpaceDN w:val="0"/>
        <w:ind w:left="567" w:hanging="567"/>
        <w:rPr>
          <w:ins w:id="1862" w:author="Wild, Kristoffer H." w:date="2023-04-30T18:51:00Z"/>
        </w:rPr>
        <w:pPrChange w:id="1863" w:author="Wild, Kristoffer H." w:date="2023-04-30T18:52:00Z">
          <w:pPr>
            <w:autoSpaceDE w:val="0"/>
            <w:autoSpaceDN w:val="0"/>
            <w:ind w:hanging="480"/>
          </w:pPr>
        </w:pPrChange>
      </w:pPr>
      <w:ins w:id="1864" w:author="Wild, Kristoffer H." w:date="2023-04-30T18:51:00Z">
        <w:r>
          <w:rPr>
            <w:b/>
            <w:bCs/>
          </w:rPr>
          <w:t>Kwok, A. B. C., Wardle, G. M., Greenville, A. C. and Dickman, C. R.</w:t>
        </w:r>
        <w:r>
          <w:t xml:space="preserve"> (2016). Long‐term patterns of invertebrate abundance and relationships to environmental factors in arid Australia. </w:t>
        </w:r>
        <w:r>
          <w:rPr>
            <w:i/>
            <w:iCs/>
          </w:rPr>
          <w:t>Austral Ecol</w:t>
        </w:r>
        <w:r>
          <w:t xml:space="preserve"> </w:t>
        </w:r>
        <w:r>
          <w:rPr>
            <w:b/>
            <w:bCs/>
          </w:rPr>
          <w:t>41</w:t>
        </w:r>
        <w:r>
          <w:t>, 480–491.</w:t>
        </w:r>
      </w:ins>
    </w:p>
    <w:p w14:paraId="5CE42127" w14:textId="77777777" w:rsidR="00171675" w:rsidRDefault="00171675">
      <w:pPr>
        <w:autoSpaceDE w:val="0"/>
        <w:autoSpaceDN w:val="0"/>
        <w:ind w:left="567" w:hanging="567"/>
        <w:rPr>
          <w:ins w:id="1865" w:author="Wild, Kristoffer H." w:date="2023-04-30T18:51:00Z"/>
        </w:rPr>
        <w:pPrChange w:id="1866" w:author="Wild, Kristoffer H." w:date="2023-04-30T18:52:00Z">
          <w:pPr>
            <w:autoSpaceDE w:val="0"/>
            <w:autoSpaceDN w:val="0"/>
            <w:ind w:hanging="480"/>
          </w:pPr>
        </w:pPrChange>
      </w:pPr>
      <w:ins w:id="1867" w:author="Wild, Kristoffer H." w:date="2023-04-30T18:51:00Z">
        <w:r>
          <w:rPr>
            <w:b/>
            <w:bCs/>
          </w:rPr>
          <w:t>Letnic, M. and Dickman, C. R.</w:t>
        </w:r>
        <w:r>
          <w:t xml:space="preserve"> (2010). Resource pulses and mammalian dynamics: conceptual models for hummock grasslands and other Australian desert habitats. </w:t>
        </w:r>
        <w:r>
          <w:rPr>
            <w:i/>
            <w:iCs/>
          </w:rPr>
          <w:t>Biological Reviews</w:t>
        </w:r>
        <w:r>
          <w:t xml:space="preserve"> </w:t>
        </w:r>
        <w:r>
          <w:rPr>
            <w:b/>
            <w:bCs/>
          </w:rPr>
          <w:t>85</w:t>
        </w:r>
        <w:r>
          <w:t>, 501–521.</w:t>
        </w:r>
      </w:ins>
    </w:p>
    <w:p w14:paraId="36D8ABC9" w14:textId="77777777" w:rsidR="00171675" w:rsidRDefault="00171675">
      <w:pPr>
        <w:autoSpaceDE w:val="0"/>
        <w:autoSpaceDN w:val="0"/>
        <w:ind w:left="567" w:hanging="567"/>
        <w:rPr>
          <w:ins w:id="1868" w:author="Wild, Kristoffer H." w:date="2023-04-30T18:51:00Z"/>
        </w:rPr>
        <w:pPrChange w:id="1869" w:author="Wild, Kristoffer H." w:date="2023-04-30T18:52:00Z">
          <w:pPr>
            <w:autoSpaceDE w:val="0"/>
            <w:autoSpaceDN w:val="0"/>
            <w:ind w:hanging="480"/>
          </w:pPr>
        </w:pPrChange>
      </w:pPr>
      <w:ins w:id="1870" w:author="Wild, Kristoffer H." w:date="2023-04-30T18:51:00Z">
        <w:r>
          <w:rPr>
            <w:b/>
            <w:bCs/>
          </w:rPr>
          <w:t>Li, H., Holleley, C. E., Elphick, M., Georges, A., Shine, R. and Shine, R.</w:t>
        </w:r>
        <w:r>
          <w:t xml:space="preserve"> (2016). The behavioural consequences of sex reversal in dragons. </w:t>
        </w:r>
        <w:r>
          <w:rPr>
            <w:i/>
            <w:iCs/>
          </w:rPr>
          <w:t>Proceedings of the Royal Society B: Biological Sciences</w:t>
        </w:r>
        <w:r>
          <w:t xml:space="preserve"> </w:t>
        </w:r>
        <w:r>
          <w:rPr>
            <w:b/>
            <w:bCs/>
          </w:rPr>
          <w:t>283</w:t>
        </w:r>
        <w:r>
          <w:t>, 1–7.</w:t>
        </w:r>
      </w:ins>
    </w:p>
    <w:p w14:paraId="314316F6" w14:textId="77777777" w:rsidR="00171675" w:rsidRDefault="00171675">
      <w:pPr>
        <w:autoSpaceDE w:val="0"/>
        <w:autoSpaceDN w:val="0"/>
        <w:ind w:left="567" w:hanging="567"/>
        <w:rPr>
          <w:ins w:id="1871" w:author="Wild, Kristoffer H." w:date="2023-04-30T18:51:00Z"/>
        </w:rPr>
        <w:pPrChange w:id="1872" w:author="Wild, Kristoffer H." w:date="2023-04-30T18:52:00Z">
          <w:pPr>
            <w:autoSpaceDE w:val="0"/>
            <w:autoSpaceDN w:val="0"/>
            <w:ind w:hanging="480"/>
          </w:pPr>
        </w:pPrChange>
      </w:pPr>
      <w:ins w:id="1873" w:author="Wild, Kristoffer H." w:date="2023-04-30T18:51:00Z">
        <w:r>
          <w:rPr>
            <w:b/>
            <w:bCs/>
          </w:rPr>
          <w:t>Lighton, J. R. B.</w:t>
        </w:r>
        <w:r>
          <w:t xml:space="preserve"> (2008). </w:t>
        </w:r>
        <w:r>
          <w:rPr>
            <w:i/>
            <w:iCs/>
          </w:rPr>
          <w:t>Measuring metabolic rates: a manual for scientists</w:t>
        </w:r>
        <w:r>
          <w:t>. New York, NY, USA: Oxford University Press.</w:t>
        </w:r>
      </w:ins>
    </w:p>
    <w:p w14:paraId="75D4A625" w14:textId="77777777" w:rsidR="00171675" w:rsidRDefault="00171675">
      <w:pPr>
        <w:autoSpaceDE w:val="0"/>
        <w:autoSpaceDN w:val="0"/>
        <w:ind w:left="567" w:hanging="567"/>
        <w:rPr>
          <w:ins w:id="1874" w:author="Wild, Kristoffer H." w:date="2023-04-30T18:51:00Z"/>
        </w:rPr>
        <w:pPrChange w:id="1875" w:author="Wild, Kristoffer H." w:date="2023-04-30T18:52:00Z">
          <w:pPr>
            <w:autoSpaceDE w:val="0"/>
            <w:autoSpaceDN w:val="0"/>
            <w:ind w:hanging="480"/>
          </w:pPr>
        </w:pPrChange>
      </w:pPr>
      <w:ins w:id="1876" w:author="Wild, Kristoffer H." w:date="2023-04-30T18:51:00Z">
        <w:r>
          <w:rPr>
            <w:b/>
            <w:bCs/>
          </w:rPr>
          <w:t>Lipinska, A., Cormier, A., Luthringer, R., Peters, A. F., Corre, E., Gachon, C. M. M., Cock, J. M. and Coelho, S. M.</w:t>
        </w:r>
        <w:r>
          <w:t xml:space="preserve"> (2015). Sexual dimorphism and the evolution of sex-biased gene expression in the brown alga Ectocarpus. </w:t>
        </w:r>
        <w:r>
          <w:rPr>
            <w:i/>
            <w:iCs/>
          </w:rPr>
          <w:t>Mol Biol Evol</w:t>
        </w:r>
        <w:r>
          <w:t xml:space="preserve"> </w:t>
        </w:r>
        <w:r>
          <w:rPr>
            <w:b/>
            <w:bCs/>
          </w:rPr>
          <w:t>32</w:t>
        </w:r>
        <w:r>
          <w:t>, 1581–1597.</w:t>
        </w:r>
      </w:ins>
    </w:p>
    <w:p w14:paraId="79F6BDEB" w14:textId="77777777" w:rsidR="00171675" w:rsidRDefault="00171675">
      <w:pPr>
        <w:autoSpaceDE w:val="0"/>
        <w:autoSpaceDN w:val="0"/>
        <w:ind w:left="567" w:hanging="567"/>
        <w:rPr>
          <w:ins w:id="1877" w:author="Wild, Kristoffer H." w:date="2023-05-01T17:11:00Z"/>
        </w:rPr>
      </w:pPr>
      <w:ins w:id="1878" w:author="Wild, Kristoffer H." w:date="2023-04-30T18:51:00Z">
        <w:r>
          <w:rPr>
            <w:b/>
            <w:bCs/>
          </w:rPr>
          <w:t>Lovern, M. B., McNabb, F. M. A. and Jenssen, T. A.</w:t>
        </w:r>
        <w:r>
          <w:t xml:space="preserve"> (2001). Developmental effects of testosterone on behavior in male and female green anoles (Anolis carolinensis). </w:t>
        </w:r>
        <w:r>
          <w:rPr>
            <w:i/>
            <w:iCs/>
          </w:rPr>
          <w:t>Horm Behav</w:t>
        </w:r>
        <w:r>
          <w:t xml:space="preserve"> </w:t>
        </w:r>
        <w:r>
          <w:rPr>
            <w:b/>
            <w:bCs/>
          </w:rPr>
          <w:t>39</w:t>
        </w:r>
        <w:r>
          <w:t>, 131–143.</w:t>
        </w:r>
      </w:ins>
    </w:p>
    <w:p w14:paraId="2C3870A4" w14:textId="25748FB4" w:rsidR="002509DD" w:rsidRDefault="002509DD">
      <w:pPr>
        <w:autoSpaceDE w:val="0"/>
        <w:autoSpaceDN w:val="0"/>
        <w:ind w:left="567" w:hanging="567"/>
        <w:rPr>
          <w:ins w:id="1879" w:author="Wild, Kristoffer H." w:date="2023-05-01T17:07:00Z"/>
        </w:rPr>
      </w:pPr>
      <w:ins w:id="1880" w:author="Wild, Kristoffer H." w:date="2023-05-01T17:11:00Z">
        <w:r w:rsidRPr="002509DD">
          <w:rPr>
            <w:b/>
            <w:bCs/>
            <w:rPrChange w:id="1881" w:author="Wild, Kristoffer H." w:date="2023-05-01T17:11:00Z">
              <w:rPr/>
            </w:rPrChange>
          </w:rPr>
          <w:t xml:space="preserve">Marler, C. A., </w:t>
        </w:r>
        <w:r>
          <w:rPr>
            <w:b/>
            <w:bCs/>
          </w:rPr>
          <w:t>and</w:t>
        </w:r>
        <w:r w:rsidRPr="002509DD">
          <w:rPr>
            <w:b/>
            <w:bCs/>
            <w:rPrChange w:id="1882" w:author="Wild, Kristoffer H." w:date="2023-05-01T17:11:00Z">
              <w:rPr/>
            </w:rPrChange>
          </w:rPr>
          <w:t xml:space="preserve"> Moore, M. C.</w:t>
        </w:r>
        <w:r w:rsidRPr="002509DD">
          <w:t xml:space="preserve"> (1989). Time and energy costs of aggression in testosterone-implanted free-living male mountain spiny lizards (</w:t>
        </w:r>
        <w:r w:rsidRPr="002509DD">
          <w:rPr>
            <w:i/>
            <w:iCs/>
            <w:rPrChange w:id="1883" w:author="Wild, Kristoffer H." w:date="2023-05-01T17:11:00Z">
              <w:rPr/>
            </w:rPrChange>
          </w:rPr>
          <w:t>Sceloporus jarrovi</w:t>
        </w:r>
        <w:r w:rsidRPr="002509DD">
          <w:t>). </w:t>
        </w:r>
        <w:r w:rsidRPr="002509DD">
          <w:rPr>
            <w:i/>
            <w:iCs/>
          </w:rPr>
          <w:t>Phys</w:t>
        </w:r>
        <w:r>
          <w:rPr>
            <w:i/>
            <w:iCs/>
          </w:rPr>
          <w:t>.</w:t>
        </w:r>
        <w:r w:rsidRPr="002509DD">
          <w:rPr>
            <w:i/>
            <w:iCs/>
          </w:rPr>
          <w:t xml:space="preserve"> Zool</w:t>
        </w:r>
      </w:ins>
      <w:ins w:id="1884" w:author="Wild, Kristoffer H." w:date="2023-05-01T17:12:00Z">
        <w:r>
          <w:rPr>
            <w:i/>
            <w:iCs/>
          </w:rPr>
          <w:t>.</w:t>
        </w:r>
        <w:r>
          <w:rPr>
            <w:b/>
            <w:bCs/>
          </w:rPr>
          <w:t xml:space="preserve"> 6</w:t>
        </w:r>
        <w:r w:rsidRPr="002509DD">
          <w:t xml:space="preserve"> </w:t>
        </w:r>
      </w:ins>
      <w:ins w:id="1885" w:author="Wild, Kristoffer H." w:date="2023-05-01T17:11:00Z">
        <w:r w:rsidRPr="002509DD">
          <w:t>, 1334-1350.</w:t>
        </w:r>
      </w:ins>
    </w:p>
    <w:p w14:paraId="4BAC5F33" w14:textId="5C8C3268" w:rsidR="002509DD" w:rsidRDefault="002509DD">
      <w:pPr>
        <w:autoSpaceDE w:val="0"/>
        <w:autoSpaceDN w:val="0"/>
        <w:ind w:left="567" w:hanging="567"/>
        <w:rPr>
          <w:ins w:id="1886" w:author="Wild, Kristoffer H." w:date="2023-04-30T18:51:00Z"/>
        </w:rPr>
        <w:pPrChange w:id="1887" w:author="Wild, Kristoffer H." w:date="2023-04-30T18:52:00Z">
          <w:pPr>
            <w:autoSpaceDE w:val="0"/>
            <w:autoSpaceDN w:val="0"/>
            <w:ind w:hanging="480"/>
          </w:pPr>
        </w:pPrChange>
      </w:pPr>
      <w:ins w:id="1888" w:author="Wild, Kristoffer H." w:date="2023-05-01T17:07:00Z">
        <w:r w:rsidRPr="002509DD">
          <w:rPr>
            <w:b/>
            <w:bCs/>
            <w:rPrChange w:id="1889" w:author="Wild, Kristoffer H." w:date="2023-05-01T17:07:00Z">
              <w:rPr/>
            </w:rPrChange>
          </w:rPr>
          <w:t xml:space="preserve">Meylan, S., Haussy, C., </w:t>
        </w:r>
        <w:r>
          <w:rPr>
            <w:b/>
            <w:bCs/>
          </w:rPr>
          <w:t>and</w:t>
        </w:r>
        <w:r w:rsidRPr="002509DD">
          <w:rPr>
            <w:b/>
            <w:bCs/>
            <w:rPrChange w:id="1890" w:author="Wild, Kristoffer H." w:date="2023-05-01T17:07:00Z">
              <w:rPr/>
            </w:rPrChange>
          </w:rPr>
          <w:t xml:space="preserve"> Voituron, Y.</w:t>
        </w:r>
        <w:r w:rsidRPr="002509DD">
          <w:t xml:space="preserve"> (2010). Physiological actions of corticosterone and its modulation by an immune challenge in reptiles. </w:t>
        </w:r>
        <w:r>
          <w:rPr>
            <w:i/>
            <w:iCs/>
          </w:rPr>
          <w:t>Gen</w:t>
        </w:r>
        <w:r w:rsidRPr="002509DD">
          <w:rPr>
            <w:i/>
            <w:iCs/>
          </w:rPr>
          <w:t xml:space="preserve"> and </w:t>
        </w:r>
      </w:ins>
      <w:ins w:id="1891" w:author="Wild, Kristoffer H." w:date="2023-05-01T17:08:00Z">
        <w:r>
          <w:rPr>
            <w:i/>
            <w:iCs/>
          </w:rPr>
          <w:t>Comp Endo</w:t>
        </w:r>
      </w:ins>
      <w:ins w:id="1892" w:author="Wild, Kristoffer H." w:date="2023-05-01T17:07:00Z">
        <w:r w:rsidRPr="002509DD">
          <w:t> </w:t>
        </w:r>
        <w:r w:rsidRPr="002509DD">
          <w:rPr>
            <w:b/>
            <w:bCs/>
            <w:i/>
            <w:iCs/>
            <w:rPrChange w:id="1893" w:author="Wild, Kristoffer H." w:date="2023-05-01T17:08:00Z">
              <w:rPr>
                <w:i/>
                <w:iCs/>
              </w:rPr>
            </w:rPrChange>
          </w:rPr>
          <w:t>169</w:t>
        </w:r>
        <w:r w:rsidRPr="002509DD">
          <w:t>, 158-166.</w:t>
        </w:r>
      </w:ins>
    </w:p>
    <w:p w14:paraId="10AD14D4" w14:textId="1B4E95E7" w:rsidR="00171675" w:rsidRDefault="00171675">
      <w:pPr>
        <w:autoSpaceDE w:val="0"/>
        <w:autoSpaceDN w:val="0"/>
        <w:ind w:left="567" w:hanging="567"/>
        <w:rPr>
          <w:ins w:id="1894" w:author="Wild, Kristoffer H." w:date="2023-04-30T18:51:00Z"/>
        </w:rPr>
        <w:pPrChange w:id="1895" w:author="Wild, Kristoffer H." w:date="2023-05-01T16:27:00Z">
          <w:pPr>
            <w:autoSpaceDE w:val="0"/>
            <w:autoSpaceDN w:val="0"/>
            <w:ind w:hanging="480"/>
          </w:pPr>
        </w:pPrChange>
      </w:pPr>
      <w:ins w:id="1896" w:author="Wild, Kristoffer H." w:date="2023-04-30T18:51:00Z">
        <w:r>
          <w:rPr>
            <w:b/>
            <w:bCs/>
          </w:rPr>
          <w:t>Mikó, Z., Nemesházi, E., Ujhegyi, N., Verebélyi, V., Ujszegi, J., Kásler, A., Bertalan, R., Vili, N., Gál, Z. Hoffmann, O. I.</w:t>
        </w:r>
      </w:ins>
      <w:ins w:id="1897" w:author="Wild, Kristoffer H." w:date="2023-04-30T18:57:00Z">
        <w:r>
          <w:rPr>
            <w:b/>
            <w:bCs/>
          </w:rPr>
          <w:t xml:space="preserve">, </w:t>
        </w:r>
      </w:ins>
      <w:ins w:id="1898" w:author="Wild, Kristoffer H." w:date="2023-04-30T18:58:00Z">
        <w:r w:rsidRPr="00171675">
          <w:rPr>
            <w:b/>
            <w:bCs/>
          </w:rPr>
          <w:t>&amp; Bókony, V.</w:t>
        </w:r>
      </w:ins>
      <w:ins w:id="1899" w:author="Wild, Kristoffer H." w:date="2023-04-30T18:51:00Z">
        <w:r>
          <w:t xml:space="preserve"> (2021). Sex reversal and ontogeny under climate change and chemical pollution: are there interactions between the effects of elevated temperature and a xenoestrogen on early development in agile frogs? </w:t>
        </w:r>
        <w:r>
          <w:rPr>
            <w:i/>
            <w:iCs/>
          </w:rPr>
          <w:t>Environmental Pollution</w:t>
        </w:r>
        <w:r>
          <w:t xml:space="preserve"> </w:t>
        </w:r>
        <w:r>
          <w:rPr>
            <w:b/>
            <w:bCs/>
          </w:rPr>
          <w:t>285</w:t>
        </w:r>
        <w:r>
          <w:t>, 117464.</w:t>
        </w:r>
      </w:ins>
    </w:p>
    <w:p w14:paraId="5B04C28F" w14:textId="3D9E8DD5" w:rsidR="00171675" w:rsidRDefault="00171675">
      <w:pPr>
        <w:ind w:left="426" w:hanging="426"/>
        <w:contextualSpacing/>
        <w:rPr>
          <w:ins w:id="1900" w:author="Wild, Kristoffer H." w:date="2023-04-30T18:51:00Z"/>
        </w:rPr>
        <w:pPrChange w:id="1901" w:author="Wild, Kristoffer H." w:date="2023-04-30T18:59:00Z">
          <w:pPr>
            <w:autoSpaceDE w:val="0"/>
            <w:autoSpaceDN w:val="0"/>
            <w:ind w:hanging="480"/>
          </w:pPr>
        </w:pPrChange>
      </w:pPr>
      <w:ins w:id="1902" w:author="Wild, Kristoffer H." w:date="2023-04-30T18:51:00Z">
        <w:r>
          <w:rPr>
            <w:b/>
            <w:bCs/>
          </w:rPr>
          <w:t>Mueller, P. and Diamond, J.</w:t>
        </w:r>
        <w:r>
          <w:t xml:space="preserve"> (2001). </w:t>
        </w:r>
        <w:r w:rsidRPr="00171675">
          <w:rPr>
            <w:rPrChange w:id="1903" w:author="Wild, Kristoffer H." w:date="2023-04-30T18:59:00Z">
              <w:rPr>
                <w:i/>
                <w:iCs/>
              </w:rPr>
            </w:rPrChange>
          </w:rPr>
          <w:t>Metabolic rate and environmental productivity: Well-provisioned animals evolved to run and idle fast</w:t>
        </w:r>
        <w:r>
          <w:t>.</w:t>
        </w:r>
      </w:ins>
      <w:ins w:id="1904" w:author="Wild, Kristoffer H." w:date="2023-04-30T18:59:00Z">
        <w:r w:rsidRPr="00171675">
          <w:t xml:space="preserve"> </w:t>
        </w:r>
        <w:r>
          <w:t xml:space="preserve">Proceedings of the National Academy of Sciences </w:t>
        </w:r>
        <w:r w:rsidRPr="00171675">
          <w:rPr>
            <w:b/>
            <w:bCs/>
            <w:rPrChange w:id="1905" w:author="Wild, Kristoffer H." w:date="2023-04-30T18:59:00Z">
              <w:rPr/>
            </w:rPrChange>
          </w:rPr>
          <w:t>9</w:t>
        </w:r>
        <w:r>
          <w:rPr>
            <w:b/>
            <w:bCs/>
          </w:rPr>
          <w:t xml:space="preserve">8, </w:t>
        </w:r>
        <w:r>
          <w:t>12550-12554.</w:t>
        </w:r>
      </w:ins>
    </w:p>
    <w:p w14:paraId="60A8D4F8" w14:textId="77D51C6B" w:rsidR="00171675" w:rsidRDefault="00171675">
      <w:pPr>
        <w:autoSpaceDE w:val="0"/>
        <w:autoSpaceDN w:val="0"/>
        <w:ind w:left="567" w:hanging="567"/>
        <w:rPr>
          <w:ins w:id="1906" w:author="Wild, Kristoffer H." w:date="2023-04-30T18:51:00Z"/>
        </w:rPr>
        <w:pPrChange w:id="1907" w:author="Wild, Kristoffer H." w:date="2023-04-30T18:52:00Z">
          <w:pPr>
            <w:autoSpaceDE w:val="0"/>
            <w:autoSpaceDN w:val="0"/>
            <w:ind w:hanging="480"/>
          </w:pPr>
        </w:pPrChange>
      </w:pPr>
      <w:ins w:id="1908" w:author="Wild, Kristoffer H." w:date="2023-04-30T18:51:00Z">
        <w:r>
          <w:rPr>
            <w:b/>
            <w:bCs/>
          </w:rPr>
          <w:t>Noble, D. W. A., Stenhouse, V. and Schwanz, L. E.</w:t>
        </w:r>
        <w:r>
          <w:t xml:space="preserve"> (2018). Developmental temperatures and phenotypic plasticity in reptiles: A systematic review and meta‐analysis. </w:t>
        </w:r>
        <w:r>
          <w:rPr>
            <w:i/>
            <w:iCs/>
          </w:rPr>
          <w:t>Bio Rev</w:t>
        </w:r>
      </w:ins>
      <w:ins w:id="1909" w:author="Wild, Kristoffer H." w:date="2023-04-30T19:00:00Z">
        <w:r>
          <w:rPr>
            <w:i/>
            <w:iCs/>
          </w:rPr>
          <w:t xml:space="preserve"> </w:t>
        </w:r>
      </w:ins>
      <w:ins w:id="1910" w:author="Wild, Kristoffer H." w:date="2023-04-30T18:51:00Z">
        <w:r>
          <w:rPr>
            <w:b/>
            <w:bCs/>
          </w:rPr>
          <w:t>93</w:t>
        </w:r>
        <w:r>
          <w:t>, 72–97.</w:t>
        </w:r>
      </w:ins>
    </w:p>
    <w:p w14:paraId="1F86BA7D" w14:textId="3DE66DDD" w:rsidR="00171675" w:rsidRDefault="00171675" w:rsidP="00AC721D">
      <w:pPr>
        <w:autoSpaceDE w:val="0"/>
        <w:autoSpaceDN w:val="0"/>
        <w:ind w:left="567" w:hanging="567"/>
        <w:rPr>
          <w:ins w:id="1911" w:author="Wild, Kristoffer H." w:date="2023-05-01T17:12:00Z"/>
        </w:rPr>
      </w:pPr>
      <w:ins w:id="1912" w:author="Wild, Kristoffer H." w:date="2023-04-30T18:51:00Z">
        <w:r>
          <w:rPr>
            <w:b/>
            <w:bCs/>
          </w:rPr>
          <w:t>Noy-Meir, I.</w:t>
        </w:r>
        <w:r>
          <w:t xml:space="preserve"> (1973). Desert ecosystems: environment and producers. </w:t>
        </w:r>
        <w:r>
          <w:rPr>
            <w:i/>
            <w:iCs/>
          </w:rPr>
          <w:t>Annu Rev Ecol Syst</w:t>
        </w:r>
        <w:r>
          <w:t xml:space="preserve"> 25–51.</w:t>
        </w:r>
      </w:ins>
    </w:p>
    <w:p w14:paraId="15E29A05" w14:textId="5DEA005C" w:rsidR="002509DD" w:rsidRDefault="002509DD">
      <w:pPr>
        <w:autoSpaceDE w:val="0"/>
        <w:autoSpaceDN w:val="0"/>
        <w:ind w:left="567" w:hanging="567"/>
        <w:rPr>
          <w:ins w:id="1913" w:author="Wild, Kristoffer H." w:date="2023-04-30T18:51:00Z"/>
        </w:rPr>
        <w:pPrChange w:id="1914" w:author="Wild, Kristoffer H." w:date="2023-05-01T16:27:00Z">
          <w:pPr>
            <w:autoSpaceDE w:val="0"/>
            <w:autoSpaceDN w:val="0"/>
            <w:ind w:hanging="480"/>
          </w:pPr>
        </w:pPrChange>
      </w:pPr>
      <w:ins w:id="1915" w:author="Wild, Kristoffer H." w:date="2023-05-01T17:12:00Z">
        <w:r w:rsidRPr="002509DD">
          <w:rPr>
            <w:b/>
            <w:bCs/>
            <w:rPrChange w:id="1916" w:author="Wild, Kristoffer H." w:date="2023-05-01T17:13:00Z">
              <w:rPr/>
            </w:rPrChange>
          </w:rPr>
          <w:t xml:space="preserve">Oppliger, A., Giorgi, M. S., Conelli, A., Nembrini, M., </w:t>
        </w:r>
      </w:ins>
      <w:ins w:id="1917" w:author="Wild, Kristoffer H." w:date="2023-05-01T17:13:00Z">
        <w:r w:rsidRPr="002509DD">
          <w:rPr>
            <w:b/>
            <w:bCs/>
            <w:rPrChange w:id="1918" w:author="Wild, Kristoffer H." w:date="2023-05-01T17:13:00Z">
              <w:rPr/>
            </w:rPrChange>
          </w:rPr>
          <w:t>and</w:t>
        </w:r>
      </w:ins>
      <w:ins w:id="1919" w:author="Wild, Kristoffer H." w:date="2023-05-01T17:12:00Z">
        <w:r w:rsidRPr="002509DD">
          <w:rPr>
            <w:b/>
            <w:bCs/>
            <w:rPrChange w:id="1920" w:author="Wild, Kristoffer H." w:date="2023-05-01T17:13:00Z">
              <w:rPr/>
            </w:rPrChange>
          </w:rPr>
          <w:t xml:space="preserve"> John-Alder, H. B</w:t>
        </w:r>
        <w:r w:rsidRPr="002509DD">
          <w:t>. (2004). Effect of testosterone on immunocompetence, parasite load, and metabolism in the common wall lizard (</w:t>
        </w:r>
        <w:r w:rsidRPr="002509DD">
          <w:rPr>
            <w:i/>
            <w:iCs/>
            <w:rPrChange w:id="1921" w:author="Wild, Kristoffer H." w:date="2023-05-01T17:12:00Z">
              <w:rPr/>
            </w:rPrChange>
          </w:rPr>
          <w:t>Podarcis muralis</w:t>
        </w:r>
        <w:r w:rsidRPr="002509DD">
          <w:t>). </w:t>
        </w:r>
        <w:r w:rsidRPr="002509DD">
          <w:rPr>
            <w:i/>
            <w:iCs/>
          </w:rPr>
          <w:t>Can</w:t>
        </w:r>
        <w:r>
          <w:rPr>
            <w:i/>
            <w:iCs/>
          </w:rPr>
          <w:t>.</w:t>
        </w:r>
        <w:r w:rsidRPr="002509DD">
          <w:rPr>
            <w:i/>
            <w:iCs/>
          </w:rPr>
          <w:t xml:space="preserve"> </w:t>
        </w:r>
        <w:r>
          <w:rPr>
            <w:i/>
            <w:iCs/>
          </w:rPr>
          <w:t>J</w:t>
        </w:r>
        <w:r w:rsidRPr="002509DD">
          <w:rPr>
            <w:i/>
            <w:iCs/>
          </w:rPr>
          <w:t>our</w:t>
        </w:r>
      </w:ins>
      <w:ins w:id="1922" w:author="Wild, Kristoffer H." w:date="2023-05-01T17:13:00Z">
        <w:r>
          <w:rPr>
            <w:i/>
            <w:iCs/>
          </w:rPr>
          <w:t>.</w:t>
        </w:r>
      </w:ins>
      <w:ins w:id="1923" w:author="Wild, Kristoffer H." w:date="2023-05-01T17:12:00Z">
        <w:r w:rsidRPr="002509DD">
          <w:rPr>
            <w:i/>
            <w:iCs/>
          </w:rPr>
          <w:t xml:space="preserve"> </w:t>
        </w:r>
      </w:ins>
      <w:ins w:id="1924" w:author="Wild, Kristoffer H." w:date="2023-05-01T17:13:00Z">
        <w:r>
          <w:rPr>
            <w:i/>
            <w:iCs/>
          </w:rPr>
          <w:t>Z</w:t>
        </w:r>
      </w:ins>
      <w:ins w:id="1925" w:author="Wild, Kristoffer H." w:date="2023-05-01T17:12:00Z">
        <w:r w:rsidRPr="002509DD">
          <w:rPr>
            <w:i/>
            <w:iCs/>
          </w:rPr>
          <w:t>ool</w:t>
        </w:r>
      </w:ins>
      <w:ins w:id="1926" w:author="Wild, Kristoffer H." w:date="2023-05-01T17:13:00Z">
        <w:r>
          <w:rPr>
            <w:i/>
            <w:iCs/>
          </w:rPr>
          <w:t>.</w:t>
        </w:r>
      </w:ins>
      <w:ins w:id="1927" w:author="Wild, Kristoffer H." w:date="2023-05-01T17:12:00Z">
        <w:r w:rsidRPr="002509DD">
          <w:rPr>
            <w:b/>
            <w:bCs/>
            <w:rPrChange w:id="1928" w:author="Wild, Kristoffer H." w:date="2023-05-01T17:13:00Z">
              <w:rPr/>
            </w:rPrChange>
          </w:rPr>
          <w:t> </w:t>
        </w:r>
        <w:r w:rsidRPr="002509DD">
          <w:rPr>
            <w:b/>
            <w:bCs/>
            <w:i/>
            <w:iCs/>
            <w:rPrChange w:id="1929" w:author="Wild, Kristoffer H." w:date="2023-05-01T17:13:00Z">
              <w:rPr>
                <w:i/>
                <w:iCs/>
              </w:rPr>
            </w:rPrChange>
          </w:rPr>
          <w:t>82</w:t>
        </w:r>
        <w:r w:rsidRPr="002509DD">
          <w:t>, 1713-1719.</w:t>
        </w:r>
      </w:ins>
    </w:p>
    <w:p w14:paraId="0EAD0875" w14:textId="77777777" w:rsidR="00171675" w:rsidRDefault="00171675">
      <w:pPr>
        <w:autoSpaceDE w:val="0"/>
        <w:autoSpaceDN w:val="0"/>
        <w:ind w:left="567" w:hanging="567"/>
        <w:rPr>
          <w:ins w:id="1930" w:author="Wild, Kristoffer H." w:date="2023-04-30T18:51:00Z"/>
        </w:rPr>
        <w:pPrChange w:id="1931" w:author="Wild, Kristoffer H." w:date="2023-04-30T18:52:00Z">
          <w:pPr>
            <w:autoSpaceDE w:val="0"/>
            <w:autoSpaceDN w:val="0"/>
            <w:ind w:hanging="480"/>
          </w:pPr>
        </w:pPrChange>
      </w:pPr>
      <w:ins w:id="1932" w:author="Wild, Kristoffer H." w:date="2023-04-30T18:51:00Z">
        <w:r>
          <w:rPr>
            <w:b/>
            <w:bCs/>
          </w:rPr>
          <w:t>Peterson, C. C., Walton, B. M. and Bennett, A. F.</w:t>
        </w:r>
        <w:r>
          <w:t xml:space="preserve"> (1999). Metabolic costs of growth in free-living Garter Snakes and they energy budgets of ectotherms. </w:t>
        </w:r>
        <w:r>
          <w:rPr>
            <w:i/>
            <w:iCs/>
          </w:rPr>
          <w:t>Funct Ecol</w:t>
        </w:r>
        <w:r>
          <w:t xml:space="preserve"> </w:t>
        </w:r>
        <w:r>
          <w:rPr>
            <w:b/>
            <w:bCs/>
          </w:rPr>
          <w:t>13</w:t>
        </w:r>
        <w:r>
          <w:t>, 500–507.</w:t>
        </w:r>
      </w:ins>
    </w:p>
    <w:p w14:paraId="1F2A2914" w14:textId="77777777" w:rsidR="00171675" w:rsidRDefault="00171675">
      <w:pPr>
        <w:autoSpaceDE w:val="0"/>
        <w:autoSpaceDN w:val="0"/>
        <w:ind w:left="567" w:hanging="567"/>
        <w:rPr>
          <w:ins w:id="1933" w:author="Wild, Kristoffer H." w:date="2023-04-30T18:51:00Z"/>
        </w:rPr>
        <w:pPrChange w:id="1934" w:author="Wild, Kristoffer H." w:date="2023-04-30T18:52:00Z">
          <w:pPr>
            <w:autoSpaceDE w:val="0"/>
            <w:autoSpaceDN w:val="0"/>
            <w:ind w:hanging="480"/>
          </w:pPr>
        </w:pPrChange>
      </w:pPr>
      <w:ins w:id="1935" w:author="Wild, Kristoffer H." w:date="2023-04-30T18:51:00Z">
        <w:r>
          <w:rPr>
            <w:b/>
            <w:bCs/>
          </w:rPr>
          <w:lastRenderedPageBreak/>
          <w:t>Quinn, A. E., Georges, A., Sarre, S. D., Guarino, F., Ezaz, T. and Graves, J. A. M.</w:t>
        </w:r>
        <w:r>
          <w:t xml:space="preserve"> (2007). Temperature sex reversal implies sex gene dosage in a reptile. </w:t>
        </w:r>
        <w:r>
          <w:rPr>
            <w:i/>
            <w:iCs/>
          </w:rPr>
          <w:t>Science (1979)</w:t>
        </w:r>
        <w:r>
          <w:t xml:space="preserve"> </w:t>
        </w:r>
        <w:r>
          <w:rPr>
            <w:b/>
            <w:bCs/>
          </w:rPr>
          <w:t>316</w:t>
        </w:r>
        <w:r>
          <w:t>, 411.</w:t>
        </w:r>
      </w:ins>
    </w:p>
    <w:p w14:paraId="2F769D10" w14:textId="77777777" w:rsidR="00171675" w:rsidRDefault="00171675">
      <w:pPr>
        <w:autoSpaceDE w:val="0"/>
        <w:autoSpaceDN w:val="0"/>
        <w:ind w:left="567" w:hanging="567"/>
        <w:rPr>
          <w:ins w:id="1936" w:author="Wild, Kristoffer H." w:date="2023-04-30T18:51:00Z"/>
        </w:rPr>
        <w:pPrChange w:id="1937" w:author="Wild, Kristoffer H." w:date="2023-04-30T18:52:00Z">
          <w:pPr>
            <w:autoSpaceDE w:val="0"/>
            <w:autoSpaceDN w:val="0"/>
            <w:ind w:hanging="480"/>
          </w:pPr>
        </w:pPrChange>
      </w:pPr>
      <w:ins w:id="1938" w:author="Wild, Kristoffer H." w:date="2023-04-30T18:51:00Z">
        <w:r>
          <w:rPr>
            <w:b/>
            <w:bCs/>
          </w:rPr>
          <w:t>Quinn, A. E., Radder, R. S., Sarre, S. D., Georges, A., Ezaz, T. and Shine, R.</w:t>
        </w:r>
        <w:r>
          <w:t xml:space="preserve"> (2009). Isolation and development of a molecular sex marker for Bassiana duperreyi, a lizard with XX/XY sex chromosomes and temperature-induced sex reversal. </w:t>
        </w:r>
        <w:r>
          <w:rPr>
            <w:i/>
            <w:iCs/>
          </w:rPr>
          <w:t>Molecular Genetics and Genomics</w:t>
        </w:r>
        <w:r>
          <w:t xml:space="preserve"> </w:t>
        </w:r>
        <w:r>
          <w:rPr>
            <w:b/>
            <w:bCs/>
          </w:rPr>
          <w:t>281</w:t>
        </w:r>
        <w:r>
          <w:t>, 665–672.</w:t>
        </w:r>
      </w:ins>
    </w:p>
    <w:p w14:paraId="74743C83" w14:textId="77777777" w:rsidR="00171675" w:rsidRDefault="00171675">
      <w:pPr>
        <w:autoSpaceDE w:val="0"/>
        <w:autoSpaceDN w:val="0"/>
        <w:ind w:left="567" w:hanging="567"/>
        <w:rPr>
          <w:ins w:id="1939" w:author="Wild, Kristoffer H." w:date="2023-04-30T18:51:00Z"/>
        </w:rPr>
        <w:pPrChange w:id="1940" w:author="Wild, Kristoffer H." w:date="2023-04-30T18:52:00Z">
          <w:pPr>
            <w:autoSpaceDE w:val="0"/>
            <w:autoSpaceDN w:val="0"/>
            <w:ind w:hanging="480"/>
          </w:pPr>
        </w:pPrChange>
      </w:pPr>
      <w:ins w:id="1941" w:author="Wild, Kristoffer H." w:date="2023-04-30T18:51:00Z">
        <w:r>
          <w:rPr>
            <w:b/>
            <w:bCs/>
          </w:rPr>
          <w:t>Radder, R. S., Pike, D. A., Quinn, A. E. and Shine, R.</w:t>
        </w:r>
        <w:r>
          <w:t xml:space="preserve"> (2009). Offspring sex in a lizard depends on egg size. </w:t>
        </w:r>
        <w:r>
          <w:rPr>
            <w:i/>
            <w:iCs/>
          </w:rPr>
          <w:t>Current Biology</w:t>
        </w:r>
        <w:r>
          <w:t xml:space="preserve"> </w:t>
        </w:r>
        <w:r>
          <w:rPr>
            <w:b/>
            <w:bCs/>
          </w:rPr>
          <w:t>19</w:t>
        </w:r>
        <w:r>
          <w:t>, 1102–1105.</w:t>
        </w:r>
      </w:ins>
    </w:p>
    <w:p w14:paraId="2A42554B" w14:textId="77777777" w:rsidR="00171675" w:rsidRDefault="00171675">
      <w:pPr>
        <w:autoSpaceDE w:val="0"/>
        <w:autoSpaceDN w:val="0"/>
        <w:ind w:left="567" w:hanging="567"/>
        <w:rPr>
          <w:ins w:id="1942" w:author="Wild, Kristoffer H." w:date="2023-04-30T18:51:00Z"/>
        </w:rPr>
        <w:pPrChange w:id="1943" w:author="Wild, Kristoffer H." w:date="2023-04-30T18:52:00Z">
          <w:pPr>
            <w:autoSpaceDE w:val="0"/>
            <w:autoSpaceDN w:val="0"/>
            <w:ind w:hanging="480"/>
          </w:pPr>
        </w:pPrChange>
      </w:pPr>
      <w:ins w:id="1944" w:author="Wild, Kristoffer H." w:date="2023-04-30T18:51:00Z">
        <w:r>
          <w:rPr>
            <w:b/>
            <w:bCs/>
          </w:rPr>
          <w:t>Ricklefs, R. E. and Wikelski, M.</w:t>
        </w:r>
        <w:r>
          <w:t xml:space="preserve"> (2002). The physiology / life- history nexus. </w:t>
        </w:r>
        <w:r>
          <w:rPr>
            <w:b/>
            <w:bCs/>
          </w:rPr>
          <w:t>17</w:t>
        </w:r>
        <w:r>
          <w:t>, 462–468.</w:t>
        </w:r>
      </w:ins>
    </w:p>
    <w:p w14:paraId="4DCEE0B5" w14:textId="77777777" w:rsidR="00171675" w:rsidRDefault="00171675">
      <w:pPr>
        <w:autoSpaceDE w:val="0"/>
        <w:autoSpaceDN w:val="0"/>
        <w:ind w:left="567" w:hanging="567"/>
        <w:rPr>
          <w:ins w:id="1945" w:author="Wild, Kristoffer H." w:date="2023-04-30T18:51:00Z"/>
        </w:rPr>
        <w:pPrChange w:id="1946" w:author="Wild, Kristoffer H." w:date="2023-04-30T18:52:00Z">
          <w:pPr>
            <w:autoSpaceDE w:val="0"/>
            <w:autoSpaceDN w:val="0"/>
            <w:ind w:hanging="480"/>
          </w:pPr>
        </w:pPrChange>
      </w:pPr>
      <w:ins w:id="1947" w:author="Wild, Kristoffer H." w:date="2023-04-30T18:51:00Z">
        <w:r>
          <w:rPr>
            <w:b/>
            <w:bCs/>
          </w:rPr>
          <w:t>Robert Burger, J., Hou, C., A. S. Hall, C. and Brown, J. H.</w:t>
        </w:r>
        <w:r>
          <w:t xml:space="preserve"> (2021). Universal rules of life: metabolic rates, biological times and the equal fitness paradigm. </w:t>
        </w:r>
        <w:r>
          <w:rPr>
            <w:i/>
            <w:iCs/>
          </w:rPr>
          <w:t>Ecol Lett</w:t>
        </w:r>
        <w:r>
          <w:t xml:space="preserve"> </w:t>
        </w:r>
        <w:r>
          <w:rPr>
            <w:b/>
            <w:bCs/>
          </w:rPr>
          <w:t>24</w:t>
        </w:r>
        <w:r>
          <w:t>, 1262–1281.</w:t>
        </w:r>
      </w:ins>
    </w:p>
    <w:p w14:paraId="148F5E04" w14:textId="77777777" w:rsidR="00171675" w:rsidRDefault="00171675">
      <w:pPr>
        <w:autoSpaceDE w:val="0"/>
        <w:autoSpaceDN w:val="0"/>
        <w:ind w:left="567" w:hanging="567"/>
        <w:rPr>
          <w:ins w:id="1948" w:author="Wild, Kristoffer H." w:date="2023-04-30T18:51:00Z"/>
        </w:rPr>
        <w:pPrChange w:id="1949" w:author="Wild, Kristoffer H." w:date="2023-04-30T18:52:00Z">
          <w:pPr>
            <w:autoSpaceDE w:val="0"/>
            <w:autoSpaceDN w:val="0"/>
            <w:ind w:hanging="480"/>
          </w:pPr>
        </w:pPrChange>
      </w:pPr>
      <w:ins w:id="1950" w:author="Wild, Kristoffer H." w:date="2023-04-30T18:51:00Z">
        <w:r>
          <w:rPr>
            <w:b/>
            <w:bCs/>
          </w:rPr>
          <w:t>Sarre, S. D., Georges, A. and Quinn, A.</w:t>
        </w:r>
        <w:r>
          <w:t xml:space="preserve"> (2004). The ends of a continuum : genetic and temperature- dependent sex determination in reptiles. </w:t>
        </w:r>
        <w:r>
          <w:rPr>
            <w:i/>
            <w:iCs/>
          </w:rPr>
          <w:t>BioEssays</w:t>
        </w:r>
        <w:r>
          <w:t xml:space="preserve"> 639–645.</w:t>
        </w:r>
      </w:ins>
    </w:p>
    <w:p w14:paraId="5B168642" w14:textId="77777777" w:rsidR="00171675" w:rsidRDefault="00171675">
      <w:pPr>
        <w:autoSpaceDE w:val="0"/>
        <w:autoSpaceDN w:val="0"/>
        <w:ind w:left="567" w:hanging="567"/>
        <w:rPr>
          <w:ins w:id="1951" w:author="Wild, Kristoffer H." w:date="2023-04-30T18:51:00Z"/>
        </w:rPr>
        <w:pPrChange w:id="1952" w:author="Wild, Kristoffer H." w:date="2023-04-30T18:52:00Z">
          <w:pPr>
            <w:autoSpaceDE w:val="0"/>
            <w:autoSpaceDN w:val="0"/>
            <w:ind w:hanging="480"/>
          </w:pPr>
        </w:pPrChange>
      </w:pPr>
      <w:ins w:id="1953" w:author="Wild, Kristoffer H." w:date="2023-04-30T18:51:00Z">
        <w:r>
          <w:rPr>
            <w:b/>
            <w:bCs/>
          </w:rPr>
          <w:t>Savage, V. M., Gillooly, J. F., Brown, J. H., West, G. B. and Charnov, E. L.</w:t>
        </w:r>
        <w:r>
          <w:t xml:space="preserve"> (2004). Effects of body size and temperature on population growth. </w:t>
        </w:r>
        <w:r>
          <w:rPr>
            <w:i/>
            <w:iCs/>
          </w:rPr>
          <w:t>Am Nat</w:t>
        </w:r>
        <w:r>
          <w:t xml:space="preserve"> </w:t>
        </w:r>
        <w:r>
          <w:rPr>
            <w:b/>
            <w:bCs/>
          </w:rPr>
          <w:t>163</w:t>
        </w:r>
        <w:r>
          <w:t>, 429–441.</w:t>
        </w:r>
      </w:ins>
    </w:p>
    <w:p w14:paraId="0A2984C5" w14:textId="77777777" w:rsidR="00171675" w:rsidRDefault="00171675">
      <w:pPr>
        <w:autoSpaceDE w:val="0"/>
        <w:autoSpaceDN w:val="0"/>
        <w:ind w:left="567" w:hanging="567"/>
        <w:rPr>
          <w:ins w:id="1954" w:author="Wild, Kristoffer H." w:date="2023-04-30T18:51:00Z"/>
        </w:rPr>
        <w:pPrChange w:id="1955" w:author="Wild, Kristoffer H." w:date="2023-04-30T18:52:00Z">
          <w:pPr>
            <w:autoSpaceDE w:val="0"/>
            <w:autoSpaceDN w:val="0"/>
            <w:ind w:hanging="480"/>
          </w:pPr>
        </w:pPrChange>
      </w:pPr>
      <w:ins w:id="1956" w:author="Wild, Kristoffer H." w:date="2023-04-30T18:51:00Z">
        <w:r>
          <w:rPr>
            <w:b/>
            <w:bCs/>
          </w:rPr>
          <w:t>Schwanz, L. E., Georges, A., Holleley, C. E. and Sarre, S. D.</w:t>
        </w:r>
        <w:r>
          <w:t xml:space="preserve"> (2020). Climate change, sex reversal and lability of sex-determining systems. </w:t>
        </w:r>
        <w:r>
          <w:rPr>
            <w:i/>
            <w:iCs/>
          </w:rPr>
          <w:t>J Evol Biol</w:t>
        </w:r>
        <w:r>
          <w:t xml:space="preserve"> </w:t>
        </w:r>
        <w:r>
          <w:rPr>
            <w:b/>
            <w:bCs/>
          </w:rPr>
          <w:t>33</w:t>
        </w:r>
        <w:r>
          <w:t>, 270–281.</w:t>
        </w:r>
      </w:ins>
    </w:p>
    <w:p w14:paraId="75D73787" w14:textId="77777777" w:rsidR="00171675" w:rsidRDefault="00171675">
      <w:pPr>
        <w:autoSpaceDE w:val="0"/>
        <w:autoSpaceDN w:val="0"/>
        <w:ind w:left="567" w:hanging="567"/>
        <w:rPr>
          <w:ins w:id="1957" w:author="Wild, Kristoffer H." w:date="2023-04-30T18:51:00Z"/>
        </w:rPr>
        <w:pPrChange w:id="1958" w:author="Wild, Kristoffer H." w:date="2023-04-30T18:52:00Z">
          <w:pPr>
            <w:autoSpaceDE w:val="0"/>
            <w:autoSpaceDN w:val="0"/>
            <w:ind w:hanging="480"/>
          </w:pPr>
        </w:pPrChange>
      </w:pPr>
      <w:ins w:id="1959" w:author="Wild, Kristoffer H." w:date="2023-04-30T18:51:00Z">
        <w:r>
          <w:rPr>
            <w:b/>
            <w:bCs/>
          </w:rPr>
          <w:t>Sears, M. W.</w:t>
        </w:r>
        <w:r>
          <w:t xml:space="preserve"> (2005). Resting metabolic expenditure as a potential source of variation in growth rates of the sagebrush lizard. </w:t>
        </w:r>
        <w:r>
          <w:rPr>
            <w:i/>
            <w:iCs/>
          </w:rPr>
          <w:t>Comparative Biochemistry and Physiology - A Molecular and Integrative Physiology</w:t>
        </w:r>
        <w:r>
          <w:t xml:space="preserve"> </w:t>
        </w:r>
        <w:r>
          <w:rPr>
            <w:b/>
            <w:bCs/>
          </w:rPr>
          <w:t>140</w:t>
        </w:r>
        <w:r>
          <w:t>, 171–177.</w:t>
        </w:r>
      </w:ins>
    </w:p>
    <w:p w14:paraId="09C122AF" w14:textId="77777777" w:rsidR="00171675" w:rsidRDefault="00171675">
      <w:pPr>
        <w:autoSpaceDE w:val="0"/>
        <w:autoSpaceDN w:val="0"/>
        <w:ind w:left="567" w:hanging="567"/>
        <w:rPr>
          <w:ins w:id="1960" w:author="Wild, Kristoffer H." w:date="2023-04-30T18:51:00Z"/>
        </w:rPr>
        <w:pPrChange w:id="1961" w:author="Wild, Kristoffer H." w:date="2023-04-30T18:52:00Z">
          <w:pPr>
            <w:autoSpaceDE w:val="0"/>
            <w:autoSpaceDN w:val="0"/>
            <w:ind w:hanging="480"/>
          </w:pPr>
        </w:pPrChange>
      </w:pPr>
      <w:ins w:id="1962" w:author="Wild, Kristoffer H." w:date="2023-04-30T18:51:00Z">
        <w:r>
          <w:rPr>
            <w:b/>
            <w:bCs/>
          </w:rPr>
          <w:t>Shine, R., Elphick, M. J. and Donnellan, S.</w:t>
        </w:r>
        <w:r>
          <w:t xml:space="preserve"> (2002). Co‐occurrence of multiple, supposedly incompatible modes of sex determination in a lizard population. </w:t>
        </w:r>
        <w:r>
          <w:rPr>
            <w:i/>
            <w:iCs/>
          </w:rPr>
          <w:t>Ecol Lett</w:t>
        </w:r>
        <w:r>
          <w:t xml:space="preserve"> </w:t>
        </w:r>
        <w:r>
          <w:rPr>
            <w:b/>
            <w:bCs/>
          </w:rPr>
          <w:t>5</w:t>
        </w:r>
        <w:r>
          <w:t>, 486–489.</w:t>
        </w:r>
      </w:ins>
    </w:p>
    <w:p w14:paraId="515C5B5B" w14:textId="156D6ABD" w:rsidR="00171675" w:rsidRPr="00DC055B" w:rsidRDefault="00171675">
      <w:pPr>
        <w:autoSpaceDE w:val="0"/>
        <w:autoSpaceDN w:val="0"/>
        <w:ind w:left="567" w:hanging="567"/>
        <w:rPr>
          <w:ins w:id="1963" w:author="Wild, Kristoffer H." w:date="2023-04-30T18:51:00Z"/>
          <w:i/>
          <w:iCs/>
          <w:rPrChange w:id="1964" w:author="Wild, Kristoffer H." w:date="2023-04-30T19:02:00Z">
            <w:rPr>
              <w:ins w:id="1965" w:author="Wild, Kristoffer H." w:date="2023-04-30T18:51:00Z"/>
            </w:rPr>
          </w:rPrChange>
        </w:rPr>
        <w:pPrChange w:id="1966" w:author="Wild, Kristoffer H." w:date="2023-04-30T18:52:00Z">
          <w:pPr>
            <w:autoSpaceDE w:val="0"/>
            <w:autoSpaceDN w:val="0"/>
            <w:ind w:hanging="480"/>
          </w:pPr>
        </w:pPrChange>
      </w:pPr>
      <w:ins w:id="1967" w:author="Wild, Kristoffer H." w:date="2023-04-30T18:51:00Z">
        <w:r>
          <w:rPr>
            <w:b/>
            <w:bCs/>
          </w:rPr>
          <w:t>Sinervo, B., Doughty, P., Huey, R. B., Zamudio, K., Sinervo, B. and Zamudio, K.</w:t>
        </w:r>
        <w:r>
          <w:t xml:space="preserve"> </w:t>
        </w:r>
        <w:r w:rsidRPr="00DC055B">
          <w:rPr>
            <w:rPrChange w:id="1968" w:author="Wild, Kristoffer H." w:date="2023-04-30T19:01:00Z">
              <w:rPr>
                <w:i/>
                <w:iCs/>
              </w:rPr>
            </w:rPrChange>
          </w:rPr>
          <w:t>Allometric Engineering: A Causal Analysis of Natural Selection on Offspring Size</w:t>
        </w:r>
        <w:r w:rsidRPr="00DC055B">
          <w:t>.</w:t>
        </w:r>
      </w:ins>
      <w:ins w:id="1969" w:author="Wild, Kristoffer H." w:date="2023-04-30T19:01:00Z">
        <w:r w:rsidR="00DC055B">
          <w:rPr>
            <w:i/>
            <w:iCs/>
          </w:rPr>
          <w:t xml:space="preserve"> Science</w:t>
        </w:r>
      </w:ins>
      <w:ins w:id="1970" w:author="Wild, Kristoffer H." w:date="2023-04-30T19:02:00Z">
        <w:r w:rsidR="00DC055B">
          <w:t xml:space="preserve"> </w:t>
        </w:r>
        <w:r w:rsidR="00DC055B">
          <w:rPr>
            <w:b/>
            <w:bCs/>
          </w:rPr>
          <w:t>258</w:t>
        </w:r>
        <w:r w:rsidR="00DC055B">
          <w:t>, 1927-1930.</w:t>
        </w:r>
      </w:ins>
    </w:p>
    <w:p w14:paraId="5F2997D9" w14:textId="77777777" w:rsidR="00171675" w:rsidRDefault="00171675">
      <w:pPr>
        <w:autoSpaceDE w:val="0"/>
        <w:autoSpaceDN w:val="0"/>
        <w:ind w:left="567" w:hanging="567"/>
        <w:rPr>
          <w:ins w:id="1971" w:author="Wild, Kristoffer H." w:date="2023-04-30T18:51:00Z"/>
        </w:rPr>
        <w:pPrChange w:id="1972" w:author="Wild, Kristoffer H." w:date="2023-04-30T18:52:00Z">
          <w:pPr>
            <w:autoSpaceDE w:val="0"/>
            <w:autoSpaceDN w:val="0"/>
            <w:ind w:hanging="480"/>
          </w:pPr>
        </w:pPrChange>
      </w:pPr>
      <w:ins w:id="1973" w:author="Wild, Kristoffer H." w:date="2023-04-30T18:51:00Z">
        <w:r>
          <w:rPr>
            <w:b/>
            <w:bCs/>
          </w:rPr>
          <w:t>Somjee, U., Shankar, A. and Falk, J. J.</w:t>
        </w:r>
        <w:r>
          <w:t xml:space="preserve"> (2022). Can Sex-Specific Metabolic Rates Provide Insight into Patterns of Metabolic Scaling? </w:t>
        </w:r>
        <w:r>
          <w:rPr>
            <w:i/>
            <w:iCs/>
          </w:rPr>
          <w:t>Integr Comp Biol</w:t>
        </w:r>
        <w:r>
          <w:t xml:space="preserve"> </w:t>
        </w:r>
        <w:r>
          <w:rPr>
            <w:b/>
            <w:bCs/>
          </w:rPr>
          <w:t>62</w:t>
        </w:r>
        <w:r>
          <w:t>, 1460–1470.</w:t>
        </w:r>
      </w:ins>
    </w:p>
    <w:p w14:paraId="59B343A3" w14:textId="77777777" w:rsidR="00171675" w:rsidRDefault="00171675">
      <w:pPr>
        <w:autoSpaceDE w:val="0"/>
        <w:autoSpaceDN w:val="0"/>
        <w:ind w:left="567" w:hanging="567"/>
        <w:rPr>
          <w:ins w:id="1974" w:author="Wild, Kristoffer H." w:date="2023-04-30T18:51:00Z"/>
        </w:rPr>
        <w:pPrChange w:id="1975" w:author="Wild, Kristoffer H." w:date="2023-04-30T18:52:00Z">
          <w:pPr>
            <w:autoSpaceDE w:val="0"/>
            <w:autoSpaceDN w:val="0"/>
            <w:ind w:hanging="480"/>
          </w:pPr>
        </w:pPrChange>
      </w:pPr>
      <w:ins w:id="1976" w:author="Wild, Kristoffer H." w:date="2023-04-30T18:51:00Z">
        <w:r>
          <w:rPr>
            <w:b/>
            <w:bCs/>
          </w:rPr>
          <w:t>Tsuji, J. S.</w:t>
        </w:r>
        <w:r>
          <w:t xml:space="preserve"> (1988). Thermal Acclimation of Metabolism in Sceloporus Lizards from Different Latitudes. </w:t>
        </w:r>
        <w:r>
          <w:rPr>
            <w:i/>
            <w:iCs/>
          </w:rPr>
          <w:t>Source: Physiological Zoology</w:t>
        </w:r>
        <w:r>
          <w:t xml:space="preserve"> </w:t>
        </w:r>
        <w:r>
          <w:rPr>
            <w:b/>
            <w:bCs/>
          </w:rPr>
          <w:t>61</w:t>
        </w:r>
        <w:r>
          <w:t>, 241–253.</w:t>
        </w:r>
      </w:ins>
    </w:p>
    <w:p w14:paraId="4D369BF5" w14:textId="77777777" w:rsidR="00171675" w:rsidRDefault="00171675">
      <w:pPr>
        <w:autoSpaceDE w:val="0"/>
        <w:autoSpaceDN w:val="0"/>
        <w:ind w:left="567" w:hanging="567"/>
        <w:rPr>
          <w:ins w:id="1977" w:author="Wild, Kristoffer H." w:date="2023-04-30T18:51:00Z"/>
        </w:rPr>
        <w:pPrChange w:id="1978" w:author="Wild, Kristoffer H." w:date="2023-04-30T18:52:00Z">
          <w:pPr>
            <w:autoSpaceDE w:val="0"/>
            <w:autoSpaceDN w:val="0"/>
            <w:ind w:hanging="480"/>
          </w:pPr>
        </w:pPrChange>
      </w:pPr>
      <w:ins w:id="1979" w:author="Wild, Kristoffer H." w:date="2023-04-30T18:51:00Z">
        <w:r>
          <w:rPr>
            <w:b/>
            <w:bCs/>
          </w:rPr>
          <w:t>van Doorn, G. S. and Kirkpatrick, M.</w:t>
        </w:r>
        <w:r>
          <w:t xml:space="preserve"> (2010). Transitions between male and female heterogamety caused by sex-antagonistic selection. </w:t>
        </w:r>
        <w:r>
          <w:rPr>
            <w:i/>
            <w:iCs/>
          </w:rPr>
          <w:t>Genetics</w:t>
        </w:r>
        <w:r>
          <w:t xml:space="preserve"> </w:t>
        </w:r>
        <w:r>
          <w:rPr>
            <w:b/>
            <w:bCs/>
          </w:rPr>
          <w:t>186</w:t>
        </w:r>
        <w:r>
          <w:t>, 629–645.</w:t>
        </w:r>
      </w:ins>
    </w:p>
    <w:p w14:paraId="4309D461" w14:textId="77777777" w:rsidR="00171675" w:rsidRDefault="00171675">
      <w:pPr>
        <w:autoSpaceDE w:val="0"/>
        <w:autoSpaceDN w:val="0"/>
        <w:ind w:left="567" w:hanging="567"/>
        <w:rPr>
          <w:ins w:id="1980" w:author="Wild, Kristoffer H." w:date="2023-04-30T18:51:00Z"/>
        </w:rPr>
        <w:pPrChange w:id="1981" w:author="Wild, Kristoffer H." w:date="2023-04-30T18:52:00Z">
          <w:pPr>
            <w:autoSpaceDE w:val="0"/>
            <w:autoSpaceDN w:val="0"/>
            <w:ind w:hanging="480"/>
          </w:pPr>
        </w:pPrChange>
      </w:pPr>
      <w:ins w:id="1982" w:author="Wild, Kristoffer H." w:date="2023-04-30T18:51:00Z">
        <w:r>
          <w:rPr>
            <w:b/>
            <w:bCs/>
          </w:rPr>
          <w:t>Warner, D. A. and Andrews, R. M.</w:t>
        </w:r>
        <w:r>
          <w:t xml:space="preserve"> (2002). Laboratory and field experiments identify sources of variation in phenotypes and survival of hatchling lizards. </w:t>
        </w:r>
        <w:r>
          <w:rPr>
            <w:i/>
            <w:iCs/>
          </w:rPr>
          <w:t>Biological Journal of the Linnean Society</w:t>
        </w:r>
        <w:r>
          <w:t xml:space="preserve"> </w:t>
        </w:r>
        <w:r>
          <w:rPr>
            <w:b/>
            <w:bCs/>
          </w:rPr>
          <w:t>76</w:t>
        </w:r>
        <w:r>
          <w:t>, 105–124.</w:t>
        </w:r>
      </w:ins>
    </w:p>
    <w:p w14:paraId="27B1F07F" w14:textId="6BD0BFF3" w:rsidR="00DC055B" w:rsidRPr="00070519" w:rsidRDefault="00171675" w:rsidP="00DC055B">
      <w:pPr>
        <w:autoSpaceDE w:val="0"/>
        <w:autoSpaceDN w:val="0"/>
        <w:ind w:left="567" w:hanging="567"/>
        <w:rPr>
          <w:ins w:id="1983" w:author="Wild, Kristoffer H." w:date="2023-04-30T19:03:00Z"/>
          <w:i/>
          <w:iCs/>
        </w:rPr>
      </w:pPr>
      <w:ins w:id="1984" w:author="Wild, Kristoffer H." w:date="2023-04-30T18:51:00Z">
        <w:r>
          <w:rPr>
            <w:b/>
            <w:bCs/>
          </w:rPr>
          <w:t>White, C. R., Alton, L. A., Bywater, C. L., Lombardi, E. J. and Marshall, D. J.</w:t>
        </w:r>
        <w:r>
          <w:t xml:space="preserve"> (2022). </w:t>
        </w:r>
        <w:r w:rsidRPr="00DC055B">
          <w:rPr>
            <w:rPrChange w:id="1985" w:author="Wild, Kristoffer H." w:date="2023-04-30T19:02:00Z">
              <w:rPr>
                <w:i/>
                <w:iCs/>
              </w:rPr>
            </w:rPrChange>
          </w:rPr>
          <w:t>Metabolic scaling is the product of life-history optimization</w:t>
        </w:r>
        <w:r>
          <w:t>.</w:t>
        </w:r>
      </w:ins>
      <w:ins w:id="1986" w:author="Wild, Kristoffer H." w:date="2023-04-30T19:03:00Z">
        <w:r w:rsidR="00DC055B" w:rsidRPr="00DC055B">
          <w:rPr>
            <w:i/>
            <w:iCs/>
          </w:rPr>
          <w:t xml:space="preserve"> </w:t>
        </w:r>
        <w:r w:rsidR="00DC055B">
          <w:rPr>
            <w:i/>
            <w:iCs/>
          </w:rPr>
          <w:t>Science</w:t>
        </w:r>
        <w:r w:rsidR="00DC055B">
          <w:t xml:space="preserve"> </w:t>
        </w:r>
        <w:r w:rsidR="00DC055B">
          <w:rPr>
            <w:b/>
            <w:bCs/>
          </w:rPr>
          <w:t>377</w:t>
        </w:r>
        <w:r w:rsidR="00DC055B">
          <w:t>, 834-839.</w:t>
        </w:r>
      </w:ins>
    </w:p>
    <w:p w14:paraId="5DED9F5F" w14:textId="26C59829" w:rsidR="00171675" w:rsidRDefault="00171675">
      <w:pPr>
        <w:autoSpaceDE w:val="0"/>
        <w:autoSpaceDN w:val="0"/>
        <w:ind w:left="567" w:hanging="567"/>
        <w:rPr>
          <w:ins w:id="1987" w:author="Wild, Kristoffer H." w:date="2023-05-01T18:49:00Z"/>
        </w:rPr>
      </w:pPr>
      <w:ins w:id="1988" w:author="Wild, Kristoffer H." w:date="2023-04-30T18:51:00Z">
        <w:r>
          <w:rPr>
            <w:b/>
            <w:bCs/>
          </w:rPr>
          <w:t>Wild, K. H., Roe, J. H., Schwanz, L., Georges, A. and Sarre, S. D.</w:t>
        </w:r>
        <w:r>
          <w:t xml:space="preserve"> (2022). Evolutionary stability inferred for a free ranging lizard with sex‐reversal. </w:t>
        </w:r>
        <w:r>
          <w:rPr>
            <w:i/>
            <w:iCs/>
          </w:rPr>
          <w:t>Mol Ecol</w:t>
        </w:r>
        <w:r>
          <w:t xml:space="preserve"> </w:t>
        </w:r>
        <w:r>
          <w:rPr>
            <w:b/>
            <w:bCs/>
          </w:rPr>
          <w:t>31</w:t>
        </w:r>
        <w:r>
          <w:t>, 2281–2292.</w:t>
        </w:r>
      </w:ins>
    </w:p>
    <w:p w14:paraId="36CC674B" w14:textId="6DECFA94" w:rsidR="006721B8" w:rsidRPr="00DC055B" w:rsidRDefault="006721B8">
      <w:pPr>
        <w:autoSpaceDE w:val="0"/>
        <w:autoSpaceDN w:val="0"/>
        <w:ind w:left="567" w:hanging="567"/>
        <w:rPr>
          <w:ins w:id="1989" w:author="Wild, Kristoffer H." w:date="2023-04-30T18:51:00Z"/>
          <w:rPrChange w:id="1990" w:author="Wild, Kristoffer H." w:date="2023-04-30T19:03:00Z">
            <w:rPr>
              <w:ins w:id="1991" w:author="Wild, Kristoffer H." w:date="2023-04-30T18:51:00Z"/>
              <w:b/>
              <w:bCs/>
              <w:color w:val="000000" w:themeColor="text1"/>
            </w:rPr>
          </w:rPrChange>
        </w:rPr>
        <w:pPrChange w:id="1992" w:author="Wild, Kristoffer H." w:date="2023-04-30T19:03:00Z">
          <w:pPr>
            <w:contextualSpacing/>
          </w:pPr>
        </w:pPrChange>
      </w:pPr>
      <w:ins w:id="1993" w:author="Wild, Kristoffer H." w:date="2023-05-01T18:49:00Z">
        <w:r w:rsidRPr="006721B8">
          <w:rPr>
            <w:b/>
            <w:bCs/>
            <w:rPrChange w:id="1994" w:author="Wild, Kristoffer H." w:date="2023-05-01T18:49:00Z">
              <w:rPr/>
            </w:rPrChange>
          </w:rPr>
          <w:t xml:space="preserve">Zena, L. A., Dillon, D., Hunt, K. E., Navas, C. A., Bícego, K. C., </w:t>
        </w:r>
        <w:r>
          <w:rPr>
            <w:b/>
            <w:bCs/>
          </w:rPr>
          <w:t>and</w:t>
        </w:r>
        <w:r w:rsidRPr="006721B8">
          <w:rPr>
            <w:b/>
            <w:bCs/>
            <w:rPrChange w:id="1995" w:author="Wild, Kristoffer H." w:date="2023-05-01T18:49:00Z">
              <w:rPr/>
            </w:rPrChange>
          </w:rPr>
          <w:t xml:space="preserve"> Buck, C. L</w:t>
        </w:r>
        <w:r w:rsidRPr="006721B8">
          <w:t xml:space="preserve">. (2019). Seasonal changes in plasma concentrations of the thyroid, glucocorticoid and reproductive hormones in the tegu lizard </w:t>
        </w:r>
        <w:r w:rsidRPr="006721B8">
          <w:rPr>
            <w:i/>
            <w:iCs/>
            <w:rPrChange w:id="1996" w:author="Wild, Kristoffer H." w:date="2023-05-01T18:49:00Z">
              <w:rPr/>
            </w:rPrChange>
          </w:rPr>
          <w:t>Salvator merianae</w:t>
        </w:r>
        <w:r w:rsidRPr="006721B8">
          <w:t>. </w:t>
        </w:r>
        <w:r>
          <w:rPr>
            <w:i/>
            <w:iCs/>
          </w:rPr>
          <w:t>Gen</w:t>
        </w:r>
        <w:r w:rsidRPr="006721B8">
          <w:rPr>
            <w:i/>
            <w:iCs/>
          </w:rPr>
          <w:t xml:space="preserve"> and </w:t>
        </w:r>
        <w:r>
          <w:rPr>
            <w:i/>
            <w:iCs/>
          </w:rPr>
          <w:t>Comp Endo</w:t>
        </w:r>
        <w:r w:rsidRPr="006721B8">
          <w:rPr>
            <w:b/>
            <w:bCs/>
            <w:rPrChange w:id="1997" w:author="Wild, Kristoffer H." w:date="2023-05-01T18:49:00Z">
              <w:rPr/>
            </w:rPrChange>
          </w:rPr>
          <w:t> </w:t>
        </w:r>
        <w:r w:rsidRPr="006721B8">
          <w:rPr>
            <w:b/>
            <w:bCs/>
            <w:i/>
            <w:iCs/>
            <w:rPrChange w:id="1998" w:author="Wild, Kristoffer H." w:date="2023-05-01T18:49:00Z">
              <w:rPr>
                <w:i/>
                <w:iCs/>
              </w:rPr>
            </w:rPrChange>
          </w:rPr>
          <w:t>273</w:t>
        </w:r>
        <w:r w:rsidRPr="006721B8">
          <w:t>, 134-143.</w:t>
        </w:r>
      </w:ins>
    </w:p>
    <w:p w14:paraId="7917DAB2" w14:textId="755BED3D" w:rsidR="003A7C7A" w:rsidDel="00171675" w:rsidRDefault="003A7C7A" w:rsidP="00A146D7">
      <w:pPr>
        <w:contextualSpacing/>
        <w:rPr>
          <w:del w:id="1999" w:author="Wild, Kristoffer H." w:date="2023-04-30T18:51:00Z"/>
          <w:b/>
          <w:bCs/>
          <w:color w:val="000000" w:themeColor="text1"/>
        </w:rPr>
      </w:pPr>
    </w:p>
    <w:p w14:paraId="4D14D3B5" w14:textId="76C2258E" w:rsidR="00DE64F5" w:rsidDel="009D367F" w:rsidRDefault="00DE64F5" w:rsidP="00A146D7">
      <w:pPr>
        <w:ind w:left="426" w:hanging="426"/>
        <w:contextualSpacing/>
        <w:rPr>
          <w:del w:id="2000" w:author="Kristoffer Wild" w:date="2023-04-30T16:22:00Z"/>
        </w:rPr>
      </w:pPr>
      <w:del w:id="2001" w:author="Kristoffer Wild" w:date="2023-04-30T16:22:00Z">
        <w:r w:rsidDel="009D367F">
          <w:delText>Amiel, J. J., &amp; Shine, R. (2012). Hotter nests produce smarter young lizards. Biology Letters, 8(3), 372–374.</w:delText>
        </w:r>
      </w:del>
    </w:p>
    <w:p w14:paraId="330A9CEC" w14:textId="2F6C8C7D" w:rsidR="00DE64F5" w:rsidDel="009D367F" w:rsidRDefault="00783CD1" w:rsidP="00A146D7">
      <w:pPr>
        <w:ind w:left="426" w:hanging="426"/>
        <w:contextualSpacing/>
        <w:rPr>
          <w:del w:id="2002" w:author="Kristoffer Wild" w:date="2023-04-30T16:22:00Z"/>
        </w:rPr>
      </w:pPr>
      <w:del w:id="2003" w:author="Kristoffer Wild" w:date="2023-04-30T16:22:00Z">
        <w:r w:rsidDel="009D367F">
          <w:delText>Angilletta Jr, M. J</w:delText>
        </w:r>
        <w:r w:rsidR="00DE64F5" w:rsidDel="009D367F">
          <w:delText>. (2001). Variation in metabolic rate between populations of a geographically widespread lizard. Physiological and Biochemical Zoology, 74(1), 11–21.</w:delText>
        </w:r>
      </w:del>
    </w:p>
    <w:p w14:paraId="3932DF3A" w14:textId="26994626" w:rsidR="00DE64F5" w:rsidDel="009D367F" w:rsidRDefault="00DE64F5" w:rsidP="00A146D7">
      <w:pPr>
        <w:ind w:left="426" w:hanging="426"/>
        <w:contextualSpacing/>
        <w:rPr>
          <w:del w:id="2004" w:author="Kristoffer Wild" w:date="2023-04-30T16:22:00Z"/>
        </w:rPr>
      </w:pPr>
      <w:del w:id="2005" w:author="Kristoffer Wild" w:date="2023-04-30T16:22:00Z">
        <w:r w:rsidDel="009D367F">
          <w:delText>Angilletta Jr, M. J. (2009). Thermal adaptation: a theoretical and empirical synthesis. New York, NY, USA, Oxford University Press.</w:delText>
        </w:r>
      </w:del>
    </w:p>
    <w:p w14:paraId="6FAA9793" w14:textId="0B42036A" w:rsidR="00DE64F5" w:rsidDel="009D367F" w:rsidRDefault="00DE64F5" w:rsidP="00A146D7">
      <w:pPr>
        <w:ind w:left="426" w:hanging="426"/>
        <w:contextualSpacing/>
        <w:rPr>
          <w:del w:id="2006" w:author="Kristoffer Wild" w:date="2023-04-30T16:22:00Z"/>
        </w:rPr>
      </w:pPr>
      <w:del w:id="2007" w:author="Kristoffer Wild" w:date="2023-04-30T16:22:00Z">
        <w:r w:rsidDel="009D367F">
          <w:delText>Arnqvist, G., Rönn, J., Watson, C., Goenaga, J., &amp; Immonen, E. (2022). Concerted evolution of metabolic rate, economics of mating, ecology, and pace of life across seed beetles. Proceedings of the National Academy of Sciences, 119(33), e2205564119.</w:delText>
        </w:r>
      </w:del>
    </w:p>
    <w:p w14:paraId="7E85C4A1" w14:textId="073E9CC7" w:rsidR="00DE64F5" w:rsidDel="009D367F" w:rsidRDefault="00DE64F5" w:rsidP="00A146D7">
      <w:pPr>
        <w:ind w:left="426" w:hanging="426"/>
        <w:contextualSpacing/>
        <w:rPr>
          <w:del w:id="2008" w:author="Kristoffer Wild" w:date="2023-04-30T16:22:00Z"/>
        </w:rPr>
      </w:pPr>
      <w:del w:id="2009" w:author="Kristoffer Wild" w:date="2023-04-30T16:22:00Z">
        <w:r w:rsidDel="009D367F">
          <w:delText>Bachtrog, D., Mank, J. E., Peichel, C. L., Kirkpatrick, M., Otto, S. P., Ashman, T.-L., Hahn, M. W., Kitano, J., Mayrose, I., &amp; Ming, R. (2014). Sex determination: why so many ways of doing it? PLoS Biology, 12(7), e1001899.</w:delText>
        </w:r>
      </w:del>
    </w:p>
    <w:p w14:paraId="6CD559C9" w14:textId="0D790E18" w:rsidR="00DE64F5" w:rsidDel="009D367F" w:rsidRDefault="00DE64F5" w:rsidP="00A146D7">
      <w:pPr>
        <w:ind w:left="426" w:hanging="426"/>
        <w:contextualSpacing/>
        <w:rPr>
          <w:del w:id="2010" w:author="Kristoffer Wild" w:date="2023-04-30T16:22:00Z"/>
        </w:rPr>
      </w:pPr>
      <w:del w:id="2011" w:author="Kristoffer Wild" w:date="2023-04-30T16:22:00Z">
        <w:r w:rsidDel="009D367F">
          <w:delText>Bókony, V., Ujhegyi, N., Mikó, Z., Erös, R., Hettyey, A., Vili, N., Gál, Z., Hoffmann, O. I., &amp; Nemesházi, E. (2021). Sex Reversal and Performance in Fitness-Related Traits During Early Life in Agile Frogs. Frontiers in Ecology and Evolution, 9, 1–14.</w:delText>
        </w:r>
      </w:del>
    </w:p>
    <w:p w14:paraId="4FE25341" w14:textId="3198F1FA" w:rsidR="00DE64F5" w:rsidDel="009D367F" w:rsidRDefault="00DE64F5" w:rsidP="00A146D7">
      <w:pPr>
        <w:ind w:left="426" w:hanging="426"/>
        <w:contextualSpacing/>
        <w:rPr>
          <w:del w:id="2012" w:author="Kristoffer Wild" w:date="2023-04-30T16:22:00Z"/>
        </w:rPr>
      </w:pPr>
      <w:del w:id="2013" w:author="Kristoffer Wild" w:date="2023-04-30T16:22:00Z">
        <w:r w:rsidDel="009D367F">
          <w:delText>Boratyński, Z., Koskela, E., Mappes, T., &amp; Oksanen, T. A. (2010). Sex‐specific selection on energy metabolism–selection coefficients for winter survival. Journal of Evolutionary Biology, 23(9), 1969–1978.</w:delText>
        </w:r>
      </w:del>
    </w:p>
    <w:p w14:paraId="38A0B95C" w14:textId="1E9D0A94" w:rsidR="00DE64F5" w:rsidDel="009D367F" w:rsidRDefault="00DE64F5" w:rsidP="00A146D7">
      <w:pPr>
        <w:ind w:left="426" w:hanging="426"/>
        <w:contextualSpacing/>
        <w:rPr>
          <w:del w:id="2014" w:author="Kristoffer Wild" w:date="2023-04-30T16:22:00Z"/>
        </w:rPr>
      </w:pPr>
      <w:del w:id="2015" w:author="Kristoffer Wild" w:date="2023-04-30T16:22:00Z">
        <w:r w:rsidDel="009D367F">
          <w:delText>Bradshaw, S. D. (1997). Homeostasis in desert reptiles. New York, NY, USA: Springer Science &amp; Business Media.</w:delText>
        </w:r>
      </w:del>
    </w:p>
    <w:p w14:paraId="08F3C29C" w14:textId="1105FBA3" w:rsidR="00DE64F5" w:rsidDel="009D367F" w:rsidRDefault="00DE64F5" w:rsidP="00A146D7">
      <w:pPr>
        <w:ind w:left="426" w:hanging="426"/>
        <w:contextualSpacing/>
        <w:rPr>
          <w:del w:id="2016" w:author="Kristoffer Wild" w:date="2023-04-30T16:22:00Z"/>
        </w:rPr>
      </w:pPr>
      <w:del w:id="2017" w:author="Kristoffer Wild" w:date="2023-04-30T16:22:00Z">
        <w:r w:rsidDel="009D367F">
          <w:delText>Brown, J. H., Gillooly, J. F., Allen, A. P., Savage, V. M., &amp; West, G. B. (2004). Toward a metabolic theory of ecology. Ecology, 85(7), 1771–1789.</w:delText>
        </w:r>
      </w:del>
    </w:p>
    <w:p w14:paraId="0A7D9964" w14:textId="082E41EC" w:rsidR="00DE64F5" w:rsidDel="009D367F" w:rsidRDefault="00DE64F5" w:rsidP="00A146D7">
      <w:pPr>
        <w:ind w:left="426" w:hanging="426"/>
        <w:contextualSpacing/>
        <w:rPr>
          <w:del w:id="2018" w:author="Kristoffer Wild" w:date="2023-04-30T16:22:00Z"/>
        </w:rPr>
      </w:pPr>
      <w:del w:id="2019" w:author="Kristoffer Wild" w:date="2023-04-30T16:22:00Z">
        <w:r w:rsidDel="009D367F">
          <w:delText>Bull, J. J. (1983). Evolution of sex determining mechanisms. San Francisco, CA, USA: Benjamin Cummings.</w:delText>
        </w:r>
      </w:del>
    </w:p>
    <w:p w14:paraId="0F724615" w14:textId="32110041" w:rsidR="00DE64F5" w:rsidDel="009D367F" w:rsidRDefault="00DE64F5" w:rsidP="00A146D7">
      <w:pPr>
        <w:ind w:left="426" w:hanging="426"/>
        <w:contextualSpacing/>
        <w:rPr>
          <w:del w:id="2020" w:author="Kristoffer Wild" w:date="2023-04-30T16:22:00Z"/>
        </w:rPr>
      </w:pPr>
      <w:del w:id="2021" w:author="Kristoffer Wild" w:date="2023-04-30T16:22:00Z">
        <w:r w:rsidDel="009D367F">
          <w:delText>Bürkner, P.-C. (2017). brms: An R package for Bayesian multilevel models using Stan. Journal of Statistical Software, 80, 1–28.</w:delText>
        </w:r>
      </w:del>
    </w:p>
    <w:p w14:paraId="2DF74250" w14:textId="4723FF20" w:rsidR="00DE64F5" w:rsidDel="009D367F" w:rsidRDefault="00DE64F5" w:rsidP="00A146D7">
      <w:pPr>
        <w:ind w:left="426" w:hanging="426"/>
        <w:contextualSpacing/>
        <w:rPr>
          <w:del w:id="2022" w:author="Kristoffer Wild" w:date="2023-04-30T16:22:00Z"/>
        </w:rPr>
      </w:pPr>
      <w:del w:id="2023" w:author="Kristoffer Wild" w:date="2023-04-30T16:22:00Z">
        <w:r w:rsidDel="009D367F">
          <w:delText>Burton, T., Killen, S. S., Armstrong, J. D., &amp; Metcalfe, N. B. (2011). What causes intraspecific variation in resting metabolic rate and what are its ecological consequences. Proceedings of the Royal Society B: Biological Sciences, 278(1724):3465-3473 .</w:delText>
        </w:r>
      </w:del>
    </w:p>
    <w:p w14:paraId="01B7B0C3" w14:textId="68FFD42C" w:rsidR="00DE64F5" w:rsidDel="009D367F" w:rsidRDefault="00DE64F5" w:rsidP="00A146D7">
      <w:pPr>
        <w:ind w:left="426" w:hanging="426"/>
        <w:contextualSpacing/>
        <w:rPr>
          <w:del w:id="2024" w:author="Kristoffer Wild" w:date="2023-04-30T16:22:00Z"/>
        </w:rPr>
      </w:pPr>
      <w:del w:id="2025" w:author="Kristoffer Wild" w:date="2023-04-30T16:22:00Z">
        <w:r w:rsidDel="009D367F">
          <w:delText>Castelli, M. A., Georges, A., Cherryh, C., Rosauer, D. F., Sarre, S. D., Contador‐Kelsall, I., &amp; Holleley, C. E. (2021). Evolving thermal thresholds explain the distribution of temperature sex reversal in an Australian dragon lizard. Diversity and Distributions, 27(3), 427–438.</w:delText>
        </w:r>
      </w:del>
    </w:p>
    <w:p w14:paraId="7F04D711" w14:textId="52103E0E" w:rsidR="00DE64F5" w:rsidDel="009D367F" w:rsidRDefault="00DE64F5" w:rsidP="00A146D7">
      <w:pPr>
        <w:ind w:left="426" w:hanging="426"/>
        <w:contextualSpacing/>
        <w:rPr>
          <w:del w:id="2026" w:author="Kristoffer Wild" w:date="2023-04-30T16:22:00Z"/>
        </w:rPr>
      </w:pPr>
      <w:del w:id="2027" w:author="Kristoffer Wild" w:date="2023-04-30T16:22:00Z">
        <w:r w:rsidDel="009D367F">
          <w:delText>Charlesworth, D., &amp; Charlesworth, B. (1980). Sex differences in fitness and selection for centric fusions between sex-chromosomes and autosomes. Genetics Research, 35(2), 205–214.</w:delText>
        </w:r>
      </w:del>
    </w:p>
    <w:p w14:paraId="77BBAA26" w14:textId="0204BEF2" w:rsidR="00DE64F5" w:rsidDel="009D367F" w:rsidRDefault="00DE64F5" w:rsidP="00A146D7">
      <w:pPr>
        <w:ind w:left="426" w:hanging="426"/>
        <w:contextualSpacing/>
        <w:rPr>
          <w:del w:id="2028" w:author="Kristoffer Wild" w:date="2023-04-30T16:22:00Z"/>
        </w:rPr>
      </w:pPr>
      <w:del w:id="2029" w:author="Kristoffer Wild" w:date="2023-04-30T16:22:00Z">
        <w:r w:rsidDel="009D367F">
          <w:delText>Codding, B. F., Bird, R. B., &amp; Bird, D. W. (2011). Provisioning offspring and others: risk–energy trade-offs and gender differences in hunter–gatherer foraging strategies. Proceedings of the Royal Society B: Biological Sciences, 278(1717), 2502–2509.</w:delText>
        </w:r>
      </w:del>
    </w:p>
    <w:p w14:paraId="757B7833" w14:textId="0F0CB141" w:rsidR="00DE64F5" w:rsidDel="009D367F" w:rsidRDefault="00DE64F5" w:rsidP="00A146D7">
      <w:pPr>
        <w:ind w:left="426" w:hanging="426"/>
        <w:contextualSpacing/>
        <w:rPr>
          <w:del w:id="2030" w:author="Kristoffer Wild" w:date="2023-04-30T16:22:00Z"/>
        </w:rPr>
      </w:pPr>
      <w:del w:id="2031" w:author="Kristoffer Wild" w:date="2023-04-30T16:22:00Z">
        <w:r w:rsidDel="009D367F">
          <w:delText>Congdon, J. D. (1989). Proximate and evolutionary constraints on energy relations of reptiles. Physiological Zoology, 62(2), 356–373.</w:delText>
        </w:r>
      </w:del>
    </w:p>
    <w:p w14:paraId="1CBF3B3C" w14:textId="0643B2B9" w:rsidR="00DE64F5" w:rsidDel="009D367F" w:rsidRDefault="00DE64F5" w:rsidP="00A146D7">
      <w:pPr>
        <w:ind w:left="426" w:hanging="426"/>
        <w:contextualSpacing/>
        <w:rPr>
          <w:del w:id="2032" w:author="Kristoffer Wild" w:date="2023-04-30T16:22:00Z"/>
        </w:rPr>
      </w:pPr>
      <w:del w:id="2033" w:author="Kristoffer Wild" w:date="2023-04-30T16:22:00Z">
        <w:r w:rsidDel="009D367F">
          <w:delText xml:space="preserve">Cotton, S., &amp; Wedekind, C. (2009). Population consequences of environmental sex reversal. Conservation Biology, 23(1), 196–206. </w:delText>
        </w:r>
      </w:del>
    </w:p>
    <w:p w14:paraId="6F502644" w14:textId="462BE7CF" w:rsidR="00DE64F5" w:rsidDel="009D367F" w:rsidRDefault="00DE64F5" w:rsidP="00A146D7">
      <w:pPr>
        <w:ind w:left="426" w:hanging="426"/>
        <w:contextualSpacing/>
        <w:rPr>
          <w:del w:id="2034" w:author="Kristoffer Wild" w:date="2023-04-30T16:22:00Z"/>
        </w:rPr>
      </w:pPr>
      <w:del w:id="2035" w:author="Kristoffer Wild" w:date="2023-04-30T16:22:00Z">
        <w:r w:rsidDel="009D367F">
          <w:delText>Cox, R. M., Cox, C. L., McGlothlin, J. W., Card, D. C., Andrew, A. L., &amp; Castoe, T. A. (2017). Hormonally mediated increases in sex-biased gene expression accompany the breakdown of between-sex genetic correlations in a sexually dimorphic lizard. The American Naturalist, 189(3), 315–332.</w:delText>
        </w:r>
      </w:del>
    </w:p>
    <w:p w14:paraId="70D8E4C1" w14:textId="33A88D37" w:rsidR="00DE64F5" w:rsidDel="009D367F" w:rsidRDefault="00DE64F5" w:rsidP="00A146D7">
      <w:pPr>
        <w:ind w:left="426" w:hanging="426"/>
        <w:contextualSpacing/>
        <w:rPr>
          <w:del w:id="2036" w:author="Kristoffer Wild" w:date="2023-04-30T16:22:00Z"/>
        </w:rPr>
      </w:pPr>
      <w:del w:id="2037" w:author="Kristoffer Wild" w:date="2023-04-30T16:22:00Z">
        <w:r w:rsidDel="009D367F">
          <w:delText>Dissanayake, D. S. B., Holleley, C. E., Deakin, J. E., &amp; Georges, A. (2021). High elevation increases the risk of Y chromosome loss in Alpine skink populations with sex reversal. Heredity, 1–12.</w:delText>
        </w:r>
      </w:del>
    </w:p>
    <w:p w14:paraId="4BCCA93D" w14:textId="034B1520" w:rsidR="00DE64F5" w:rsidDel="009D367F" w:rsidRDefault="00DE64F5" w:rsidP="00A146D7">
      <w:pPr>
        <w:ind w:left="426" w:hanging="426"/>
        <w:contextualSpacing/>
        <w:rPr>
          <w:del w:id="2038" w:author="Kristoffer Wild" w:date="2023-04-30T16:22:00Z"/>
        </w:rPr>
      </w:pPr>
      <w:del w:id="2039" w:author="Kristoffer Wild" w:date="2023-04-30T16:22:00Z">
        <w:r w:rsidDel="009D367F">
          <w:delText xml:space="preserve">Dissanayake, D. S. B., Holleley, C. E., &amp; Georges, A. (2021). Effects of natural nest temperatures on sex reversal and sex ratios in an Australian alpine skink. Scientific Reports, 11(1), 1–11. </w:delText>
        </w:r>
      </w:del>
    </w:p>
    <w:p w14:paraId="05855D02" w14:textId="12767421" w:rsidR="00DE64F5" w:rsidDel="009D367F" w:rsidRDefault="00DE64F5" w:rsidP="00A146D7">
      <w:pPr>
        <w:ind w:left="426" w:hanging="426"/>
        <w:contextualSpacing/>
        <w:rPr>
          <w:del w:id="2040" w:author="Kristoffer Wild" w:date="2023-04-30T16:22:00Z"/>
        </w:rPr>
      </w:pPr>
      <w:del w:id="2041" w:author="Kristoffer Wild" w:date="2023-04-30T16:22:00Z">
        <w:r w:rsidDel="009D367F">
          <w:delText>Dissanayake, D. S. B., Holleley, C. E., Hill, L. K., O’Meally, D., Deakin, J. E., &amp; Georges, A. (2020). Identification of Y chromosome markers in the eastern three-lined skink (Bassiana duperreyi) using in silico whole genome subtraction. BMC Genomics, 21(1), 1–12.</w:delText>
        </w:r>
      </w:del>
    </w:p>
    <w:p w14:paraId="3B9503FD" w14:textId="07B359E7" w:rsidR="00321D9B" w:rsidDel="009D367F" w:rsidRDefault="00DE64F5" w:rsidP="00321D9B">
      <w:pPr>
        <w:ind w:left="426" w:hanging="426"/>
        <w:contextualSpacing/>
        <w:rPr>
          <w:ins w:id="2042" w:author="Kris.Wild" w:date="2023-04-11T09:08:00Z"/>
          <w:del w:id="2043" w:author="Kristoffer Wild" w:date="2023-04-30T16:22:00Z"/>
        </w:rPr>
      </w:pPr>
      <w:del w:id="2044" w:author="Kristoffer Wild" w:date="2023-04-30T16:22:00Z">
        <w:r w:rsidDel="009D367F">
          <w:delText>Du, W.-G., Elphick, M., &amp; Shine, R. (2010). Thermal regimes during incubation do not affect mean selected temperatures of hatchling lizards (</w:delText>
        </w:r>
        <w:r w:rsidRPr="00321D9B" w:rsidDel="009D367F">
          <w:rPr>
            <w:i/>
            <w:iCs/>
            <w:rPrChange w:id="2045" w:author="Kris.Wild" w:date="2023-04-11T09:08:00Z">
              <w:rPr/>
            </w:rPrChange>
          </w:rPr>
          <w:delText>Bassiana duperreyi</w:delText>
        </w:r>
        <w:r w:rsidDel="009D367F">
          <w:delText>, Scincidae). Journal of Thermal Biology, 35(1), 47–51.</w:delText>
        </w:r>
      </w:del>
    </w:p>
    <w:p w14:paraId="44BC5B5F" w14:textId="0B231BA8" w:rsidR="00321D9B" w:rsidDel="009D367F" w:rsidRDefault="00321D9B" w:rsidP="00321D9B">
      <w:pPr>
        <w:ind w:left="426" w:hanging="426"/>
        <w:contextualSpacing/>
        <w:rPr>
          <w:del w:id="2046" w:author="Kristoffer Wild" w:date="2023-04-30T16:22:00Z"/>
        </w:rPr>
      </w:pPr>
      <w:ins w:id="2047" w:author="Kris.Wild" w:date="2023-04-11T09:08:00Z">
        <w:del w:id="2048" w:author="Kristoffer Wild" w:date="2023-04-30T16:22:00Z">
          <w:r w:rsidRPr="00321D9B" w:rsidDel="009D367F">
            <w:delText>Ellison, A. M. (2004). Bayesian inference in ecology. </w:delText>
          </w:r>
          <w:r w:rsidRPr="00321D9B" w:rsidDel="009D367F">
            <w:rPr>
              <w:rPrChange w:id="2049" w:author="Kris.Wild" w:date="2023-04-11T09:09:00Z">
                <w:rPr>
                  <w:i/>
                  <w:iCs/>
                </w:rPr>
              </w:rPrChange>
            </w:rPr>
            <w:delText>Ecology letters</w:delText>
          </w:r>
          <w:r w:rsidRPr="00321D9B" w:rsidDel="009D367F">
            <w:delText>, </w:delText>
          </w:r>
          <w:r w:rsidRPr="00321D9B" w:rsidDel="009D367F">
            <w:rPr>
              <w:i/>
              <w:iCs/>
            </w:rPr>
            <w:delText>7</w:delText>
          </w:r>
          <w:r w:rsidRPr="00321D9B" w:rsidDel="009D367F">
            <w:delText>(6), 509-520.</w:delText>
          </w:r>
        </w:del>
      </w:ins>
    </w:p>
    <w:p w14:paraId="0CA530A0" w14:textId="4AFEC3A2" w:rsidR="00DE64F5" w:rsidDel="009D367F" w:rsidRDefault="00DE64F5" w:rsidP="00A146D7">
      <w:pPr>
        <w:ind w:left="426" w:hanging="426"/>
        <w:contextualSpacing/>
        <w:rPr>
          <w:del w:id="2050" w:author="Kristoffer Wild" w:date="2023-04-30T16:22:00Z"/>
        </w:rPr>
      </w:pPr>
      <w:del w:id="2051" w:author="Kristoffer Wild" w:date="2023-04-30T16:22:00Z">
        <w:r w:rsidDel="009D367F">
          <w:delText>Elphick, M. J., &amp; Shine, R. (1998). Longterm effects of incubation temperatures on the morphology and locomotor performance of hatchling lizards (Bassiana duperreyi, Scincidae). Biological Journal of the Linnean Society, 63(3), 429–447.</w:delText>
        </w:r>
      </w:del>
    </w:p>
    <w:p w14:paraId="38471A61" w14:textId="1DD8D7D5" w:rsidR="00DE64F5" w:rsidDel="009D367F" w:rsidRDefault="00DE64F5" w:rsidP="00A146D7">
      <w:pPr>
        <w:ind w:left="426" w:hanging="426"/>
        <w:contextualSpacing/>
        <w:rPr>
          <w:del w:id="2052" w:author="Kristoffer Wild" w:date="2023-04-30T16:22:00Z"/>
        </w:rPr>
      </w:pPr>
      <w:del w:id="2053" w:author="Kristoffer Wild" w:date="2023-04-30T16:22:00Z">
        <w:r w:rsidDel="009D367F">
          <w:delText>Ernest, S. K. M., Enquist, B. J., Brown, J. H., Charnov, E. L., Gillooly, J. F., Savage, V. M., White, E. P., Smith, F. A., Hadly, E. A., &amp; Haskell, J. P. (2003). Thermodynamic and metabolic effects on the scaling of production and population energy use. Ecology Letters, 6(11), 990–995.</w:delText>
        </w:r>
      </w:del>
    </w:p>
    <w:p w14:paraId="1ACBD42E" w14:textId="0AC9E19A" w:rsidR="00DE64F5" w:rsidDel="009D367F" w:rsidRDefault="00DE64F5" w:rsidP="00A146D7">
      <w:pPr>
        <w:ind w:left="426" w:hanging="426"/>
        <w:contextualSpacing/>
        <w:rPr>
          <w:ins w:id="2054" w:author="Kris.Wild" w:date="2023-04-22T07:40:00Z"/>
          <w:del w:id="2055" w:author="Kristoffer Wild" w:date="2023-04-30T16:22:00Z"/>
        </w:rPr>
      </w:pPr>
      <w:del w:id="2056" w:author="Kristoffer Wild" w:date="2023-04-30T16:22:00Z">
        <w:r w:rsidDel="009D367F">
          <w:delText>Eyer, P.-A., Blumenfeld, A. J., &amp; Vargo, E. L. (2019). Sexually antagonistic selection promotes genetic divergence between males and females in an ant. Proceedings of the National Academy of Sciences, 116(48), 24157–24163.</w:delText>
        </w:r>
      </w:del>
    </w:p>
    <w:p w14:paraId="657F2CA2" w14:textId="26E9871E" w:rsidR="00C01F57" w:rsidDel="009D367F" w:rsidRDefault="00C01F57" w:rsidP="00A146D7">
      <w:pPr>
        <w:ind w:left="426" w:hanging="426"/>
        <w:contextualSpacing/>
        <w:rPr>
          <w:del w:id="2057" w:author="Kristoffer Wild" w:date="2023-04-30T16:22:00Z"/>
        </w:rPr>
      </w:pPr>
      <w:ins w:id="2058" w:author="Kris.Wild" w:date="2023-04-22T07:40:00Z">
        <w:del w:id="2059" w:author="Kristoffer Wild" w:date="2023-04-30T16:22:00Z">
          <w:r w:rsidRPr="00C01F57" w:rsidDel="009D367F">
            <w:delText>Ferguson, G. W., &amp; Fox, S. F. (1984). Annual variation of survival advantage of large juvenile side-blotched lizards, Uta stansburiana: its causes and evolutionary significance. </w:delText>
          </w:r>
          <w:r w:rsidRPr="00C01F57" w:rsidDel="009D367F">
            <w:rPr>
              <w:i/>
              <w:iCs/>
            </w:rPr>
            <w:delText>Evolution</w:delText>
          </w:r>
          <w:r w:rsidRPr="00C01F57" w:rsidDel="009D367F">
            <w:delText>, 342-349</w:delText>
          </w:r>
          <w:r w:rsidDel="009D367F">
            <w:delText>.</w:delText>
          </w:r>
        </w:del>
      </w:ins>
    </w:p>
    <w:p w14:paraId="1897B37E" w14:textId="318F26B7" w:rsidR="00DE64F5" w:rsidDel="009D367F" w:rsidRDefault="00DE64F5" w:rsidP="00A146D7">
      <w:pPr>
        <w:ind w:left="426" w:hanging="426"/>
        <w:contextualSpacing/>
        <w:rPr>
          <w:del w:id="2060" w:author="Kristoffer Wild" w:date="2023-04-30T16:22:00Z"/>
        </w:rPr>
      </w:pPr>
      <w:del w:id="2061" w:author="Kristoffer Wild" w:date="2023-04-30T16:22:00Z">
        <w:r w:rsidDel="009D367F">
          <w:delText>Fisher, R. A. (1931). The evolution of dominance. Biological Reviews, 6(4), 345–368.</w:delText>
        </w:r>
      </w:del>
    </w:p>
    <w:p w14:paraId="0ECDA6E4" w14:textId="625DBE86" w:rsidR="00DE64F5" w:rsidDel="009D367F" w:rsidRDefault="00DE64F5" w:rsidP="00A146D7">
      <w:pPr>
        <w:ind w:left="426" w:hanging="426"/>
        <w:contextualSpacing/>
        <w:rPr>
          <w:del w:id="2062" w:author="Kristoffer Wild" w:date="2023-04-30T16:22:00Z"/>
        </w:rPr>
      </w:pPr>
      <w:del w:id="2063" w:author="Kristoffer Wild" w:date="2023-04-30T16:22:00Z">
        <w:r w:rsidDel="009D367F">
          <w:delText>Flatt, T., Shine, R., Borges-Landaez, P. A., &amp; Downes, S. J. (2001). Phenotypic variation in an oviparous montane lizard (Bassiana duperreyi): the effects of thermal and hydric incubation environments. Biological Journal of the Linnean Society, 74(3), 339–350.</w:delText>
        </w:r>
      </w:del>
    </w:p>
    <w:p w14:paraId="02884290" w14:textId="117E481D" w:rsidR="00DE64F5" w:rsidDel="009D367F" w:rsidRDefault="00DE64F5" w:rsidP="00A146D7">
      <w:pPr>
        <w:ind w:left="426" w:hanging="426"/>
        <w:contextualSpacing/>
        <w:rPr>
          <w:del w:id="2064" w:author="Kristoffer Wild" w:date="2023-04-30T16:22:00Z"/>
        </w:rPr>
      </w:pPr>
      <w:del w:id="2065" w:author="Kristoffer Wild" w:date="2023-04-30T16:22:00Z">
        <w:r w:rsidDel="009D367F">
          <w:delText>Friesen, C. R., Johansson, R., &amp; Olsson, M. (2017). Morph‐specific metabolic rate and the timing of reproductive senescence in a color polymorphic dragon. Journal of Experimental Zoology Part A: Ecological and Integrative Physiology, 327(7), 433–443.</w:delText>
        </w:r>
      </w:del>
    </w:p>
    <w:p w14:paraId="406E3799" w14:textId="28C7F815" w:rsidR="00DE64F5" w:rsidDel="009D367F" w:rsidRDefault="00DE64F5" w:rsidP="00A146D7">
      <w:pPr>
        <w:ind w:left="426" w:hanging="426"/>
        <w:contextualSpacing/>
        <w:rPr>
          <w:del w:id="2066" w:author="Kristoffer Wild" w:date="2023-04-30T16:22:00Z"/>
        </w:rPr>
      </w:pPr>
      <w:del w:id="2067" w:author="Kristoffer Wild" w:date="2023-04-30T16:22:00Z">
        <w:r w:rsidDel="009D367F">
          <w:delText>Geffroy, B. (2022). Energy as the cornerstone of environmentally driven sex allocation. Trends in Endocrinology &amp; Metabolism. In press.</w:delText>
        </w:r>
      </w:del>
    </w:p>
    <w:p w14:paraId="5F57C5A5" w14:textId="79E301D0" w:rsidR="00DE64F5" w:rsidDel="009D367F" w:rsidRDefault="00DE64F5" w:rsidP="00A146D7">
      <w:pPr>
        <w:ind w:left="426" w:hanging="426"/>
        <w:contextualSpacing/>
        <w:rPr>
          <w:del w:id="2068" w:author="Kristoffer Wild" w:date="2023-04-30T16:22:00Z"/>
        </w:rPr>
      </w:pPr>
      <w:del w:id="2069" w:author="Kristoffer Wild" w:date="2023-04-30T16:22:00Z">
        <w:r w:rsidDel="009D367F">
          <w:delText>Greer, A. E. (1989). The biology and evolution of Australian lizards. Sydney, NSW, AUS: Surrey Beatty and Sons.</w:delText>
        </w:r>
      </w:del>
    </w:p>
    <w:p w14:paraId="45462C59" w14:textId="38D76077" w:rsidR="00DE64F5" w:rsidDel="009D367F" w:rsidRDefault="00DE64F5" w:rsidP="00A146D7">
      <w:pPr>
        <w:ind w:left="426" w:hanging="426"/>
        <w:contextualSpacing/>
        <w:rPr>
          <w:del w:id="2070" w:author="Kristoffer Wild" w:date="2023-04-30T16:22:00Z"/>
        </w:rPr>
      </w:pPr>
      <w:del w:id="2071" w:author="Kristoffer Wild" w:date="2023-04-30T16:22:00Z">
        <w:r w:rsidDel="009D367F">
          <w:delText>Grossen, C., Neuenschwander, S., &amp; Perrin, N. (2011). Temperature‐dependent turnovers in sex‐determination mechanisms: a quantitative model. Evolution, 65(1), 64–78.</w:delText>
        </w:r>
      </w:del>
    </w:p>
    <w:p w14:paraId="30203144" w14:textId="12D98B79" w:rsidR="00DE64F5" w:rsidDel="009D367F" w:rsidRDefault="00DE64F5" w:rsidP="00A146D7">
      <w:pPr>
        <w:ind w:left="426" w:hanging="426"/>
        <w:contextualSpacing/>
        <w:rPr>
          <w:del w:id="2072" w:author="Kristoffer Wild" w:date="2023-04-30T16:22:00Z"/>
        </w:rPr>
      </w:pPr>
      <w:del w:id="2073" w:author="Kristoffer Wild" w:date="2023-04-30T16:22:00Z">
        <w:r w:rsidDel="009D367F">
          <w:delText>Hadfield, J. D. (2010). MCMC methods for multi-response generalized linear mixed models: the MCMCglmm R package. Journal of Statistical Software, 33, 1–22.</w:delText>
        </w:r>
      </w:del>
    </w:p>
    <w:p w14:paraId="5E0EDCDC" w14:textId="261F9AB7" w:rsidR="00DE64F5" w:rsidDel="009D367F" w:rsidRDefault="00DE64F5" w:rsidP="00A146D7">
      <w:pPr>
        <w:ind w:left="426" w:hanging="426"/>
        <w:contextualSpacing/>
        <w:rPr>
          <w:del w:id="2074" w:author="Kristoffer Wild" w:date="2023-04-30T16:22:00Z"/>
        </w:rPr>
      </w:pPr>
      <w:del w:id="2075" w:author="Kristoffer Wild" w:date="2023-04-30T16:22:00Z">
        <w:r w:rsidDel="009D367F">
          <w:delText>Harolow, P. S. (1996). A harmless technique for sexing hatchiling lizards. Herpetological Review, 27(2), 71.</w:delText>
        </w:r>
      </w:del>
    </w:p>
    <w:p w14:paraId="7B3BD7FC" w14:textId="1E083B93" w:rsidR="00DE64F5" w:rsidDel="009D367F" w:rsidRDefault="00DE64F5" w:rsidP="00A146D7">
      <w:pPr>
        <w:ind w:left="426" w:hanging="426"/>
        <w:contextualSpacing/>
        <w:rPr>
          <w:del w:id="2076" w:author="Kristoffer Wild" w:date="2023-04-30T16:22:00Z"/>
        </w:rPr>
      </w:pPr>
      <w:del w:id="2077" w:author="Kristoffer Wild" w:date="2023-04-30T16:22:00Z">
        <w:r w:rsidDel="009D367F">
          <w:delText>Harrison, P. W., Wright, A. E., Zimmer, F., Dean, R., Montgomery, S. H., Pointer, M. A., &amp; Mank, J. E. (2015). Sexual selection drives evolution and rapid turnover of male gene expression. Proceedings of the National Academy of Sciences, 112(14), 4393–4398.</w:delText>
        </w:r>
      </w:del>
    </w:p>
    <w:p w14:paraId="41D9C63F" w14:textId="28A42C21" w:rsidR="00DE64F5" w:rsidDel="009D367F" w:rsidRDefault="00DE64F5" w:rsidP="00A146D7">
      <w:pPr>
        <w:ind w:left="426" w:hanging="426"/>
        <w:contextualSpacing/>
        <w:rPr>
          <w:del w:id="2078" w:author="Kristoffer Wild" w:date="2023-04-30T16:22:00Z"/>
        </w:rPr>
      </w:pPr>
      <w:del w:id="2079" w:author="Kristoffer Wild" w:date="2023-04-30T16:22:00Z">
        <w:r w:rsidDel="009D367F">
          <w:delText>Hayward, A., &amp; Gillooly, J. F. (2011). The cost of sex: quantifying energetic investment in gamete production by males and females. PLoS One, 6(1), e16557.</w:delText>
        </w:r>
      </w:del>
    </w:p>
    <w:p w14:paraId="5A9747B6" w14:textId="08A4FC3D" w:rsidR="00DE64F5" w:rsidDel="009D367F" w:rsidRDefault="00DE64F5" w:rsidP="00A146D7">
      <w:pPr>
        <w:ind w:left="426" w:hanging="426"/>
        <w:contextualSpacing/>
        <w:rPr>
          <w:del w:id="2080" w:author="Kristoffer Wild" w:date="2023-04-30T16:22:00Z"/>
        </w:rPr>
      </w:pPr>
      <w:del w:id="2081" w:author="Kristoffer Wild" w:date="2023-04-30T16:22:00Z">
        <w:r w:rsidDel="009D367F">
          <w:delText>Holleley, C. E., O’Meally, D., Sarre, S. D., Marshall Graves, J. A., Ezaz, T., Matsubara, K., Azad, B., Zhang, X., &amp; Georges, A. (2015). Sex reversal triggers the rapid transition from genetic to temperature-dependent sex. Nature, 523(7558), 79–82.</w:delText>
        </w:r>
      </w:del>
    </w:p>
    <w:p w14:paraId="78A6EF60" w14:textId="5E0A5BB4" w:rsidR="00DE64F5" w:rsidDel="009D367F" w:rsidRDefault="00DE64F5" w:rsidP="00A146D7">
      <w:pPr>
        <w:ind w:left="426" w:hanging="426"/>
        <w:contextualSpacing/>
        <w:rPr>
          <w:del w:id="2082" w:author="Kristoffer Wild" w:date="2023-04-30T16:22:00Z"/>
        </w:rPr>
      </w:pPr>
      <w:del w:id="2083" w:author="Kristoffer Wild" w:date="2023-04-30T16:22:00Z">
        <w:r w:rsidDel="009D367F">
          <w:delText>Jameson Jr, E. W., Heusner, A. A., &amp; Arbogast, R. (1977). Oxygen consumption of Sceloporus occidentalis from three different elevations. Comparative Biochemistry and Physiology Part A: Physiology, 56(1), 73–79.</w:delText>
        </w:r>
      </w:del>
    </w:p>
    <w:p w14:paraId="373A230C" w14:textId="1B9239D5" w:rsidR="00DE64F5" w:rsidDel="009D367F" w:rsidRDefault="00DE64F5" w:rsidP="00A146D7">
      <w:pPr>
        <w:ind w:left="426" w:hanging="426"/>
        <w:contextualSpacing/>
        <w:rPr>
          <w:del w:id="2084" w:author="Kristoffer Wild" w:date="2023-04-30T16:22:00Z"/>
        </w:rPr>
      </w:pPr>
      <w:del w:id="2085" w:author="Kristoffer Wild" w:date="2023-04-30T16:22:00Z">
        <w:r w:rsidDel="009D367F">
          <w:delText>Jones, M. E. H., Pistevos, J. C. A., Cooper, N., Lappin, A. K., Georges, A., Hutchinson, M. N., &amp; Holleley, C. E. (2020). Reproductive phenotype predicts adult bite‐force performance in sex‐reversed dragons (Pogona vitticeps). Journal of Experimental Zoology Part A: Ecological and Integrative Physiology, 333(4), 252–263.</w:delText>
        </w:r>
      </w:del>
    </w:p>
    <w:p w14:paraId="4C5F4FDC" w14:textId="3CAC13DC" w:rsidR="00DE64F5" w:rsidDel="009D367F" w:rsidRDefault="00DE64F5" w:rsidP="00A146D7">
      <w:pPr>
        <w:ind w:left="426" w:hanging="426"/>
        <w:contextualSpacing/>
        <w:rPr>
          <w:del w:id="2086" w:author="Kristoffer Wild" w:date="2023-04-30T16:22:00Z"/>
        </w:rPr>
      </w:pPr>
      <w:del w:id="2087" w:author="Kristoffer Wild" w:date="2023-04-30T16:22:00Z">
        <w:r w:rsidDel="009D367F">
          <w:delText>Kearney, M., &amp; Porter, W. P. (2004). Mapping the fundamental niche: physiology, climate, and the distribution of a nocturnal lizard. Ecology, 85(11), 3119–3131.</w:delText>
        </w:r>
      </w:del>
    </w:p>
    <w:p w14:paraId="7F879637" w14:textId="35786C54" w:rsidR="00DE64F5" w:rsidDel="009D367F" w:rsidRDefault="00DE64F5" w:rsidP="00A146D7">
      <w:pPr>
        <w:ind w:left="426" w:hanging="426"/>
        <w:contextualSpacing/>
        <w:rPr>
          <w:del w:id="2088" w:author="Kristoffer Wild" w:date="2023-04-30T16:22:00Z"/>
        </w:rPr>
      </w:pPr>
      <w:del w:id="2089" w:author="Kristoffer Wild" w:date="2023-04-30T16:22:00Z">
        <w:r w:rsidDel="009D367F">
          <w:delText>Kwok, A. B. C., Wardle, G. M., Greenville, A. C., &amp; Dickman, C. R. (2016). Long‐term patterns of invertebrate abundance and relationships to environmental factors in arid Australia. Austral Ecology, 41(5), 480–491.</w:delText>
        </w:r>
      </w:del>
    </w:p>
    <w:p w14:paraId="0F9AC062" w14:textId="1BC47F12" w:rsidR="00DE64F5" w:rsidDel="009D367F" w:rsidRDefault="00DE64F5" w:rsidP="00A146D7">
      <w:pPr>
        <w:ind w:left="426" w:hanging="426"/>
        <w:contextualSpacing/>
        <w:rPr>
          <w:del w:id="2090" w:author="Kristoffer Wild" w:date="2023-04-30T16:22:00Z"/>
        </w:rPr>
      </w:pPr>
      <w:del w:id="2091" w:author="Kristoffer Wild" w:date="2023-04-30T16:22:00Z">
        <w:r w:rsidDel="009D367F">
          <w:delText>Letnic, M., &amp; Dickman, C. R. (2010). Resource pulses and mammalian dynamics: conceptual models for hummock grasslands and other Australian desert habitats. Biological Reviews, 85(3), 501–521.</w:delText>
        </w:r>
      </w:del>
    </w:p>
    <w:p w14:paraId="3ED32194" w14:textId="0E42B6BA" w:rsidR="00DE64F5" w:rsidDel="009D367F" w:rsidRDefault="00DE64F5" w:rsidP="00A146D7">
      <w:pPr>
        <w:ind w:left="426" w:hanging="426"/>
        <w:contextualSpacing/>
        <w:rPr>
          <w:del w:id="2092" w:author="Kristoffer Wild" w:date="2023-04-30T16:22:00Z"/>
        </w:rPr>
      </w:pPr>
      <w:del w:id="2093" w:author="Kristoffer Wild" w:date="2023-04-30T16:22:00Z">
        <w:r w:rsidDel="009D367F">
          <w:delText>Li, H., Holleley, C. E., Elphick, M., Georges, A., Shine, R., &amp; Shine, R. (2016). The behavioural consequences of sex reversal in dragons. Proceedings of the Royal Society B: Biological Sciences, 283, 1–7.</w:delText>
        </w:r>
      </w:del>
    </w:p>
    <w:p w14:paraId="44BC0A86" w14:textId="3C3D20F2" w:rsidR="00DE64F5" w:rsidDel="009D367F" w:rsidRDefault="00DE64F5" w:rsidP="00A146D7">
      <w:pPr>
        <w:ind w:left="426" w:hanging="426"/>
        <w:contextualSpacing/>
        <w:rPr>
          <w:del w:id="2094" w:author="Kristoffer Wild" w:date="2023-04-30T16:22:00Z"/>
        </w:rPr>
      </w:pPr>
      <w:del w:id="2095" w:author="Kristoffer Wild" w:date="2023-04-30T16:22:00Z">
        <w:r w:rsidDel="009D367F">
          <w:delText>Lighton, J. R. B. (2008). Measuring metabolic rates: a manual for scientists. New York, NY, USA: Oxford University Press.</w:delText>
        </w:r>
      </w:del>
    </w:p>
    <w:p w14:paraId="7CEC95C3" w14:textId="118A4C48" w:rsidR="00DE64F5" w:rsidDel="009D367F" w:rsidRDefault="00DE64F5" w:rsidP="00A146D7">
      <w:pPr>
        <w:ind w:left="426" w:hanging="426"/>
        <w:contextualSpacing/>
        <w:rPr>
          <w:del w:id="2096" w:author="Kristoffer Wild" w:date="2023-04-30T16:22:00Z"/>
        </w:rPr>
      </w:pPr>
      <w:del w:id="2097" w:author="Kristoffer Wild" w:date="2023-04-30T16:22:00Z">
        <w:r w:rsidDel="009D367F">
          <w:delText>Lipinska, A., Cormier, A., Luthringer, R., Peters, A. F., Corre, E., Gachon, C. M. M., Cock, J. M., &amp; Coelho, S. M. (2015). Sexual dimorphism and the evolution of sex-biased gene expression in the brown alga Ectocarpus. Molecular Biology and Evolution, 32(6), 1581–1597.</w:delText>
        </w:r>
      </w:del>
    </w:p>
    <w:p w14:paraId="1B3A46F0" w14:textId="197E2479" w:rsidR="00DE64F5" w:rsidDel="009D367F" w:rsidRDefault="00DE64F5" w:rsidP="00A146D7">
      <w:pPr>
        <w:ind w:left="426" w:hanging="426"/>
        <w:contextualSpacing/>
        <w:rPr>
          <w:del w:id="2098" w:author="Kristoffer Wild" w:date="2023-04-30T16:22:00Z"/>
        </w:rPr>
      </w:pPr>
      <w:del w:id="2099" w:author="Kristoffer Wild" w:date="2023-04-30T16:22:00Z">
        <w:r w:rsidDel="009D367F">
          <w:delText>Mikó, Z., Nemesházi, E., Ujhegyi, N., Verebélyi, V., Ujszegi, J., Kásler, A., Bertalan, R., Vili, N., Gál, Z., Hoffmann, O. I.</w:delText>
        </w:r>
      </w:del>
      <w:ins w:id="2100" w:author="Kris.Wild" w:date="2023-04-22T08:11:00Z">
        <w:del w:id="2101" w:author="Kristoffer Wild" w:date="2023-04-30T16:22:00Z">
          <w:r w:rsidR="004B59F5" w:rsidDel="009D367F">
            <w:delText>, Hettyey</w:delText>
          </w:r>
        </w:del>
      </w:ins>
      <w:ins w:id="2102" w:author="Kris.Wild" w:date="2023-04-22T08:12:00Z">
        <w:del w:id="2103" w:author="Kristoffer Wild" w:date="2023-04-30T16:22:00Z">
          <w:r w:rsidR="004B59F5" w:rsidDel="009D367F">
            <w:delText>., H., &amp; Bókony, V.</w:delText>
          </w:r>
        </w:del>
      </w:ins>
      <w:del w:id="2104" w:author="Kristoffer Wild" w:date="2023-04-30T16:22:00Z">
        <w:r w:rsidDel="009D367F">
          <w:delText xml:space="preserve"> (2021). Sex reversal and ontogeny under climate change and chemical pollution: are there interactions between the effects of elevated temperature and a xenoestrogen on early development in agile frogs? Environmental Pollution, 285, 117464.</w:delText>
        </w:r>
      </w:del>
    </w:p>
    <w:p w14:paraId="5830E464" w14:textId="698A8362" w:rsidR="00DE64F5" w:rsidDel="009D367F" w:rsidRDefault="00DE64F5" w:rsidP="004B59F5">
      <w:pPr>
        <w:ind w:left="426" w:hanging="426"/>
        <w:contextualSpacing/>
        <w:rPr>
          <w:del w:id="2105" w:author="Kristoffer Wild" w:date="2023-04-30T16:22:00Z"/>
        </w:rPr>
      </w:pPr>
      <w:del w:id="2106" w:author="Kristoffer Wild" w:date="2023-04-30T16:22:00Z">
        <w:r w:rsidDel="009D367F">
          <w:delText>Mueller, P., &amp; Diamond, J. (2001). Metabolic rate and environmental productivity: Well-provisioned animals evolved to run and idle fast. Proceedings of the National Academy of Sciences, 98(22):12550-12554.</w:delText>
        </w:r>
      </w:del>
    </w:p>
    <w:p w14:paraId="66B6B21C" w14:textId="692E523C" w:rsidR="00DE64F5" w:rsidDel="009D367F" w:rsidRDefault="00DE64F5" w:rsidP="00A146D7">
      <w:pPr>
        <w:ind w:left="426" w:hanging="426"/>
        <w:contextualSpacing/>
        <w:rPr>
          <w:del w:id="2107" w:author="Kristoffer Wild" w:date="2023-04-30T16:22:00Z"/>
        </w:rPr>
      </w:pPr>
      <w:del w:id="2108" w:author="Kristoffer Wild" w:date="2023-04-30T16:22:00Z">
        <w:r w:rsidDel="009D367F">
          <w:delText>Noble, D. W. A., Stenhouse, V., &amp; Schwanz, L. E. (2018). Developmental temperatures and phenotypic plasticity in reptiles: A systematic review and meta‐analysis. Biological Reviews, 93(1), 72–97.</w:delText>
        </w:r>
      </w:del>
    </w:p>
    <w:p w14:paraId="09DBB797" w14:textId="2B675386" w:rsidR="00DE64F5" w:rsidDel="009D367F" w:rsidRDefault="00DE64F5" w:rsidP="00A146D7">
      <w:pPr>
        <w:ind w:left="426" w:hanging="426"/>
        <w:contextualSpacing/>
        <w:rPr>
          <w:del w:id="2109" w:author="Kristoffer Wild" w:date="2023-04-30T16:22:00Z"/>
        </w:rPr>
      </w:pPr>
      <w:del w:id="2110" w:author="Kristoffer Wild" w:date="2023-04-30T16:22:00Z">
        <w:r w:rsidDel="009D367F">
          <w:delText>Noy-Meir, I. (1973). Desert ecosystems: environment and producers. Annual Review of Ecology and Systematics, 25–51.</w:delText>
        </w:r>
      </w:del>
    </w:p>
    <w:p w14:paraId="4D1EC00C" w14:textId="1DBC3B93" w:rsidR="00DE64F5" w:rsidDel="009D367F" w:rsidRDefault="00DE64F5" w:rsidP="00A146D7">
      <w:pPr>
        <w:ind w:left="426" w:hanging="426"/>
        <w:contextualSpacing/>
        <w:rPr>
          <w:del w:id="2111" w:author="Kristoffer Wild" w:date="2023-04-30T16:22:00Z"/>
        </w:rPr>
      </w:pPr>
      <w:del w:id="2112" w:author="Kristoffer Wild" w:date="2023-04-30T16:22:00Z">
        <w:r w:rsidDel="009D367F">
          <w:delText xml:space="preserve">Peterson, C. C., Walton, B. M., &amp; Bennett, A. F. (1999). Metabolic costs of growth in free-living Garter Snakes and they energy budgets of ectotherms. Functional Ecology, 13(4), 500–507. </w:delText>
        </w:r>
      </w:del>
    </w:p>
    <w:p w14:paraId="2FBA5BEF" w14:textId="504D4920" w:rsidR="00DE64F5" w:rsidDel="009D367F" w:rsidRDefault="00DE64F5" w:rsidP="00A146D7">
      <w:pPr>
        <w:ind w:left="426" w:hanging="426"/>
        <w:contextualSpacing/>
        <w:rPr>
          <w:del w:id="2113" w:author="Kristoffer Wild" w:date="2023-04-30T16:22:00Z"/>
        </w:rPr>
      </w:pPr>
      <w:del w:id="2114" w:author="Kristoffer Wild" w:date="2023-04-30T16:22:00Z">
        <w:r w:rsidDel="009D367F">
          <w:delText>Pettersen, A. K., White, C. R., &amp; Marshall, D. J. (2016). Metabolic rate covaries with fitness and the pace of the life history in the field. Proceedings of the Royal Society B: Biological Sciences, 283(1831), 20160323.</w:delText>
        </w:r>
      </w:del>
    </w:p>
    <w:p w14:paraId="1B65B5EB" w14:textId="2B91D1EF" w:rsidR="00DE64F5" w:rsidDel="009D367F" w:rsidRDefault="00DE64F5" w:rsidP="00A146D7">
      <w:pPr>
        <w:ind w:left="426" w:hanging="426"/>
        <w:contextualSpacing/>
        <w:rPr>
          <w:del w:id="2115" w:author="Kristoffer Wild" w:date="2023-04-30T16:22:00Z"/>
        </w:rPr>
      </w:pPr>
      <w:del w:id="2116" w:author="Kristoffer Wild" w:date="2023-04-30T16:22:00Z">
        <w:r w:rsidDel="009D367F">
          <w:delText>Quinn, A. E., Georges, A., Sarre, S. D., Guarino, F., Ezaz, T., &amp; Graves, J. A. M. (2007). Temperature sex reversal implies sex gene dosage in a reptile. Science, 316(5823), 411.</w:delText>
        </w:r>
      </w:del>
    </w:p>
    <w:p w14:paraId="2800C6E6" w14:textId="565D636B" w:rsidR="00DE64F5" w:rsidDel="009D367F" w:rsidRDefault="00DE64F5" w:rsidP="00A146D7">
      <w:pPr>
        <w:ind w:left="426" w:hanging="426"/>
        <w:contextualSpacing/>
        <w:rPr>
          <w:del w:id="2117" w:author="Kristoffer Wild" w:date="2023-04-30T16:22:00Z"/>
        </w:rPr>
      </w:pPr>
      <w:del w:id="2118" w:author="Kristoffer Wild" w:date="2023-04-30T16:22:00Z">
        <w:r w:rsidDel="009D367F">
          <w:delText>Quinn, A. E., Radder, R. S., Sarre, S. D., Georges, A., Ezaz, T., &amp; Shine, R. (2009). Isolation and development of a molecular sex marker for Bassiana duperreyi, a lizard with XX/XY sex chromosomes and temperature-induced sex reversal. Molecular Genetics and Genomics, 281(6), 665–672.</w:delText>
        </w:r>
      </w:del>
    </w:p>
    <w:p w14:paraId="40DB26D1" w14:textId="5CB2EBC1" w:rsidR="00DE64F5" w:rsidDel="009D367F" w:rsidRDefault="00DE64F5" w:rsidP="00A146D7">
      <w:pPr>
        <w:ind w:left="426" w:hanging="426"/>
        <w:contextualSpacing/>
        <w:rPr>
          <w:del w:id="2119" w:author="Kristoffer Wild" w:date="2023-04-30T16:22:00Z"/>
        </w:rPr>
      </w:pPr>
      <w:del w:id="2120" w:author="Kristoffer Wild" w:date="2023-04-30T16:22:00Z">
        <w:r w:rsidDel="009D367F">
          <w:delText>Radder, R. S., Pike, D. A., Quinn, A. E., &amp; Shine, R. (2009). Offspring sex in a lizard depends on egg size. Current Biology, 19(13), 1102–1105.</w:delText>
        </w:r>
      </w:del>
    </w:p>
    <w:p w14:paraId="1AEA380A" w14:textId="2C10013D" w:rsidR="00DE64F5" w:rsidDel="009D367F" w:rsidRDefault="00DE64F5" w:rsidP="00A146D7">
      <w:pPr>
        <w:ind w:left="426" w:hanging="426"/>
        <w:contextualSpacing/>
        <w:rPr>
          <w:del w:id="2121" w:author="Kristoffer Wild" w:date="2023-04-30T16:22:00Z"/>
        </w:rPr>
      </w:pPr>
      <w:del w:id="2122" w:author="Kristoffer Wild" w:date="2023-04-30T16:22:00Z">
        <w:r w:rsidDel="009D367F">
          <w:delText>Ricklefs, R. E., &amp; Wikelski, M. (2002). The physiology / life- history nexus. Trends in Ecology and Evolution, 17(10), 462–468.</w:delText>
        </w:r>
      </w:del>
    </w:p>
    <w:p w14:paraId="26749E11" w14:textId="4492803D" w:rsidR="00DE64F5" w:rsidDel="009D367F" w:rsidRDefault="00DE64F5" w:rsidP="00A146D7">
      <w:pPr>
        <w:ind w:left="426" w:hanging="426"/>
        <w:contextualSpacing/>
        <w:rPr>
          <w:del w:id="2123" w:author="Kristoffer Wild" w:date="2023-04-30T16:22:00Z"/>
        </w:rPr>
      </w:pPr>
      <w:del w:id="2124" w:author="Kristoffer Wild" w:date="2023-04-30T16:22:00Z">
        <w:r w:rsidDel="009D367F">
          <w:delText xml:space="preserve">Burger, </w:delText>
        </w:r>
        <w:r w:rsidR="00D90C00" w:rsidDel="009D367F">
          <w:delText xml:space="preserve">R. </w:delText>
        </w:r>
        <w:r w:rsidDel="009D367F">
          <w:delText xml:space="preserve">J., Hou, C., A. S. Hall, C., &amp; Brown, J. H. (2021). Universal rules of life: metabolic rates, biological times and the equal fitness paradigm. Ecology Letters, 24(6), 1262–1281. </w:delText>
        </w:r>
      </w:del>
    </w:p>
    <w:p w14:paraId="62E0C21F" w14:textId="3347CE90" w:rsidR="00DE64F5" w:rsidDel="009D367F" w:rsidRDefault="00DE64F5" w:rsidP="00A146D7">
      <w:pPr>
        <w:ind w:left="426" w:hanging="426"/>
        <w:contextualSpacing/>
        <w:rPr>
          <w:del w:id="2125" w:author="Kristoffer Wild" w:date="2023-04-30T16:22:00Z"/>
        </w:rPr>
      </w:pPr>
      <w:del w:id="2126" w:author="Kristoffer Wild" w:date="2023-04-30T16:22:00Z">
        <w:r w:rsidDel="009D367F">
          <w:delText xml:space="preserve">Sarre, S. D., Georges, A., &amp; Quinn, A. (2004). The ends of a continuum : genetic and temperature- dependent sex determination in reptiles. BioEssays, 639–645. </w:delText>
        </w:r>
      </w:del>
    </w:p>
    <w:p w14:paraId="63841832" w14:textId="52E64462" w:rsidR="00DE64F5" w:rsidDel="009D367F" w:rsidRDefault="00DE64F5" w:rsidP="00A146D7">
      <w:pPr>
        <w:ind w:left="426" w:hanging="426"/>
        <w:contextualSpacing/>
        <w:rPr>
          <w:del w:id="2127" w:author="Kristoffer Wild" w:date="2023-04-30T16:22:00Z"/>
        </w:rPr>
      </w:pPr>
      <w:del w:id="2128" w:author="Kristoffer Wild" w:date="2023-04-30T16:22:00Z">
        <w:r w:rsidDel="009D367F">
          <w:delText>Savage, V. M., Gillooly, J. F., Brown, J. H., West, G. B., &amp; Charnov, E. L. (2004). Effects of body size and temperature on population growth. The American Naturalist, 163(3), 429–441.</w:delText>
        </w:r>
      </w:del>
    </w:p>
    <w:p w14:paraId="5DA11672" w14:textId="326BF405" w:rsidR="00DE64F5" w:rsidDel="009D367F" w:rsidRDefault="00DE64F5" w:rsidP="00A146D7">
      <w:pPr>
        <w:ind w:left="426" w:hanging="426"/>
        <w:contextualSpacing/>
        <w:rPr>
          <w:del w:id="2129" w:author="Kristoffer Wild" w:date="2023-04-30T16:22:00Z"/>
        </w:rPr>
      </w:pPr>
      <w:del w:id="2130" w:author="Kristoffer Wild" w:date="2023-04-30T16:22:00Z">
        <w:r w:rsidDel="009D367F">
          <w:delText>Schwanz, L. E., Georges, A., Holleley, C. E., &amp; Sarre, S. D. (2020). Climate change, sex reversal and lability of sex-determining systems. Journal of Evolutionary Biology, 33(3), 270–281.</w:delText>
        </w:r>
      </w:del>
    </w:p>
    <w:p w14:paraId="07E6FCEB" w14:textId="2EEE6ED3" w:rsidR="00DE64F5" w:rsidDel="009D367F" w:rsidRDefault="00DE64F5" w:rsidP="00A146D7">
      <w:pPr>
        <w:ind w:left="426" w:hanging="426"/>
        <w:contextualSpacing/>
        <w:rPr>
          <w:del w:id="2131" w:author="Kristoffer Wild" w:date="2023-04-30T16:22:00Z"/>
        </w:rPr>
      </w:pPr>
      <w:del w:id="2132" w:author="Kristoffer Wild" w:date="2023-04-30T16:22:00Z">
        <w:r w:rsidDel="009D367F">
          <w:delText xml:space="preserve">Sears, M. W. (2005). Resting metabolic expenditure as a potential source of variation in growth rates of the sagebrush lizard. Comparative Biochemistry and Physiology - A Molecular and Integrative Physiology, 140(2), 171–177. </w:delText>
        </w:r>
      </w:del>
    </w:p>
    <w:p w14:paraId="30EB2040" w14:textId="06BE06BC" w:rsidR="00DE64F5" w:rsidDel="009D367F" w:rsidRDefault="00DE64F5" w:rsidP="00A146D7">
      <w:pPr>
        <w:ind w:left="426" w:hanging="426"/>
        <w:contextualSpacing/>
        <w:rPr>
          <w:del w:id="2133" w:author="Kristoffer Wild" w:date="2023-04-30T16:22:00Z"/>
        </w:rPr>
      </w:pPr>
      <w:del w:id="2134" w:author="Kristoffer Wild" w:date="2023-04-30T16:22:00Z">
        <w:r w:rsidDel="009D367F">
          <w:delText>Shine, R. (2002). Eggs in autumn: responses to declining incubation temperatures by the eggs of montane lizards. Biological Journal of the Linnean Society, 76(1), 71–77.</w:delText>
        </w:r>
      </w:del>
    </w:p>
    <w:p w14:paraId="4740FBE2" w14:textId="2D92E051" w:rsidR="00DE64F5" w:rsidDel="009D367F" w:rsidRDefault="00DE64F5" w:rsidP="00A146D7">
      <w:pPr>
        <w:ind w:left="426" w:hanging="426"/>
        <w:contextualSpacing/>
        <w:rPr>
          <w:del w:id="2135" w:author="Kristoffer Wild" w:date="2023-04-30T16:22:00Z"/>
        </w:rPr>
      </w:pPr>
      <w:del w:id="2136" w:author="Kristoffer Wild" w:date="2023-04-30T16:22:00Z">
        <w:r w:rsidDel="009D367F">
          <w:delText xml:space="preserve">Shine, R. (2004). Seasonal shifts in nest temperature can modify the phenotypes of hatchling lizards, regardless of overall mean incubation temperature. Functional Ecology, 18(1), 43–49. </w:delText>
        </w:r>
      </w:del>
    </w:p>
    <w:p w14:paraId="230BF5A1" w14:textId="51D14F47" w:rsidR="00DE64F5" w:rsidDel="009D367F" w:rsidRDefault="00DE64F5" w:rsidP="00A146D7">
      <w:pPr>
        <w:ind w:left="426" w:hanging="426"/>
        <w:contextualSpacing/>
        <w:rPr>
          <w:del w:id="2137" w:author="Kristoffer Wild" w:date="2023-04-30T16:22:00Z"/>
        </w:rPr>
      </w:pPr>
      <w:del w:id="2138" w:author="Kristoffer Wild" w:date="2023-04-30T16:22:00Z">
        <w:r w:rsidDel="009D367F">
          <w:delText>Shine, R., &amp; Elphick, M. J. (2001). The effect of short-term weather fluctuations on temperatures inside lizard nests, and on the phenotypic traits of hatchling lizards. Biological Journal of the Linnean Society, 72(4), 555–565.</w:delText>
        </w:r>
      </w:del>
    </w:p>
    <w:p w14:paraId="1CDAE3E1" w14:textId="10E58DF2" w:rsidR="00DE64F5" w:rsidDel="009D367F" w:rsidRDefault="00DE64F5" w:rsidP="00A146D7">
      <w:pPr>
        <w:ind w:left="426" w:hanging="426"/>
        <w:contextualSpacing/>
        <w:rPr>
          <w:del w:id="2139" w:author="Kristoffer Wild" w:date="2023-04-30T16:22:00Z"/>
        </w:rPr>
      </w:pPr>
      <w:del w:id="2140" w:author="Kristoffer Wild" w:date="2023-04-30T16:22:00Z">
        <w:r w:rsidDel="009D367F">
          <w:delText>Shine, R., Elphick, M. J., &amp; Donnellan, S. (2002). Co‐occurrence of multiple, supposedly incompatible modes of sex determination in a lizard population. Ecology Letters, 5(4), 486–489.</w:delText>
        </w:r>
      </w:del>
    </w:p>
    <w:p w14:paraId="1464DFAB" w14:textId="30DB9E64" w:rsidR="00DE64F5" w:rsidDel="009D367F" w:rsidRDefault="00DE64F5" w:rsidP="00A146D7">
      <w:pPr>
        <w:ind w:left="426" w:hanging="426"/>
        <w:contextualSpacing/>
        <w:rPr>
          <w:del w:id="2141" w:author="Kristoffer Wild" w:date="2023-04-30T16:22:00Z"/>
        </w:rPr>
      </w:pPr>
      <w:del w:id="2142" w:author="Kristoffer Wild" w:date="2023-04-30T16:22:00Z">
        <w:r w:rsidDel="009D367F">
          <w:delText>Shine, R., Elphick, M. J., &amp; Harlow, P. S. (1997). The influence of natural incubation environments on the phenotypic traits of hatchling lizards. Ecology, 78(8), 2559–2568.</w:delText>
        </w:r>
      </w:del>
    </w:p>
    <w:p w14:paraId="7CE56E0C" w14:textId="7F84864E" w:rsidR="00DE64F5" w:rsidDel="009D367F" w:rsidRDefault="00DE64F5" w:rsidP="00A146D7">
      <w:pPr>
        <w:ind w:left="426" w:hanging="426"/>
        <w:contextualSpacing/>
        <w:rPr>
          <w:ins w:id="2143" w:author="Kris.Wild" w:date="2023-04-22T07:26:00Z"/>
          <w:del w:id="2144" w:author="Kristoffer Wild" w:date="2023-04-30T16:22:00Z"/>
        </w:rPr>
      </w:pPr>
      <w:del w:id="2145" w:author="Kristoffer Wild" w:date="2023-04-30T16:22:00Z">
        <w:r w:rsidDel="009D367F">
          <w:delText>Shine, R., &amp; Harlow, P. S. (1996). Maternal manipulation of offspring phenotypes via nest‐site selection in an oviparous lizard. Ecology, 77(6), 1808–1817.</w:delText>
        </w:r>
      </w:del>
    </w:p>
    <w:p w14:paraId="1BAB7EE9" w14:textId="467C0839" w:rsidR="00D848D9" w:rsidDel="009D367F" w:rsidRDefault="00D848D9" w:rsidP="00A146D7">
      <w:pPr>
        <w:ind w:left="426" w:hanging="426"/>
        <w:contextualSpacing/>
        <w:rPr>
          <w:del w:id="2146" w:author="Kristoffer Wild" w:date="2023-04-30T16:22:00Z"/>
        </w:rPr>
      </w:pPr>
      <w:ins w:id="2147" w:author="Kris.Wild" w:date="2023-04-22T07:26:00Z">
        <w:del w:id="2148" w:author="Kristoffer Wild" w:date="2023-04-30T16:22:00Z">
          <w:r w:rsidRPr="00D848D9" w:rsidDel="009D367F">
            <w:delText>Sinervo, B., Zamudio, K., Doughty, P., &amp; Huey, R. B. (1992). Allometric engineering: a causal analysis of natural selection on offspring size. </w:delText>
          </w:r>
          <w:r w:rsidRPr="00D848D9" w:rsidDel="009D367F">
            <w:rPr>
              <w:i/>
              <w:iCs/>
            </w:rPr>
            <w:delText>Science</w:delText>
          </w:r>
          <w:r w:rsidRPr="00D848D9" w:rsidDel="009D367F">
            <w:delText>, </w:delText>
          </w:r>
          <w:r w:rsidRPr="00D848D9" w:rsidDel="009D367F">
            <w:rPr>
              <w:i/>
              <w:iCs/>
            </w:rPr>
            <w:delText>258</w:delText>
          </w:r>
          <w:r w:rsidRPr="00D848D9" w:rsidDel="009D367F">
            <w:delText>(5090), 1927-1930.</w:delText>
          </w:r>
        </w:del>
      </w:ins>
    </w:p>
    <w:p w14:paraId="08BBB4C7" w14:textId="7F686FC5" w:rsidR="00DE64F5" w:rsidDel="009D367F" w:rsidRDefault="00DE64F5" w:rsidP="00A146D7">
      <w:pPr>
        <w:ind w:left="426" w:hanging="426"/>
        <w:contextualSpacing/>
        <w:rPr>
          <w:del w:id="2149" w:author="Kristoffer Wild" w:date="2023-04-30T16:22:00Z"/>
        </w:rPr>
      </w:pPr>
      <w:del w:id="2150" w:author="Kristoffer Wild" w:date="2023-04-30T16:22:00Z">
        <w:r w:rsidDel="009D367F">
          <w:delText>Somjee, U., Shankar, A., &amp; Falk, J. J. (2022). Can sex-specific metabolic rates provide insight into patterns of metabolic scaling? Integrative and Comparative Biology, In press.</w:delText>
        </w:r>
      </w:del>
    </w:p>
    <w:p w14:paraId="06BB63EE" w14:textId="2346E434" w:rsidR="00DE64F5" w:rsidDel="009D367F" w:rsidRDefault="00DE64F5" w:rsidP="00A146D7">
      <w:pPr>
        <w:ind w:left="426" w:hanging="426"/>
        <w:contextualSpacing/>
        <w:rPr>
          <w:del w:id="2151" w:author="Kristoffer Wild" w:date="2023-04-30T16:22:00Z"/>
        </w:rPr>
      </w:pPr>
      <w:del w:id="2152" w:author="Kristoffer Wild" w:date="2023-04-30T16:22:00Z">
        <w:r w:rsidDel="009D367F">
          <w:delText>Tsuji, J. S. (1988). Thermal Acclimation of Metabolism in Sceloporus Lizards from Different Latitudes. Physiological Zoology, 61(3):241-253.</w:delText>
        </w:r>
      </w:del>
    </w:p>
    <w:p w14:paraId="5DF54CFE" w14:textId="3CACACB7" w:rsidR="00DE64F5" w:rsidDel="009D367F" w:rsidRDefault="00DE64F5" w:rsidP="00A146D7">
      <w:pPr>
        <w:ind w:left="426" w:hanging="426"/>
        <w:contextualSpacing/>
        <w:rPr>
          <w:ins w:id="2153" w:author="Kris.Wild" w:date="2023-04-22T07:27:00Z"/>
          <w:del w:id="2154" w:author="Kristoffer Wild" w:date="2023-04-30T16:22:00Z"/>
        </w:rPr>
      </w:pPr>
      <w:del w:id="2155" w:author="Kristoffer Wild" w:date="2023-04-30T16:22:00Z">
        <w:r w:rsidDel="009D367F">
          <w:delText>van Doorn, G. S., &amp; Kirkpatrick, M. (2010). Transitions between male and female heterogamety caused by sex-antagonistic selection. Genetics, 186(2), 629–645.</w:delText>
        </w:r>
      </w:del>
    </w:p>
    <w:p w14:paraId="32A7F776" w14:textId="559A7E3C" w:rsidR="00D848D9" w:rsidDel="009D367F" w:rsidRDefault="00D848D9" w:rsidP="00A146D7">
      <w:pPr>
        <w:ind w:left="426" w:hanging="426"/>
        <w:contextualSpacing/>
        <w:rPr>
          <w:del w:id="2156" w:author="Kristoffer Wild" w:date="2023-04-30T16:22:00Z"/>
        </w:rPr>
      </w:pPr>
      <w:ins w:id="2157" w:author="Kris.Wild" w:date="2023-04-22T07:27:00Z">
        <w:del w:id="2158" w:author="Kristoffer Wild" w:date="2023-04-30T16:22:00Z">
          <w:r w:rsidRPr="00D848D9" w:rsidDel="009D367F">
            <w:delText>Warner, D. A., &amp; Andrews, R. M. (2002). Laboratory and field experiments identify sources of variation in phenotypes and survival of hatchling lizards. </w:delText>
          </w:r>
          <w:r w:rsidRPr="00D848D9" w:rsidDel="009D367F">
            <w:rPr>
              <w:i/>
              <w:iCs/>
            </w:rPr>
            <w:delText>Biological Journal of the Linnean Society</w:delText>
          </w:r>
          <w:r w:rsidRPr="00D848D9" w:rsidDel="009D367F">
            <w:delText>, </w:delText>
          </w:r>
          <w:r w:rsidRPr="00D848D9" w:rsidDel="009D367F">
            <w:rPr>
              <w:i/>
              <w:iCs/>
            </w:rPr>
            <w:delText>76</w:delText>
          </w:r>
          <w:r w:rsidRPr="00D848D9" w:rsidDel="009D367F">
            <w:delText>(1), 105-124.</w:delText>
          </w:r>
        </w:del>
      </w:ins>
    </w:p>
    <w:p w14:paraId="26979A92" w14:textId="79C44BAD" w:rsidR="00DE64F5" w:rsidDel="009D367F" w:rsidRDefault="00DE64F5" w:rsidP="00A146D7">
      <w:pPr>
        <w:ind w:left="426" w:hanging="426"/>
        <w:contextualSpacing/>
        <w:rPr>
          <w:del w:id="2159" w:author="Kristoffer Wild" w:date="2023-04-30T16:22:00Z"/>
        </w:rPr>
      </w:pPr>
      <w:del w:id="2160" w:author="Kristoffer Wild" w:date="2023-04-30T16:22:00Z">
        <w:r w:rsidDel="009D367F">
          <w:delText>White, C. R., Alton, L. A., Bywater, C. L., Lombardi, E. J., &amp; Marshall, D. J. (2022). Metabolic scaling is the product of life-history optimization. Science, 377(6608),834-839.</w:delText>
        </w:r>
      </w:del>
    </w:p>
    <w:p w14:paraId="1FDD4EF9" w14:textId="3AFB7F2D"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del w:id="2161" w:author="Kristoffer Wild" w:date="2023-04-30T16:22:00Z">
        <w:r w:rsidDel="009D367F">
          <w:delText>Wild, K. H., Roe, J. H., Schwanz, L., Georges, A., &amp; Sarre, S. D. (2022). Evolutionary stability inferred for a free ranging lizard with sex‐reversal. Molecular Ecology, 31(8), 2281–2292.</w:delText>
        </w:r>
      </w:del>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1F037CB" w:rsidR="00EC345C" w:rsidRDefault="00492F71" w:rsidP="00A146D7">
      <w:pPr>
        <w:contextualSpacing/>
        <w:jc w:val="center"/>
      </w:pPr>
      <w:ins w:id="2162" w:author="Kristoffer Wild" w:date="2023-04-27T15:54:00Z">
        <w:r>
          <w:rPr>
            <w:noProof/>
          </w:rPr>
          <w:lastRenderedPageBreak/>
          <w:drawing>
            <wp:inline distT="0" distB="0" distL="0" distR="0" wp14:anchorId="27995711" wp14:editId="6A47F7B7">
              <wp:extent cx="8204200" cy="56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stretch>
                        <a:fillRect/>
                      </a:stretch>
                    </pic:blipFill>
                    <pic:spPr>
                      <a:xfrm>
                        <a:off x="0" y="0"/>
                        <a:ext cx="8204200" cy="5638800"/>
                      </a:xfrm>
                      <a:prstGeom prst="rect">
                        <a:avLst/>
                      </a:prstGeom>
                    </pic:spPr>
                  </pic:pic>
                </a:graphicData>
              </a:graphic>
            </wp:inline>
          </w:drawing>
        </w:r>
      </w:ins>
      <w:del w:id="2163" w:author="Kris.Wild" w:date="2023-04-21T20:31:00Z">
        <w:r w:rsidR="00822CE9" w:rsidDel="003B0C28">
          <w:rPr>
            <w:noProof/>
          </w:rPr>
          <mc:AlternateContent>
            <mc:Choice Requires="wps">
              <w:drawing>
                <wp:anchor distT="0" distB="0" distL="114300" distR="114300" simplePos="0" relativeHeight="251671552" behindDoc="0" locked="0" layoutInCell="1" allowOverlap="1" wp14:anchorId="4D838BF0" wp14:editId="6E5C4D2B">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2164" w:author="Kris.Wild" w:date="2023-04-21T19:17:00Z"/>
                                  <w:i/>
                                  <w:iCs/>
                                  <w:sz w:val="16"/>
                                  <w:szCs w:val="16"/>
                                </w:rPr>
                              </w:pPr>
                              <w:ins w:id="2165" w:author="Kris.Wild" w:date="2023-04-21T19:17:00Z">
                                <w:r>
                                  <w:rPr>
                                    <w:i/>
                                    <w:iCs/>
                                    <w:sz w:val="16"/>
                                    <w:szCs w:val="16"/>
                                  </w:rPr>
                                  <w:t>LP p</w:t>
                                </w:r>
                                <w:r w:rsidRPr="0089243F">
                                  <w:rPr>
                                    <w:i/>
                                    <w:iCs/>
                                    <w:sz w:val="16"/>
                                    <w:szCs w:val="16"/>
                                  </w:rPr>
                                  <w:t>MCMC = 0.</w:t>
                                </w:r>
                              </w:ins>
                              <w:ins w:id="2166" w:author="Kris.Wild" w:date="2023-04-21T19:18:00Z">
                                <w:r>
                                  <w:rPr>
                                    <w:i/>
                                    <w:iCs/>
                                    <w:sz w:val="16"/>
                                    <w:szCs w:val="16"/>
                                  </w:rPr>
                                  <w:t>45</w:t>
                                </w:r>
                              </w:ins>
                            </w:p>
                            <w:p w14:paraId="67F84D9B" w14:textId="702CD976" w:rsidR="00822CE9" w:rsidRPr="00577197" w:rsidRDefault="00822CE9" w:rsidP="00107DD2">
                              <w:pPr>
                                <w:rPr>
                                  <w:i/>
                                  <w:iCs/>
                                  <w:sz w:val="16"/>
                                  <w:szCs w:val="16"/>
                                  <w:rPrChange w:id="2167" w:author="Kris.Wild" w:date="2023-04-21T15:27:00Z">
                                    <w:rPr/>
                                  </w:rPrChange>
                                </w:rPr>
                              </w:pPr>
                              <w:ins w:id="2168" w:author="Kris.Wild" w:date="2023-04-21T19:17:00Z">
                                <w:r>
                                  <w:rPr>
                                    <w:i/>
                                    <w:iCs/>
                                    <w:sz w:val="16"/>
                                    <w:szCs w:val="16"/>
                                  </w:rPr>
                                  <w:t>LG pMCMC =  0.</w:t>
                                </w:r>
                              </w:ins>
                              <w:ins w:id="2169"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2163" w:author="Kris.Wild" w:date="2023-04-21T19:17:00Z"/>
                            <w:i/>
                            <w:iCs/>
                            <w:sz w:val="16"/>
                            <w:szCs w:val="16"/>
                          </w:rPr>
                        </w:pPr>
                        <w:ins w:id="2164" w:author="Kris.Wild" w:date="2023-04-21T19:17:00Z">
                          <w:r>
                            <w:rPr>
                              <w:i/>
                              <w:iCs/>
                              <w:sz w:val="16"/>
                              <w:szCs w:val="16"/>
                            </w:rPr>
                            <w:t>LP p</w:t>
                          </w:r>
                          <w:r w:rsidRPr="0089243F">
                            <w:rPr>
                              <w:i/>
                              <w:iCs/>
                              <w:sz w:val="16"/>
                              <w:szCs w:val="16"/>
                            </w:rPr>
                            <w:t>MCMC = 0.</w:t>
                          </w:r>
                        </w:ins>
                        <w:ins w:id="2165" w:author="Kris.Wild" w:date="2023-04-21T19:18:00Z">
                          <w:r>
                            <w:rPr>
                              <w:i/>
                              <w:iCs/>
                              <w:sz w:val="16"/>
                              <w:szCs w:val="16"/>
                            </w:rPr>
                            <w:t>45</w:t>
                          </w:r>
                        </w:ins>
                      </w:p>
                      <w:p w14:paraId="67F84D9B" w14:textId="702CD976" w:rsidR="00822CE9" w:rsidRPr="00577197" w:rsidRDefault="00822CE9" w:rsidP="00107DD2">
                        <w:pPr>
                          <w:rPr>
                            <w:i/>
                            <w:iCs/>
                            <w:sz w:val="16"/>
                            <w:szCs w:val="16"/>
                            <w:rPrChange w:id="2166" w:author="Kris.Wild" w:date="2023-04-21T15:27:00Z">
                              <w:rPr/>
                            </w:rPrChange>
                          </w:rPr>
                        </w:pPr>
                        <w:ins w:id="2167" w:author="Kris.Wild" w:date="2023-04-21T19:17:00Z">
                          <w:r>
                            <w:rPr>
                              <w:i/>
                              <w:iCs/>
                              <w:sz w:val="16"/>
                              <w:szCs w:val="16"/>
                            </w:rPr>
                            <w:t>LG pMCMC =  0.</w:t>
                          </w:r>
                        </w:ins>
                        <w:ins w:id="2168" w:author="Kris.Wild" w:date="2023-04-21T19:20:00Z">
                          <w:r>
                            <w:rPr>
                              <w:i/>
                              <w:iCs/>
                              <w:sz w:val="16"/>
                              <w:szCs w:val="16"/>
                            </w:rPr>
                            <w:t>89</w:t>
                          </w:r>
                        </w:ins>
                      </w:p>
                    </w:txbxContent>
                  </v:textbox>
                </v:shape>
              </w:pict>
            </mc:Fallback>
          </mc:AlternateContent>
        </w:r>
        <w:r w:rsidR="00822CE9"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2170" w:author="Kris.Wild" w:date="2023-04-21T19:16:00Z"/>
                                  <w:i/>
                                  <w:iCs/>
                                  <w:sz w:val="16"/>
                                  <w:szCs w:val="16"/>
                                </w:rPr>
                              </w:pPr>
                              <w:ins w:id="2171" w:author="Kris.Wild" w:date="2023-04-21T19:16:00Z">
                                <w:r>
                                  <w:rPr>
                                    <w:i/>
                                    <w:iCs/>
                                    <w:sz w:val="16"/>
                                    <w:szCs w:val="16"/>
                                  </w:rPr>
                                  <w:t>LP p</w:t>
                                </w:r>
                                <w:r w:rsidRPr="0089243F">
                                  <w:rPr>
                                    <w:i/>
                                    <w:iCs/>
                                    <w:sz w:val="16"/>
                                    <w:szCs w:val="16"/>
                                  </w:rPr>
                                  <w:t>MCMC = 0.</w:t>
                                </w:r>
                              </w:ins>
                              <w:ins w:id="2172" w:author="Kris.Wild" w:date="2023-04-21T19:17:00Z">
                                <w:r>
                                  <w:rPr>
                                    <w:i/>
                                    <w:iCs/>
                                    <w:sz w:val="16"/>
                                    <w:szCs w:val="16"/>
                                  </w:rPr>
                                  <w:t>74</w:t>
                                </w:r>
                              </w:ins>
                            </w:p>
                            <w:p w14:paraId="20C35809" w14:textId="517434D3" w:rsidR="00822CE9" w:rsidRPr="00577197" w:rsidRDefault="00822CE9" w:rsidP="00107DD2">
                              <w:pPr>
                                <w:rPr>
                                  <w:i/>
                                  <w:iCs/>
                                  <w:sz w:val="16"/>
                                  <w:szCs w:val="16"/>
                                  <w:rPrChange w:id="2173" w:author="Kris.Wild" w:date="2023-04-21T15:27:00Z">
                                    <w:rPr/>
                                  </w:rPrChange>
                                </w:rPr>
                              </w:pPr>
                              <w:ins w:id="2174" w:author="Kris.Wild" w:date="2023-04-21T19:16:00Z">
                                <w:r>
                                  <w:rPr>
                                    <w:i/>
                                    <w:iCs/>
                                    <w:sz w:val="16"/>
                                    <w:szCs w:val="16"/>
                                  </w:rPr>
                                  <w:t>LG pMCMC =  0.</w:t>
                                </w:r>
                              </w:ins>
                              <w:ins w:id="2175"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2175" w:author="Kris.Wild" w:date="2023-04-21T19:16:00Z"/>
                            <w:i/>
                            <w:iCs/>
                            <w:sz w:val="16"/>
                            <w:szCs w:val="16"/>
                          </w:rPr>
                        </w:pPr>
                        <w:ins w:id="2176" w:author="Kris.Wild" w:date="2023-04-21T19:16:00Z">
                          <w:r>
                            <w:rPr>
                              <w:i/>
                              <w:iCs/>
                              <w:sz w:val="16"/>
                              <w:szCs w:val="16"/>
                            </w:rPr>
                            <w:t>LP p</w:t>
                          </w:r>
                          <w:r w:rsidRPr="0089243F">
                            <w:rPr>
                              <w:i/>
                              <w:iCs/>
                              <w:sz w:val="16"/>
                              <w:szCs w:val="16"/>
                            </w:rPr>
                            <w:t>MCMC = 0.</w:t>
                          </w:r>
                        </w:ins>
                        <w:ins w:id="2177" w:author="Kris.Wild" w:date="2023-04-21T19:17:00Z">
                          <w:r>
                            <w:rPr>
                              <w:i/>
                              <w:iCs/>
                              <w:sz w:val="16"/>
                              <w:szCs w:val="16"/>
                            </w:rPr>
                            <w:t>74</w:t>
                          </w:r>
                        </w:ins>
                      </w:p>
                      <w:p w14:paraId="20C35809" w14:textId="517434D3" w:rsidR="00822CE9" w:rsidRPr="00577197" w:rsidRDefault="00822CE9" w:rsidP="00107DD2">
                        <w:pPr>
                          <w:rPr>
                            <w:i/>
                            <w:iCs/>
                            <w:sz w:val="16"/>
                            <w:szCs w:val="16"/>
                            <w:rPrChange w:id="2178" w:author="Kris.Wild" w:date="2023-04-21T15:27:00Z">
                              <w:rPr/>
                            </w:rPrChange>
                          </w:rPr>
                        </w:pPr>
                        <w:ins w:id="2179" w:author="Kris.Wild" w:date="2023-04-21T19:16:00Z">
                          <w:r>
                            <w:rPr>
                              <w:i/>
                              <w:iCs/>
                              <w:sz w:val="16"/>
                              <w:szCs w:val="16"/>
                            </w:rPr>
                            <w:t>LG pMCMC =  0.</w:t>
                          </w:r>
                        </w:ins>
                        <w:ins w:id="2180" w:author="Kris.Wild" w:date="2023-04-21T19:20:00Z">
                          <w:r>
                            <w:rPr>
                              <w:i/>
                              <w:iCs/>
                              <w:sz w:val="16"/>
                              <w:szCs w:val="16"/>
                            </w:rPr>
                            <w:t>10</w:t>
                          </w:r>
                        </w:ins>
                      </w:p>
                    </w:txbxContent>
                  </v:textbox>
                </v:shape>
              </w:pict>
            </mc:Fallback>
          </mc:AlternateContent>
        </w:r>
      </w:del>
      <w:del w:id="2176"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2177" w:author="Kris.Wild" w:date="2023-04-21T15:26:00Z">
                                    <w:rPr/>
                                  </w:rPrChange>
                                </w:rPr>
                              </w:pPr>
                              <w:ins w:id="2178" w:author="Kris.Wild" w:date="2023-04-21T15:18:00Z">
                                <w:r w:rsidRPr="00577197">
                                  <w:rPr>
                                    <w:i/>
                                    <w:iCs/>
                                    <w:sz w:val="16"/>
                                    <w:szCs w:val="16"/>
                                    <w:rPrChange w:id="2179" w:author="Kris.Wild" w:date="2023-04-21T15:26:00Z">
                                      <w:rPr>
                                        <w:sz w:val="20"/>
                                        <w:szCs w:val="20"/>
                                      </w:rPr>
                                    </w:rPrChange>
                                  </w:rPr>
                                  <w:t xml:space="preserve">pMCMC = </w:t>
                                </w:r>
                              </w:ins>
                              <w:ins w:id="2180" w:author="Kris.Wild" w:date="2023-04-21T15:26:00Z">
                                <w:r w:rsidR="00577197" w:rsidRPr="00577197">
                                  <w:rPr>
                                    <w:i/>
                                    <w:iCs/>
                                    <w:sz w:val="16"/>
                                    <w:szCs w:val="16"/>
                                    <w:rPrChange w:id="2181" w:author="Kris.Wild" w:date="2023-04-21T15:26:00Z">
                                      <w:rPr>
                                        <w:b/>
                                        <w:bCs/>
                                        <w:i/>
                                        <w:iCs/>
                                        <w:sz w:val="16"/>
                                        <w:szCs w:val="16"/>
                                      </w:rPr>
                                    </w:rPrChange>
                                  </w:rPr>
                                  <w:t>0.</w:t>
                                </w:r>
                              </w:ins>
                              <w:ins w:id="2182"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2188" w:author="Kris.Wild" w:date="2023-04-21T15:26:00Z">
                              <w:rPr/>
                            </w:rPrChange>
                          </w:rPr>
                        </w:pPr>
                        <w:ins w:id="2189" w:author="Kris.Wild" w:date="2023-04-21T15:18:00Z">
                          <w:r w:rsidRPr="00577197">
                            <w:rPr>
                              <w:i/>
                              <w:iCs/>
                              <w:sz w:val="16"/>
                              <w:szCs w:val="16"/>
                              <w:rPrChange w:id="2190" w:author="Kris.Wild" w:date="2023-04-21T15:26:00Z">
                                <w:rPr>
                                  <w:sz w:val="20"/>
                                  <w:szCs w:val="20"/>
                                </w:rPr>
                              </w:rPrChange>
                            </w:rPr>
                            <w:t xml:space="preserve">pMCMC = </w:t>
                          </w:r>
                        </w:ins>
                        <w:ins w:id="2191" w:author="Kris.Wild" w:date="2023-04-21T15:26:00Z">
                          <w:r w:rsidR="00577197" w:rsidRPr="00577197">
                            <w:rPr>
                              <w:i/>
                              <w:iCs/>
                              <w:sz w:val="16"/>
                              <w:szCs w:val="16"/>
                              <w:rPrChange w:id="2192" w:author="Kris.Wild" w:date="2023-04-21T15:26:00Z">
                                <w:rPr>
                                  <w:b/>
                                  <w:bCs/>
                                  <w:i/>
                                  <w:iCs/>
                                  <w:sz w:val="16"/>
                                  <w:szCs w:val="16"/>
                                </w:rPr>
                              </w:rPrChange>
                            </w:rPr>
                            <w:t>0.</w:t>
                          </w:r>
                        </w:ins>
                        <w:ins w:id="2193"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2183" w:author="Kris.Wild" w:date="2023-04-21T15:36:00Z">
                                    <w:rPr/>
                                  </w:rPrChange>
                                </w:rPr>
                              </w:pPr>
                              <w:ins w:id="2184" w:author="Kris.Wild" w:date="2023-04-21T15:18:00Z">
                                <w:r w:rsidRPr="00E442E3">
                                  <w:rPr>
                                    <w:b/>
                                    <w:bCs/>
                                    <w:i/>
                                    <w:iCs/>
                                    <w:sz w:val="16"/>
                                    <w:szCs w:val="16"/>
                                    <w:rPrChange w:id="2185" w:author="Kris.Wild" w:date="2023-04-21T15:36:00Z">
                                      <w:rPr>
                                        <w:sz w:val="20"/>
                                        <w:szCs w:val="20"/>
                                      </w:rPr>
                                    </w:rPrChange>
                                  </w:rPr>
                                  <w:t>pMCMC = 0.</w:t>
                                </w:r>
                              </w:ins>
                              <w:ins w:id="2186" w:author="Kris.Wild" w:date="2023-04-21T15:36:00Z">
                                <w:r w:rsidR="00E442E3" w:rsidRPr="00E442E3">
                                  <w:rPr>
                                    <w:b/>
                                    <w:bCs/>
                                    <w:i/>
                                    <w:iCs/>
                                    <w:sz w:val="16"/>
                                    <w:szCs w:val="16"/>
                                    <w:rPrChange w:id="2187"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2199" w:author="Kris.Wild" w:date="2023-04-21T15:36:00Z">
                              <w:rPr/>
                            </w:rPrChange>
                          </w:rPr>
                        </w:pPr>
                        <w:ins w:id="2200" w:author="Kris.Wild" w:date="2023-04-21T15:18:00Z">
                          <w:r w:rsidRPr="00E442E3">
                            <w:rPr>
                              <w:b/>
                              <w:bCs/>
                              <w:i/>
                              <w:iCs/>
                              <w:sz w:val="16"/>
                              <w:szCs w:val="16"/>
                              <w:rPrChange w:id="2201" w:author="Kris.Wild" w:date="2023-04-21T15:36:00Z">
                                <w:rPr>
                                  <w:sz w:val="20"/>
                                  <w:szCs w:val="20"/>
                                </w:rPr>
                              </w:rPrChange>
                            </w:rPr>
                            <w:t>pMCMC = 0.</w:t>
                          </w:r>
                        </w:ins>
                        <w:ins w:id="2202" w:author="Kris.Wild" w:date="2023-04-21T15:36:00Z">
                          <w:r w:rsidR="00E442E3" w:rsidRPr="00E442E3">
                            <w:rPr>
                              <w:b/>
                              <w:bCs/>
                              <w:i/>
                              <w:iCs/>
                              <w:sz w:val="16"/>
                              <w:szCs w:val="16"/>
                              <w:rPrChange w:id="2203"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2188" w:author="Kris.Wild" w:date="2023-04-21T15:26:00Z">
                                    <w:rPr/>
                                  </w:rPrChange>
                                </w:rPr>
                              </w:pPr>
                              <w:ins w:id="2189" w:author="Kris.Wild" w:date="2023-04-21T15:18:00Z">
                                <w:r w:rsidRPr="00577197">
                                  <w:rPr>
                                    <w:i/>
                                    <w:iCs/>
                                    <w:sz w:val="16"/>
                                    <w:szCs w:val="16"/>
                                    <w:rPrChange w:id="2190" w:author="Kris.Wild" w:date="2023-04-21T15:26:00Z">
                                      <w:rPr>
                                        <w:sz w:val="20"/>
                                        <w:szCs w:val="20"/>
                                      </w:rPr>
                                    </w:rPrChange>
                                  </w:rPr>
                                  <w:t xml:space="preserve">pMCMC = </w:t>
                                </w:r>
                              </w:ins>
                              <w:ins w:id="2191" w:author="Kris.Wild" w:date="2023-04-21T15:34:00Z">
                                <w:r w:rsidR="00577197">
                                  <w:rPr>
                                    <w:i/>
                                    <w:iCs/>
                                    <w:sz w:val="16"/>
                                    <w:szCs w:val="16"/>
                                  </w:rPr>
                                  <w:t>0.</w:t>
                                </w:r>
                              </w:ins>
                              <w:ins w:id="2192"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2209" w:author="Kris.Wild" w:date="2023-04-21T15:26:00Z">
                              <w:rPr/>
                            </w:rPrChange>
                          </w:rPr>
                        </w:pPr>
                        <w:ins w:id="2210" w:author="Kris.Wild" w:date="2023-04-21T15:18:00Z">
                          <w:r w:rsidRPr="00577197">
                            <w:rPr>
                              <w:i/>
                              <w:iCs/>
                              <w:sz w:val="16"/>
                              <w:szCs w:val="16"/>
                              <w:rPrChange w:id="2211" w:author="Kris.Wild" w:date="2023-04-21T15:26:00Z">
                                <w:rPr>
                                  <w:sz w:val="20"/>
                                  <w:szCs w:val="20"/>
                                </w:rPr>
                              </w:rPrChange>
                            </w:rPr>
                            <w:t xml:space="preserve">pMCMC = </w:t>
                          </w:r>
                        </w:ins>
                        <w:ins w:id="2212" w:author="Kris.Wild" w:date="2023-04-21T15:34:00Z">
                          <w:r w:rsidR="00577197">
                            <w:rPr>
                              <w:i/>
                              <w:iCs/>
                              <w:sz w:val="16"/>
                              <w:szCs w:val="16"/>
                            </w:rPr>
                            <w:t>0.</w:t>
                          </w:r>
                        </w:ins>
                        <w:ins w:id="2213" w:author="Kris.Wild" w:date="2023-04-21T15:36:00Z">
                          <w:r w:rsidR="00E442E3">
                            <w:rPr>
                              <w:i/>
                              <w:iCs/>
                              <w:sz w:val="16"/>
                              <w:szCs w:val="16"/>
                            </w:rPr>
                            <w:t>10</w:t>
                          </w:r>
                        </w:ins>
                      </w:p>
                    </w:txbxContent>
                  </v:textbox>
                </v:shape>
              </w:pict>
            </mc:Fallback>
          </mc:AlternateContent>
        </w:r>
      </w:del>
      <w:del w:id="2193"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2194" w:author="Kris.Wild" w:date="2023-04-21T15:53:00Z"/>
                                  <w:i/>
                                  <w:iCs/>
                                  <w:sz w:val="16"/>
                                  <w:szCs w:val="16"/>
                                </w:rPr>
                              </w:pPr>
                              <w:ins w:id="2195" w:author="Kris.Wild" w:date="2023-04-21T15:53:00Z">
                                <w:r>
                                  <w:rPr>
                                    <w:i/>
                                    <w:iCs/>
                                    <w:sz w:val="16"/>
                                    <w:szCs w:val="16"/>
                                  </w:rPr>
                                  <w:t>LP p</w:t>
                                </w:r>
                              </w:ins>
                              <w:ins w:id="2196" w:author="Kris.Wild" w:date="2023-04-21T15:18:00Z">
                                <w:r w:rsidR="00107DD2" w:rsidRPr="00E442E3">
                                  <w:rPr>
                                    <w:i/>
                                    <w:iCs/>
                                    <w:sz w:val="16"/>
                                    <w:szCs w:val="16"/>
                                    <w:rPrChange w:id="2197" w:author="Kris.Wild" w:date="2023-04-21T15:37:00Z">
                                      <w:rPr>
                                        <w:sz w:val="20"/>
                                        <w:szCs w:val="20"/>
                                      </w:rPr>
                                    </w:rPrChange>
                                  </w:rPr>
                                  <w:t>MCMC = 0.</w:t>
                                </w:r>
                              </w:ins>
                              <w:ins w:id="2198" w:author="Kris.Wild" w:date="2023-04-21T19:17:00Z">
                                <w:r w:rsidR="00822CE9">
                                  <w:rPr>
                                    <w:i/>
                                    <w:iCs/>
                                    <w:sz w:val="16"/>
                                    <w:szCs w:val="16"/>
                                  </w:rPr>
                                  <w:t>89</w:t>
                                </w:r>
                              </w:ins>
                            </w:p>
                            <w:p w14:paraId="2493FAF9" w14:textId="6E8C4CA0" w:rsidR="00EC1AB5" w:rsidRPr="00822CE9" w:rsidRDefault="00EC1AB5">
                              <w:pPr>
                                <w:rPr>
                                  <w:b/>
                                  <w:bCs/>
                                  <w:i/>
                                  <w:iCs/>
                                  <w:sz w:val="16"/>
                                  <w:szCs w:val="16"/>
                                  <w:rPrChange w:id="2199" w:author="Kris.Wild" w:date="2023-04-21T19:19:00Z">
                                    <w:rPr/>
                                  </w:rPrChange>
                                </w:rPr>
                              </w:pPr>
                              <w:ins w:id="2200" w:author="Kris.Wild" w:date="2023-04-21T15:53:00Z">
                                <w:r w:rsidRPr="00822CE9">
                                  <w:rPr>
                                    <w:b/>
                                    <w:bCs/>
                                    <w:i/>
                                    <w:iCs/>
                                    <w:sz w:val="16"/>
                                    <w:szCs w:val="16"/>
                                    <w:rPrChange w:id="2201" w:author="Kris.Wild" w:date="2023-04-21T19:19:00Z">
                                      <w:rPr>
                                        <w:i/>
                                        <w:iCs/>
                                        <w:sz w:val="16"/>
                                        <w:szCs w:val="16"/>
                                      </w:rPr>
                                    </w:rPrChange>
                                  </w:rPr>
                                  <w:t>LG</w:t>
                                </w:r>
                              </w:ins>
                              <w:ins w:id="2202" w:author="Kris.Wild" w:date="2023-04-21T15:54:00Z">
                                <w:r w:rsidRPr="00822CE9">
                                  <w:rPr>
                                    <w:b/>
                                    <w:bCs/>
                                    <w:i/>
                                    <w:iCs/>
                                    <w:sz w:val="16"/>
                                    <w:szCs w:val="16"/>
                                    <w:rPrChange w:id="2203" w:author="Kris.Wild" w:date="2023-04-21T19:19:00Z">
                                      <w:rPr>
                                        <w:i/>
                                        <w:iCs/>
                                        <w:sz w:val="16"/>
                                        <w:szCs w:val="16"/>
                                      </w:rPr>
                                    </w:rPrChange>
                                  </w:rPr>
                                  <w:t xml:space="preserve"> pMCMC </w:t>
                                </w:r>
                              </w:ins>
                              <w:ins w:id="2204" w:author="Kris.Wild" w:date="2023-04-21T19:19:00Z">
                                <w:r w:rsidR="00822CE9">
                                  <w:rPr>
                                    <w:b/>
                                    <w:bCs/>
                                    <w:i/>
                                    <w:iCs/>
                                    <w:sz w:val="16"/>
                                    <w:szCs w:val="16"/>
                                  </w:rPr>
                                  <w:t>&lt;</w:t>
                                </w:r>
                              </w:ins>
                              <w:ins w:id="2205" w:author="Kris.Wild" w:date="2023-04-21T19:12:00Z">
                                <w:r w:rsidR="00D25EE7" w:rsidRPr="00822CE9">
                                  <w:rPr>
                                    <w:b/>
                                    <w:bCs/>
                                    <w:i/>
                                    <w:iCs/>
                                    <w:sz w:val="16"/>
                                    <w:szCs w:val="16"/>
                                    <w:rPrChange w:id="2206" w:author="Kris.Wild" w:date="2023-04-21T19:19:00Z">
                                      <w:rPr>
                                        <w:i/>
                                        <w:iCs/>
                                        <w:sz w:val="16"/>
                                        <w:szCs w:val="16"/>
                                      </w:rPr>
                                    </w:rPrChange>
                                  </w:rPr>
                                  <w:t xml:space="preserve"> </w:t>
                                </w:r>
                              </w:ins>
                              <w:ins w:id="2207" w:author="Kris.Wild" w:date="2023-04-21T15:54:00Z">
                                <w:r w:rsidRPr="00822CE9">
                                  <w:rPr>
                                    <w:b/>
                                    <w:bCs/>
                                    <w:i/>
                                    <w:iCs/>
                                    <w:sz w:val="16"/>
                                    <w:szCs w:val="16"/>
                                    <w:rPrChange w:id="2208" w:author="Kris.Wild" w:date="2023-04-21T19:19:00Z">
                                      <w:rPr>
                                        <w:i/>
                                        <w:iCs/>
                                        <w:sz w:val="16"/>
                                        <w:szCs w:val="16"/>
                                      </w:rPr>
                                    </w:rPrChange>
                                  </w:rPr>
                                  <w:t xml:space="preserve"> </w:t>
                                </w:r>
                              </w:ins>
                              <w:ins w:id="2209" w:author="Kris.Wild" w:date="2023-04-21T19:15:00Z">
                                <w:r w:rsidR="00822CE9" w:rsidRPr="00822CE9">
                                  <w:rPr>
                                    <w:b/>
                                    <w:bCs/>
                                    <w:i/>
                                    <w:iCs/>
                                    <w:sz w:val="16"/>
                                    <w:szCs w:val="16"/>
                                    <w:rPrChange w:id="2210" w:author="Kris.Wild" w:date="2023-04-21T19:19:00Z">
                                      <w:rPr>
                                        <w:i/>
                                        <w:iCs/>
                                        <w:sz w:val="16"/>
                                        <w:szCs w:val="16"/>
                                      </w:rPr>
                                    </w:rPrChange>
                                  </w:rPr>
                                  <w:t>0.</w:t>
                                </w:r>
                              </w:ins>
                              <w:ins w:id="2211" w:author="Kris.Wild" w:date="2023-04-21T19:19:00Z">
                                <w:r w:rsidR="00822CE9" w:rsidRPr="00822CE9">
                                  <w:rPr>
                                    <w:b/>
                                    <w:bCs/>
                                    <w:i/>
                                    <w:iCs/>
                                    <w:sz w:val="16"/>
                                    <w:szCs w:val="16"/>
                                    <w:rPrChange w:id="2212"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2234" w:author="Kris.Wild" w:date="2023-04-21T15:53:00Z"/>
                            <w:i/>
                            <w:iCs/>
                            <w:sz w:val="16"/>
                            <w:szCs w:val="16"/>
                          </w:rPr>
                        </w:pPr>
                        <w:ins w:id="2235" w:author="Kris.Wild" w:date="2023-04-21T15:53:00Z">
                          <w:r>
                            <w:rPr>
                              <w:i/>
                              <w:iCs/>
                              <w:sz w:val="16"/>
                              <w:szCs w:val="16"/>
                            </w:rPr>
                            <w:t>LP p</w:t>
                          </w:r>
                        </w:ins>
                        <w:ins w:id="2236" w:author="Kris.Wild" w:date="2023-04-21T15:18:00Z">
                          <w:r w:rsidR="00107DD2" w:rsidRPr="00E442E3">
                            <w:rPr>
                              <w:i/>
                              <w:iCs/>
                              <w:sz w:val="16"/>
                              <w:szCs w:val="16"/>
                              <w:rPrChange w:id="2237" w:author="Kris.Wild" w:date="2023-04-21T15:37:00Z">
                                <w:rPr>
                                  <w:sz w:val="20"/>
                                  <w:szCs w:val="20"/>
                                </w:rPr>
                              </w:rPrChange>
                            </w:rPr>
                            <w:t>MCMC = 0.</w:t>
                          </w:r>
                        </w:ins>
                        <w:ins w:id="2238" w:author="Kris.Wild" w:date="2023-04-21T19:17:00Z">
                          <w:r w:rsidR="00822CE9">
                            <w:rPr>
                              <w:i/>
                              <w:iCs/>
                              <w:sz w:val="16"/>
                              <w:szCs w:val="16"/>
                            </w:rPr>
                            <w:t>89</w:t>
                          </w:r>
                        </w:ins>
                      </w:p>
                      <w:p w14:paraId="2493FAF9" w14:textId="6E8C4CA0" w:rsidR="00EC1AB5" w:rsidRPr="00822CE9" w:rsidRDefault="00EC1AB5">
                        <w:pPr>
                          <w:rPr>
                            <w:b/>
                            <w:bCs/>
                            <w:i/>
                            <w:iCs/>
                            <w:sz w:val="16"/>
                            <w:szCs w:val="16"/>
                            <w:rPrChange w:id="2239" w:author="Kris.Wild" w:date="2023-04-21T19:19:00Z">
                              <w:rPr/>
                            </w:rPrChange>
                          </w:rPr>
                        </w:pPr>
                        <w:ins w:id="2240" w:author="Kris.Wild" w:date="2023-04-21T15:53:00Z">
                          <w:r w:rsidRPr="00822CE9">
                            <w:rPr>
                              <w:b/>
                              <w:bCs/>
                              <w:i/>
                              <w:iCs/>
                              <w:sz w:val="16"/>
                              <w:szCs w:val="16"/>
                              <w:rPrChange w:id="2241" w:author="Kris.Wild" w:date="2023-04-21T19:19:00Z">
                                <w:rPr>
                                  <w:i/>
                                  <w:iCs/>
                                  <w:sz w:val="16"/>
                                  <w:szCs w:val="16"/>
                                </w:rPr>
                              </w:rPrChange>
                            </w:rPr>
                            <w:t>LG</w:t>
                          </w:r>
                        </w:ins>
                        <w:ins w:id="2242" w:author="Kris.Wild" w:date="2023-04-21T15:54:00Z">
                          <w:r w:rsidRPr="00822CE9">
                            <w:rPr>
                              <w:b/>
                              <w:bCs/>
                              <w:i/>
                              <w:iCs/>
                              <w:sz w:val="16"/>
                              <w:szCs w:val="16"/>
                              <w:rPrChange w:id="2243" w:author="Kris.Wild" w:date="2023-04-21T19:19:00Z">
                                <w:rPr>
                                  <w:i/>
                                  <w:iCs/>
                                  <w:sz w:val="16"/>
                                  <w:szCs w:val="16"/>
                                </w:rPr>
                              </w:rPrChange>
                            </w:rPr>
                            <w:t xml:space="preserve"> pMCMC </w:t>
                          </w:r>
                        </w:ins>
                        <w:ins w:id="2244" w:author="Kris.Wild" w:date="2023-04-21T19:19:00Z">
                          <w:r w:rsidR="00822CE9">
                            <w:rPr>
                              <w:b/>
                              <w:bCs/>
                              <w:i/>
                              <w:iCs/>
                              <w:sz w:val="16"/>
                              <w:szCs w:val="16"/>
                            </w:rPr>
                            <w:t>&lt;</w:t>
                          </w:r>
                        </w:ins>
                        <w:ins w:id="2245" w:author="Kris.Wild" w:date="2023-04-21T19:12:00Z">
                          <w:r w:rsidR="00D25EE7" w:rsidRPr="00822CE9">
                            <w:rPr>
                              <w:b/>
                              <w:bCs/>
                              <w:i/>
                              <w:iCs/>
                              <w:sz w:val="16"/>
                              <w:szCs w:val="16"/>
                              <w:rPrChange w:id="2246" w:author="Kris.Wild" w:date="2023-04-21T19:19:00Z">
                                <w:rPr>
                                  <w:i/>
                                  <w:iCs/>
                                  <w:sz w:val="16"/>
                                  <w:szCs w:val="16"/>
                                </w:rPr>
                              </w:rPrChange>
                            </w:rPr>
                            <w:t xml:space="preserve"> </w:t>
                          </w:r>
                        </w:ins>
                        <w:ins w:id="2247" w:author="Kris.Wild" w:date="2023-04-21T15:54:00Z">
                          <w:r w:rsidRPr="00822CE9">
                            <w:rPr>
                              <w:b/>
                              <w:bCs/>
                              <w:i/>
                              <w:iCs/>
                              <w:sz w:val="16"/>
                              <w:szCs w:val="16"/>
                              <w:rPrChange w:id="2248" w:author="Kris.Wild" w:date="2023-04-21T19:19:00Z">
                                <w:rPr>
                                  <w:i/>
                                  <w:iCs/>
                                  <w:sz w:val="16"/>
                                  <w:szCs w:val="16"/>
                                </w:rPr>
                              </w:rPrChange>
                            </w:rPr>
                            <w:t xml:space="preserve"> </w:t>
                          </w:r>
                        </w:ins>
                        <w:ins w:id="2249" w:author="Kris.Wild" w:date="2023-04-21T19:15:00Z">
                          <w:r w:rsidR="00822CE9" w:rsidRPr="00822CE9">
                            <w:rPr>
                              <w:b/>
                              <w:bCs/>
                              <w:i/>
                              <w:iCs/>
                              <w:sz w:val="16"/>
                              <w:szCs w:val="16"/>
                              <w:rPrChange w:id="2250" w:author="Kris.Wild" w:date="2023-04-21T19:19:00Z">
                                <w:rPr>
                                  <w:i/>
                                  <w:iCs/>
                                  <w:sz w:val="16"/>
                                  <w:szCs w:val="16"/>
                                </w:rPr>
                              </w:rPrChange>
                            </w:rPr>
                            <w:t>0.</w:t>
                          </w:r>
                        </w:ins>
                        <w:ins w:id="2251" w:author="Kris.Wild" w:date="2023-04-21T19:19:00Z">
                          <w:r w:rsidR="00822CE9" w:rsidRPr="00822CE9">
                            <w:rPr>
                              <w:b/>
                              <w:bCs/>
                              <w:i/>
                              <w:iCs/>
                              <w:sz w:val="16"/>
                              <w:szCs w:val="16"/>
                              <w:rPrChange w:id="2252"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2213" w:author="Kris.Wild" w:date="2023-04-22T07:51:00Z">
        <w:del w:id="2214" w:author="Kristoffer Wild" w:date="2023-04-26T11:06:00Z">
          <w:r w:rsidR="007004FA" w:rsidDel="00B42E4D">
            <w:rPr>
              <w:noProof/>
            </w:rPr>
            <w:drawing>
              <wp:inline distT="0" distB="0" distL="0" distR="0" wp14:anchorId="6238DB8F" wp14:editId="38617302">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del>
      </w:ins>
    </w:p>
    <w:p w14:paraId="6777BEB1" w14:textId="1CA5F495"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(A-B</w:t>
      </w:r>
      <w:ins w:id="2215" w:author="Kristoffer Wild" w:date="2023-04-30T16:27:00Z">
        <w:r w:rsidR="00F95374">
          <w:t xml:space="preserve">; </w:t>
        </w:r>
      </w:ins>
      <w:ins w:id="2216" w:author="Kristoffer Wild" w:date="2023-04-30T16:28:00Z">
        <w:r w:rsidR="00F95374">
          <w:t>n = 40</w:t>
        </w:r>
      </w:ins>
      <w:r w:rsidR="00B0383A" w:rsidRPr="00576FF2">
        <w:t xml:space="preserve">) and </w:t>
      </w:r>
      <w:r w:rsidR="00B0383A" w:rsidRPr="00576FF2">
        <w:rPr>
          <w:i/>
        </w:rPr>
        <w:t>Pogona vitticeps</w:t>
      </w:r>
      <w:r w:rsidR="00B0383A" w:rsidRPr="00576FF2">
        <w:t xml:space="preserve"> (C-D</w:t>
      </w:r>
      <w:ins w:id="2217" w:author="Kristoffer Wild" w:date="2023-04-30T16:28:00Z">
        <w:r w:rsidR="00F95374">
          <w:t>; n = 96</w:t>
        </w:r>
      </w:ins>
      <w:r w:rsidR="00B0383A" w:rsidRPr="00576FF2">
        <w:t>).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2218" w:author="Kris.Wild" w:date="2023-04-21T15:04:00Z">
        <w:r w:rsidR="00F42697">
          <w:t xml:space="preserve">. </w:t>
        </w:r>
      </w:ins>
      <w:ins w:id="2219" w:author="Kris.Wild" w:date="2023-04-21T15:38:00Z">
        <w:r w:rsidR="00131D89">
          <w:t xml:space="preserve">In panels A and C pMCMC </w:t>
        </w:r>
      </w:ins>
      <w:ins w:id="2220" w:author="Kris.Wild" w:date="2023-04-21T20:31:00Z">
        <w:r w:rsidR="003B0C28">
          <w:t>indicate</w:t>
        </w:r>
      </w:ins>
      <w:ins w:id="2221" w:author="Kris.Wild" w:date="2023-04-21T19:30:00Z">
        <w:r w:rsidR="00454748">
          <w:t xml:space="preserve"> contrast differences between</w:t>
        </w:r>
      </w:ins>
      <w:ins w:id="2222" w:author="Kris.Wild" w:date="2023-04-21T15:38:00Z">
        <w:r w:rsidR="00131D89">
          <w:t xml:space="preserve"> Like Phenotype</w:t>
        </w:r>
      </w:ins>
      <w:ins w:id="2223" w:author="Kris.Wild" w:date="2023-04-21T20:31:00Z">
        <w:r w:rsidR="003B0C28">
          <w:t xml:space="preserve"> (LP</w:t>
        </w:r>
      </w:ins>
      <w:ins w:id="2224" w:author="Kris.Wild" w:date="2023-04-21T20:32:00Z">
        <w:r w:rsidR="003B0C28">
          <w:t>)</w:t>
        </w:r>
      </w:ins>
      <w:ins w:id="2225" w:author="Kris.Wild" w:date="2023-04-21T15:38:00Z">
        <w:r w:rsidR="00131D89">
          <w:t xml:space="preserve"> </w:t>
        </w:r>
      </w:ins>
      <w:ins w:id="2226" w:author="Kris.Wild" w:date="2023-04-21T19:29:00Z">
        <w:r w:rsidR="00454748">
          <w:t>or L</w:t>
        </w:r>
      </w:ins>
      <w:ins w:id="2227" w:author="Kris.Wild" w:date="2023-04-21T19:30:00Z">
        <w:r w:rsidR="00454748">
          <w:t>ike Genotype</w:t>
        </w:r>
      </w:ins>
      <w:ins w:id="2228" w:author="Kris.Wild" w:date="2023-04-21T20:32:00Z">
        <w:r w:rsidR="003B0C28">
          <w:t xml:space="preserve"> (LG)</w:t>
        </w:r>
      </w:ins>
      <w:ins w:id="2229" w:author="Kris.Wild" w:date="2023-04-21T19:30:00Z">
        <w:r w:rsidR="00454748">
          <w:t xml:space="preserve"> </w:t>
        </w:r>
      </w:ins>
      <w:ins w:id="2230"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2231"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r w:rsidRPr="00993C21">
              <w:rPr>
                <w:b/>
                <w:bCs/>
                <w:color w:val="000000"/>
                <w:sz w:val="20"/>
                <w:szCs w:val="20"/>
              </w:rPr>
              <w:t>MaleXY:logMass</w:t>
            </w:r>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r w:rsidRPr="0034632C">
              <w:rPr>
                <w:b/>
                <w:bCs/>
                <w:color w:val="000000"/>
                <w:sz w:val="20"/>
                <w:szCs w:val="20"/>
              </w:rPr>
              <w:t>MaleZZ:logMass</w:t>
            </w:r>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Sigma_ztime</w:t>
            </w:r>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B96883E"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ins w:id="2232" w:author="Kristoffer Wild" w:date="2023-04-27T16:18:00Z">
        <w:r w:rsidR="0071661F">
          <w:t xml:space="preserve">Growth </w:t>
        </w:r>
      </w:ins>
      <w:ins w:id="2233" w:author="Kristoffer Wild" w:date="2023-04-27T16:22:00Z">
        <w:r w:rsidR="00695CE8">
          <w:t>rate</w:t>
        </w:r>
      </w:ins>
      <w:ins w:id="2234" w:author="Kristoffer Wild" w:date="2023-04-27T16:18:00Z">
        <w:r w:rsidR="0071661F">
          <w:t xml:space="preserve"> models</w:t>
        </w:r>
      </w:ins>
      <w:ins w:id="2235" w:author="Kristoffer Wild" w:date="2023-04-27T16:22:00Z">
        <w:r w:rsidR="00695CE8">
          <w:t xml:space="preserve"> (</w:t>
        </w:r>
      </w:ins>
      <w:ins w:id="2236" w:author="Kristoffer Wild" w:date="2023-04-27T16:18:00Z">
        <w:r w:rsidR="0071661F">
          <w:t>SVL and mass</w:t>
        </w:r>
      </w:ins>
      <w:ins w:id="2237" w:author="Kristoffer Wild" w:date="2023-04-27T16:22:00Z">
        <w:r w:rsidR="00695CE8">
          <w:t xml:space="preserve">) </w:t>
        </w:r>
      </w:ins>
      <w:ins w:id="2238" w:author="Kristoffer Wild" w:date="2023-04-27T16:19:00Z">
        <w:r w:rsidR="0071661F">
          <w:t xml:space="preserve">posteriors were extracted </w:t>
        </w:r>
      </w:ins>
      <w:ins w:id="2239" w:author="Kristoffer Wild" w:date="2023-04-27T16:20:00Z">
        <w:r w:rsidR="00695CE8">
          <w:t>while accounting for</w:t>
        </w:r>
      </w:ins>
      <w:ins w:id="2240" w:author="Kristoffer Wild" w:date="2023-04-27T16:21:00Z">
        <w:r w:rsidR="00695CE8">
          <w:t xml:space="preserve"> log metabolic rate on each growth estimate by sex. Full model results can be found in Tables S</w:t>
        </w:r>
      </w:ins>
      <w:ins w:id="2241" w:author="Kristoffer Wild" w:date="2023-04-27T16:25:00Z">
        <w:r w:rsidR="00695CE8">
          <w:t>5</w:t>
        </w:r>
      </w:ins>
      <w:ins w:id="2242" w:author="Kristoffer Wild" w:date="2023-04-27T16:22:00Z">
        <w:r w:rsidR="00695CE8">
          <w:t xml:space="preserve"> &amp; S</w:t>
        </w:r>
      </w:ins>
      <w:ins w:id="2243" w:author="Kristoffer Wild" w:date="2023-04-27T16:25:00Z">
        <w:r w:rsidR="00695CE8">
          <w:t>6</w:t>
        </w:r>
      </w:ins>
      <w:ins w:id="2244" w:author="Kristoffer Wild" w:date="2023-04-27T16:22:00Z">
        <w:r w:rsidR="00695CE8">
          <w:t xml:space="preserve">. </w:t>
        </w:r>
      </w:ins>
      <w:ins w:id="2245" w:author="Kristoffer Wild" w:date="2023-04-27T16:18:00Z">
        <w:r w:rsidR="0071661F">
          <w:t xml:space="preserve"> </w:t>
        </w:r>
      </w:ins>
    </w:p>
    <w:p w14:paraId="48D91B25" w14:textId="77777777" w:rsidR="005106C6" w:rsidRDefault="005106C6" w:rsidP="00A146D7">
      <w:pPr>
        <w:contextualSpacing/>
      </w:pPr>
    </w:p>
    <w:tbl>
      <w:tblPr>
        <w:tblW w:w="9781" w:type="dxa"/>
        <w:jc w:val="center"/>
        <w:tblLook w:val="0420" w:firstRow="1" w:lastRow="0" w:firstColumn="0" w:lastColumn="0" w:noHBand="0" w:noVBand="1"/>
        <w:tblPrChange w:id="2246" w:author="Kristoffer Wild" w:date="2023-04-27T16:27:00Z">
          <w:tblPr>
            <w:tblW w:w="9781" w:type="dxa"/>
            <w:jc w:val="center"/>
            <w:tblLook w:val="0420" w:firstRow="1" w:lastRow="0" w:firstColumn="0" w:lastColumn="0" w:noHBand="0" w:noVBand="1"/>
          </w:tblPr>
        </w:tblPrChange>
      </w:tblPr>
      <w:tblGrid>
        <w:gridCol w:w="1047"/>
        <w:gridCol w:w="932"/>
        <w:gridCol w:w="2350"/>
        <w:gridCol w:w="143"/>
        <w:gridCol w:w="1250"/>
        <w:gridCol w:w="77"/>
        <w:gridCol w:w="1173"/>
        <w:gridCol w:w="154"/>
        <w:gridCol w:w="1096"/>
        <w:gridCol w:w="231"/>
        <w:gridCol w:w="1328"/>
        <w:tblGridChange w:id="2247">
          <w:tblGrid>
            <w:gridCol w:w="1047"/>
            <w:gridCol w:w="932"/>
            <w:gridCol w:w="2350"/>
            <w:gridCol w:w="143"/>
            <w:gridCol w:w="1250"/>
            <w:gridCol w:w="1250"/>
            <w:gridCol w:w="1250"/>
            <w:gridCol w:w="1559"/>
          </w:tblGrid>
        </w:tblGridChange>
      </w:tblGrid>
      <w:tr w:rsidR="005106C6" w14:paraId="42D726B4" w14:textId="77777777" w:rsidTr="00695CE8">
        <w:trPr>
          <w:cantSplit/>
          <w:trHeight w:val="680"/>
          <w:tblHeader/>
          <w:jc w:val="center"/>
          <w:trPrChange w:id="2248" w:author="Kristoffer Wild" w:date="2023-04-27T16:27:00Z">
            <w:trPr>
              <w:cantSplit/>
              <w:trHeight w:val="680"/>
              <w:tblHeader/>
              <w:jc w:val="center"/>
            </w:trPr>
          </w:trPrChange>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2249" w:author="Kristoffer Wild" w:date="2023-04-27T16:27:00Z">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2250" w:author="Kristoffer Wild" w:date="2023-04-27T16:27:00Z">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Change w:id="2251" w:author="Kristoffer Wild" w:date="2023-04-27T16:27:00Z">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13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2252" w:author="Kristoffer Wild" w:date="2023-04-27T16:27:00Z">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2253" w:author="Kristoffer Wild" w:date="2023-04-27T16:27:00Z">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2254" w:author="Kristoffer Wild" w:date="2023-04-27T16:27:00Z">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2255" w:author="Kristoffer Wild" w:date="2023-04-27T16:27:00Z">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695CE8">
        <w:trPr>
          <w:cantSplit/>
          <w:trHeight w:val="397"/>
          <w:jc w:val="center"/>
          <w:trPrChange w:id="2256" w:author="Kristoffer Wild" w:date="2023-04-27T16:28:00Z">
            <w:trPr>
              <w:cantSplit/>
              <w:trHeight w:val="439"/>
              <w:jc w:val="center"/>
            </w:trPr>
          </w:trPrChange>
        </w:trPr>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2257" w:author="Kristoffer Wild" w:date="2023-04-27T16:28:00Z">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Change w:id="2258" w:author="Kristoffer Wild" w:date="2023-04-27T16:28:00Z">
              <w:tcPr>
                <w:tcW w:w="0" w:type="auto"/>
                <w:vMerge w:val="restart"/>
                <w:shd w:val="clear" w:color="auto" w:fill="FFFFFF"/>
                <w:tcMar>
                  <w:top w:w="0" w:type="dxa"/>
                  <w:left w:w="0" w:type="dxa"/>
                  <w:bottom w:w="0" w:type="dxa"/>
                  <w:right w:w="0" w:type="dxa"/>
                </w:tcMar>
                <w:vAlign w:val="center"/>
              </w:tcPr>
            </w:tcPrChange>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Change w:id="2259" w:author="Kristoffer Wild" w:date="2023-04-27T16:28:00Z">
              <w:tcPr>
                <w:tcW w:w="2493" w:type="dxa"/>
                <w:gridSpan w:val="2"/>
                <w:shd w:val="clear" w:color="auto" w:fill="FFFFFF"/>
                <w:tcMar>
                  <w:top w:w="0" w:type="dxa"/>
                  <w:left w:w="0" w:type="dxa"/>
                  <w:bottom w:w="0" w:type="dxa"/>
                  <w:right w:w="0" w:type="dxa"/>
                </w:tcMar>
                <w:vAlign w:val="center"/>
              </w:tcPr>
            </w:tcPrChange>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2260" w:author="Kristoffer Wild" w:date="2023-04-27T16:28:00Z">
              <w:tcPr>
                <w:tcW w:w="850" w:type="dxa"/>
                <w:shd w:val="clear" w:color="auto" w:fill="FFFFFF"/>
                <w:tcMar>
                  <w:top w:w="0" w:type="dxa"/>
                  <w:left w:w="0" w:type="dxa"/>
                  <w:bottom w:w="0" w:type="dxa"/>
                  <w:right w:w="0" w:type="dxa"/>
                </w:tcMar>
                <w:vAlign w:val="center"/>
              </w:tcPr>
            </w:tcPrChange>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327" w:type="dxa"/>
            <w:gridSpan w:val="2"/>
            <w:shd w:val="clear" w:color="auto" w:fill="FFFFFF"/>
            <w:tcMar>
              <w:top w:w="0" w:type="dxa"/>
              <w:left w:w="0" w:type="dxa"/>
              <w:bottom w:w="0" w:type="dxa"/>
              <w:right w:w="0" w:type="dxa"/>
            </w:tcMar>
            <w:vAlign w:val="center"/>
            <w:tcPrChange w:id="2261" w:author="Kristoffer Wild" w:date="2023-04-27T16:28:00Z">
              <w:tcPr>
                <w:tcW w:w="993" w:type="dxa"/>
                <w:shd w:val="clear" w:color="auto" w:fill="FFFFFF"/>
                <w:tcMar>
                  <w:top w:w="0" w:type="dxa"/>
                  <w:left w:w="0" w:type="dxa"/>
                  <w:bottom w:w="0" w:type="dxa"/>
                  <w:right w:w="0" w:type="dxa"/>
                </w:tcMar>
                <w:vAlign w:val="center"/>
              </w:tcPr>
            </w:tcPrChange>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327" w:type="dxa"/>
            <w:gridSpan w:val="2"/>
            <w:shd w:val="clear" w:color="auto" w:fill="FFFFFF"/>
            <w:tcMar>
              <w:top w:w="0" w:type="dxa"/>
              <w:left w:w="0" w:type="dxa"/>
              <w:bottom w:w="0" w:type="dxa"/>
              <w:right w:w="0" w:type="dxa"/>
            </w:tcMar>
            <w:vAlign w:val="center"/>
            <w:tcPrChange w:id="2262" w:author="Kristoffer Wild" w:date="2023-04-27T16:28:00Z">
              <w:tcPr>
                <w:tcW w:w="1134" w:type="dxa"/>
                <w:shd w:val="clear" w:color="auto" w:fill="FFFFFF"/>
                <w:tcMar>
                  <w:top w:w="0" w:type="dxa"/>
                  <w:left w:w="0" w:type="dxa"/>
                  <w:bottom w:w="0" w:type="dxa"/>
                  <w:right w:w="0" w:type="dxa"/>
                </w:tcMar>
                <w:vAlign w:val="center"/>
              </w:tcPr>
            </w:tcPrChange>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328" w:type="dxa"/>
            <w:shd w:val="clear" w:color="auto" w:fill="FFFFFF"/>
            <w:tcMar>
              <w:top w:w="0" w:type="dxa"/>
              <w:left w:w="0" w:type="dxa"/>
              <w:bottom w:w="0" w:type="dxa"/>
              <w:right w:w="0" w:type="dxa"/>
            </w:tcMar>
            <w:vAlign w:val="center"/>
            <w:tcPrChange w:id="2263" w:author="Kristoffer Wild" w:date="2023-04-27T16:28:00Z">
              <w:tcPr>
                <w:tcW w:w="1559" w:type="dxa"/>
                <w:shd w:val="clear" w:color="auto" w:fill="FFFFFF"/>
                <w:tcMar>
                  <w:top w:w="0" w:type="dxa"/>
                  <w:left w:w="0" w:type="dxa"/>
                  <w:bottom w:w="0" w:type="dxa"/>
                  <w:right w:w="0" w:type="dxa"/>
                </w:tcMar>
                <w:vAlign w:val="center"/>
              </w:tcPr>
            </w:tcPrChange>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695CE8">
        <w:trPr>
          <w:cantSplit/>
          <w:trHeight w:val="397"/>
          <w:jc w:val="center"/>
          <w:trPrChange w:id="2264" w:author="Kristoffer Wild" w:date="2023-04-27T16:28:00Z">
            <w:trPr>
              <w:cantSplit/>
              <w:trHeight w:val="449"/>
              <w:jc w:val="center"/>
            </w:trPr>
          </w:trPrChange>
        </w:trPr>
        <w:tc>
          <w:tcPr>
            <w:tcW w:w="0" w:type="auto"/>
            <w:vMerge/>
            <w:shd w:val="clear" w:color="auto" w:fill="FFFFFF"/>
            <w:tcMar>
              <w:top w:w="0" w:type="dxa"/>
              <w:left w:w="0" w:type="dxa"/>
              <w:bottom w:w="0" w:type="dxa"/>
              <w:right w:w="0" w:type="dxa"/>
            </w:tcMar>
            <w:vAlign w:val="center"/>
            <w:tcPrChange w:id="2265" w:author="Kristoffer Wild" w:date="2023-04-27T16:28:00Z">
              <w:tcPr>
                <w:tcW w:w="0" w:type="auto"/>
                <w:vMerge/>
                <w:shd w:val="clear" w:color="auto" w:fill="FFFFFF"/>
                <w:tcMar>
                  <w:top w:w="0" w:type="dxa"/>
                  <w:left w:w="0" w:type="dxa"/>
                  <w:bottom w:w="0" w:type="dxa"/>
                  <w:right w:w="0" w:type="dxa"/>
                </w:tcMar>
                <w:vAlign w:val="center"/>
              </w:tcPr>
            </w:tcPrChange>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2266" w:author="Kristoffer Wild" w:date="2023-04-27T16:28:00Z">
              <w:tcPr>
                <w:tcW w:w="0" w:type="auto"/>
                <w:vMerge/>
                <w:shd w:val="clear" w:color="auto" w:fill="FFFFFF"/>
                <w:tcMar>
                  <w:top w:w="0" w:type="dxa"/>
                  <w:left w:w="0" w:type="dxa"/>
                  <w:bottom w:w="0" w:type="dxa"/>
                  <w:right w:w="0" w:type="dxa"/>
                </w:tcMar>
                <w:vAlign w:val="center"/>
              </w:tcPr>
            </w:tcPrChange>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2267" w:author="Kristoffer Wild" w:date="2023-04-27T16:28:00Z">
              <w:tcPr>
                <w:tcW w:w="2493" w:type="dxa"/>
                <w:gridSpan w:val="2"/>
                <w:shd w:val="clear" w:color="auto" w:fill="FFFFFF"/>
                <w:tcMar>
                  <w:top w:w="0" w:type="dxa"/>
                  <w:left w:w="0" w:type="dxa"/>
                  <w:bottom w:w="0" w:type="dxa"/>
                  <w:right w:w="0" w:type="dxa"/>
                </w:tcMar>
                <w:vAlign w:val="center"/>
              </w:tcPr>
            </w:tcPrChange>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2268" w:author="Kristoffer Wild" w:date="2023-04-27T16:28:00Z">
              <w:tcPr>
                <w:tcW w:w="850" w:type="dxa"/>
                <w:shd w:val="clear" w:color="auto" w:fill="FFFFFF"/>
                <w:tcMar>
                  <w:top w:w="0" w:type="dxa"/>
                  <w:left w:w="0" w:type="dxa"/>
                  <w:bottom w:w="0" w:type="dxa"/>
                  <w:right w:w="0" w:type="dxa"/>
                </w:tcMar>
                <w:vAlign w:val="center"/>
              </w:tcPr>
            </w:tcPrChange>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1327" w:type="dxa"/>
            <w:gridSpan w:val="2"/>
            <w:shd w:val="clear" w:color="auto" w:fill="FFFFFF"/>
            <w:tcMar>
              <w:top w:w="0" w:type="dxa"/>
              <w:left w:w="0" w:type="dxa"/>
              <w:bottom w:w="0" w:type="dxa"/>
              <w:right w:w="0" w:type="dxa"/>
            </w:tcMar>
            <w:vAlign w:val="center"/>
            <w:tcPrChange w:id="2269" w:author="Kristoffer Wild" w:date="2023-04-27T16:28:00Z">
              <w:tcPr>
                <w:tcW w:w="993" w:type="dxa"/>
                <w:shd w:val="clear" w:color="auto" w:fill="FFFFFF"/>
                <w:tcMar>
                  <w:top w:w="0" w:type="dxa"/>
                  <w:left w:w="0" w:type="dxa"/>
                  <w:bottom w:w="0" w:type="dxa"/>
                  <w:right w:w="0" w:type="dxa"/>
                </w:tcMar>
                <w:vAlign w:val="center"/>
              </w:tcPr>
            </w:tcPrChange>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327" w:type="dxa"/>
            <w:gridSpan w:val="2"/>
            <w:shd w:val="clear" w:color="auto" w:fill="FFFFFF"/>
            <w:tcMar>
              <w:top w:w="0" w:type="dxa"/>
              <w:left w:w="0" w:type="dxa"/>
              <w:bottom w:w="0" w:type="dxa"/>
              <w:right w:w="0" w:type="dxa"/>
            </w:tcMar>
            <w:vAlign w:val="center"/>
            <w:tcPrChange w:id="2270" w:author="Kristoffer Wild" w:date="2023-04-27T16:28:00Z">
              <w:tcPr>
                <w:tcW w:w="1134" w:type="dxa"/>
                <w:shd w:val="clear" w:color="auto" w:fill="FFFFFF"/>
                <w:tcMar>
                  <w:top w:w="0" w:type="dxa"/>
                  <w:left w:w="0" w:type="dxa"/>
                  <w:bottom w:w="0" w:type="dxa"/>
                  <w:right w:w="0" w:type="dxa"/>
                </w:tcMar>
                <w:vAlign w:val="center"/>
              </w:tcPr>
            </w:tcPrChange>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328" w:type="dxa"/>
            <w:shd w:val="clear" w:color="auto" w:fill="FFFFFF"/>
            <w:tcMar>
              <w:top w:w="0" w:type="dxa"/>
              <w:left w:w="0" w:type="dxa"/>
              <w:bottom w:w="0" w:type="dxa"/>
              <w:right w:w="0" w:type="dxa"/>
            </w:tcMar>
            <w:vAlign w:val="center"/>
            <w:tcPrChange w:id="2271" w:author="Kristoffer Wild" w:date="2023-04-27T16:28:00Z">
              <w:tcPr>
                <w:tcW w:w="1559" w:type="dxa"/>
                <w:shd w:val="clear" w:color="auto" w:fill="FFFFFF"/>
                <w:tcMar>
                  <w:top w:w="0" w:type="dxa"/>
                  <w:left w:w="0" w:type="dxa"/>
                  <w:bottom w:w="0" w:type="dxa"/>
                  <w:right w:w="0" w:type="dxa"/>
                </w:tcMar>
                <w:vAlign w:val="center"/>
              </w:tcPr>
            </w:tcPrChange>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695CE8">
        <w:trPr>
          <w:cantSplit/>
          <w:trHeight w:val="397"/>
          <w:jc w:val="center"/>
          <w:trPrChange w:id="2272" w:author="Kristoffer Wild" w:date="2023-04-27T16:28:00Z">
            <w:trPr>
              <w:cantSplit/>
              <w:trHeight w:val="428"/>
              <w:jc w:val="center"/>
            </w:trPr>
          </w:trPrChange>
        </w:trPr>
        <w:tc>
          <w:tcPr>
            <w:tcW w:w="0" w:type="auto"/>
            <w:vMerge/>
            <w:shd w:val="clear" w:color="auto" w:fill="FFFFFF"/>
            <w:tcMar>
              <w:top w:w="0" w:type="dxa"/>
              <w:left w:w="0" w:type="dxa"/>
              <w:bottom w:w="0" w:type="dxa"/>
              <w:right w:w="0" w:type="dxa"/>
            </w:tcMar>
            <w:vAlign w:val="center"/>
            <w:tcPrChange w:id="2273" w:author="Kristoffer Wild" w:date="2023-04-27T16:28:00Z">
              <w:tcPr>
                <w:tcW w:w="0" w:type="auto"/>
                <w:vMerge/>
                <w:shd w:val="clear" w:color="auto" w:fill="FFFFFF"/>
                <w:tcMar>
                  <w:top w:w="0" w:type="dxa"/>
                  <w:left w:w="0" w:type="dxa"/>
                  <w:bottom w:w="0" w:type="dxa"/>
                  <w:right w:w="0" w:type="dxa"/>
                </w:tcMar>
                <w:vAlign w:val="center"/>
              </w:tcPr>
            </w:tcPrChange>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2274" w:author="Kristoffer Wild" w:date="2023-04-27T16:28:00Z">
              <w:tcPr>
                <w:tcW w:w="0" w:type="auto"/>
                <w:vMerge w:val="restart"/>
                <w:shd w:val="clear" w:color="auto" w:fill="FFFFFF"/>
                <w:tcMar>
                  <w:top w:w="0" w:type="dxa"/>
                  <w:left w:w="0" w:type="dxa"/>
                  <w:bottom w:w="0" w:type="dxa"/>
                  <w:right w:w="0" w:type="dxa"/>
                </w:tcMar>
                <w:vAlign w:val="center"/>
              </w:tcPr>
            </w:tcPrChange>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2275" w:author="Kristoffer Wild" w:date="2023-04-27T16:28:00Z">
              <w:tcPr>
                <w:tcW w:w="2493" w:type="dxa"/>
                <w:gridSpan w:val="2"/>
                <w:shd w:val="clear" w:color="auto" w:fill="FFFFFF"/>
                <w:tcMar>
                  <w:top w:w="0" w:type="dxa"/>
                  <w:left w:w="0" w:type="dxa"/>
                  <w:bottom w:w="0" w:type="dxa"/>
                  <w:right w:w="0" w:type="dxa"/>
                </w:tcMar>
                <w:vAlign w:val="center"/>
              </w:tcPr>
            </w:tcPrChange>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2276" w:author="Kristoffer Wild" w:date="2023-04-27T16:28:00Z">
              <w:tcPr>
                <w:tcW w:w="850" w:type="dxa"/>
                <w:shd w:val="clear" w:color="auto" w:fill="FFFFFF"/>
                <w:tcMar>
                  <w:top w:w="0" w:type="dxa"/>
                  <w:left w:w="0" w:type="dxa"/>
                  <w:bottom w:w="0" w:type="dxa"/>
                  <w:right w:w="0" w:type="dxa"/>
                </w:tcMar>
                <w:vAlign w:val="center"/>
              </w:tcPr>
            </w:tcPrChange>
          </w:tcPr>
          <w:p w14:paraId="7A2ECAEA" w14:textId="23B6CA6C" w:rsidR="005106C6" w:rsidRPr="003E42DC" w:rsidRDefault="005106C6" w:rsidP="00A146D7">
            <w:pPr>
              <w:spacing w:before="100" w:after="100"/>
              <w:ind w:left="100" w:right="100"/>
              <w:contextualSpacing/>
              <w:jc w:val="center"/>
              <w:rPr>
                <w:sz w:val="20"/>
                <w:szCs w:val="20"/>
              </w:rPr>
            </w:pPr>
            <w:del w:id="2277" w:author="Kris.Wild" w:date="2023-04-21T21:23:00Z">
              <w:r w:rsidRPr="003E42DC" w:rsidDel="00B35B8E">
                <w:rPr>
                  <w:color w:val="000000"/>
                  <w:sz w:val="20"/>
                  <w:szCs w:val="20"/>
                </w:rPr>
                <w:delText>0.</w:delText>
              </w:r>
            </w:del>
            <w:del w:id="2278" w:author="Kris.Wild" w:date="2023-04-21T21:01:00Z">
              <w:r w:rsidRPr="003E42DC" w:rsidDel="005F6FC4">
                <w:rPr>
                  <w:color w:val="000000"/>
                  <w:sz w:val="20"/>
                  <w:szCs w:val="20"/>
                </w:rPr>
                <w:delText>01</w:delText>
              </w:r>
            </w:del>
            <w:ins w:id="2279" w:author="Kris.Wild" w:date="2023-04-21T21:23:00Z">
              <w:r w:rsidR="00B35B8E">
                <w:rPr>
                  <w:color w:val="000000"/>
                  <w:sz w:val="20"/>
                  <w:szCs w:val="20"/>
                </w:rPr>
                <w:t>3.77</w:t>
              </w:r>
            </w:ins>
          </w:p>
        </w:tc>
        <w:tc>
          <w:tcPr>
            <w:tcW w:w="1327" w:type="dxa"/>
            <w:gridSpan w:val="2"/>
            <w:shd w:val="clear" w:color="auto" w:fill="FFFFFF"/>
            <w:tcMar>
              <w:top w:w="0" w:type="dxa"/>
              <w:left w:w="0" w:type="dxa"/>
              <w:bottom w:w="0" w:type="dxa"/>
              <w:right w:w="0" w:type="dxa"/>
            </w:tcMar>
            <w:vAlign w:val="center"/>
            <w:tcPrChange w:id="2280" w:author="Kristoffer Wild" w:date="2023-04-27T16:28:00Z">
              <w:tcPr>
                <w:tcW w:w="993" w:type="dxa"/>
                <w:shd w:val="clear" w:color="auto" w:fill="FFFFFF"/>
                <w:tcMar>
                  <w:top w:w="0" w:type="dxa"/>
                  <w:left w:w="0" w:type="dxa"/>
                  <w:bottom w:w="0" w:type="dxa"/>
                  <w:right w:w="0" w:type="dxa"/>
                </w:tcMar>
                <w:vAlign w:val="center"/>
              </w:tcPr>
            </w:tcPrChange>
          </w:tcPr>
          <w:p w14:paraId="702B6C04" w14:textId="453A7E94" w:rsidR="005106C6" w:rsidRPr="003E42DC" w:rsidRDefault="005F6FC4" w:rsidP="00A146D7">
            <w:pPr>
              <w:spacing w:before="100" w:after="100"/>
              <w:ind w:left="100" w:right="100"/>
              <w:contextualSpacing/>
              <w:jc w:val="center"/>
              <w:rPr>
                <w:sz w:val="20"/>
                <w:szCs w:val="20"/>
              </w:rPr>
            </w:pPr>
            <w:ins w:id="2281" w:author="Kris.Wild" w:date="2023-04-21T21:01:00Z">
              <w:r>
                <w:rPr>
                  <w:color w:val="000000"/>
                  <w:sz w:val="20"/>
                  <w:szCs w:val="20"/>
                </w:rPr>
                <w:t>-</w:t>
              </w:r>
            </w:ins>
            <w:del w:id="2282" w:author="Kris.Wild" w:date="2023-04-21T21:23:00Z">
              <w:r w:rsidR="005106C6" w:rsidRPr="003E42DC" w:rsidDel="00B35B8E">
                <w:rPr>
                  <w:color w:val="000000"/>
                  <w:sz w:val="20"/>
                  <w:szCs w:val="20"/>
                </w:rPr>
                <w:delText>0.</w:delText>
              </w:r>
            </w:del>
            <w:del w:id="2283" w:author="Kris.Wild" w:date="2023-04-21T21:01:00Z">
              <w:r w:rsidR="005106C6" w:rsidRPr="003E42DC" w:rsidDel="003A390B">
                <w:rPr>
                  <w:color w:val="000000"/>
                  <w:sz w:val="20"/>
                  <w:szCs w:val="20"/>
                </w:rPr>
                <w:delText>00</w:delText>
              </w:r>
            </w:del>
            <w:ins w:id="2284" w:author="Kris.Wild" w:date="2023-04-21T21:23:00Z">
              <w:r w:rsidR="00B35B8E">
                <w:rPr>
                  <w:color w:val="000000"/>
                  <w:sz w:val="20"/>
                  <w:szCs w:val="20"/>
                </w:rPr>
                <w:t>8.53</w:t>
              </w:r>
            </w:ins>
          </w:p>
        </w:tc>
        <w:tc>
          <w:tcPr>
            <w:tcW w:w="1327" w:type="dxa"/>
            <w:gridSpan w:val="2"/>
            <w:shd w:val="clear" w:color="auto" w:fill="FFFFFF"/>
            <w:tcMar>
              <w:top w:w="0" w:type="dxa"/>
              <w:left w:w="0" w:type="dxa"/>
              <w:bottom w:w="0" w:type="dxa"/>
              <w:right w:w="0" w:type="dxa"/>
            </w:tcMar>
            <w:vAlign w:val="center"/>
            <w:tcPrChange w:id="2285" w:author="Kristoffer Wild" w:date="2023-04-27T16:28:00Z">
              <w:tcPr>
                <w:tcW w:w="1134" w:type="dxa"/>
                <w:shd w:val="clear" w:color="auto" w:fill="FFFFFF"/>
                <w:tcMar>
                  <w:top w:w="0" w:type="dxa"/>
                  <w:left w:w="0" w:type="dxa"/>
                  <w:bottom w:w="0" w:type="dxa"/>
                  <w:right w:w="0" w:type="dxa"/>
                </w:tcMar>
                <w:vAlign w:val="center"/>
              </w:tcPr>
            </w:tcPrChange>
          </w:tcPr>
          <w:p w14:paraId="4CDBCB2A" w14:textId="445A930E" w:rsidR="005106C6" w:rsidRPr="003E42DC" w:rsidRDefault="005106C6" w:rsidP="00A146D7">
            <w:pPr>
              <w:spacing w:before="100" w:after="100"/>
              <w:ind w:left="100" w:right="100"/>
              <w:contextualSpacing/>
              <w:jc w:val="center"/>
              <w:rPr>
                <w:sz w:val="20"/>
                <w:szCs w:val="20"/>
              </w:rPr>
            </w:pPr>
            <w:del w:id="2286" w:author="Kris.Wild" w:date="2023-04-21T21:23:00Z">
              <w:r w:rsidRPr="003E42DC" w:rsidDel="00B35B8E">
                <w:rPr>
                  <w:color w:val="000000"/>
                  <w:sz w:val="20"/>
                  <w:szCs w:val="20"/>
                </w:rPr>
                <w:delText>0.</w:delText>
              </w:r>
            </w:del>
            <w:del w:id="2287" w:author="Kris.Wild" w:date="2023-04-21T21:01:00Z">
              <w:r w:rsidRPr="003E42DC" w:rsidDel="003A390B">
                <w:rPr>
                  <w:color w:val="000000"/>
                  <w:sz w:val="20"/>
                  <w:szCs w:val="20"/>
                </w:rPr>
                <w:delText>02</w:delText>
              </w:r>
            </w:del>
            <w:ins w:id="2288" w:author="Kris.Wild" w:date="2023-04-21T21:23:00Z">
              <w:r w:rsidR="00B35B8E">
                <w:rPr>
                  <w:color w:val="000000"/>
                  <w:sz w:val="20"/>
                  <w:szCs w:val="20"/>
                </w:rPr>
                <w:t>15.57</w:t>
              </w:r>
            </w:ins>
          </w:p>
        </w:tc>
        <w:tc>
          <w:tcPr>
            <w:tcW w:w="1328" w:type="dxa"/>
            <w:shd w:val="clear" w:color="auto" w:fill="FFFFFF"/>
            <w:tcMar>
              <w:top w:w="0" w:type="dxa"/>
              <w:left w:w="0" w:type="dxa"/>
              <w:bottom w:w="0" w:type="dxa"/>
              <w:right w:w="0" w:type="dxa"/>
            </w:tcMar>
            <w:vAlign w:val="center"/>
            <w:tcPrChange w:id="2289" w:author="Kristoffer Wild" w:date="2023-04-27T16:28:00Z">
              <w:tcPr>
                <w:tcW w:w="1559" w:type="dxa"/>
                <w:shd w:val="clear" w:color="auto" w:fill="FFFFFF"/>
                <w:tcMar>
                  <w:top w:w="0" w:type="dxa"/>
                  <w:left w:w="0" w:type="dxa"/>
                  <w:bottom w:w="0" w:type="dxa"/>
                  <w:right w:w="0" w:type="dxa"/>
                </w:tcMar>
                <w:vAlign w:val="center"/>
              </w:tcPr>
            </w:tcPrChange>
          </w:tcPr>
          <w:p w14:paraId="270DF1E3" w14:textId="5CC5148A"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290" w:author="Kris.Wild" w:date="2023-04-21T21:01:00Z">
              <w:r w:rsidRPr="003E42DC" w:rsidDel="003A390B">
                <w:rPr>
                  <w:color w:val="000000"/>
                  <w:sz w:val="20"/>
                  <w:szCs w:val="20"/>
                </w:rPr>
                <w:delText>29</w:delText>
              </w:r>
            </w:del>
            <w:ins w:id="2291" w:author="Kris.Wild" w:date="2023-04-21T21:01:00Z">
              <w:r w:rsidR="003A390B">
                <w:rPr>
                  <w:color w:val="000000"/>
                  <w:sz w:val="20"/>
                  <w:szCs w:val="20"/>
                </w:rPr>
                <w:t>5</w:t>
              </w:r>
            </w:ins>
            <w:ins w:id="2292" w:author="Kris.Wild" w:date="2023-04-21T21:22:00Z">
              <w:del w:id="2293" w:author="Kristoffer Wild" w:date="2023-04-27T16:26:00Z">
                <w:r w:rsidR="00B35B8E" w:rsidDel="00695CE8">
                  <w:rPr>
                    <w:color w:val="000000"/>
                    <w:sz w:val="20"/>
                    <w:szCs w:val="20"/>
                  </w:rPr>
                  <w:delText>3</w:delText>
                </w:r>
              </w:del>
            </w:ins>
            <w:ins w:id="2294" w:author="Kristoffer Wild" w:date="2023-04-27T16:26:00Z">
              <w:r w:rsidR="00695CE8">
                <w:rPr>
                  <w:color w:val="000000"/>
                  <w:sz w:val="20"/>
                  <w:szCs w:val="20"/>
                </w:rPr>
                <w:t>2</w:t>
              </w:r>
            </w:ins>
          </w:p>
        </w:tc>
      </w:tr>
      <w:tr w:rsidR="005106C6" w14:paraId="3CC45BBA" w14:textId="77777777" w:rsidTr="00695CE8">
        <w:trPr>
          <w:cantSplit/>
          <w:trHeight w:val="397"/>
          <w:jc w:val="center"/>
          <w:trPrChange w:id="2295" w:author="Kristoffer Wild" w:date="2023-04-27T16:28:00Z">
            <w:trPr>
              <w:cantSplit/>
              <w:trHeight w:val="428"/>
              <w:jc w:val="center"/>
            </w:trPr>
          </w:trPrChange>
        </w:trPr>
        <w:tc>
          <w:tcPr>
            <w:tcW w:w="0" w:type="auto"/>
            <w:vMerge/>
            <w:shd w:val="clear" w:color="auto" w:fill="FFFFFF"/>
            <w:tcMar>
              <w:top w:w="0" w:type="dxa"/>
              <w:left w:w="0" w:type="dxa"/>
              <w:bottom w:w="0" w:type="dxa"/>
              <w:right w:w="0" w:type="dxa"/>
            </w:tcMar>
            <w:vAlign w:val="center"/>
            <w:tcPrChange w:id="2296" w:author="Kristoffer Wild" w:date="2023-04-27T16:28:00Z">
              <w:tcPr>
                <w:tcW w:w="0" w:type="auto"/>
                <w:vMerge/>
                <w:shd w:val="clear" w:color="auto" w:fill="FFFFFF"/>
                <w:tcMar>
                  <w:top w:w="0" w:type="dxa"/>
                  <w:left w:w="0" w:type="dxa"/>
                  <w:bottom w:w="0" w:type="dxa"/>
                  <w:right w:w="0" w:type="dxa"/>
                </w:tcMar>
                <w:vAlign w:val="center"/>
              </w:tcPr>
            </w:tcPrChange>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2297" w:author="Kristoffer Wild" w:date="2023-04-27T16:28:00Z">
              <w:tcPr>
                <w:tcW w:w="0" w:type="auto"/>
                <w:vMerge/>
                <w:shd w:val="clear" w:color="auto" w:fill="FFFFFF"/>
                <w:tcMar>
                  <w:top w:w="0" w:type="dxa"/>
                  <w:left w:w="0" w:type="dxa"/>
                  <w:bottom w:w="0" w:type="dxa"/>
                  <w:right w:w="0" w:type="dxa"/>
                </w:tcMar>
                <w:vAlign w:val="center"/>
              </w:tcPr>
            </w:tcPrChange>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2298" w:author="Kristoffer Wild" w:date="2023-04-27T16:28:00Z">
              <w:tcPr>
                <w:tcW w:w="2493" w:type="dxa"/>
                <w:gridSpan w:val="2"/>
                <w:shd w:val="clear" w:color="auto" w:fill="FFFFFF"/>
                <w:tcMar>
                  <w:top w:w="0" w:type="dxa"/>
                  <w:left w:w="0" w:type="dxa"/>
                  <w:bottom w:w="0" w:type="dxa"/>
                  <w:right w:w="0" w:type="dxa"/>
                </w:tcMar>
                <w:vAlign w:val="center"/>
              </w:tcPr>
            </w:tcPrChange>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2299" w:author="Kristoffer Wild" w:date="2023-04-27T16:28:00Z">
              <w:tcPr>
                <w:tcW w:w="850" w:type="dxa"/>
                <w:shd w:val="clear" w:color="auto" w:fill="FFFFFF"/>
                <w:tcMar>
                  <w:top w:w="0" w:type="dxa"/>
                  <w:left w:w="0" w:type="dxa"/>
                  <w:bottom w:w="0" w:type="dxa"/>
                  <w:right w:w="0" w:type="dxa"/>
                </w:tcMar>
                <w:vAlign w:val="center"/>
              </w:tcPr>
            </w:tcPrChange>
          </w:tcPr>
          <w:p w14:paraId="24389303" w14:textId="619755E7" w:rsidR="005106C6" w:rsidRPr="003E42DC" w:rsidRDefault="003A390B" w:rsidP="00A146D7">
            <w:pPr>
              <w:spacing w:before="100" w:after="100"/>
              <w:ind w:left="100" w:right="100"/>
              <w:contextualSpacing/>
              <w:jc w:val="center"/>
              <w:rPr>
                <w:sz w:val="20"/>
                <w:szCs w:val="20"/>
              </w:rPr>
            </w:pPr>
            <w:ins w:id="2300" w:author="Kris.Wild" w:date="2023-04-21T21:09:00Z">
              <w:r>
                <w:rPr>
                  <w:color w:val="000000"/>
                  <w:sz w:val="20"/>
                  <w:szCs w:val="20"/>
                </w:rPr>
                <w:t>-</w:t>
              </w:r>
            </w:ins>
            <w:del w:id="2301" w:author="Kris.Wild" w:date="2023-04-21T21:23:00Z">
              <w:r w:rsidR="005106C6" w:rsidRPr="003E42DC" w:rsidDel="00B35B8E">
                <w:rPr>
                  <w:color w:val="000000"/>
                  <w:sz w:val="20"/>
                  <w:szCs w:val="20"/>
                </w:rPr>
                <w:delText>0.</w:delText>
              </w:r>
            </w:del>
            <w:del w:id="2302" w:author="Kris.Wild" w:date="2023-04-21T21:09:00Z">
              <w:r w:rsidR="005106C6" w:rsidRPr="003E42DC" w:rsidDel="003A390B">
                <w:rPr>
                  <w:color w:val="000000"/>
                  <w:sz w:val="20"/>
                  <w:szCs w:val="20"/>
                </w:rPr>
                <w:delText>00</w:delText>
              </w:r>
            </w:del>
            <w:ins w:id="2303" w:author="Kris.Wild" w:date="2023-04-21T21:23:00Z">
              <w:r w:rsidR="00B35B8E">
                <w:rPr>
                  <w:color w:val="000000"/>
                  <w:sz w:val="20"/>
                  <w:szCs w:val="20"/>
                </w:rPr>
                <w:t>4.06</w:t>
              </w:r>
            </w:ins>
          </w:p>
        </w:tc>
        <w:tc>
          <w:tcPr>
            <w:tcW w:w="1327" w:type="dxa"/>
            <w:gridSpan w:val="2"/>
            <w:shd w:val="clear" w:color="auto" w:fill="FFFFFF"/>
            <w:tcMar>
              <w:top w:w="0" w:type="dxa"/>
              <w:left w:w="0" w:type="dxa"/>
              <w:bottom w:w="0" w:type="dxa"/>
              <w:right w:w="0" w:type="dxa"/>
            </w:tcMar>
            <w:vAlign w:val="center"/>
            <w:tcPrChange w:id="2304" w:author="Kristoffer Wild" w:date="2023-04-27T16:28:00Z">
              <w:tcPr>
                <w:tcW w:w="993" w:type="dxa"/>
                <w:shd w:val="clear" w:color="auto" w:fill="FFFFFF"/>
                <w:tcMar>
                  <w:top w:w="0" w:type="dxa"/>
                  <w:left w:w="0" w:type="dxa"/>
                  <w:bottom w:w="0" w:type="dxa"/>
                  <w:right w:w="0" w:type="dxa"/>
                </w:tcMar>
                <w:vAlign w:val="center"/>
              </w:tcPr>
            </w:tcPrChange>
          </w:tcPr>
          <w:p w14:paraId="296C9AFB" w14:textId="08912DFD" w:rsidR="005106C6" w:rsidRPr="003E42DC" w:rsidRDefault="00B35B8E" w:rsidP="00A146D7">
            <w:pPr>
              <w:spacing w:before="100" w:after="100"/>
              <w:ind w:left="100" w:right="100"/>
              <w:contextualSpacing/>
              <w:jc w:val="center"/>
              <w:rPr>
                <w:sz w:val="20"/>
                <w:szCs w:val="20"/>
              </w:rPr>
            </w:pPr>
            <w:ins w:id="2305" w:author="Kris.Wild" w:date="2023-04-21T21:23:00Z">
              <w:r>
                <w:rPr>
                  <w:color w:val="000000"/>
                  <w:sz w:val="20"/>
                  <w:szCs w:val="20"/>
                </w:rPr>
                <w:t>-</w:t>
              </w:r>
            </w:ins>
            <w:del w:id="2306" w:author="Kris.Wild" w:date="2023-04-21T21:23:00Z">
              <w:r w:rsidR="005106C6" w:rsidRPr="003E42DC" w:rsidDel="00B35B8E">
                <w:rPr>
                  <w:color w:val="000000"/>
                  <w:sz w:val="20"/>
                  <w:szCs w:val="20"/>
                </w:rPr>
                <w:delText>-0.</w:delText>
              </w:r>
            </w:del>
            <w:del w:id="2307" w:author="Kris.Wild" w:date="2023-04-21T21:02:00Z">
              <w:r w:rsidR="005106C6" w:rsidRPr="003E42DC" w:rsidDel="003A390B">
                <w:rPr>
                  <w:color w:val="000000"/>
                  <w:sz w:val="20"/>
                  <w:szCs w:val="20"/>
                </w:rPr>
                <w:delText>01</w:delText>
              </w:r>
            </w:del>
            <w:ins w:id="2308" w:author="Kris.Wild" w:date="2023-04-21T21:23:00Z">
              <w:r>
                <w:rPr>
                  <w:color w:val="000000"/>
                  <w:sz w:val="20"/>
                  <w:szCs w:val="20"/>
                </w:rPr>
                <w:t>15.80</w:t>
              </w:r>
            </w:ins>
          </w:p>
        </w:tc>
        <w:tc>
          <w:tcPr>
            <w:tcW w:w="1327" w:type="dxa"/>
            <w:gridSpan w:val="2"/>
            <w:shd w:val="clear" w:color="auto" w:fill="FFFFFF"/>
            <w:tcMar>
              <w:top w:w="0" w:type="dxa"/>
              <w:left w:w="0" w:type="dxa"/>
              <w:bottom w:w="0" w:type="dxa"/>
              <w:right w:w="0" w:type="dxa"/>
            </w:tcMar>
            <w:vAlign w:val="center"/>
            <w:tcPrChange w:id="2309" w:author="Kristoffer Wild" w:date="2023-04-27T16:28:00Z">
              <w:tcPr>
                <w:tcW w:w="1134" w:type="dxa"/>
                <w:shd w:val="clear" w:color="auto" w:fill="FFFFFF"/>
                <w:tcMar>
                  <w:top w:w="0" w:type="dxa"/>
                  <w:left w:w="0" w:type="dxa"/>
                  <w:bottom w:w="0" w:type="dxa"/>
                  <w:right w:w="0" w:type="dxa"/>
                </w:tcMar>
                <w:vAlign w:val="center"/>
              </w:tcPr>
            </w:tcPrChange>
          </w:tcPr>
          <w:p w14:paraId="46824E33" w14:textId="102C7D44" w:rsidR="005106C6" w:rsidRPr="003E42DC" w:rsidRDefault="005106C6" w:rsidP="00A146D7">
            <w:pPr>
              <w:spacing w:before="100" w:after="100"/>
              <w:ind w:left="100" w:right="100"/>
              <w:contextualSpacing/>
              <w:jc w:val="center"/>
              <w:rPr>
                <w:sz w:val="20"/>
                <w:szCs w:val="20"/>
              </w:rPr>
            </w:pPr>
            <w:del w:id="2310" w:author="Kris.Wild" w:date="2023-04-21T21:23:00Z">
              <w:r w:rsidRPr="003E42DC" w:rsidDel="00B35B8E">
                <w:rPr>
                  <w:color w:val="000000"/>
                  <w:sz w:val="20"/>
                  <w:szCs w:val="20"/>
                </w:rPr>
                <w:delText>0.</w:delText>
              </w:r>
            </w:del>
            <w:del w:id="2311" w:author="Kris.Wild" w:date="2023-04-21T21:02:00Z">
              <w:r w:rsidRPr="003E42DC" w:rsidDel="003A390B">
                <w:rPr>
                  <w:color w:val="000000"/>
                  <w:sz w:val="20"/>
                  <w:szCs w:val="20"/>
                </w:rPr>
                <w:delText>02</w:delText>
              </w:r>
            </w:del>
            <w:ins w:id="2312" w:author="Kris.Wild" w:date="2023-04-21T21:23:00Z">
              <w:r w:rsidR="00B35B8E">
                <w:rPr>
                  <w:color w:val="000000"/>
                  <w:sz w:val="20"/>
                  <w:szCs w:val="20"/>
                </w:rPr>
                <w:t>7.71</w:t>
              </w:r>
            </w:ins>
          </w:p>
        </w:tc>
        <w:tc>
          <w:tcPr>
            <w:tcW w:w="1328" w:type="dxa"/>
            <w:shd w:val="clear" w:color="auto" w:fill="FFFFFF"/>
            <w:tcMar>
              <w:top w:w="0" w:type="dxa"/>
              <w:left w:w="0" w:type="dxa"/>
              <w:bottom w:w="0" w:type="dxa"/>
              <w:right w:w="0" w:type="dxa"/>
            </w:tcMar>
            <w:vAlign w:val="center"/>
            <w:tcPrChange w:id="2313" w:author="Kristoffer Wild" w:date="2023-04-27T16:28:00Z">
              <w:tcPr>
                <w:tcW w:w="1559" w:type="dxa"/>
                <w:shd w:val="clear" w:color="auto" w:fill="FFFFFF"/>
                <w:tcMar>
                  <w:top w:w="0" w:type="dxa"/>
                  <w:left w:w="0" w:type="dxa"/>
                  <w:bottom w:w="0" w:type="dxa"/>
                  <w:right w:w="0" w:type="dxa"/>
                </w:tcMar>
                <w:vAlign w:val="center"/>
              </w:tcPr>
            </w:tcPrChange>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314" w:author="Kris.Wild" w:date="2023-04-21T21:08:00Z">
              <w:r w:rsidRPr="003E42DC" w:rsidDel="003A390B">
                <w:rPr>
                  <w:color w:val="000000"/>
                  <w:sz w:val="20"/>
                  <w:szCs w:val="20"/>
                </w:rPr>
                <w:delText>39</w:delText>
              </w:r>
            </w:del>
            <w:ins w:id="2315" w:author="Kris.Wild" w:date="2023-04-21T21:22:00Z">
              <w:r w:rsidR="00B35B8E">
                <w:rPr>
                  <w:color w:val="000000"/>
                  <w:sz w:val="20"/>
                  <w:szCs w:val="20"/>
                </w:rPr>
                <w:t>47</w:t>
              </w:r>
            </w:ins>
          </w:p>
        </w:tc>
      </w:tr>
      <w:tr w:rsidR="005106C6" w14:paraId="65929819" w14:textId="77777777" w:rsidTr="00695CE8">
        <w:trPr>
          <w:cantSplit/>
          <w:trHeight w:val="397"/>
          <w:jc w:val="center"/>
          <w:trPrChange w:id="2316" w:author="Kristoffer Wild" w:date="2023-04-27T16:28:00Z">
            <w:trPr>
              <w:cantSplit/>
              <w:trHeight w:val="439"/>
              <w:jc w:val="center"/>
            </w:trPr>
          </w:trPrChange>
        </w:trPr>
        <w:tc>
          <w:tcPr>
            <w:tcW w:w="0" w:type="auto"/>
            <w:vMerge/>
            <w:shd w:val="clear" w:color="auto" w:fill="FFFFFF"/>
            <w:tcMar>
              <w:top w:w="0" w:type="dxa"/>
              <w:left w:w="0" w:type="dxa"/>
              <w:bottom w:w="0" w:type="dxa"/>
              <w:right w:w="0" w:type="dxa"/>
            </w:tcMar>
            <w:vAlign w:val="center"/>
            <w:tcPrChange w:id="2317" w:author="Kristoffer Wild" w:date="2023-04-27T16:28:00Z">
              <w:tcPr>
                <w:tcW w:w="0" w:type="auto"/>
                <w:vMerge/>
                <w:shd w:val="clear" w:color="auto" w:fill="FFFFFF"/>
                <w:tcMar>
                  <w:top w:w="0" w:type="dxa"/>
                  <w:left w:w="0" w:type="dxa"/>
                  <w:bottom w:w="0" w:type="dxa"/>
                  <w:right w:w="0" w:type="dxa"/>
                </w:tcMar>
                <w:vAlign w:val="center"/>
              </w:tcPr>
            </w:tcPrChange>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2318" w:author="Kristoffer Wild" w:date="2023-04-27T16:28:00Z">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Change w:id="2319" w:author="Kristoffer Wild" w:date="2023-04-27T16:28:00Z">
              <w:tcPr>
                <w:tcW w:w="2493" w:type="dxa"/>
                <w:gridSpan w:val="2"/>
                <w:shd w:val="clear" w:color="auto" w:fill="FFFFFF"/>
                <w:tcMar>
                  <w:top w:w="0" w:type="dxa"/>
                  <w:left w:w="0" w:type="dxa"/>
                  <w:bottom w:w="0" w:type="dxa"/>
                  <w:right w:w="0" w:type="dxa"/>
                </w:tcMar>
                <w:vAlign w:val="center"/>
              </w:tcPr>
            </w:tcPrChange>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2320" w:author="Kristoffer Wild" w:date="2023-04-27T16:28:00Z">
              <w:tcPr>
                <w:tcW w:w="850" w:type="dxa"/>
                <w:shd w:val="clear" w:color="auto" w:fill="FFFFFF"/>
                <w:tcMar>
                  <w:top w:w="0" w:type="dxa"/>
                  <w:left w:w="0" w:type="dxa"/>
                  <w:bottom w:w="0" w:type="dxa"/>
                  <w:right w:w="0" w:type="dxa"/>
                </w:tcMar>
                <w:vAlign w:val="center"/>
              </w:tcPr>
            </w:tcPrChange>
          </w:tcPr>
          <w:p w14:paraId="3CFD7289" w14:textId="7B0CF487" w:rsidR="005106C6" w:rsidRPr="003E42DC" w:rsidRDefault="003A390B" w:rsidP="00A146D7">
            <w:pPr>
              <w:spacing w:before="100" w:after="100"/>
              <w:ind w:left="100" w:right="100"/>
              <w:contextualSpacing/>
              <w:jc w:val="center"/>
              <w:rPr>
                <w:sz w:val="20"/>
                <w:szCs w:val="20"/>
              </w:rPr>
            </w:pPr>
            <w:ins w:id="2321" w:author="Kris.Wild" w:date="2023-04-21T21:10:00Z">
              <w:r>
                <w:rPr>
                  <w:color w:val="000000"/>
                  <w:sz w:val="20"/>
                  <w:szCs w:val="20"/>
                </w:rPr>
                <w:t>-</w:t>
              </w:r>
            </w:ins>
            <w:r w:rsidR="005106C6" w:rsidRPr="003E42DC">
              <w:rPr>
                <w:color w:val="000000"/>
                <w:sz w:val="20"/>
                <w:szCs w:val="20"/>
              </w:rPr>
              <w:t>0.</w:t>
            </w:r>
            <w:del w:id="2322" w:author="Kris.Wild" w:date="2023-04-21T21:10:00Z">
              <w:r w:rsidR="005106C6" w:rsidRPr="003E42DC" w:rsidDel="003A390B">
                <w:rPr>
                  <w:color w:val="000000"/>
                  <w:sz w:val="20"/>
                  <w:szCs w:val="20"/>
                </w:rPr>
                <w:delText>00</w:delText>
              </w:r>
            </w:del>
            <w:ins w:id="2323" w:author="Kris.Wild" w:date="2023-04-21T21:27:00Z">
              <w:r w:rsidR="00B35B8E">
                <w:rPr>
                  <w:color w:val="000000"/>
                  <w:sz w:val="20"/>
                  <w:szCs w:val="20"/>
                </w:rPr>
                <w:t>43</w:t>
              </w:r>
            </w:ins>
          </w:p>
        </w:tc>
        <w:tc>
          <w:tcPr>
            <w:tcW w:w="1327" w:type="dxa"/>
            <w:gridSpan w:val="2"/>
            <w:shd w:val="clear" w:color="auto" w:fill="FFFFFF"/>
            <w:tcMar>
              <w:top w:w="0" w:type="dxa"/>
              <w:left w:w="0" w:type="dxa"/>
              <w:bottom w:w="0" w:type="dxa"/>
              <w:right w:w="0" w:type="dxa"/>
            </w:tcMar>
            <w:vAlign w:val="center"/>
            <w:tcPrChange w:id="2324" w:author="Kristoffer Wild" w:date="2023-04-27T16:28:00Z">
              <w:tcPr>
                <w:tcW w:w="993" w:type="dxa"/>
                <w:shd w:val="clear" w:color="auto" w:fill="FFFFFF"/>
                <w:tcMar>
                  <w:top w:w="0" w:type="dxa"/>
                  <w:left w:w="0" w:type="dxa"/>
                  <w:bottom w:w="0" w:type="dxa"/>
                  <w:right w:w="0" w:type="dxa"/>
                </w:tcMar>
                <w:vAlign w:val="center"/>
              </w:tcPr>
            </w:tcPrChange>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325" w:author="Kris.Wild" w:date="2023-04-21T21:27:00Z">
              <w:r w:rsidRPr="003E42DC" w:rsidDel="00B35B8E">
                <w:rPr>
                  <w:color w:val="000000"/>
                  <w:sz w:val="20"/>
                  <w:szCs w:val="20"/>
                </w:rPr>
                <w:delText>0</w:delText>
              </w:r>
            </w:del>
            <w:ins w:id="2326" w:author="Kris.Wild" w:date="2023-04-21T21:27:00Z">
              <w:r w:rsidR="00B35B8E">
                <w:rPr>
                  <w:color w:val="000000"/>
                  <w:sz w:val="20"/>
                  <w:szCs w:val="20"/>
                </w:rPr>
                <w:t>4</w:t>
              </w:r>
            </w:ins>
            <w:r w:rsidRPr="003E42DC">
              <w:rPr>
                <w:color w:val="000000"/>
                <w:sz w:val="20"/>
                <w:szCs w:val="20"/>
              </w:rPr>
              <w:t>.</w:t>
            </w:r>
            <w:del w:id="2327" w:author="Kris.Wild" w:date="2023-04-21T21:10:00Z">
              <w:r w:rsidRPr="003E42DC" w:rsidDel="003A390B">
                <w:rPr>
                  <w:color w:val="000000"/>
                  <w:sz w:val="20"/>
                  <w:szCs w:val="20"/>
                </w:rPr>
                <w:delText>02</w:delText>
              </w:r>
            </w:del>
            <w:ins w:id="2328" w:author="Kris.Wild" w:date="2023-04-21T21:27:00Z">
              <w:r w:rsidR="00B35B8E">
                <w:rPr>
                  <w:color w:val="000000"/>
                  <w:sz w:val="20"/>
                  <w:szCs w:val="20"/>
                </w:rPr>
                <w:t>92</w:t>
              </w:r>
            </w:ins>
          </w:p>
        </w:tc>
        <w:tc>
          <w:tcPr>
            <w:tcW w:w="1327" w:type="dxa"/>
            <w:gridSpan w:val="2"/>
            <w:shd w:val="clear" w:color="auto" w:fill="FFFFFF"/>
            <w:tcMar>
              <w:top w:w="0" w:type="dxa"/>
              <w:left w:w="0" w:type="dxa"/>
              <w:bottom w:w="0" w:type="dxa"/>
              <w:right w:w="0" w:type="dxa"/>
            </w:tcMar>
            <w:vAlign w:val="center"/>
            <w:tcPrChange w:id="2329" w:author="Kristoffer Wild" w:date="2023-04-27T16:28:00Z">
              <w:tcPr>
                <w:tcW w:w="1134" w:type="dxa"/>
                <w:shd w:val="clear" w:color="auto" w:fill="FFFFFF"/>
                <w:tcMar>
                  <w:top w:w="0" w:type="dxa"/>
                  <w:left w:w="0" w:type="dxa"/>
                  <w:bottom w:w="0" w:type="dxa"/>
                  <w:right w:w="0" w:type="dxa"/>
                </w:tcMar>
                <w:vAlign w:val="center"/>
              </w:tcPr>
            </w:tcPrChange>
          </w:tcPr>
          <w:p w14:paraId="79D88592" w14:textId="21980EE4" w:rsidR="005106C6" w:rsidRPr="003E42DC" w:rsidRDefault="005106C6" w:rsidP="00A146D7">
            <w:pPr>
              <w:spacing w:before="100" w:after="100"/>
              <w:ind w:left="100" w:right="100"/>
              <w:contextualSpacing/>
              <w:jc w:val="center"/>
              <w:rPr>
                <w:sz w:val="20"/>
                <w:szCs w:val="20"/>
              </w:rPr>
            </w:pPr>
            <w:del w:id="2330" w:author="Kris.Wild" w:date="2023-04-21T21:27:00Z">
              <w:r w:rsidRPr="003E42DC" w:rsidDel="00B35B8E">
                <w:rPr>
                  <w:color w:val="000000"/>
                  <w:sz w:val="20"/>
                  <w:szCs w:val="20"/>
                </w:rPr>
                <w:delText>0.</w:delText>
              </w:r>
            </w:del>
            <w:del w:id="2331" w:author="Kris.Wild" w:date="2023-04-21T21:10:00Z">
              <w:r w:rsidRPr="003E42DC" w:rsidDel="003A390B">
                <w:rPr>
                  <w:color w:val="000000"/>
                  <w:sz w:val="20"/>
                  <w:szCs w:val="20"/>
                </w:rPr>
                <w:delText>01</w:delText>
              </w:r>
            </w:del>
            <w:ins w:id="2332" w:author="Kris.Wild" w:date="2023-04-21T21:27:00Z">
              <w:r w:rsidR="00B35B8E">
                <w:rPr>
                  <w:color w:val="000000"/>
                  <w:sz w:val="20"/>
                  <w:szCs w:val="20"/>
                </w:rPr>
                <w:t>3.88</w:t>
              </w:r>
            </w:ins>
          </w:p>
        </w:tc>
        <w:tc>
          <w:tcPr>
            <w:tcW w:w="1328" w:type="dxa"/>
            <w:shd w:val="clear" w:color="auto" w:fill="FFFFFF"/>
            <w:tcMar>
              <w:top w:w="0" w:type="dxa"/>
              <w:left w:w="0" w:type="dxa"/>
              <w:bottom w:w="0" w:type="dxa"/>
              <w:right w:w="0" w:type="dxa"/>
            </w:tcMar>
            <w:vAlign w:val="center"/>
            <w:tcPrChange w:id="2333" w:author="Kristoffer Wild" w:date="2023-04-27T16:28:00Z">
              <w:tcPr>
                <w:tcW w:w="1559" w:type="dxa"/>
                <w:shd w:val="clear" w:color="auto" w:fill="FFFFFF"/>
                <w:tcMar>
                  <w:top w:w="0" w:type="dxa"/>
                  <w:left w:w="0" w:type="dxa"/>
                  <w:bottom w:w="0" w:type="dxa"/>
                  <w:right w:w="0" w:type="dxa"/>
                </w:tcMar>
                <w:vAlign w:val="center"/>
              </w:tcPr>
            </w:tcPrChange>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334" w:author="Kris.Wild" w:date="2023-04-21T21:07:00Z">
              <w:r w:rsidRPr="003E42DC" w:rsidDel="003A390B">
                <w:rPr>
                  <w:color w:val="000000"/>
                  <w:sz w:val="20"/>
                  <w:szCs w:val="20"/>
                </w:rPr>
                <w:delText>73</w:delText>
              </w:r>
            </w:del>
            <w:ins w:id="2335" w:author="Kris.Wild" w:date="2023-04-21T21:26:00Z">
              <w:r w:rsidR="00B35B8E">
                <w:rPr>
                  <w:color w:val="000000"/>
                  <w:sz w:val="20"/>
                  <w:szCs w:val="20"/>
                </w:rPr>
                <w:t>85</w:t>
              </w:r>
            </w:ins>
          </w:p>
        </w:tc>
      </w:tr>
      <w:tr w:rsidR="005106C6" w14:paraId="5972367B" w14:textId="77777777" w:rsidTr="00695CE8">
        <w:trPr>
          <w:cantSplit/>
          <w:trHeight w:val="397"/>
          <w:jc w:val="center"/>
          <w:trPrChange w:id="2336" w:author="Kristoffer Wild" w:date="2023-04-27T16:28:00Z">
            <w:trPr>
              <w:cantSplit/>
              <w:trHeight w:val="449"/>
              <w:jc w:val="center"/>
            </w:trPr>
          </w:trPrChange>
        </w:trPr>
        <w:tc>
          <w:tcPr>
            <w:tcW w:w="0" w:type="auto"/>
            <w:vMerge/>
            <w:tcBorders>
              <w:bottom w:val="single" w:sz="8" w:space="0" w:color="666666"/>
            </w:tcBorders>
            <w:shd w:val="clear" w:color="auto" w:fill="FFFFFF"/>
            <w:tcMar>
              <w:top w:w="0" w:type="dxa"/>
              <w:left w:w="0" w:type="dxa"/>
              <w:bottom w:w="0" w:type="dxa"/>
              <w:right w:w="0" w:type="dxa"/>
            </w:tcMar>
            <w:vAlign w:val="center"/>
            <w:tcPrChange w:id="2337" w:author="Kristoffer Wild" w:date="2023-04-27T16:28:00Z">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Change w:id="2338" w:author="Kristoffer Wild" w:date="2023-04-27T16:28:00Z">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Change w:id="2339" w:author="Kristoffer Wild" w:date="2023-04-27T16:28:00Z">
              <w:tcPr>
                <w:tcW w:w="2493" w:type="dxa"/>
                <w:gridSpan w:val="2"/>
                <w:tcBorders>
                  <w:bottom w:val="single" w:sz="8" w:space="0" w:color="666666"/>
                </w:tcBorders>
                <w:shd w:val="clear" w:color="auto" w:fill="FFFFFF"/>
                <w:tcMar>
                  <w:top w:w="0" w:type="dxa"/>
                  <w:left w:w="0" w:type="dxa"/>
                  <w:bottom w:w="0" w:type="dxa"/>
                  <w:right w:w="0" w:type="dxa"/>
                </w:tcMar>
                <w:vAlign w:val="center"/>
              </w:tcPr>
            </w:tcPrChange>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2340" w:author="Kristoffer Wild" w:date="2023-04-27T16:28:00Z">
              <w:tcPr>
                <w:tcW w:w="850" w:type="dxa"/>
                <w:tcBorders>
                  <w:bottom w:val="single" w:sz="8" w:space="0" w:color="666666"/>
                </w:tcBorders>
                <w:shd w:val="clear" w:color="auto" w:fill="FFFFFF"/>
                <w:tcMar>
                  <w:top w:w="0" w:type="dxa"/>
                  <w:left w:w="0" w:type="dxa"/>
                  <w:bottom w:w="0" w:type="dxa"/>
                  <w:right w:w="0" w:type="dxa"/>
                </w:tcMar>
                <w:vAlign w:val="center"/>
              </w:tcPr>
            </w:tcPrChange>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341" w:author="Kris.Wild" w:date="2023-04-21T21:27:00Z">
              <w:r w:rsidRPr="003E42DC" w:rsidDel="00B35B8E">
                <w:rPr>
                  <w:color w:val="000000"/>
                  <w:sz w:val="20"/>
                  <w:szCs w:val="20"/>
                </w:rPr>
                <w:delText>0.</w:delText>
              </w:r>
            </w:del>
            <w:del w:id="2342" w:author="Kris.Wild" w:date="2023-04-21T21:10:00Z">
              <w:r w:rsidRPr="003E42DC" w:rsidDel="003A390B">
                <w:rPr>
                  <w:color w:val="000000"/>
                  <w:sz w:val="20"/>
                  <w:szCs w:val="20"/>
                </w:rPr>
                <w:delText>01</w:delText>
              </w:r>
            </w:del>
            <w:ins w:id="2343" w:author="Kris.Wild" w:date="2023-04-21T21:27:00Z">
              <w:r w:rsidR="00B35B8E">
                <w:rPr>
                  <w:color w:val="000000"/>
                  <w:sz w:val="20"/>
                  <w:szCs w:val="20"/>
                </w:rPr>
                <w:t>2.59</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2344" w:author="Kristoffer Wild" w:date="2023-04-27T16:28:00Z">
              <w:tcPr>
                <w:tcW w:w="993" w:type="dxa"/>
                <w:tcBorders>
                  <w:bottom w:val="single" w:sz="8" w:space="0" w:color="666666"/>
                </w:tcBorders>
                <w:shd w:val="clear" w:color="auto" w:fill="FFFFFF"/>
                <w:tcMar>
                  <w:top w:w="0" w:type="dxa"/>
                  <w:left w:w="0" w:type="dxa"/>
                  <w:bottom w:w="0" w:type="dxa"/>
                  <w:right w:w="0" w:type="dxa"/>
                </w:tcMar>
                <w:vAlign w:val="center"/>
              </w:tcPr>
            </w:tcPrChange>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345" w:author="Kris.Wild" w:date="2023-04-21T21:27:00Z">
              <w:r w:rsidRPr="003E42DC" w:rsidDel="00B35B8E">
                <w:rPr>
                  <w:color w:val="000000"/>
                  <w:sz w:val="20"/>
                  <w:szCs w:val="20"/>
                </w:rPr>
                <w:delText>0.</w:delText>
              </w:r>
            </w:del>
            <w:del w:id="2346" w:author="Kris.Wild" w:date="2023-04-21T21:10:00Z">
              <w:r w:rsidRPr="003E42DC" w:rsidDel="003A390B">
                <w:rPr>
                  <w:color w:val="000000"/>
                  <w:sz w:val="20"/>
                  <w:szCs w:val="20"/>
                </w:rPr>
                <w:delText>02</w:delText>
              </w:r>
            </w:del>
            <w:ins w:id="2347" w:author="Kris.Wild" w:date="2023-04-21T21:27:00Z">
              <w:r w:rsidR="00B35B8E">
                <w:rPr>
                  <w:color w:val="000000"/>
                  <w:sz w:val="20"/>
                  <w:szCs w:val="20"/>
                </w:rPr>
                <w:t>6.54</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2348" w:author="Kristoffer Wild" w:date="2023-04-27T16:28:00Z">
              <w:tcPr>
                <w:tcW w:w="1134" w:type="dxa"/>
                <w:tcBorders>
                  <w:bottom w:val="single" w:sz="8" w:space="0" w:color="666666"/>
                </w:tcBorders>
                <w:shd w:val="clear" w:color="auto" w:fill="FFFFFF"/>
                <w:tcMar>
                  <w:top w:w="0" w:type="dxa"/>
                  <w:left w:w="0" w:type="dxa"/>
                  <w:bottom w:w="0" w:type="dxa"/>
                  <w:right w:w="0" w:type="dxa"/>
                </w:tcMar>
                <w:vAlign w:val="center"/>
              </w:tcPr>
            </w:tcPrChange>
          </w:tcPr>
          <w:p w14:paraId="5B471535" w14:textId="76957AA2" w:rsidR="005106C6" w:rsidRPr="003E42DC" w:rsidRDefault="005106C6" w:rsidP="00A146D7">
            <w:pPr>
              <w:spacing w:before="100" w:after="100"/>
              <w:ind w:left="100" w:right="100"/>
              <w:contextualSpacing/>
              <w:jc w:val="center"/>
              <w:rPr>
                <w:sz w:val="20"/>
                <w:szCs w:val="20"/>
              </w:rPr>
            </w:pPr>
            <w:del w:id="2349" w:author="Kris.Wild" w:date="2023-04-21T21:27:00Z">
              <w:r w:rsidRPr="003E42DC" w:rsidDel="00B35B8E">
                <w:rPr>
                  <w:color w:val="000000"/>
                  <w:sz w:val="20"/>
                  <w:szCs w:val="20"/>
                </w:rPr>
                <w:delText>0.</w:delText>
              </w:r>
            </w:del>
            <w:del w:id="2350" w:author="Kris.Wild" w:date="2023-04-21T21:10:00Z">
              <w:r w:rsidRPr="003E42DC" w:rsidDel="003A390B">
                <w:rPr>
                  <w:color w:val="000000"/>
                  <w:sz w:val="20"/>
                  <w:szCs w:val="20"/>
                </w:rPr>
                <w:delText>01</w:delText>
              </w:r>
            </w:del>
            <w:ins w:id="2351" w:author="Kris.Wild" w:date="2023-04-21T21:27:00Z">
              <w:r w:rsidR="00B35B8E">
                <w:rPr>
                  <w:color w:val="000000"/>
                  <w:sz w:val="20"/>
                  <w:szCs w:val="20"/>
                </w:rPr>
                <w:t>1.13</w:t>
              </w:r>
            </w:ins>
          </w:p>
        </w:tc>
        <w:tc>
          <w:tcPr>
            <w:tcW w:w="1328" w:type="dxa"/>
            <w:tcBorders>
              <w:bottom w:val="single" w:sz="8" w:space="0" w:color="666666"/>
            </w:tcBorders>
            <w:shd w:val="clear" w:color="auto" w:fill="FFFFFF"/>
            <w:tcMar>
              <w:top w:w="0" w:type="dxa"/>
              <w:left w:w="0" w:type="dxa"/>
              <w:bottom w:w="0" w:type="dxa"/>
              <w:right w:w="0" w:type="dxa"/>
            </w:tcMar>
            <w:vAlign w:val="center"/>
            <w:tcPrChange w:id="2352" w:author="Kristoffer Wild" w:date="2023-04-27T16:28:00Z">
              <w:tcPr>
                <w:tcW w:w="1559" w:type="dxa"/>
                <w:tcBorders>
                  <w:bottom w:val="single" w:sz="8" w:space="0" w:color="666666"/>
                </w:tcBorders>
                <w:shd w:val="clear" w:color="auto" w:fill="FFFFFF"/>
                <w:tcMar>
                  <w:top w:w="0" w:type="dxa"/>
                  <w:left w:w="0" w:type="dxa"/>
                  <w:bottom w:w="0" w:type="dxa"/>
                  <w:right w:w="0" w:type="dxa"/>
                </w:tcMar>
                <w:vAlign w:val="center"/>
              </w:tcPr>
            </w:tcPrChange>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353" w:author="Kris.Wild" w:date="2023-04-21T21:09:00Z">
              <w:r w:rsidRPr="003E42DC" w:rsidDel="003A390B">
                <w:rPr>
                  <w:color w:val="000000"/>
                  <w:sz w:val="20"/>
                  <w:szCs w:val="20"/>
                </w:rPr>
                <w:delText>24</w:delText>
              </w:r>
            </w:del>
            <w:ins w:id="2354" w:author="Kris.Wild" w:date="2023-04-21T21:26:00Z">
              <w:r w:rsidR="00B35B8E">
                <w:rPr>
                  <w:color w:val="000000"/>
                  <w:sz w:val="20"/>
                  <w:szCs w:val="20"/>
                </w:rPr>
                <w:t>18</w:t>
              </w:r>
            </w:ins>
          </w:p>
        </w:tc>
      </w:tr>
      <w:tr w:rsidR="005106C6" w14:paraId="502399E3" w14:textId="77777777" w:rsidTr="00695CE8">
        <w:trPr>
          <w:cantSplit/>
          <w:trHeight w:val="397"/>
          <w:jc w:val="center"/>
          <w:trPrChange w:id="2355" w:author="Kristoffer Wild" w:date="2023-04-27T16:28:00Z">
            <w:trPr>
              <w:cantSplit/>
              <w:trHeight w:val="275"/>
              <w:jc w:val="center"/>
            </w:trPr>
          </w:trPrChange>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Change w:id="2356" w:author="Kristoffer Wild" w:date="2023-04-27T16:28:00Z">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tcPrChange>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Change w:id="2357" w:author="Kristoffer Wild" w:date="2023-04-27T16:28:00Z">
              <w:tcPr>
                <w:tcW w:w="0" w:type="auto"/>
                <w:vMerge w:val="restart"/>
                <w:tcBorders>
                  <w:top w:val="single" w:sz="8" w:space="0" w:color="666666"/>
                </w:tcBorders>
                <w:shd w:val="clear" w:color="auto" w:fill="FFFFFF"/>
                <w:tcMar>
                  <w:top w:w="0" w:type="dxa"/>
                  <w:left w:w="0" w:type="dxa"/>
                  <w:bottom w:w="0" w:type="dxa"/>
                  <w:right w:w="0" w:type="dxa"/>
                </w:tcMar>
                <w:vAlign w:val="center"/>
              </w:tcPr>
            </w:tcPrChange>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Change w:id="2358" w:author="Kristoffer Wild" w:date="2023-04-27T16:28:00Z">
              <w:tcPr>
                <w:tcW w:w="2493" w:type="dxa"/>
                <w:gridSpan w:val="2"/>
                <w:tcBorders>
                  <w:top w:val="single" w:sz="8" w:space="0" w:color="666666"/>
                </w:tcBorders>
                <w:shd w:val="clear" w:color="auto" w:fill="FFFFFF"/>
                <w:tcMar>
                  <w:top w:w="0" w:type="dxa"/>
                  <w:left w:w="0" w:type="dxa"/>
                  <w:bottom w:w="0" w:type="dxa"/>
                  <w:right w:w="0" w:type="dxa"/>
                </w:tcMar>
                <w:vAlign w:val="center"/>
              </w:tcPr>
            </w:tcPrChange>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2359" w:author="Kristoffer Wild" w:date="2023-04-27T16:28:00Z">
              <w:tcPr>
                <w:tcW w:w="850" w:type="dxa"/>
                <w:tcBorders>
                  <w:top w:val="single" w:sz="8" w:space="0" w:color="666666"/>
                </w:tcBorders>
                <w:shd w:val="clear" w:color="auto" w:fill="FFFFFF"/>
                <w:tcMar>
                  <w:top w:w="0" w:type="dxa"/>
                  <w:left w:w="0" w:type="dxa"/>
                  <w:bottom w:w="0" w:type="dxa"/>
                  <w:right w:w="0" w:type="dxa"/>
                </w:tcMar>
                <w:vAlign w:val="center"/>
              </w:tcPr>
            </w:tcPrChange>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2360" w:author="Kristoffer Wild" w:date="2023-04-27T16:28:00Z">
              <w:tcPr>
                <w:tcW w:w="993" w:type="dxa"/>
                <w:tcBorders>
                  <w:top w:val="single" w:sz="8" w:space="0" w:color="666666"/>
                </w:tcBorders>
                <w:shd w:val="clear" w:color="auto" w:fill="FFFFFF"/>
                <w:tcMar>
                  <w:top w:w="0" w:type="dxa"/>
                  <w:left w:w="0" w:type="dxa"/>
                  <w:bottom w:w="0" w:type="dxa"/>
                  <w:right w:w="0" w:type="dxa"/>
                </w:tcMar>
                <w:vAlign w:val="center"/>
              </w:tcPr>
            </w:tcPrChange>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2361" w:author="Kristoffer Wild" w:date="2023-04-27T16:28:00Z">
              <w:tcPr>
                <w:tcW w:w="1134" w:type="dxa"/>
                <w:tcBorders>
                  <w:top w:val="single" w:sz="8" w:space="0" w:color="666666"/>
                </w:tcBorders>
                <w:shd w:val="clear" w:color="auto" w:fill="FFFFFF"/>
                <w:tcMar>
                  <w:top w:w="0" w:type="dxa"/>
                  <w:left w:w="0" w:type="dxa"/>
                  <w:bottom w:w="0" w:type="dxa"/>
                  <w:right w:w="0" w:type="dxa"/>
                </w:tcMar>
                <w:vAlign w:val="center"/>
              </w:tcPr>
            </w:tcPrChange>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328" w:type="dxa"/>
            <w:tcBorders>
              <w:top w:val="single" w:sz="8" w:space="0" w:color="666666"/>
            </w:tcBorders>
            <w:shd w:val="clear" w:color="auto" w:fill="FFFFFF"/>
            <w:tcMar>
              <w:top w:w="0" w:type="dxa"/>
              <w:left w:w="0" w:type="dxa"/>
              <w:bottom w:w="0" w:type="dxa"/>
              <w:right w:w="0" w:type="dxa"/>
            </w:tcMar>
            <w:vAlign w:val="center"/>
            <w:tcPrChange w:id="2362" w:author="Kristoffer Wild" w:date="2023-04-27T16:28:00Z">
              <w:tcPr>
                <w:tcW w:w="1559" w:type="dxa"/>
                <w:tcBorders>
                  <w:top w:val="single" w:sz="8" w:space="0" w:color="666666"/>
                </w:tcBorders>
                <w:shd w:val="clear" w:color="auto" w:fill="FFFFFF"/>
                <w:tcMar>
                  <w:top w:w="0" w:type="dxa"/>
                  <w:left w:w="0" w:type="dxa"/>
                  <w:bottom w:w="0" w:type="dxa"/>
                  <w:right w:w="0" w:type="dxa"/>
                </w:tcMar>
                <w:vAlign w:val="center"/>
              </w:tcPr>
            </w:tcPrChange>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695CE8">
        <w:trPr>
          <w:cantSplit/>
          <w:trHeight w:val="397"/>
          <w:jc w:val="center"/>
          <w:trPrChange w:id="2363"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2364" w:author="Kristoffer Wild" w:date="2023-04-27T16:28:00Z">
              <w:tcPr>
                <w:tcW w:w="0" w:type="auto"/>
                <w:vMerge/>
                <w:shd w:val="clear" w:color="auto" w:fill="FFFFFF"/>
                <w:tcMar>
                  <w:top w:w="0" w:type="dxa"/>
                  <w:left w:w="0" w:type="dxa"/>
                  <w:bottom w:w="0" w:type="dxa"/>
                  <w:right w:w="0" w:type="dxa"/>
                </w:tcMar>
                <w:vAlign w:val="center"/>
              </w:tcPr>
            </w:tcPrChange>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2365" w:author="Kristoffer Wild" w:date="2023-04-27T16:28:00Z">
              <w:tcPr>
                <w:tcW w:w="0" w:type="auto"/>
                <w:vMerge/>
                <w:shd w:val="clear" w:color="auto" w:fill="FFFFFF"/>
                <w:tcMar>
                  <w:top w:w="0" w:type="dxa"/>
                  <w:left w:w="0" w:type="dxa"/>
                  <w:bottom w:w="0" w:type="dxa"/>
                  <w:right w:w="0" w:type="dxa"/>
                </w:tcMar>
                <w:vAlign w:val="center"/>
              </w:tcPr>
            </w:tcPrChange>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2366" w:author="Kristoffer Wild" w:date="2023-04-27T16:28:00Z">
              <w:tcPr>
                <w:tcW w:w="2493" w:type="dxa"/>
                <w:gridSpan w:val="2"/>
                <w:shd w:val="clear" w:color="auto" w:fill="FFFFFF"/>
                <w:tcMar>
                  <w:top w:w="0" w:type="dxa"/>
                  <w:left w:w="0" w:type="dxa"/>
                  <w:bottom w:w="0" w:type="dxa"/>
                  <w:right w:w="0" w:type="dxa"/>
                </w:tcMar>
                <w:vAlign w:val="center"/>
              </w:tcPr>
            </w:tcPrChange>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1327" w:type="dxa"/>
            <w:gridSpan w:val="2"/>
            <w:shd w:val="clear" w:color="auto" w:fill="FFFFFF"/>
            <w:tcMar>
              <w:top w:w="0" w:type="dxa"/>
              <w:left w:w="0" w:type="dxa"/>
              <w:bottom w:w="0" w:type="dxa"/>
              <w:right w:w="0" w:type="dxa"/>
            </w:tcMar>
            <w:vAlign w:val="center"/>
            <w:tcPrChange w:id="2367" w:author="Kristoffer Wild" w:date="2023-04-27T16:28:00Z">
              <w:tcPr>
                <w:tcW w:w="850" w:type="dxa"/>
                <w:shd w:val="clear" w:color="auto" w:fill="FFFFFF"/>
                <w:tcMar>
                  <w:top w:w="0" w:type="dxa"/>
                  <w:left w:w="0" w:type="dxa"/>
                  <w:bottom w:w="0" w:type="dxa"/>
                  <w:right w:w="0" w:type="dxa"/>
                </w:tcMar>
                <w:vAlign w:val="center"/>
              </w:tcPr>
            </w:tcPrChange>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1327" w:type="dxa"/>
            <w:gridSpan w:val="2"/>
            <w:shd w:val="clear" w:color="auto" w:fill="FFFFFF"/>
            <w:tcMar>
              <w:top w:w="0" w:type="dxa"/>
              <w:left w:w="0" w:type="dxa"/>
              <w:bottom w:w="0" w:type="dxa"/>
              <w:right w:w="0" w:type="dxa"/>
            </w:tcMar>
            <w:vAlign w:val="center"/>
            <w:tcPrChange w:id="2368" w:author="Kristoffer Wild" w:date="2023-04-27T16:28:00Z">
              <w:tcPr>
                <w:tcW w:w="993" w:type="dxa"/>
                <w:shd w:val="clear" w:color="auto" w:fill="FFFFFF"/>
                <w:tcMar>
                  <w:top w:w="0" w:type="dxa"/>
                  <w:left w:w="0" w:type="dxa"/>
                  <w:bottom w:w="0" w:type="dxa"/>
                  <w:right w:w="0" w:type="dxa"/>
                </w:tcMar>
                <w:vAlign w:val="center"/>
              </w:tcPr>
            </w:tcPrChange>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327" w:type="dxa"/>
            <w:gridSpan w:val="2"/>
            <w:shd w:val="clear" w:color="auto" w:fill="FFFFFF"/>
            <w:tcMar>
              <w:top w:w="0" w:type="dxa"/>
              <w:left w:w="0" w:type="dxa"/>
              <w:bottom w:w="0" w:type="dxa"/>
              <w:right w:w="0" w:type="dxa"/>
            </w:tcMar>
            <w:vAlign w:val="center"/>
            <w:tcPrChange w:id="2369" w:author="Kristoffer Wild" w:date="2023-04-27T16:28:00Z">
              <w:tcPr>
                <w:tcW w:w="1134" w:type="dxa"/>
                <w:shd w:val="clear" w:color="auto" w:fill="FFFFFF"/>
                <w:tcMar>
                  <w:top w:w="0" w:type="dxa"/>
                  <w:left w:w="0" w:type="dxa"/>
                  <w:bottom w:w="0" w:type="dxa"/>
                  <w:right w:w="0" w:type="dxa"/>
                </w:tcMar>
                <w:vAlign w:val="center"/>
              </w:tcPr>
            </w:tcPrChange>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8" w:type="dxa"/>
            <w:shd w:val="clear" w:color="auto" w:fill="FFFFFF"/>
            <w:tcMar>
              <w:top w:w="0" w:type="dxa"/>
              <w:left w:w="0" w:type="dxa"/>
              <w:bottom w:w="0" w:type="dxa"/>
              <w:right w:w="0" w:type="dxa"/>
            </w:tcMar>
            <w:vAlign w:val="center"/>
            <w:tcPrChange w:id="2370" w:author="Kristoffer Wild" w:date="2023-04-27T16:28:00Z">
              <w:tcPr>
                <w:tcW w:w="1559" w:type="dxa"/>
                <w:shd w:val="clear" w:color="auto" w:fill="FFFFFF"/>
                <w:tcMar>
                  <w:top w:w="0" w:type="dxa"/>
                  <w:left w:w="0" w:type="dxa"/>
                  <w:bottom w:w="0" w:type="dxa"/>
                  <w:right w:w="0" w:type="dxa"/>
                </w:tcMar>
                <w:vAlign w:val="center"/>
              </w:tcPr>
            </w:tcPrChange>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695CE8">
        <w:trPr>
          <w:cantSplit/>
          <w:trHeight w:val="397"/>
          <w:jc w:val="center"/>
          <w:trPrChange w:id="2371"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2372" w:author="Kristoffer Wild" w:date="2023-04-27T16:28:00Z">
              <w:tcPr>
                <w:tcW w:w="0" w:type="auto"/>
                <w:vMerge/>
                <w:shd w:val="clear" w:color="auto" w:fill="FFFFFF"/>
                <w:tcMar>
                  <w:top w:w="0" w:type="dxa"/>
                  <w:left w:w="0" w:type="dxa"/>
                  <w:bottom w:w="0" w:type="dxa"/>
                  <w:right w:w="0" w:type="dxa"/>
                </w:tcMar>
                <w:vAlign w:val="center"/>
              </w:tcPr>
            </w:tcPrChange>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2373" w:author="Kristoffer Wild" w:date="2023-04-27T16:28:00Z">
              <w:tcPr>
                <w:tcW w:w="0" w:type="auto"/>
                <w:vMerge w:val="restart"/>
                <w:shd w:val="clear" w:color="auto" w:fill="FFFFFF"/>
                <w:tcMar>
                  <w:top w:w="0" w:type="dxa"/>
                  <w:left w:w="0" w:type="dxa"/>
                  <w:bottom w:w="0" w:type="dxa"/>
                  <w:right w:w="0" w:type="dxa"/>
                </w:tcMar>
                <w:vAlign w:val="center"/>
              </w:tcPr>
            </w:tcPrChange>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2374" w:author="Kristoffer Wild" w:date="2023-04-27T16:28:00Z">
              <w:tcPr>
                <w:tcW w:w="2493" w:type="dxa"/>
                <w:gridSpan w:val="2"/>
                <w:shd w:val="clear" w:color="auto" w:fill="FFFFFF"/>
                <w:tcMar>
                  <w:top w:w="0" w:type="dxa"/>
                  <w:left w:w="0" w:type="dxa"/>
                  <w:bottom w:w="0" w:type="dxa"/>
                  <w:right w:w="0" w:type="dxa"/>
                </w:tcMar>
                <w:vAlign w:val="center"/>
              </w:tcPr>
            </w:tcPrChange>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2375" w:author="Kristoffer Wild" w:date="2023-04-27T16:28:00Z">
              <w:tcPr>
                <w:tcW w:w="850" w:type="dxa"/>
                <w:shd w:val="clear" w:color="auto" w:fill="FFFFFF"/>
                <w:tcMar>
                  <w:top w:w="0" w:type="dxa"/>
                  <w:left w:w="0" w:type="dxa"/>
                  <w:bottom w:w="0" w:type="dxa"/>
                  <w:right w:w="0" w:type="dxa"/>
                </w:tcMar>
                <w:vAlign w:val="center"/>
              </w:tcPr>
            </w:tcPrChange>
          </w:tcPr>
          <w:p w14:paraId="6965397F" w14:textId="391D2BD6" w:rsidR="005106C6" w:rsidRPr="003E42DC" w:rsidRDefault="0071661F" w:rsidP="00A146D7">
            <w:pPr>
              <w:spacing w:before="100" w:after="100"/>
              <w:ind w:left="100" w:right="100"/>
              <w:contextualSpacing/>
              <w:jc w:val="center"/>
              <w:rPr>
                <w:sz w:val="20"/>
                <w:szCs w:val="20"/>
              </w:rPr>
            </w:pPr>
            <w:ins w:id="2376" w:author="Kristoffer Wild" w:date="2023-04-27T16:14:00Z">
              <w:r>
                <w:rPr>
                  <w:color w:val="000000"/>
                  <w:sz w:val="20"/>
                  <w:szCs w:val="20"/>
                </w:rPr>
                <w:t>-</w:t>
              </w:r>
            </w:ins>
            <w:del w:id="2377" w:author="Kristoffer Wild" w:date="2023-04-27T16:14:00Z">
              <w:r w:rsidR="005106C6" w:rsidRPr="003E42DC" w:rsidDel="0071661F">
                <w:rPr>
                  <w:color w:val="000000"/>
                  <w:sz w:val="20"/>
                  <w:szCs w:val="20"/>
                </w:rPr>
                <w:delText>0</w:delText>
              </w:r>
            </w:del>
            <w:ins w:id="2378" w:author="Kristoffer Wild" w:date="2023-04-27T16:14:00Z">
              <w:r>
                <w:rPr>
                  <w:color w:val="000000"/>
                  <w:sz w:val="20"/>
                  <w:szCs w:val="20"/>
                </w:rPr>
                <w:t>1</w:t>
              </w:r>
            </w:ins>
            <w:r w:rsidR="005106C6" w:rsidRPr="003E42DC">
              <w:rPr>
                <w:color w:val="000000"/>
                <w:sz w:val="20"/>
                <w:szCs w:val="20"/>
              </w:rPr>
              <w:t>.</w:t>
            </w:r>
            <w:del w:id="2379" w:author="Kristoffer Wild" w:date="2023-04-27T16:14:00Z">
              <w:r w:rsidR="005106C6" w:rsidRPr="003E42DC" w:rsidDel="0071661F">
                <w:rPr>
                  <w:color w:val="000000"/>
                  <w:sz w:val="20"/>
                  <w:szCs w:val="20"/>
                </w:rPr>
                <w:delText>00</w:delText>
              </w:r>
            </w:del>
            <w:ins w:id="2380" w:author="Kristoffer Wild" w:date="2023-04-27T16:14:00Z">
              <w:r>
                <w:rPr>
                  <w:color w:val="000000"/>
                  <w:sz w:val="20"/>
                  <w:szCs w:val="20"/>
                </w:rPr>
                <w:t>5</w:t>
              </w:r>
              <w:r w:rsidRPr="003E42DC">
                <w:rPr>
                  <w:color w:val="000000"/>
                  <w:sz w:val="20"/>
                  <w:szCs w:val="20"/>
                </w:rPr>
                <w:t>0</w:t>
              </w:r>
            </w:ins>
          </w:p>
        </w:tc>
        <w:tc>
          <w:tcPr>
            <w:tcW w:w="1327" w:type="dxa"/>
            <w:gridSpan w:val="2"/>
            <w:shd w:val="clear" w:color="auto" w:fill="FFFFFF"/>
            <w:tcMar>
              <w:top w:w="0" w:type="dxa"/>
              <w:left w:w="0" w:type="dxa"/>
              <w:bottom w:w="0" w:type="dxa"/>
              <w:right w:w="0" w:type="dxa"/>
            </w:tcMar>
            <w:vAlign w:val="center"/>
            <w:tcPrChange w:id="2381" w:author="Kristoffer Wild" w:date="2023-04-27T16:28:00Z">
              <w:tcPr>
                <w:tcW w:w="993" w:type="dxa"/>
                <w:shd w:val="clear" w:color="auto" w:fill="FFFFFF"/>
                <w:tcMar>
                  <w:top w:w="0" w:type="dxa"/>
                  <w:left w:w="0" w:type="dxa"/>
                  <w:bottom w:w="0" w:type="dxa"/>
                  <w:right w:w="0" w:type="dxa"/>
                </w:tcMar>
                <w:vAlign w:val="center"/>
              </w:tcPr>
            </w:tcPrChange>
          </w:tcPr>
          <w:p w14:paraId="6B5BB10C" w14:textId="6D9CD3F0"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382" w:author="Kristoffer Wild" w:date="2023-04-27T16:14:00Z">
              <w:r w:rsidRPr="003E42DC" w:rsidDel="0071661F">
                <w:rPr>
                  <w:color w:val="000000"/>
                  <w:sz w:val="20"/>
                  <w:szCs w:val="20"/>
                </w:rPr>
                <w:delText>0</w:delText>
              </w:r>
            </w:del>
            <w:ins w:id="2383" w:author="Kristoffer Wild" w:date="2023-04-27T16:14:00Z">
              <w:r w:rsidR="0071661F">
                <w:rPr>
                  <w:color w:val="000000"/>
                  <w:sz w:val="20"/>
                  <w:szCs w:val="20"/>
                </w:rPr>
                <w:t>4</w:t>
              </w:r>
            </w:ins>
            <w:r w:rsidRPr="003E42DC">
              <w:rPr>
                <w:color w:val="000000"/>
                <w:sz w:val="20"/>
                <w:szCs w:val="20"/>
              </w:rPr>
              <w:t>.</w:t>
            </w:r>
            <w:del w:id="2384" w:author="Kristoffer Wild" w:date="2023-04-27T16:15:00Z">
              <w:r w:rsidRPr="003E42DC" w:rsidDel="0071661F">
                <w:rPr>
                  <w:color w:val="000000"/>
                  <w:sz w:val="20"/>
                  <w:szCs w:val="20"/>
                </w:rPr>
                <w:delText>02</w:delText>
              </w:r>
            </w:del>
            <w:ins w:id="2385" w:author="Kristoffer Wild" w:date="2023-04-27T16:15:00Z">
              <w:r w:rsidR="0071661F">
                <w:rPr>
                  <w:color w:val="000000"/>
                  <w:sz w:val="20"/>
                  <w:szCs w:val="20"/>
                </w:rPr>
                <w:t>60</w:t>
              </w:r>
            </w:ins>
          </w:p>
        </w:tc>
        <w:tc>
          <w:tcPr>
            <w:tcW w:w="1327" w:type="dxa"/>
            <w:gridSpan w:val="2"/>
            <w:shd w:val="clear" w:color="auto" w:fill="FFFFFF"/>
            <w:tcMar>
              <w:top w:w="0" w:type="dxa"/>
              <w:left w:w="0" w:type="dxa"/>
              <w:bottom w:w="0" w:type="dxa"/>
              <w:right w:w="0" w:type="dxa"/>
            </w:tcMar>
            <w:vAlign w:val="center"/>
            <w:tcPrChange w:id="2386" w:author="Kristoffer Wild" w:date="2023-04-27T16:28:00Z">
              <w:tcPr>
                <w:tcW w:w="1134" w:type="dxa"/>
                <w:shd w:val="clear" w:color="auto" w:fill="FFFFFF"/>
                <w:tcMar>
                  <w:top w:w="0" w:type="dxa"/>
                  <w:left w:w="0" w:type="dxa"/>
                  <w:bottom w:w="0" w:type="dxa"/>
                  <w:right w:w="0" w:type="dxa"/>
                </w:tcMar>
                <w:vAlign w:val="center"/>
              </w:tcPr>
            </w:tcPrChange>
          </w:tcPr>
          <w:p w14:paraId="37A4197D" w14:textId="43340F62" w:rsidR="005106C6" w:rsidRPr="003E42DC" w:rsidRDefault="005106C6" w:rsidP="00A146D7">
            <w:pPr>
              <w:spacing w:before="100" w:after="100"/>
              <w:ind w:left="100" w:right="100"/>
              <w:contextualSpacing/>
              <w:jc w:val="center"/>
              <w:rPr>
                <w:sz w:val="20"/>
                <w:szCs w:val="20"/>
              </w:rPr>
            </w:pPr>
            <w:del w:id="2387" w:author="Kristoffer Wild" w:date="2023-04-27T16:15:00Z">
              <w:r w:rsidRPr="003E42DC" w:rsidDel="0071661F">
                <w:rPr>
                  <w:color w:val="000000"/>
                  <w:sz w:val="20"/>
                  <w:szCs w:val="20"/>
                </w:rPr>
                <w:delText>0.02</w:delText>
              </w:r>
            </w:del>
            <w:ins w:id="2388" w:author="Kristoffer Wild" w:date="2023-04-27T16:15:00Z">
              <w:r w:rsidR="0071661F">
                <w:rPr>
                  <w:color w:val="000000"/>
                  <w:sz w:val="20"/>
                  <w:szCs w:val="20"/>
                </w:rPr>
                <w:t>1.78</w:t>
              </w:r>
            </w:ins>
          </w:p>
        </w:tc>
        <w:tc>
          <w:tcPr>
            <w:tcW w:w="1328" w:type="dxa"/>
            <w:shd w:val="clear" w:color="auto" w:fill="FFFFFF"/>
            <w:tcMar>
              <w:top w:w="0" w:type="dxa"/>
              <w:left w:w="0" w:type="dxa"/>
              <w:bottom w:w="0" w:type="dxa"/>
              <w:right w:w="0" w:type="dxa"/>
            </w:tcMar>
            <w:vAlign w:val="center"/>
            <w:tcPrChange w:id="2389" w:author="Kristoffer Wild" w:date="2023-04-27T16:28:00Z">
              <w:tcPr>
                <w:tcW w:w="1559" w:type="dxa"/>
                <w:shd w:val="clear" w:color="auto" w:fill="FFFFFF"/>
                <w:tcMar>
                  <w:top w:w="0" w:type="dxa"/>
                  <w:left w:w="0" w:type="dxa"/>
                  <w:bottom w:w="0" w:type="dxa"/>
                  <w:right w:w="0" w:type="dxa"/>
                </w:tcMar>
                <w:vAlign w:val="center"/>
              </w:tcPr>
            </w:tcPrChange>
          </w:tcPr>
          <w:p w14:paraId="2D729B44" w14:textId="1942AF01"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390" w:author="Kristoffer Wild" w:date="2023-04-27T16:15:00Z">
              <w:r w:rsidRPr="003E42DC" w:rsidDel="0071661F">
                <w:rPr>
                  <w:color w:val="000000"/>
                  <w:sz w:val="20"/>
                  <w:szCs w:val="20"/>
                </w:rPr>
                <w:delText>94</w:delText>
              </w:r>
            </w:del>
            <w:ins w:id="2391" w:author="Kristoffer Wild" w:date="2023-04-27T16:15:00Z">
              <w:r w:rsidR="0071661F">
                <w:rPr>
                  <w:color w:val="000000"/>
                  <w:sz w:val="20"/>
                  <w:szCs w:val="20"/>
                </w:rPr>
                <w:t>37</w:t>
              </w:r>
            </w:ins>
          </w:p>
        </w:tc>
      </w:tr>
      <w:tr w:rsidR="005106C6" w14:paraId="3139B6D8" w14:textId="77777777" w:rsidTr="00695CE8">
        <w:trPr>
          <w:cantSplit/>
          <w:trHeight w:val="397"/>
          <w:jc w:val="center"/>
          <w:trPrChange w:id="2392"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2393" w:author="Kristoffer Wild" w:date="2023-04-27T16:28:00Z">
              <w:tcPr>
                <w:tcW w:w="0" w:type="auto"/>
                <w:vMerge/>
                <w:shd w:val="clear" w:color="auto" w:fill="FFFFFF"/>
                <w:tcMar>
                  <w:top w:w="0" w:type="dxa"/>
                  <w:left w:w="0" w:type="dxa"/>
                  <w:bottom w:w="0" w:type="dxa"/>
                  <w:right w:w="0" w:type="dxa"/>
                </w:tcMar>
                <w:vAlign w:val="center"/>
              </w:tcPr>
            </w:tcPrChange>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2394" w:author="Kristoffer Wild" w:date="2023-04-27T16:28:00Z">
              <w:tcPr>
                <w:tcW w:w="0" w:type="auto"/>
                <w:vMerge/>
                <w:shd w:val="clear" w:color="auto" w:fill="FFFFFF"/>
                <w:tcMar>
                  <w:top w:w="0" w:type="dxa"/>
                  <w:left w:w="0" w:type="dxa"/>
                  <w:bottom w:w="0" w:type="dxa"/>
                  <w:right w:w="0" w:type="dxa"/>
                </w:tcMar>
                <w:vAlign w:val="center"/>
              </w:tcPr>
            </w:tcPrChange>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2395" w:author="Kristoffer Wild" w:date="2023-04-27T16:28:00Z">
              <w:tcPr>
                <w:tcW w:w="2493" w:type="dxa"/>
                <w:gridSpan w:val="2"/>
                <w:shd w:val="clear" w:color="auto" w:fill="FFFFFF"/>
                <w:tcMar>
                  <w:top w:w="0" w:type="dxa"/>
                  <w:left w:w="0" w:type="dxa"/>
                  <w:bottom w:w="0" w:type="dxa"/>
                  <w:right w:w="0" w:type="dxa"/>
                </w:tcMar>
                <w:vAlign w:val="center"/>
              </w:tcPr>
            </w:tcPrChange>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2396" w:author="Kristoffer Wild" w:date="2023-04-27T16:28:00Z">
              <w:tcPr>
                <w:tcW w:w="850" w:type="dxa"/>
                <w:shd w:val="clear" w:color="auto" w:fill="FFFFFF"/>
                <w:tcMar>
                  <w:top w:w="0" w:type="dxa"/>
                  <w:left w:w="0" w:type="dxa"/>
                  <w:bottom w:w="0" w:type="dxa"/>
                  <w:right w:w="0" w:type="dxa"/>
                </w:tcMar>
                <w:vAlign w:val="center"/>
              </w:tcPr>
            </w:tcPrChange>
          </w:tcPr>
          <w:p w14:paraId="0D264CF8" w14:textId="26AAD9BD"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397" w:author="Kristoffer Wild" w:date="2023-04-27T16:15:00Z">
              <w:r w:rsidRPr="003E42DC" w:rsidDel="0071661F">
                <w:rPr>
                  <w:color w:val="000000"/>
                  <w:sz w:val="20"/>
                  <w:szCs w:val="20"/>
                </w:rPr>
                <w:delText>0</w:delText>
              </w:r>
            </w:del>
            <w:ins w:id="2398" w:author="Kristoffer Wild" w:date="2023-04-27T16:15:00Z">
              <w:r w:rsidR="0071661F">
                <w:rPr>
                  <w:color w:val="000000"/>
                  <w:sz w:val="20"/>
                  <w:szCs w:val="20"/>
                </w:rPr>
                <w:t>1.</w:t>
              </w:r>
            </w:ins>
            <w:del w:id="2399" w:author="Kristoffer Wild" w:date="2023-04-27T16:15:00Z">
              <w:r w:rsidRPr="003E42DC" w:rsidDel="0071661F">
                <w:rPr>
                  <w:color w:val="000000"/>
                  <w:sz w:val="20"/>
                  <w:szCs w:val="20"/>
                </w:rPr>
                <w:delText>.01</w:delText>
              </w:r>
            </w:del>
            <w:ins w:id="2400" w:author="Kristoffer Wild" w:date="2023-04-27T16:15:00Z">
              <w:r w:rsidR="0071661F">
                <w:rPr>
                  <w:color w:val="000000"/>
                  <w:sz w:val="20"/>
                  <w:szCs w:val="20"/>
                </w:rPr>
                <w:t>16</w:t>
              </w:r>
            </w:ins>
          </w:p>
        </w:tc>
        <w:tc>
          <w:tcPr>
            <w:tcW w:w="1327" w:type="dxa"/>
            <w:gridSpan w:val="2"/>
            <w:shd w:val="clear" w:color="auto" w:fill="FFFFFF"/>
            <w:tcMar>
              <w:top w:w="0" w:type="dxa"/>
              <w:left w:w="0" w:type="dxa"/>
              <w:bottom w:w="0" w:type="dxa"/>
              <w:right w:w="0" w:type="dxa"/>
            </w:tcMar>
            <w:vAlign w:val="center"/>
            <w:tcPrChange w:id="2401" w:author="Kristoffer Wild" w:date="2023-04-27T16:28:00Z">
              <w:tcPr>
                <w:tcW w:w="993" w:type="dxa"/>
                <w:shd w:val="clear" w:color="auto" w:fill="FFFFFF"/>
                <w:tcMar>
                  <w:top w:w="0" w:type="dxa"/>
                  <w:left w:w="0" w:type="dxa"/>
                  <w:bottom w:w="0" w:type="dxa"/>
                  <w:right w:w="0" w:type="dxa"/>
                </w:tcMar>
                <w:vAlign w:val="center"/>
              </w:tcPr>
            </w:tcPrChange>
          </w:tcPr>
          <w:p w14:paraId="1163899B" w14:textId="0D0A5DD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402" w:author="Kristoffer Wild" w:date="2023-04-27T16:15:00Z">
              <w:r w:rsidRPr="003E42DC" w:rsidDel="0071661F">
                <w:rPr>
                  <w:color w:val="000000"/>
                  <w:sz w:val="20"/>
                  <w:szCs w:val="20"/>
                </w:rPr>
                <w:delText>0</w:delText>
              </w:r>
            </w:del>
            <w:ins w:id="2403" w:author="Kristoffer Wild" w:date="2023-04-27T16:15:00Z">
              <w:r w:rsidR="0071661F">
                <w:rPr>
                  <w:color w:val="000000"/>
                  <w:sz w:val="20"/>
                  <w:szCs w:val="20"/>
                </w:rPr>
                <w:t>3</w:t>
              </w:r>
            </w:ins>
            <w:r w:rsidRPr="003E42DC">
              <w:rPr>
                <w:color w:val="000000"/>
                <w:sz w:val="20"/>
                <w:szCs w:val="20"/>
              </w:rPr>
              <w:t>.</w:t>
            </w:r>
            <w:del w:id="2404" w:author="Kristoffer Wild" w:date="2023-04-27T16:15:00Z">
              <w:r w:rsidRPr="003E42DC" w:rsidDel="0071661F">
                <w:rPr>
                  <w:color w:val="000000"/>
                  <w:sz w:val="20"/>
                  <w:szCs w:val="20"/>
                </w:rPr>
                <w:delText>02</w:delText>
              </w:r>
            </w:del>
            <w:ins w:id="2405" w:author="Kristoffer Wild" w:date="2023-04-27T16:15:00Z">
              <w:r w:rsidR="0071661F">
                <w:rPr>
                  <w:color w:val="000000"/>
                  <w:sz w:val="20"/>
                  <w:szCs w:val="20"/>
                </w:rPr>
                <w:t>99</w:t>
              </w:r>
            </w:ins>
          </w:p>
        </w:tc>
        <w:tc>
          <w:tcPr>
            <w:tcW w:w="1327" w:type="dxa"/>
            <w:gridSpan w:val="2"/>
            <w:shd w:val="clear" w:color="auto" w:fill="FFFFFF"/>
            <w:tcMar>
              <w:top w:w="0" w:type="dxa"/>
              <w:left w:w="0" w:type="dxa"/>
              <w:bottom w:w="0" w:type="dxa"/>
              <w:right w:w="0" w:type="dxa"/>
            </w:tcMar>
            <w:vAlign w:val="center"/>
            <w:tcPrChange w:id="2406" w:author="Kristoffer Wild" w:date="2023-04-27T16:28:00Z">
              <w:tcPr>
                <w:tcW w:w="1134" w:type="dxa"/>
                <w:shd w:val="clear" w:color="auto" w:fill="FFFFFF"/>
                <w:tcMar>
                  <w:top w:w="0" w:type="dxa"/>
                  <w:left w:w="0" w:type="dxa"/>
                  <w:bottom w:w="0" w:type="dxa"/>
                  <w:right w:w="0" w:type="dxa"/>
                </w:tcMar>
                <w:vAlign w:val="center"/>
              </w:tcPr>
            </w:tcPrChange>
          </w:tcPr>
          <w:p w14:paraId="32A2CC09" w14:textId="06C3FB60" w:rsidR="005106C6" w:rsidRPr="003E42DC" w:rsidRDefault="005106C6" w:rsidP="00A146D7">
            <w:pPr>
              <w:spacing w:before="100" w:after="100"/>
              <w:ind w:left="100" w:right="100"/>
              <w:contextualSpacing/>
              <w:jc w:val="center"/>
              <w:rPr>
                <w:sz w:val="20"/>
                <w:szCs w:val="20"/>
              </w:rPr>
            </w:pPr>
            <w:del w:id="2407" w:author="Kristoffer Wild" w:date="2023-04-27T16:16:00Z">
              <w:r w:rsidRPr="003E42DC" w:rsidDel="0071661F">
                <w:rPr>
                  <w:color w:val="000000"/>
                  <w:sz w:val="20"/>
                  <w:szCs w:val="20"/>
                </w:rPr>
                <w:delText>0</w:delText>
              </w:r>
            </w:del>
            <w:ins w:id="2408" w:author="Kristoffer Wild" w:date="2023-04-27T16:16:00Z">
              <w:r w:rsidR="0071661F">
                <w:rPr>
                  <w:color w:val="000000"/>
                  <w:sz w:val="20"/>
                  <w:szCs w:val="20"/>
                </w:rPr>
                <w:t>1</w:t>
              </w:r>
            </w:ins>
            <w:r w:rsidRPr="003E42DC">
              <w:rPr>
                <w:color w:val="000000"/>
                <w:sz w:val="20"/>
                <w:szCs w:val="20"/>
              </w:rPr>
              <w:t>.</w:t>
            </w:r>
            <w:del w:id="2409" w:author="Kristoffer Wild" w:date="2023-04-27T16:16:00Z">
              <w:r w:rsidRPr="003E42DC" w:rsidDel="0071661F">
                <w:rPr>
                  <w:color w:val="000000"/>
                  <w:sz w:val="20"/>
                  <w:szCs w:val="20"/>
                </w:rPr>
                <w:delText>01</w:delText>
              </w:r>
            </w:del>
            <w:ins w:id="2410" w:author="Kristoffer Wild" w:date="2023-04-27T16:16:00Z">
              <w:r w:rsidR="0071661F">
                <w:rPr>
                  <w:color w:val="000000"/>
                  <w:sz w:val="20"/>
                  <w:szCs w:val="20"/>
                </w:rPr>
                <w:t>68</w:t>
              </w:r>
            </w:ins>
          </w:p>
        </w:tc>
        <w:tc>
          <w:tcPr>
            <w:tcW w:w="1328" w:type="dxa"/>
            <w:shd w:val="clear" w:color="auto" w:fill="FFFFFF"/>
            <w:tcMar>
              <w:top w:w="0" w:type="dxa"/>
              <w:left w:w="0" w:type="dxa"/>
              <w:bottom w:w="0" w:type="dxa"/>
              <w:right w:w="0" w:type="dxa"/>
            </w:tcMar>
            <w:vAlign w:val="center"/>
            <w:tcPrChange w:id="2411" w:author="Kristoffer Wild" w:date="2023-04-27T16:28:00Z">
              <w:tcPr>
                <w:tcW w:w="1559" w:type="dxa"/>
                <w:shd w:val="clear" w:color="auto" w:fill="FFFFFF"/>
                <w:tcMar>
                  <w:top w:w="0" w:type="dxa"/>
                  <w:left w:w="0" w:type="dxa"/>
                  <w:bottom w:w="0" w:type="dxa"/>
                  <w:right w:w="0" w:type="dxa"/>
                </w:tcMar>
                <w:vAlign w:val="center"/>
              </w:tcPr>
            </w:tcPrChange>
          </w:tcPr>
          <w:p w14:paraId="2A7A4F1C" w14:textId="321D3F6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412" w:author="Kristoffer Wild" w:date="2023-04-27T16:15:00Z">
              <w:r w:rsidRPr="003E42DC" w:rsidDel="0071661F">
                <w:rPr>
                  <w:color w:val="000000"/>
                  <w:sz w:val="20"/>
                  <w:szCs w:val="20"/>
                </w:rPr>
                <w:delText>48</w:delText>
              </w:r>
            </w:del>
            <w:ins w:id="2413" w:author="Kristoffer Wild" w:date="2023-04-27T16:15:00Z">
              <w:r w:rsidR="0071661F">
                <w:rPr>
                  <w:color w:val="000000"/>
                  <w:sz w:val="20"/>
                  <w:szCs w:val="20"/>
                </w:rPr>
                <w:t>43</w:t>
              </w:r>
            </w:ins>
          </w:p>
        </w:tc>
      </w:tr>
      <w:tr w:rsidR="005106C6" w14:paraId="0203955A" w14:textId="77777777" w:rsidTr="00695CE8">
        <w:trPr>
          <w:cantSplit/>
          <w:trHeight w:val="397"/>
          <w:jc w:val="center"/>
          <w:trPrChange w:id="2414"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2415" w:author="Kristoffer Wild" w:date="2023-04-27T16:28:00Z">
              <w:tcPr>
                <w:tcW w:w="0" w:type="auto"/>
                <w:vMerge/>
                <w:shd w:val="clear" w:color="auto" w:fill="FFFFFF"/>
                <w:tcMar>
                  <w:top w:w="0" w:type="dxa"/>
                  <w:left w:w="0" w:type="dxa"/>
                  <w:bottom w:w="0" w:type="dxa"/>
                  <w:right w:w="0" w:type="dxa"/>
                </w:tcMar>
                <w:vAlign w:val="center"/>
              </w:tcPr>
            </w:tcPrChange>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Change w:id="2416" w:author="Kristoffer Wild" w:date="2023-04-27T16:28:00Z">
              <w:tcPr>
                <w:tcW w:w="0" w:type="auto"/>
                <w:vMerge w:val="restart"/>
                <w:tcBorders>
                  <w:bottom w:val="single" w:sz="16" w:space="0" w:color="666666"/>
                </w:tcBorders>
                <w:shd w:val="clear" w:color="auto" w:fill="FFFFFF"/>
                <w:tcMar>
                  <w:top w:w="0" w:type="dxa"/>
                  <w:left w:w="0" w:type="dxa"/>
                  <w:bottom w:w="0" w:type="dxa"/>
                  <w:right w:w="0" w:type="dxa"/>
                </w:tcMar>
                <w:vAlign w:val="center"/>
              </w:tcPr>
            </w:tcPrChange>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Change w:id="2417" w:author="Kristoffer Wild" w:date="2023-04-27T16:28:00Z">
              <w:tcPr>
                <w:tcW w:w="2493" w:type="dxa"/>
                <w:gridSpan w:val="2"/>
                <w:shd w:val="clear" w:color="auto" w:fill="FFFFFF"/>
                <w:tcMar>
                  <w:top w:w="0" w:type="dxa"/>
                  <w:left w:w="0" w:type="dxa"/>
                  <w:bottom w:w="0" w:type="dxa"/>
                  <w:right w:w="0" w:type="dxa"/>
                </w:tcMar>
                <w:vAlign w:val="center"/>
              </w:tcPr>
            </w:tcPrChange>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2418" w:author="Kristoffer Wild" w:date="2023-04-27T16:28:00Z">
              <w:tcPr>
                <w:tcW w:w="850" w:type="dxa"/>
                <w:shd w:val="clear" w:color="auto" w:fill="FFFFFF"/>
                <w:tcMar>
                  <w:top w:w="0" w:type="dxa"/>
                  <w:left w:w="0" w:type="dxa"/>
                  <w:bottom w:w="0" w:type="dxa"/>
                  <w:right w:w="0" w:type="dxa"/>
                </w:tcMar>
                <w:vAlign w:val="center"/>
              </w:tcPr>
            </w:tcPrChange>
          </w:tcPr>
          <w:p w14:paraId="63B7C1ED" w14:textId="403AACC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2419" w:author="Kris.Wild" w:date="2023-04-21T21:31:00Z">
              <w:del w:id="2420" w:author="Kristoffer Wild" w:date="2023-04-27T16:16:00Z">
                <w:r w:rsidR="00B35B8E" w:rsidDel="0071661F">
                  <w:rPr>
                    <w:color w:val="000000"/>
                    <w:sz w:val="20"/>
                    <w:szCs w:val="20"/>
                  </w:rPr>
                  <w:delText>1.50</w:delText>
                </w:r>
              </w:del>
            </w:ins>
            <w:ins w:id="2421" w:author="Kristoffer Wild" w:date="2023-04-27T16:16:00Z">
              <w:r w:rsidR="0071661F">
                <w:rPr>
                  <w:color w:val="000000"/>
                  <w:sz w:val="20"/>
                  <w:szCs w:val="20"/>
                </w:rPr>
                <w:t>0.91</w:t>
              </w:r>
            </w:ins>
            <w:del w:id="2422" w:author="Kris.Wild" w:date="2023-04-21T21:30:00Z">
              <w:r w:rsidRPr="003E42DC" w:rsidDel="00B35B8E">
                <w:rPr>
                  <w:color w:val="000000"/>
                  <w:sz w:val="20"/>
                  <w:szCs w:val="20"/>
                </w:rPr>
                <w:delText>0.03</w:delText>
              </w:r>
            </w:del>
          </w:p>
        </w:tc>
        <w:tc>
          <w:tcPr>
            <w:tcW w:w="1327" w:type="dxa"/>
            <w:gridSpan w:val="2"/>
            <w:shd w:val="clear" w:color="auto" w:fill="FFFFFF"/>
            <w:tcMar>
              <w:top w:w="0" w:type="dxa"/>
              <w:left w:w="0" w:type="dxa"/>
              <w:bottom w:w="0" w:type="dxa"/>
              <w:right w:w="0" w:type="dxa"/>
            </w:tcMar>
            <w:vAlign w:val="center"/>
            <w:tcPrChange w:id="2423" w:author="Kristoffer Wild" w:date="2023-04-27T16:28:00Z">
              <w:tcPr>
                <w:tcW w:w="993" w:type="dxa"/>
                <w:shd w:val="clear" w:color="auto" w:fill="FFFFFF"/>
                <w:tcMar>
                  <w:top w:w="0" w:type="dxa"/>
                  <w:left w:w="0" w:type="dxa"/>
                  <w:bottom w:w="0" w:type="dxa"/>
                  <w:right w:w="0" w:type="dxa"/>
                </w:tcMar>
                <w:vAlign w:val="center"/>
              </w:tcPr>
            </w:tcPrChange>
          </w:tcPr>
          <w:p w14:paraId="1B9781FC" w14:textId="54E0BFB7"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424" w:author="Kris.Wild" w:date="2023-04-21T21:31:00Z">
              <w:r w:rsidRPr="003E42DC" w:rsidDel="00B35B8E">
                <w:rPr>
                  <w:color w:val="000000"/>
                  <w:sz w:val="20"/>
                  <w:szCs w:val="20"/>
                </w:rPr>
                <w:delText>0.12</w:delText>
              </w:r>
            </w:del>
            <w:ins w:id="2425" w:author="Kris.Wild" w:date="2023-04-21T21:31:00Z">
              <w:del w:id="2426" w:author="Kristoffer Wild" w:date="2023-04-27T16:16:00Z">
                <w:r w:rsidR="00B35B8E" w:rsidDel="0071661F">
                  <w:rPr>
                    <w:color w:val="000000"/>
                    <w:sz w:val="20"/>
                    <w:szCs w:val="20"/>
                  </w:rPr>
                  <w:delText>4.60</w:delText>
                </w:r>
              </w:del>
            </w:ins>
            <w:ins w:id="2427" w:author="Kristoffer Wild" w:date="2023-04-27T16:16:00Z">
              <w:r w:rsidR="0071661F">
                <w:rPr>
                  <w:color w:val="000000"/>
                  <w:sz w:val="20"/>
                  <w:szCs w:val="20"/>
                </w:rPr>
                <w:t>4.44</w:t>
              </w:r>
            </w:ins>
          </w:p>
        </w:tc>
        <w:tc>
          <w:tcPr>
            <w:tcW w:w="1327" w:type="dxa"/>
            <w:gridSpan w:val="2"/>
            <w:shd w:val="clear" w:color="auto" w:fill="FFFFFF"/>
            <w:tcMar>
              <w:top w:w="0" w:type="dxa"/>
              <w:left w:w="0" w:type="dxa"/>
              <w:bottom w:w="0" w:type="dxa"/>
              <w:right w:w="0" w:type="dxa"/>
            </w:tcMar>
            <w:vAlign w:val="center"/>
            <w:tcPrChange w:id="2428" w:author="Kristoffer Wild" w:date="2023-04-27T16:28:00Z">
              <w:tcPr>
                <w:tcW w:w="1134" w:type="dxa"/>
                <w:shd w:val="clear" w:color="auto" w:fill="FFFFFF"/>
                <w:tcMar>
                  <w:top w:w="0" w:type="dxa"/>
                  <w:left w:w="0" w:type="dxa"/>
                  <w:bottom w:w="0" w:type="dxa"/>
                  <w:right w:w="0" w:type="dxa"/>
                </w:tcMar>
                <w:vAlign w:val="center"/>
              </w:tcPr>
            </w:tcPrChange>
          </w:tcPr>
          <w:p w14:paraId="1E624EB5" w14:textId="5A3D0F47" w:rsidR="005106C6" w:rsidRPr="003E42DC" w:rsidRDefault="005106C6" w:rsidP="00A146D7">
            <w:pPr>
              <w:spacing w:before="100" w:after="100"/>
              <w:ind w:left="100" w:right="100"/>
              <w:contextualSpacing/>
              <w:jc w:val="center"/>
              <w:rPr>
                <w:sz w:val="20"/>
                <w:szCs w:val="20"/>
              </w:rPr>
            </w:pPr>
            <w:del w:id="2429" w:author="Kris.Wild" w:date="2023-04-21T21:31:00Z">
              <w:r w:rsidRPr="003E42DC" w:rsidDel="00B35B8E">
                <w:rPr>
                  <w:color w:val="000000"/>
                  <w:sz w:val="20"/>
                  <w:szCs w:val="20"/>
                </w:rPr>
                <w:delText>0.0</w:delText>
              </w:r>
            </w:del>
            <w:ins w:id="2430" w:author="Kris.Wild" w:date="2023-04-21T21:31:00Z">
              <w:del w:id="2431" w:author="Kristoffer Wild" w:date="2023-04-27T16:16:00Z">
                <w:r w:rsidR="00B35B8E" w:rsidDel="0071661F">
                  <w:rPr>
                    <w:color w:val="000000"/>
                    <w:sz w:val="20"/>
                    <w:szCs w:val="20"/>
                  </w:rPr>
                  <w:delText>1.78</w:delText>
                </w:r>
              </w:del>
            </w:ins>
            <w:ins w:id="2432" w:author="Kristoffer Wild" w:date="2023-04-27T16:16:00Z">
              <w:r w:rsidR="0071661F">
                <w:rPr>
                  <w:color w:val="000000"/>
                  <w:sz w:val="20"/>
                  <w:szCs w:val="20"/>
                </w:rPr>
                <w:t>2.80</w:t>
              </w:r>
            </w:ins>
            <w:del w:id="2433" w:author="Kris.Wild" w:date="2023-04-21T21:31:00Z">
              <w:r w:rsidRPr="003E42DC" w:rsidDel="00B35B8E">
                <w:rPr>
                  <w:color w:val="000000"/>
                  <w:sz w:val="20"/>
                  <w:szCs w:val="20"/>
                </w:rPr>
                <w:delText>5</w:delText>
              </w:r>
            </w:del>
          </w:p>
        </w:tc>
        <w:tc>
          <w:tcPr>
            <w:tcW w:w="1328" w:type="dxa"/>
            <w:shd w:val="clear" w:color="auto" w:fill="FFFFFF"/>
            <w:tcMar>
              <w:top w:w="0" w:type="dxa"/>
              <w:left w:w="0" w:type="dxa"/>
              <w:bottom w:w="0" w:type="dxa"/>
              <w:right w:w="0" w:type="dxa"/>
            </w:tcMar>
            <w:vAlign w:val="center"/>
            <w:tcPrChange w:id="2434" w:author="Kristoffer Wild" w:date="2023-04-27T16:28:00Z">
              <w:tcPr>
                <w:tcW w:w="1559" w:type="dxa"/>
                <w:shd w:val="clear" w:color="auto" w:fill="FFFFFF"/>
                <w:tcMar>
                  <w:top w:w="0" w:type="dxa"/>
                  <w:left w:w="0" w:type="dxa"/>
                  <w:bottom w:w="0" w:type="dxa"/>
                  <w:right w:w="0" w:type="dxa"/>
                </w:tcMar>
                <w:vAlign w:val="center"/>
              </w:tcPr>
            </w:tcPrChange>
          </w:tcPr>
          <w:p w14:paraId="3C722509" w14:textId="6A4CACB8"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435" w:author="Kris.Wild" w:date="2023-04-21T21:31:00Z">
              <w:r w:rsidRPr="003E42DC" w:rsidDel="00B35B8E">
                <w:rPr>
                  <w:color w:val="000000"/>
                  <w:sz w:val="20"/>
                  <w:szCs w:val="20"/>
                </w:rPr>
                <w:delText>40</w:delText>
              </w:r>
            </w:del>
            <w:ins w:id="2436" w:author="Kris.Wild" w:date="2023-04-21T21:31:00Z">
              <w:del w:id="2437" w:author="Kristoffer Wild" w:date="2023-04-27T16:09:00Z">
                <w:r w:rsidR="00B35B8E" w:rsidDel="0071661F">
                  <w:rPr>
                    <w:color w:val="000000"/>
                    <w:sz w:val="20"/>
                    <w:szCs w:val="20"/>
                  </w:rPr>
                  <w:delText>37</w:delText>
                </w:r>
              </w:del>
            </w:ins>
            <w:ins w:id="2438" w:author="Kristoffer Wild" w:date="2023-04-27T16:09:00Z">
              <w:r w:rsidR="0071661F">
                <w:rPr>
                  <w:color w:val="000000"/>
                  <w:sz w:val="20"/>
                  <w:szCs w:val="20"/>
                </w:rPr>
                <w:t>61</w:t>
              </w:r>
            </w:ins>
          </w:p>
        </w:tc>
      </w:tr>
      <w:tr w:rsidR="005106C6" w14:paraId="49AE0023" w14:textId="77777777" w:rsidTr="00695CE8">
        <w:trPr>
          <w:cantSplit/>
          <w:trHeight w:val="354"/>
          <w:jc w:val="center"/>
          <w:trPrChange w:id="2439" w:author="Kristoffer Wild" w:date="2023-04-27T16:27:00Z">
            <w:trPr>
              <w:cantSplit/>
              <w:trHeight w:val="246"/>
              <w:jc w:val="center"/>
            </w:trPr>
          </w:trPrChange>
        </w:trPr>
        <w:tc>
          <w:tcPr>
            <w:tcW w:w="0" w:type="auto"/>
            <w:vMerge/>
            <w:tcBorders>
              <w:bottom w:val="single" w:sz="16" w:space="0" w:color="666666"/>
            </w:tcBorders>
            <w:shd w:val="clear" w:color="auto" w:fill="FFFFFF"/>
            <w:tcMar>
              <w:top w:w="0" w:type="dxa"/>
              <w:left w:w="0" w:type="dxa"/>
              <w:bottom w:w="0" w:type="dxa"/>
              <w:right w:w="0" w:type="dxa"/>
            </w:tcMar>
            <w:vAlign w:val="center"/>
            <w:tcPrChange w:id="2440" w:author="Kristoffer Wild" w:date="2023-04-27T16:27:00Z">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Change w:id="2441" w:author="Kristoffer Wild" w:date="2023-04-27T16:27:00Z">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Change w:id="2442" w:author="Kristoffer Wild" w:date="2023-04-27T16:27:00Z">
              <w:tcPr>
                <w:tcW w:w="2493" w:type="dxa"/>
                <w:gridSpan w:val="2"/>
                <w:tcBorders>
                  <w:bottom w:val="single" w:sz="16" w:space="0" w:color="666666"/>
                </w:tcBorders>
                <w:shd w:val="clear" w:color="auto" w:fill="FFFFFF"/>
                <w:tcMar>
                  <w:top w:w="0" w:type="dxa"/>
                  <w:left w:w="0" w:type="dxa"/>
                  <w:bottom w:w="0" w:type="dxa"/>
                  <w:right w:w="0" w:type="dxa"/>
                </w:tcMar>
                <w:vAlign w:val="center"/>
              </w:tcPr>
            </w:tcPrChange>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2443" w:author="Kristoffer Wild" w:date="2023-04-27T16:27:00Z">
              <w:tcPr>
                <w:tcW w:w="850" w:type="dxa"/>
                <w:tcBorders>
                  <w:bottom w:val="single" w:sz="16" w:space="0" w:color="666666"/>
                </w:tcBorders>
                <w:shd w:val="clear" w:color="auto" w:fill="FFFFFF"/>
                <w:tcMar>
                  <w:top w:w="0" w:type="dxa"/>
                  <w:left w:w="0" w:type="dxa"/>
                  <w:bottom w:w="0" w:type="dxa"/>
                  <w:right w:w="0" w:type="dxa"/>
                </w:tcMar>
                <w:vAlign w:val="center"/>
              </w:tcPr>
            </w:tcPrChange>
          </w:tcPr>
          <w:p w14:paraId="57814A29" w14:textId="2664398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444" w:author="Kris.Wild" w:date="2023-04-21T21:31:00Z">
              <w:r w:rsidRPr="003E42DC" w:rsidDel="00B35B8E">
                <w:rPr>
                  <w:color w:val="000000"/>
                  <w:sz w:val="20"/>
                  <w:szCs w:val="20"/>
                </w:rPr>
                <w:delText>0.08</w:delText>
              </w:r>
            </w:del>
            <w:ins w:id="2445" w:author="Kris.Wild" w:date="2023-04-21T21:31:00Z">
              <w:r w:rsidR="00B35B8E">
                <w:rPr>
                  <w:color w:val="000000"/>
                  <w:sz w:val="20"/>
                  <w:szCs w:val="20"/>
                </w:rPr>
                <w:t>1.</w:t>
              </w:r>
              <w:del w:id="2446" w:author="Kristoffer Wild" w:date="2023-04-27T16:16:00Z">
                <w:r w:rsidR="00B35B8E" w:rsidDel="0071661F">
                  <w:rPr>
                    <w:color w:val="000000"/>
                    <w:sz w:val="20"/>
                    <w:szCs w:val="20"/>
                  </w:rPr>
                  <w:delText>16</w:delText>
                </w:r>
              </w:del>
            </w:ins>
            <w:ins w:id="2447" w:author="Kristoffer Wild" w:date="2023-04-27T16:16:00Z">
              <w:r w:rsidR="0071661F">
                <w:rPr>
                  <w:color w:val="000000"/>
                  <w:sz w:val="20"/>
                  <w:szCs w:val="20"/>
                </w:rPr>
                <w:t>81</w:t>
              </w:r>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2448" w:author="Kristoffer Wild" w:date="2023-04-27T16:27:00Z">
              <w:tcPr>
                <w:tcW w:w="993" w:type="dxa"/>
                <w:tcBorders>
                  <w:bottom w:val="single" w:sz="16" w:space="0" w:color="666666"/>
                </w:tcBorders>
                <w:shd w:val="clear" w:color="auto" w:fill="FFFFFF"/>
                <w:tcMar>
                  <w:top w:w="0" w:type="dxa"/>
                  <w:left w:w="0" w:type="dxa"/>
                  <w:bottom w:w="0" w:type="dxa"/>
                  <w:right w:w="0" w:type="dxa"/>
                </w:tcMar>
                <w:vAlign w:val="center"/>
              </w:tcPr>
            </w:tcPrChange>
          </w:tcPr>
          <w:p w14:paraId="1606F2CB" w14:textId="234F54E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449" w:author="Kris.Wild" w:date="2023-04-21T21:31:00Z">
              <w:r w:rsidRPr="003E42DC" w:rsidDel="00B35B8E">
                <w:rPr>
                  <w:color w:val="000000"/>
                  <w:sz w:val="20"/>
                  <w:szCs w:val="20"/>
                </w:rPr>
                <w:delText>0.18</w:delText>
              </w:r>
            </w:del>
            <w:ins w:id="2450" w:author="Kris.Wild" w:date="2023-04-21T21:31:00Z">
              <w:del w:id="2451" w:author="Kristoffer Wild" w:date="2023-04-27T16:17:00Z">
                <w:r w:rsidR="00B35B8E" w:rsidDel="0071661F">
                  <w:rPr>
                    <w:color w:val="000000"/>
                    <w:sz w:val="20"/>
                    <w:szCs w:val="20"/>
                  </w:rPr>
                  <w:delText>3</w:delText>
                </w:r>
              </w:del>
            </w:ins>
            <w:ins w:id="2452" w:author="Kristoffer Wild" w:date="2023-04-27T16:17:00Z">
              <w:r w:rsidR="0071661F">
                <w:rPr>
                  <w:color w:val="000000"/>
                  <w:sz w:val="20"/>
                  <w:szCs w:val="20"/>
                </w:rPr>
                <w:t>5</w:t>
              </w:r>
            </w:ins>
            <w:ins w:id="2453" w:author="Kris.Wild" w:date="2023-04-21T21:31:00Z">
              <w:r w:rsidR="00B35B8E">
                <w:rPr>
                  <w:color w:val="000000"/>
                  <w:sz w:val="20"/>
                  <w:szCs w:val="20"/>
                </w:rPr>
                <w:t>.</w:t>
              </w:r>
            </w:ins>
            <w:ins w:id="2454" w:author="Kristoffer Wild" w:date="2023-04-27T16:17:00Z">
              <w:r w:rsidR="0071661F">
                <w:rPr>
                  <w:color w:val="000000"/>
                  <w:sz w:val="20"/>
                  <w:szCs w:val="20"/>
                </w:rPr>
                <w:t>00</w:t>
              </w:r>
            </w:ins>
            <w:ins w:id="2455" w:author="Kris.Wild" w:date="2023-04-21T21:31:00Z">
              <w:del w:id="2456" w:author="Kristoffer Wild" w:date="2023-04-27T16:17:00Z">
                <w:r w:rsidR="00B35B8E" w:rsidDel="0071661F">
                  <w:rPr>
                    <w:color w:val="000000"/>
                    <w:sz w:val="20"/>
                    <w:szCs w:val="20"/>
                  </w:rPr>
                  <w:delText>99</w:delText>
                </w:r>
              </w:del>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2457" w:author="Kristoffer Wild" w:date="2023-04-27T16:27:00Z">
              <w:tcPr>
                <w:tcW w:w="1134" w:type="dxa"/>
                <w:tcBorders>
                  <w:bottom w:val="single" w:sz="16" w:space="0" w:color="666666"/>
                </w:tcBorders>
                <w:shd w:val="clear" w:color="auto" w:fill="FFFFFF"/>
                <w:tcMar>
                  <w:top w:w="0" w:type="dxa"/>
                  <w:left w:w="0" w:type="dxa"/>
                  <w:bottom w:w="0" w:type="dxa"/>
                  <w:right w:w="0" w:type="dxa"/>
                </w:tcMar>
                <w:vAlign w:val="center"/>
              </w:tcPr>
            </w:tcPrChange>
          </w:tcPr>
          <w:p w14:paraId="239D1ECE" w14:textId="3C3083AB" w:rsidR="005106C6" w:rsidRPr="003E42DC" w:rsidRDefault="005106C6" w:rsidP="00A146D7">
            <w:pPr>
              <w:spacing w:before="100" w:after="100"/>
              <w:ind w:left="100" w:right="100"/>
              <w:contextualSpacing/>
              <w:jc w:val="center"/>
              <w:rPr>
                <w:sz w:val="20"/>
                <w:szCs w:val="20"/>
              </w:rPr>
            </w:pPr>
            <w:del w:id="2458" w:author="Kris.Wild" w:date="2023-04-21T21:31:00Z">
              <w:r w:rsidRPr="003E42DC" w:rsidDel="00B35B8E">
                <w:rPr>
                  <w:color w:val="000000"/>
                  <w:sz w:val="20"/>
                  <w:szCs w:val="20"/>
                </w:rPr>
                <w:delText>0.00</w:delText>
              </w:r>
            </w:del>
            <w:ins w:id="2459" w:author="Kris.Wild" w:date="2023-04-21T21:31:00Z">
              <w:del w:id="2460" w:author="Kristoffer Wild" w:date="2023-04-27T16:17:00Z">
                <w:r w:rsidR="00B35B8E" w:rsidDel="0071661F">
                  <w:rPr>
                    <w:color w:val="000000"/>
                    <w:sz w:val="20"/>
                    <w:szCs w:val="20"/>
                  </w:rPr>
                  <w:delText>1.68</w:delText>
                </w:r>
              </w:del>
            </w:ins>
            <w:ins w:id="2461" w:author="Kristoffer Wild" w:date="2023-04-27T16:17:00Z">
              <w:r w:rsidR="0071661F">
                <w:rPr>
                  <w:color w:val="000000"/>
                  <w:sz w:val="20"/>
                  <w:szCs w:val="20"/>
                </w:rPr>
                <w:t>1.25</w:t>
              </w:r>
            </w:ins>
          </w:p>
        </w:tc>
        <w:tc>
          <w:tcPr>
            <w:tcW w:w="1328" w:type="dxa"/>
            <w:tcBorders>
              <w:bottom w:val="single" w:sz="16" w:space="0" w:color="666666"/>
            </w:tcBorders>
            <w:shd w:val="clear" w:color="auto" w:fill="FFFFFF"/>
            <w:tcMar>
              <w:top w:w="0" w:type="dxa"/>
              <w:left w:w="0" w:type="dxa"/>
              <w:bottom w:w="0" w:type="dxa"/>
              <w:right w:w="0" w:type="dxa"/>
            </w:tcMar>
            <w:vAlign w:val="center"/>
            <w:tcPrChange w:id="2462" w:author="Kristoffer Wild" w:date="2023-04-27T16:27:00Z">
              <w:tcPr>
                <w:tcW w:w="1559" w:type="dxa"/>
                <w:tcBorders>
                  <w:bottom w:val="single" w:sz="16" w:space="0" w:color="666666"/>
                </w:tcBorders>
                <w:shd w:val="clear" w:color="auto" w:fill="FFFFFF"/>
                <w:tcMar>
                  <w:top w:w="0" w:type="dxa"/>
                  <w:left w:w="0" w:type="dxa"/>
                  <w:bottom w:w="0" w:type="dxa"/>
                  <w:right w:w="0" w:type="dxa"/>
                </w:tcMar>
                <w:vAlign w:val="center"/>
              </w:tcPr>
            </w:tcPrChange>
          </w:tcPr>
          <w:p w14:paraId="5DB37C22" w14:textId="62111967"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463" w:author="Kris.Wild" w:date="2023-04-21T21:31:00Z">
              <w:r w:rsidRPr="003E42DC" w:rsidDel="00B35B8E">
                <w:rPr>
                  <w:color w:val="000000"/>
                  <w:sz w:val="20"/>
                  <w:szCs w:val="20"/>
                </w:rPr>
                <w:delText>06</w:delText>
              </w:r>
            </w:del>
            <w:ins w:id="2464" w:author="Kris.Wild" w:date="2023-04-21T21:31:00Z">
              <w:del w:id="2465" w:author="Kristoffer Wild" w:date="2023-04-27T16:09:00Z">
                <w:r w:rsidR="00B35B8E" w:rsidDel="0071661F">
                  <w:rPr>
                    <w:color w:val="000000"/>
                    <w:sz w:val="20"/>
                    <w:szCs w:val="20"/>
                  </w:rPr>
                  <w:delText>43</w:delText>
                </w:r>
              </w:del>
            </w:ins>
            <w:ins w:id="2466" w:author="Kristoffer Wild" w:date="2023-04-27T16:09:00Z">
              <w:r w:rsidR="0071661F">
                <w:rPr>
                  <w:color w:val="000000"/>
                  <w:sz w:val="20"/>
                  <w:szCs w:val="20"/>
                </w:rPr>
                <w:t>25</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2" w:author="Kristoffer Wild" w:date="2023-04-30T13:48:00Z" w:initials="KW">
    <w:p w14:paraId="42D4CD67" w14:textId="77777777" w:rsidR="00EA20FF" w:rsidRDefault="00EA20FF" w:rsidP="00C07702">
      <w:r>
        <w:rPr>
          <w:rStyle w:val="CommentReference"/>
        </w:rPr>
        <w:annotationRef/>
      </w:r>
      <w:r>
        <w:rPr>
          <w:color w:val="000000"/>
          <w:sz w:val="20"/>
          <w:szCs w:val="20"/>
        </w:rPr>
        <w:t>Kelly, C. D., Stoehr, A. M., Nunn, C., Smyth, K. N., &amp; Prokop, Z. M. (2018). Sexual dimorphism in immunity across animals: a meta‐analysis. Ecology Letters, 21(12), 1885-1894.</w:t>
      </w:r>
    </w:p>
  </w:comment>
  <w:comment w:id="750" w:author="Kristoffer Wild" w:date="2023-04-30T15:12:00Z" w:initials="KW">
    <w:p w14:paraId="4CA3ABBC" w14:textId="77777777" w:rsidR="00C10E71" w:rsidRDefault="00C10E71" w:rsidP="00C10E71">
      <w:r>
        <w:rPr>
          <w:rStyle w:val="CommentReference"/>
        </w:rPr>
        <w:annotationRef/>
      </w:r>
      <w:r>
        <w:rPr>
          <w:color w:val="000000"/>
          <w:sz w:val="20"/>
          <w:szCs w:val="20"/>
        </w:rPr>
        <w:t>John-Alder, H. B. (1990). Effects of thyroxine on standard metabolic rate and selected intermediary metabolic enzymes in field-active lizards Sceloporus undulatus. Physiological zoology, 63(3), 600-614.</w:t>
      </w:r>
    </w:p>
  </w:comment>
  <w:comment w:id="751" w:author="Kristoffer Wild" w:date="2023-04-30T15:14:00Z" w:initials="KW">
    <w:p w14:paraId="3E0026EF" w14:textId="77777777" w:rsidR="00C10E71" w:rsidRDefault="00C10E71" w:rsidP="00C10E71">
      <w:r>
        <w:rPr>
          <w:rStyle w:val="CommentReference"/>
        </w:rPr>
        <w:annotationRef/>
      </w:r>
      <w:r>
        <w:rPr>
          <w:color w:val="000000"/>
          <w:sz w:val="20"/>
          <w:szCs w:val="20"/>
        </w:rPr>
        <w:t>Miles, D. B., Calsbeek, R., &amp; Sinervo, B. (2007). Corticosterone, locomotor performance, and metabolism in side-blotched lizards (Uta stansburiana). Hormones and behavior, 51(4), 548-554.</w:t>
      </w:r>
    </w:p>
  </w:comment>
  <w:comment w:id="752" w:author="Kristoffer Wild" w:date="2023-04-30T15:19:00Z" w:initials="KW">
    <w:p w14:paraId="26E27E49" w14:textId="77777777" w:rsidR="00C10E71" w:rsidRDefault="00C10E71" w:rsidP="00C10E71">
      <w:r>
        <w:rPr>
          <w:rStyle w:val="CommentReference"/>
        </w:rPr>
        <w:annotationRef/>
      </w:r>
      <w:r>
        <w:rPr>
          <w:color w:val="000000"/>
          <w:sz w:val="20"/>
          <w:szCs w:val="20"/>
        </w:rPr>
        <w:t>Oppliger, A., Giorgi, M. S., Conelli, A., Nembrini, M., &amp; John-Alder, H. B. (2004). Effect of testosterone on immunocompetence, parasite load, and metabolism in the common wall lizard (Podarcis muralis). Canadian journal of zoology, 82(11), 1713-1719.</w:t>
      </w:r>
    </w:p>
    <w:p w14:paraId="5A1379BB" w14:textId="77777777" w:rsidR="00C10E71" w:rsidRDefault="00C10E71" w:rsidP="00C10E71"/>
  </w:comment>
  <w:comment w:id="1251" w:author="Daniel Noble" w:date="2023-05-01T19:49:00Z" w:initials="DN">
    <w:p w14:paraId="4EB0DEFB" w14:textId="44E9726A" w:rsidR="000C660C" w:rsidRDefault="000C660C">
      <w:pPr>
        <w:pStyle w:val="CommentText"/>
      </w:pPr>
      <w:r>
        <w:rPr>
          <w:rStyle w:val="CommentReference"/>
        </w:rPr>
        <w:annotationRef/>
      </w:r>
      <w:r>
        <w:t>I’m not really following the relevance for this second explanation.</w:t>
      </w:r>
      <w:r w:rsidR="00A9786A">
        <w:t xml:space="preserve"> How does it explain the pattern of males showing the exact same scaling relationships and metabolism? I don’t understand so I can’t even help reword. Maybe we cn chat.</w:t>
      </w:r>
    </w:p>
  </w:comment>
  <w:comment w:id="1343" w:author="Kristoffer Wild" w:date="2023-04-30T15:12:00Z" w:initials="KW">
    <w:p w14:paraId="56557553" w14:textId="73299C06" w:rsidR="009D367F" w:rsidRDefault="009D367F" w:rsidP="009D367F">
      <w:r>
        <w:rPr>
          <w:rStyle w:val="CommentReference"/>
        </w:rPr>
        <w:annotationRef/>
      </w:r>
      <w:r>
        <w:rPr>
          <w:color w:val="000000"/>
          <w:sz w:val="20"/>
          <w:szCs w:val="20"/>
        </w:rPr>
        <w:t>John-Alder, H. B. (1990). Effects of thyroxine on standard metabolic rate and selected intermediary metabolic enzymes in field-active lizards Sceloporus undulatus. Physiological zoology, 63(3), 600-614.</w:t>
      </w:r>
    </w:p>
  </w:comment>
  <w:comment w:id="1344" w:author="Kristoffer Wild" w:date="2023-04-30T15:14:00Z" w:initials="KW">
    <w:p w14:paraId="2782D914" w14:textId="77777777" w:rsidR="009D367F" w:rsidRDefault="009D367F" w:rsidP="009D367F">
      <w:r>
        <w:rPr>
          <w:rStyle w:val="CommentReference"/>
        </w:rPr>
        <w:annotationRef/>
      </w:r>
      <w:r>
        <w:rPr>
          <w:color w:val="000000"/>
          <w:sz w:val="20"/>
          <w:szCs w:val="20"/>
        </w:rPr>
        <w:t>Miles, D. B., Calsbeek, R., &amp; Sinervo, B. (2007). Corticosterone, locomotor performance, and metabolism in side-blotched lizards (Uta stansburiana). Hormones and behavior, 51(4), 548-554.</w:t>
      </w:r>
    </w:p>
  </w:comment>
  <w:comment w:id="1345" w:author="Kristoffer Wild" w:date="2023-04-30T15:19:00Z" w:initials="KW">
    <w:p w14:paraId="61CEABA1" w14:textId="77777777" w:rsidR="009D367F" w:rsidRDefault="009D367F" w:rsidP="009D367F">
      <w:r>
        <w:rPr>
          <w:rStyle w:val="CommentReference"/>
        </w:rPr>
        <w:annotationRef/>
      </w:r>
      <w:r>
        <w:rPr>
          <w:color w:val="000000"/>
          <w:sz w:val="20"/>
          <w:szCs w:val="20"/>
        </w:rPr>
        <w:t>Oppliger, A., Giorgi, M. S., Conelli, A., Nembrini, M., &amp; John-Alder, H. B. (2004). Effect of testosterone on immunocompetence, parasite load, and metabolism in the common wall lizard (Podarcis muralis). Canadian journal of zoology, 82(11), 1713-1719.</w:t>
      </w:r>
    </w:p>
    <w:p w14:paraId="509B37BF" w14:textId="77777777" w:rsidR="009D367F" w:rsidRDefault="009D367F" w:rsidP="009D367F"/>
  </w:comment>
  <w:comment w:id="1361" w:author="Daniel Noble" w:date="2023-04-27T13:20:00Z" w:initials="DN">
    <w:p w14:paraId="6E924755" w14:textId="63906156" w:rsidR="00BE4B85" w:rsidRDefault="00BE4B85">
      <w:pPr>
        <w:pStyle w:val="CommentText"/>
      </w:pPr>
      <w:r>
        <w:rPr>
          <w:rStyle w:val="CommentReference"/>
        </w:rPr>
        <w:annotationRef/>
      </w:r>
      <w:r>
        <w:t>Well, looking at this and what you said above now there is some redundancy that should be removed. I think what you said above is now talking about similar things to what is stated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D4CD67" w15:done="0"/>
  <w15:commentEx w15:paraId="4CA3ABBC" w15:done="0"/>
  <w15:commentEx w15:paraId="3E0026EF" w15:paraIdParent="4CA3ABBC" w15:done="0"/>
  <w15:commentEx w15:paraId="5A1379BB" w15:paraIdParent="4CA3ABBC" w15:done="0"/>
  <w15:commentEx w15:paraId="4EB0DEFB" w15:done="0"/>
  <w15:commentEx w15:paraId="56557553" w15:done="0"/>
  <w15:commentEx w15:paraId="2782D914" w15:paraIdParent="56557553" w15:done="0"/>
  <w15:commentEx w15:paraId="509B37BF" w15:paraIdParent="56557553" w15:done="0"/>
  <w15:commentEx w15:paraId="6E9247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8F01B" w16cex:dateUtc="2023-04-30T03:48:00Z"/>
  <w16cex:commentExtensible w16cex:durableId="27F92AE6" w16cex:dateUtc="2023-04-30T05:12:00Z"/>
  <w16cex:commentExtensible w16cex:durableId="27F92AE5" w16cex:dateUtc="2023-04-30T05:14:00Z"/>
  <w16cex:commentExtensible w16cex:durableId="27F92AE4" w16cex:dateUtc="2023-04-30T05:19:00Z"/>
  <w16cex:commentExtensible w16cex:durableId="27FA9635" w16cex:dateUtc="2023-05-01T09:49:00Z"/>
  <w16cex:commentExtensible w16cex:durableId="27F903E4" w16cex:dateUtc="2023-04-30T05:12:00Z"/>
  <w16cex:commentExtensible w16cex:durableId="27F9045D" w16cex:dateUtc="2023-04-30T05:14:00Z"/>
  <w16cex:commentExtensible w16cex:durableId="27F90583" w16cex:dateUtc="2023-04-30T05:19:00Z"/>
  <w16cex:commentExtensible w16cex:durableId="27F4F510" w16cex:dateUtc="2023-04-27T0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D4CD67" w16cid:durableId="27F8F01B"/>
  <w16cid:commentId w16cid:paraId="4CA3ABBC" w16cid:durableId="27F92AE6"/>
  <w16cid:commentId w16cid:paraId="3E0026EF" w16cid:durableId="27F92AE5"/>
  <w16cid:commentId w16cid:paraId="5A1379BB" w16cid:durableId="27F92AE4"/>
  <w16cid:commentId w16cid:paraId="4EB0DEFB" w16cid:durableId="27FA9635"/>
  <w16cid:commentId w16cid:paraId="56557553" w16cid:durableId="27F903E4"/>
  <w16cid:commentId w16cid:paraId="2782D914" w16cid:durableId="27F9045D"/>
  <w16cid:commentId w16cid:paraId="509B37BF" w16cid:durableId="27F90583"/>
  <w16cid:commentId w16cid:paraId="6E924755" w16cid:durableId="27F4F5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AF50C" w14:textId="77777777" w:rsidR="006D1F91" w:rsidRDefault="006D1F91" w:rsidP="00075259">
      <w:r>
        <w:separator/>
      </w:r>
    </w:p>
  </w:endnote>
  <w:endnote w:type="continuationSeparator" w:id="0">
    <w:p w14:paraId="29687A4A" w14:textId="77777777" w:rsidR="006D1F91" w:rsidRDefault="006D1F91"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ter-Regular">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E711B" w14:textId="77777777" w:rsidR="006D1F91" w:rsidRDefault="006D1F91" w:rsidP="00075259">
      <w:r>
        <w:separator/>
      </w:r>
    </w:p>
  </w:footnote>
  <w:footnote w:type="continuationSeparator" w:id="0">
    <w:p w14:paraId="551D3FC8" w14:textId="77777777" w:rsidR="006D1F91" w:rsidRDefault="006D1F91"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Noble">
    <w15:presenceInfo w15:providerId="AD" w15:userId="S::u5062688@anu.edu.au::cd1442c4-8911-414d-88db-662b5685b55e"/>
  </w15:person>
  <w15:person w15:author="Kristoffer Wild">
    <w15:presenceInfo w15:providerId="AD" w15:userId="S::u1105244@anu.edu.au::abc5ebb7-e652-4e3d-89cc-5a49e4a48289"/>
  </w15:person>
  <w15:person w15:author="Kris.Wild">
    <w15:presenceInfo w15:providerId="AD" w15:userId="S::kris.wild@canberra.edu.au::357150f9-6c66-435f-b0a7-2db65ca28b00"/>
  </w15:person>
  <w15:person w15:author="Wild, Kristoffer H.">
    <w15:presenceInfo w15:providerId="None" w15:userId="Wild, Kristoffer 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mirrorMargins/>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0E6"/>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344"/>
    <w:rsid w:val="00045CC8"/>
    <w:rsid w:val="000468F1"/>
    <w:rsid w:val="00046B75"/>
    <w:rsid w:val="00047A27"/>
    <w:rsid w:val="00051F89"/>
    <w:rsid w:val="00052972"/>
    <w:rsid w:val="00052B18"/>
    <w:rsid w:val="00052B37"/>
    <w:rsid w:val="0005506C"/>
    <w:rsid w:val="000552CC"/>
    <w:rsid w:val="000561B3"/>
    <w:rsid w:val="00060534"/>
    <w:rsid w:val="00060A8A"/>
    <w:rsid w:val="00060EF0"/>
    <w:rsid w:val="0006181D"/>
    <w:rsid w:val="000627D8"/>
    <w:rsid w:val="0006534C"/>
    <w:rsid w:val="00065489"/>
    <w:rsid w:val="00065E83"/>
    <w:rsid w:val="000660D1"/>
    <w:rsid w:val="0006622F"/>
    <w:rsid w:val="00066A28"/>
    <w:rsid w:val="00066A9D"/>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60C"/>
    <w:rsid w:val="000C6CF1"/>
    <w:rsid w:val="000C71C4"/>
    <w:rsid w:val="000C7B2E"/>
    <w:rsid w:val="000C7BFB"/>
    <w:rsid w:val="000D002D"/>
    <w:rsid w:val="000D00EC"/>
    <w:rsid w:val="000D012F"/>
    <w:rsid w:val="000D0E9A"/>
    <w:rsid w:val="000D1DF5"/>
    <w:rsid w:val="000D1EEB"/>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26A"/>
    <w:rsid w:val="000E7CDB"/>
    <w:rsid w:val="000F0E02"/>
    <w:rsid w:val="000F10DD"/>
    <w:rsid w:val="000F1FB1"/>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48D"/>
    <w:rsid w:val="00140881"/>
    <w:rsid w:val="00140AC6"/>
    <w:rsid w:val="00140AD1"/>
    <w:rsid w:val="0014139B"/>
    <w:rsid w:val="001432D7"/>
    <w:rsid w:val="001437AD"/>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1675"/>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10D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46DC"/>
    <w:rsid w:val="001F4CD6"/>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58D"/>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166"/>
    <w:rsid w:val="0023663D"/>
    <w:rsid w:val="002368C3"/>
    <w:rsid w:val="00237310"/>
    <w:rsid w:val="00237474"/>
    <w:rsid w:val="002400D0"/>
    <w:rsid w:val="0024073E"/>
    <w:rsid w:val="00240902"/>
    <w:rsid w:val="00241136"/>
    <w:rsid w:val="00241227"/>
    <w:rsid w:val="00241360"/>
    <w:rsid w:val="002427EA"/>
    <w:rsid w:val="00242907"/>
    <w:rsid w:val="002431E2"/>
    <w:rsid w:val="002431E5"/>
    <w:rsid w:val="00243659"/>
    <w:rsid w:val="00244D3E"/>
    <w:rsid w:val="002465C3"/>
    <w:rsid w:val="0024695E"/>
    <w:rsid w:val="00246B6C"/>
    <w:rsid w:val="00246C9C"/>
    <w:rsid w:val="0024745A"/>
    <w:rsid w:val="0024760C"/>
    <w:rsid w:val="00247D8C"/>
    <w:rsid w:val="00247EFB"/>
    <w:rsid w:val="00250541"/>
    <w:rsid w:val="002509DD"/>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7621E"/>
    <w:rsid w:val="002805BB"/>
    <w:rsid w:val="00280C63"/>
    <w:rsid w:val="002814A4"/>
    <w:rsid w:val="002826B1"/>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839"/>
    <w:rsid w:val="002B5ACE"/>
    <w:rsid w:val="002B5FD0"/>
    <w:rsid w:val="002B67C1"/>
    <w:rsid w:val="002B785A"/>
    <w:rsid w:val="002C041D"/>
    <w:rsid w:val="002C0A3A"/>
    <w:rsid w:val="002C24CB"/>
    <w:rsid w:val="002C3273"/>
    <w:rsid w:val="002C4CB0"/>
    <w:rsid w:val="002C60BE"/>
    <w:rsid w:val="002C6226"/>
    <w:rsid w:val="002C7575"/>
    <w:rsid w:val="002C774D"/>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2135"/>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3826"/>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A7C7A"/>
    <w:rsid w:val="003B0402"/>
    <w:rsid w:val="003B06F5"/>
    <w:rsid w:val="003B0C28"/>
    <w:rsid w:val="003B0F95"/>
    <w:rsid w:val="003B1294"/>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D7EA5"/>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595"/>
    <w:rsid w:val="00427642"/>
    <w:rsid w:val="00430AB2"/>
    <w:rsid w:val="0043234E"/>
    <w:rsid w:val="0043265C"/>
    <w:rsid w:val="00432927"/>
    <w:rsid w:val="004332B7"/>
    <w:rsid w:val="00433406"/>
    <w:rsid w:val="00433536"/>
    <w:rsid w:val="00433629"/>
    <w:rsid w:val="004336C8"/>
    <w:rsid w:val="004346FC"/>
    <w:rsid w:val="00434B94"/>
    <w:rsid w:val="0043516A"/>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4C2"/>
    <w:rsid w:val="00450669"/>
    <w:rsid w:val="00450E8F"/>
    <w:rsid w:val="004525EF"/>
    <w:rsid w:val="004533B2"/>
    <w:rsid w:val="0045433C"/>
    <w:rsid w:val="00454748"/>
    <w:rsid w:val="004551AF"/>
    <w:rsid w:val="00457FEE"/>
    <w:rsid w:val="004601F8"/>
    <w:rsid w:val="00460CCE"/>
    <w:rsid w:val="0046161A"/>
    <w:rsid w:val="00461938"/>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268"/>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2F71"/>
    <w:rsid w:val="00493743"/>
    <w:rsid w:val="00494626"/>
    <w:rsid w:val="004957F5"/>
    <w:rsid w:val="00495FA6"/>
    <w:rsid w:val="00497AFB"/>
    <w:rsid w:val="004A07C6"/>
    <w:rsid w:val="004A0B37"/>
    <w:rsid w:val="004A1D73"/>
    <w:rsid w:val="004A1E0A"/>
    <w:rsid w:val="004A1E85"/>
    <w:rsid w:val="004A1F4F"/>
    <w:rsid w:val="004A24F9"/>
    <w:rsid w:val="004A46A1"/>
    <w:rsid w:val="004A57EA"/>
    <w:rsid w:val="004A667D"/>
    <w:rsid w:val="004A76E6"/>
    <w:rsid w:val="004A79DB"/>
    <w:rsid w:val="004B0095"/>
    <w:rsid w:val="004B03CC"/>
    <w:rsid w:val="004B0789"/>
    <w:rsid w:val="004B2656"/>
    <w:rsid w:val="004B26C5"/>
    <w:rsid w:val="004B3285"/>
    <w:rsid w:val="004B428D"/>
    <w:rsid w:val="004B4823"/>
    <w:rsid w:val="004B575C"/>
    <w:rsid w:val="004B59F5"/>
    <w:rsid w:val="004B5D95"/>
    <w:rsid w:val="004B5DAA"/>
    <w:rsid w:val="004C0733"/>
    <w:rsid w:val="004C0788"/>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10A"/>
    <w:rsid w:val="004E4801"/>
    <w:rsid w:val="004E4856"/>
    <w:rsid w:val="004E6DB8"/>
    <w:rsid w:val="004E7038"/>
    <w:rsid w:val="004F0041"/>
    <w:rsid w:val="004F0285"/>
    <w:rsid w:val="004F0533"/>
    <w:rsid w:val="004F0E45"/>
    <w:rsid w:val="004F1498"/>
    <w:rsid w:val="004F2CB7"/>
    <w:rsid w:val="004F2D25"/>
    <w:rsid w:val="004F32BF"/>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EF"/>
    <w:rsid w:val="00505CFA"/>
    <w:rsid w:val="00506CE5"/>
    <w:rsid w:val="005077FB"/>
    <w:rsid w:val="00507EA9"/>
    <w:rsid w:val="005106C6"/>
    <w:rsid w:val="00511088"/>
    <w:rsid w:val="005127E5"/>
    <w:rsid w:val="00512A7B"/>
    <w:rsid w:val="00512A8C"/>
    <w:rsid w:val="00512CDA"/>
    <w:rsid w:val="00515036"/>
    <w:rsid w:val="0051528F"/>
    <w:rsid w:val="005162F6"/>
    <w:rsid w:val="005168F7"/>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0EAD"/>
    <w:rsid w:val="00532273"/>
    <w:rsid w:val="005330F2"/>
    <w:rsid w:val="005333B4"/>
    <w:rsid w:val="00533503"/>
    <w:rsid w:val="00533840"/>
    <w:rsid w:val="00533B49"/>
    <w:rsid w:val="005340F9"/>
    <w:rsid w:val="005343C9"/>
    <w:rsid w:val="005344E9"/>
    <w:rsid w:val="005348BB"/>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30E"/>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970"/>
    <w:rsid w:val="00586E96"/>
    <w:rsid w:val="00587487"/>
    <w:rsid w:val="00590014"/>
    <w:rsid w:val="005912EB"/>
    <w:rsid w:val="00591502"/>
    <w:rsid w:val="00591687"/>
    <w:rsid w:val="00591ED6"/>
    <w:rsid w:val="00591F7B"/>
    <w:rsid w:val="00592A61"/>
    <w:rsid w:val="00594062"/>
    <w:rsid w:val="0059469E"/>
    <w:rsid w:val="00594923"/>
    <w:rsid w:val="00595254"/>
    <w:rsid w:val="00595655"/>
    <w:rsid w:val="005956E0"/>
    <w:rsid w:val="0059628A"/>
    <w:rsid w:val="00596359"/>
    <w:rsid w:val="005A052C"/>
    <w:rsid w:val="005A0731"/>
    <w:rsid w:val="005A0E7D"/>
    <w:rsid w:val="005A1B06"/>
    <w:rsid w:val="005A1F31"/>
    <w:rsid w:val="005A2551"/>
    <w:rsid w:val="005A3168"/>
    <w:rsid w:val="005A4996"/>
    <w:rsid w:val="005A596C"/>
    <w:rsid w:val="005A613B"/>
    <w:rsid w:val="005A6602"/>
    <w:rsid w:val="005A77A4"/>
    <w:rsid w:val="005A790A"/>
    <w:rsid w:val="005B1BF9"/>
    <w:rsid w:val="005B228F"/>
    <w:rsid w:val="005B33C8"/>
    <w:rsid w:val="005B35A2"/>
    <w:rsid w:val="005B39FB"/>
    <w:rsid w:val="005B3C66"/>
    <w:rsid w:val="005B3D91"/>
    <w:rsid w:val="005B6439"/>
    <w:rsid w:val="005B7171"/>
    <w:rsid w:val="005B7F0E"/>
    <w:rsid w:val="005C00ED"/>
    <w:rsid w:val="005C01CE"/>
    <w:rsid w:val="005C025F"/>
    <w:rsid w:val="005C0605"/>
    <w:rsid w:val="005C27CC"/>
    <w:rsid w:val="005C28D0"/>
    <w:rsid w:val="005C2B6C"/>
    <w:rsid w:val="005C2E75"/>
    <w:rsid w:val="005C3204"/>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5378"/>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5EA3"/>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2E13"/>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1B8"/>
    <w:rsid w:val="00672D48"/>
    <w:rsid w:val="00673459"/>
    <w:rsid w:val="00674443"/>
    <w:rsid w:val="00674488"/>
    <w:rsid w:val="00675208"/>
    <w:rsid w:val="00677287"/>
    <w:rsid w:val="00677454"/>
    <w:rsid w:val="006775FD"/>
    <w:rsid w:val="0067788B"/>
    <w:rsid w:val="006778FA"/>
    <w:rsid w:val="00677A54"/>
    <w:rsid w:val="00680ACB"/>
    <w:rsid w:val="00681200"/>
    <w:rsid w:val="00681C53"/>
    <w:rsid w:val="0068216F"/>
    <w:rsid w:val="00682987"/>
    <w:rsid w:val="00683C89"/>
    <w:rsid w:val="00684184"/>
    <w:rsid w:val="0068611F"/>
    <w:rsid w:val="006866BE"/>
    <w:rsid w:val="00686B20"/>
    <w:rsid w:val="006870FB"/>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5CE8"/>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1F91"/>
    <w:rsid w:val="006D26FF"/>
    <w:rsid w:val="006D2A0B"/>
    <w:rsid w:val="006D37FA"/>
    <w:rsid w:val="006D3E62"/>
    <w:rsid w:val="006D5373"/>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1661F"/>
    <w:rsid w:val="00720265"/>
    <w:rsid w:val="00722C71"/>
    <w:rsid w:val="0072415B"/>
    <w:rsid w:val="00724BA6"/>
    <w:rsid w:val="00724C3A"/>
    <w:rsid w:val="00724DAE"/>
    <w:rsid w:val="007255EC"/>
    <w:rsid w:val="007257BB"/>
    <w:rsid w:val="007259EC"/>
    <w:rsid w:val="0072641C"/>
    <w:rsid w:val="00726C43"/>
    <w:rsid w:val="0072742A"/>
    <w:rsid w:val="00727F9D"/>
    <w:rsid w:val="007311F7"/>
    <w:rsid w:val="00731450"/>
    <w:rsid w:val="00731B28"/>
    <w:rsid w:val="00731C64"/>
    <w:rsid w:val="00731DF9"/>
    <w:rsid w:val="00731F68"/>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147F"/>
    <w:rsid w:val="0075263F"/>
    <w:rsid w:val="0075284E"/>
    <w:rsid w:val="00753850"/>
    <w:rsid w:val="00753AE3"/>
    <w:rsid w:val="00754BAB"/>
    <w:rsid w:val="00754C44"/>
    <w:rsid w:val="00756FD5"/>
    <w:rsid w:val="007579F5"/>
    <w:rsid w:val="00757ED9"/>
    <w:rsid w:val="0076232B"/>
    <w:rsid w:val="007634F1"/>
    <w:rsid w:val="00764359"/>
    <w:rsid w:val="0076493D"/>
    <w:rsid w:val="00765C1C"/>
    <w:rsid w:val="00765C20"/>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C6E23"/>
    <w:rsid w:val="007D1E04"/>
    <w:rsid w:val="007D1E91"/>
    <w:rsid w:val="007D20F4"/>
    <w:rsid w:val="007D2212"/>
    <w:rsid w:val="007D3BC9"/>
    <w:rsid w:val="007D4265"/>
    <w:rsid w:val="007D43ED"/>
    <w:rsid w:val="007D4D7B"/>
    <w:rsid w:val="007D5E3A"/>
    <w:rsid w:val="007D6BEB"/>
    <w:rsid w:val="007D6C49"/>
    <w:rsid w:val="007E1F70"/>
    <w:rsid w:val="007E351B"/>
    <w:rsid w:val="007E3D91"/>
    <w:rsid w:val="007E4061"/>
    <w:rsid w:val="007E479E"/>
    <w:rsid w:val="007E4E4C"/>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3B5C"/>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AD"/>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67ADE"/>
    <w:rsid w:val="0087159F"/>
    <w:rsid w:val="0087169D"/>
    <w:rsid w:val="00871FD9"/>
    <w:rsid w:val="008720EA"/>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093"/>
    <w:rsid w:val="008A7E9D"/>
    <w:rsid w:val="008B02EA"/>
    <w:rsid w:val="008B0B4E"/>
    <w:rsid w:val="008B12D0"/>
    <w:rsid w:val="008B1BA6"/>
    <w:rsid w:val="008B1CD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3E31"/>
    <w:rsid w:val="008C46E3"/>
    <w:rsid w:val="008C4DA5"/>
    <w:rsid w:val="008C583B"/>
    <w:rsid w:val="008C6199"/>
    <w:rsid w:val="008C66D0"/>
    <w:rsid w:val="008D0394"/>
    <w:rsid w:val="008D1959"/>
    <w:rsid w:val="008D2664"/>
    <w:rsid w:val="008D267C"/>
    <w:rsid w:val="008D417C"/>
    <w:rsid w:val="008D4954"/>
    <w:rsid w:val="008D5301"/>
    <w:rsid w:val="008D6051"/>
    <w:rsid w:val="008D7249"/>
    <w:rsid w:val="008D7FBA"/>
    <w:rsid w:val="008E02B3"/>
    <w:rsid w:val="008E0696"/>
    <w:rsid w:val="008E1FAF"/>
    <w:rsid w:val="008E2435"/>
    <w:rsid w:val="008E2B22"/>
    <w:rsid w:val="008E2BC4"/>
    <w:rsid w:val="008E31CA"/>
    <w:rsid w:val="008E38C2"/>
    <w:rsid w:val="008E3AA8"/>
    <w:rsid w:val="008E4A45"/>
    <w:rsid w:val="008E524B"/>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21"/>
    <w:rsid w:val="009160C7"/>
    <w:rsid w:val="00916700"/>
    <w:rsid w:val="0091674A"/>
    <w:rsid w:val="009167D1"/>
    <w:rsid w:val="00917820"/>
    <w:rsid w:val="009178D2"/>
    <w:rsid w:val="00917ACB"/>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2EA"/>
    <w:rsid w:val="009373C8"/>
    <w:rsid w:val="00937906"/>
    <w:rsid w:val="00937982"/>
    <w:rsid w:val="009400EB"/>
    <w:rsid w:val="009406AA"/>
    <w:rsid w:val="00940AB2"/>
    <w:rsid w:val="009416AB"/>
    <w:rsid w:val="00941D4F"/>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77F6C"/>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127B"/>
    <w:rsid w:val="009D283C"/>
    <w:rsid w:val="009D2ED3"/>
    <w:rsid w:val="009D3308"/>
    <w:rsid w:val="009D367F"/>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4C1E"/>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699"/>
    <w:rsid w:val="00A45B3B"/>
    <w:rsid w:val="00A45B8E"/>
    <w:rsid w:val="00A45C12"/>
    <w:rsid w:val="00A462A1"/>
    <w:rsid w:val="00A462C9"/>
    <w:rsid w:val="00A468E7"/>
    <w:rsid w:val="00A4753D"/>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60A"/>
    <w:rsid w:val="00A7574C"/>
    <w:rsid w:val="00A757C8"/>
    <w:rsid w:val="00A75C5E"/>
    <w:rsid w:val="00A75FBC"/>
    <w:rsid w:val="00A76721"/>
    <w:rsid w:val="00A77F70"/>
    <w:rsid w:val="00A807B2"/>
    <w:rsid w:val="00A8134E"/>
    <w:rsid w:val="00A816AC"/>
    <w:rsid w:val="00A81729"/>
    <w:rsid w:val="00A81C01"/>
    <w:rsid w:val="00A82797"/>
    <w:rsid w:val="00A83C3A"/>
    <w:rsid w:val="00A84065"/>
    <w:rsid w:val="00A84388"/>
    <w:rsid w:val="00A86148"/>
    <w:rsid w:val="00A86205"/>
    <w:rsid w:val="00A86237"/>
    <w:rsid w:val="00A8646F"/>
    <w:rsid w:val="00A86CBA"/>
    <w:rsid w:val="00A872FB"/>
    <w:rsid w:val="00A87BFE"/>
    <w:rsid w:val="00A87E89"/>
    <w:rsid w:val="00A902B7"/>
    <w:rsid w:val="00A908AF"/>
    <w:rsid w:val="00A919D7"/>
    <w:rsid w:val="00A91D92"/>
    <w:rsid w:val="00A93356"/>
    <w:rsid w:val="00A9362A"/>
    <w:rsid w:val="00A93FA5"/>
    <w:rsid w:val="00A95A97"/>
    <w:rsid w:val="00A960F1"/>
    <w:rsid w:val="00A96A18"/>
    <w:rsid w:val="00A96B3A"/>
    <w:rsid w:val="00A976A6"/>
    <w:rsid w:val="00A9786A"/>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0E21"/>
    <w:rsid w:val="00AC1EEC"/>
    <w:rsid w:val="00AC323B"/>
    <w:rsid w:val="00AC3B95"/>
    <w:rsid w:val="00AC5235"/>
    <w:rsid w:val="00AC53CD"/>
    <w:rsid w:val="00AC5694"/>
    <w:rsid w:val="00AC64E3"/>
    <w:rsid w:val="00AC7089"/>
    <w:rsid w:val="00AC721D"/>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272"/>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9AF"/>
    <w:rsid w:val="00B67C91"/>
    <w:rsid w:val="00B70B3C"/>
    <w:rsid w:val="00B7108D"/>
    <w:rsid w:val="00B71B30"/>
    <w:rsid w:val="00B7216F"/>
    <w:rsid w:val="00B72A64"/>
    <w:rsid w:val="00B72B83"/>
    <w:rsid w:val="00B75126"/>
    <w:rsid w:val="00B75BF0"/>
    <w:rsid w:val="00B75E6E"/>
    <w:rsid w:val="00B75E8F"/>
    <w:rsid w:val="00B76029"/>
    <w:rsid w:val="00B76329"/>
    <w:rsid w:val="00B76C58"/>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6DC"/>
    <w:rsid w:val="00BA6E84"/>
    <w:rsid w:val="00BA7363"/>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B7F1C"/>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4B85"/>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0E71"/>
    <w:rsid w:val="00C11166"/>
    <w:rsid w:val="00C111BD"/>
    <w:rsid w:val="00C11A36"/>
    <w:rsid w:val="00C11B3F"/>
    <w:rsid w:val="00C137D8"/>
    <w:rsid w:val="00C15586"/>
    <w:rsid w:val="00C164DD"/>
    <w:rsid w:val="00C1660E"/>
    <w:rsid w:val="00C16888"/>
    <w:rsid w:val="00C17CAA"/>
    <w:rsid w:val="00C20A80"/>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1BE9"/>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60"/>
    <w:rsid w:val="00CA18B2"/>
    <w:rsid w:val="00CA194D"/>
    <w:rsid w:val="00CA212F"/>
    <w:rsid w:val="00CA2448"/>
    <w:rsid w:val="00CA2E99"/>
    <w:rsid w:val="00CA41E0"/>
    <w:rsid w:val="00CA43B4"/>
    <w:rsid w:val="00CA465D"/>
    <w:rsid w:val="00CA51C4"/>
    <w:rsid w:val="00CA64BE"/>
    <w:rsid w:val="00CA6681"/>
    <w:rsid w:val="00CA7614"/>
    <w:rsid w:val="00CA763A"/>
    <w:rsid w:val="00CB0BA5"/>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3F73"/>
    <w:rsid w:val="00CC4049"/>
    <w:rsid w:val="00CC4446"/>
    <w:rsid w:val="00CC4815"/>
    <w:rsid w:val="00CC4C67"/>
    <w:rsid w:val="00CC4C98"/>
    <w:rsid w:val="00CC5BEB"/>
    <w:rsid w:val="00CC674A"/>
    <w:rsid w:val="00CC6CA3"/>
    <w:rsid w:val="00CC747C"/>
    <w:rsid w:val="00CC74DD"/>
    <w:rsid w:val="00CC7CBD"/>
    <w:rsid w:val="00CD0233"/>
    <w:rsid w:val="00CD1571"/>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35A"/>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400"/>
    <w:rsid w:val="00D27BA4"/>
    <w:rsid w:val="00D27D36"/>
    <w:rsid w:val="00D27FC1"/>
    <w:rsid w:val="00D305F4"/>
    <w:rsid w:val="00D30869"/>
    <w:rsid w:val="00D316AB"/>
    <w:rsid w:val="00D31AC3"/>
    <w:rsid w:val="00D32E11"/>
    <w:rsid w:val="00D34152"/>
    <w:rsid w:val="00D34206"/>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1D1"/>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55B"/>
    <w:rsid w:val="00DC06F6"/>
    <w:rsid w:val="00DC077B"/>
    <w:rsid w:val="00DC147D"/>
    <w:rsid w:val="00DC1A3C"/>
    <w:rsid w:val="00DC205C"/>
    <w:rsid w:val="00DC20F6"/>
    <w:rsid w:val="00DC2A4B"/>
    <w:rsid w:val="00DC31A8"/>
    <w:rsid w:val="00DC35B7"/>
    <w:rsid w:val="00DC37B8"/>
    <w:rsid w:val="00DC4EB7"/>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5D6C"/>
    <w:rsid w:val="00DD6127"/>
    <w:rsid w:val="00DD7AAB"/>
    <w:rsid w:val="00DE022E"/>
    <w:rsid w:val="00DE023E"/>
    <w:rsid w:val="00DE03FC"/>
    <w:rsid w:val="00DE1488"/>
    <w:rsid w:val="00DE191E"/>
    <w:rsid w:val="00DE1FD1"/>
    <w:rsid w:val="00DE26CD"/>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37AC1"/>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98"/>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20FF"/>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5A2"/>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090"/>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15A3"/>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4592"/>
    <w:rsid w:val="00F34735"/>
    <w:rsid w:val="00F349A2"/>
    <w:rsid w:val="00F3500B"/>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0DF"/>
    <w:rsid w:val="00F9077A"/>
    <w:rsid w:val="00F908A7"/>
    <w:rsid w:val="00F90F0B"/>
    <w:rsid w:val="00F913D1"/>
    <w:rsid w:val="00F92073"/>
    <w:rsid w:val="00F92181"/>
    <w:rsid w:val="00F924A3"/>
    <w:rsid w:val="00F93ABB"/>
    <w:rsid w:val="00F9489E"/>
    <w:rsid w:val="00F95374"/>
    <w:rsid w:val="00F95696"/>
    <w:rsid w:val="00F9576F"/>
    <w:rsid w:val="00F958A7"/>
    <w:rsid w:val="00F958F8"/>
    <w:rsid w:val="00F959F4"/>
    <w:rsid w:val="00F95D51"/>
    <w:rsid w:val="00F96A6F"/>
    <w:rsid w:val="00F96C2E"/>
    <w:rsid w:val="00F96C8F"/>
    <w:rsid w:val="00F979AA"/>
    <w:rsid w:val="00F97CDD"/>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26B89A"/>
  <w14:discardImageEditingData/>
  <w14:defaultImageDpi w14:val="32767"/>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uiPriority w:val="99"/>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39522808">
      <w:bodyDiv w:val="1"/>
      <w:marLeft w:val="0"/>
      <w:marRight w:val="0"/>
      <w:marTop w:val="0"/>
      <w:marBottom w:val="0"/>
      <w:divBdr>
        <w:top w:val="none" w:sz="0" w:space="0" w:color="auto"/>
        <w:left w:val="none" w:sz="0" w:space="0" w:color="auto"/>
        <w:bottom w:val="none" w:sz="0" w:space="0" w:color="auto"/>
        <w:right w:val="none" w:sz="0" w:space="0" w:color="auto"/>
      </w:divBdr>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466406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69691871">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3431251">
      <w:bodyDiv w:val="1"/>
      <w:marLeft w:val="0"/>
      <w:marRight w:val="0"/>
      <w:marTop w:val="0"/>
      <w:marBottom w:val="0"/>
      <w:divBdr>
        <w:top w:val="none" w:sz="0" w:space="0" w:color="auto"/>
        <w:left w:val="none" w:sz="0" w:space="0" w:color="auto"/>
        <w:bottom w:val="none" w:sz="0" w:space="0" w:color="auto"/>
        <w:right w:val="none" w:sz="0" w:space="0" w:color="auto"/>
      </w:divBdr>
      <w:divsChild>
        <w:div w:id="186875725">
          <w:marLeft w:val="480"/>
          <w:marRight w:val="0"/>
          <w:marTop w:val="0"/>
          <w:marBottom w:val="0"/>
          <w:divBdr>
            <w:top w:val="none" w:sz="0" w:space="0" w:color="auto"/>
            <w:left w:val="none" w:sz="0" w:space="0" w:color="auto"/>
            <w:bottom w:val="none" w:sz="0" w:space="0" w:color="auto"/>
            <w:right w:val="none" w:sz="0" w:space="0" w:color="auto"/>
          </w:divBdr>
        </w:div>
        <w:div w:id="1617101763">
          <w:marLeft w:val="480"/>
          <w:marRight w:val="0"/>
          <w:marTop w:val="0"/>
          <w:marBottom w:val="0"/>
          <w:divBdr>
            <w:top w:val="none" w:sz="0" w:space="0" w:color="auto"/>
            <w:left w:val="none" w:sz="0" w:space="0" w:color="auto"/>
            <w:bottom w:val="none" w:sz="0" w:space="0" w:color="auto"/>
            <w:right w:val="none" w:sz="0" w:space="0" w:color="auto"/>
          </w:divBdr>
        </w:div>
        <w:div w:id="1582178881">
          <w:marLeft w:val="480"/>
          <w:marRight w:val="0"/>
          <w:marTop w:val="0"/>
          <w:marBottom w:val="0"/>
          <w:divBdr>
            <w:top w:val="none" w:sz="0" w:space="0" w:color="auto"/>
            <w:left w:val="none" w:sz="0" w:space="0" w:color="auto"/>
            <w:bottom w:val="none" w:sz="0" w:space="0" w:color="auto"/>
            <w:right w:val="none" w:sz="0" w:space="0" w:color="auto"/>
          </w:divBdr>
        </w:div>
        <w:div w:id="654458948">
          <w:marLeft w:val="480"/>
          <w:marRight w:val="0"/>
          <w:marTop w:val="0"/>
          <w:marBottom w:val="0"/>
          <w:divBdr>
            <w:top w:val="none" w:sz="0" w:space="0" w:color="auto"/>
            <w:left w:val="none" w:sz="0" w:space="0" w:color="auto"/>
            <w:bottom w:val="none" w:sz="0" w:space="0" w:color="auto"/>
            <w:right w:val="none" w:sz="0" w:space="0" w:color="auto"/>
          </w:divBdr>
        </w:div>
        <w:div w:id="75788989">
          <w:marLeft w:val="480"/>
          <w:marRight w:val="0"/>
          <w:marTop w:val="0"/>
          <w:marBottom w:val="0"/>
          <w:divBdr>
            <w:top w:val="none" w:sz="0" w:space="0" w:color="auto"/>
            <w:left w:val="none" w:sz="0" w:space="0" w:color="auto"/>
            <w:bottom w:val="none" w:sz="0" w:space="0" w:color="auto"/>
            <w:right w:val="none" w:sz="0" w:space="0" w:color="auto"/>
          </w:divBdr>
        </w:div>
        <w:div w:id="1638414544">
          <w:marLeft w:val="480"/>
          <w:marRight w:val="0"/>
          <w:marTop w:val="0"/>
          <w:marBottom w:val="0"/>
          <w:divBdr>
            <w:top w:val="none" w:sz="0" w:space="0" w:color="auto"/>
            <w:left w:val="none" w:sz="0" w:space="0" w:color="auto"/>
            <w:bottom w:val="none" w:sz="0" w:space="0" w:color="auto"/>
            <w:right w:val="none" w:sz="0" w:space="0" w:color="auto"/>
          </w:divBdr>
        </w:div>
        <w:div w:id="691423429">
          <w:marLeft w:val="480"/>
          <w:marRight w:val="0"/>
          <w:marTop w:val="0"/>
          <w:marBottom w:val="0"/>
          <w:divBdr>
            <w:top w:val="none" w:sz="0" w:space="0" w:color="auto"/>
            <w:left w:val="none" w:sz="0" w:space="0" w:color="auto"/>
            <w:bottom w:val="none" w:sz="0" w:space="0" w:color="auto"/>
            <w:right w:val="none" w:sz="0" w:space="0" w:color="auto"/>
          </w:divBdr>
        </w:div>
        <w:div w:id="1156147802">
          <w:marLeft w:val="480"/>
          <w:marRight w:val="0"/>
          <w:marTop w:val="0"/>
          <w:marBottom w:val="0"/>
          <w:divBdr>
            <w:top w:val="none" w:sz="0" w:space="0" w:color="auto"/>
            <w:left w:val="none" w:sz="0" w:space="0" w:color="auto"/>
            <w:bottom w:val="none" w:sz="0" w:space="0" w:color="auto"/>
            <w:right w:val="none" w:sz="0" w:space="0" w:color="auto"/>
          </w:divBdr>
        </w:div>
        <w:div w:id="604583045">
          <w:marLeft w:val="480"/>
          <w:marRight w:val="0"/>
          <w:marTop w:val="0"/>
          <w:marBottom w:val="0"/>
          <w:divBdr>
            <w:top w:val="none" w:sz="0" w:space="0" w:color="auto"/>
            <w:left w:val="none" w:sz="0" w:space="0" w:color="auto"/>
            <w:bottom w:val="none" w:sz="0" w:space="0" w:color="auto"/>
            <w:right w:val="none" w:sz="0" w:space="0" w:color="auto"/>
          </w:divBdr>
        </w:div>
        <w:div w:id="1820422042">
          <w:marLeft w:val="480"/>
          <w:marRight w:val="0"/>
          <w:marTop w:val="0"/>
          <w:marBottom w:val="0"/>
          <w:divBdr>
            <w:top w:val="none" w:sz="0" w:space="0" w:color="auto"/>
            <w:left w:val="none" w:sz="0" w:space="0" w:color="auto"/>
            <w:bottom w:val="none" w:sz="0" w:space="0" w:color="auto"/>
            <w:right w:val="none" w:sz="0" w:space="0" w:color="auto"/>
          </w:divBdr>
        </w:div>
        <w:div w:id="282882617">
          <w:marLeft w:val="480"/>
          <w:marRight w:val="0"/>
          <w:marTop w:val="0"/>
          <w:marBottom w:val="0"/>
          <w:divBdr>
            <w:top w:val="none" w:sz="0" w:space="0" w:color="auto"/>
            <w:left w:val="none" w:sz="0" w:space="0" w:color="auto"/>
            <w:bottom w:val="none" w:sz="0" w:space="0" w:color="auto"/>
            <w:right w:val="none" w:sz="0" w:space="0" w:color="auto"/>
          </w:divBdr>
        </w:div>
        <w:div w:id="595675884">
          <w:marLeft w:val="480"/>
          <w:marRight w:val="0"/>
          <w:marTop w:val="0"/>
          <w:marBottom w:val="0"/>
          <w:divBdr>
            <w:top w:val="none" w:sz="0" w:space="0" w:color="auto"/>
            <w:left w:val="none" w:sz="0" w:space="0" w:color="auto"/>
            <w:bottom w:val="none" w:sz="0" w:space="0" w:color="auto"/>
            <w:right w:val="none" w:sz="0" w:space="0" w:color="auto"/>
          </w:divBdr>
        </w:div>
        <w:div w:id="1659573153">
          <w:marLeft w:val="480"/>
          <w:marRight w:val="0"/>
          <w:marTop w:val="0"/>
          <w:marBottom w:val="0"/>
          <w:divBdr>
            <w:top w:val="none" w:sz="0" w:space="0" w:color="auto"/>
            <w:left w:val="none" w:sz="0" w:space="0" w:color="auto"/>
            <w:bottom w:val="none" w:sz="0" w:space="0" w:color="auto"/>
            <w:right w:val="none" w:sz="0" w:space="0" w:color="auto"/>
          </w:divBdr>
        </w:div>
        <w:div w:id="548343000">
          <w:marLeft w:val="480"/>
          <w:marRight w:val="0"/>
          <w:marTop w:val="0"/>
          <w:marBottom w:val="0"/>
          <w:divBdr>
            <w:top w:val="none" w:sz="0" w:space="0" w:color="auto"/>
            <w:left w:val="none" w:sz="0" w:space="0" w:color="auto"/>
            <w:bottom w:val="none" w:sz="0" w:space="0" w:color="auto"/>
            <w:right w:val="none" w:sz="0" w:space="0" w:color="auto"/>
          </w:divBdr>
        </w:div>
        <w:div w:id="1271282414">
          <w:marLeft w:val="480"/>
          <w:marRight w:val="0"/>
          <w:marTop w:val="0"/>
          <w:marBottom w:val="0"/>
          <w:divBdr>
            <w:top w:val="none" w:sz="0" w:space="0" w:color="auto"/>
            <w:left w:val="none" w:sz="0" w:space="0" w:color="auto"/>
            <w:bottom w:val="none" w:sz="0" w:space="0" w:color="auto"/>
            <w:right w:val="none" w:sz="0" w:space="0" w:color="auto"/>
          </w:divBdr>
        </w:div>
        <w:div w:id="1284077563">
          <w:marLeft w:val="480"/>
          <w:marRight w:val="0"/>
          <w:marTop w:val="0"/>
          <w:marBottom w:val="0"/>
          <w:divBdr>
            <w:top w:val="none" w:sz="0" w:space="0" w:color="auto"/>
            <w:left w:val="none" w:sz="0" w:space="0" w:color="auto"/>
            <w:bottom w:val="none" w:sz="0" w:space="0" w:color="auto"/>
            <w:right w:val="none" w:sz="0" w:space="0" w:color="auto"/>
          </w:divBdr>
        </w:div>
        <w:div w:id="1909457193">
          <w:marLeft w:val="480"/>
          <w:marRight w:val="0"/>
          <w:marTop w:val="0"/>
          <w:marBottom w:val="0"/>
          <w:divBdr>
            <w:top w:val="none" w:sz="0" w:space="0" w:color="auto"/>
            <w:left w:val="none" w:sz="0" w:space="0" w:color="auto"/>
            <w:bottom w:val="none" w:sz="0" w:space="0" w:color="auto"/>
            <w:right w:val="none" w:sz="0" w:space="0" w:color="auto"/>
          </w:divBdr>
        </w:div>
        <w:div w:id="132648689">
          <w:marLeft w:val="480"/>
          <w:marRight w:val="0"/>
          <w:marTop w:val="0"/>
          <w:marBottom w:val="0"/>
          <w:divBdr>
            <w:top w:val="none" w:sz="0" w:space="0" w:color="auto"/>
            <w:left w:val="none" w:sz="0" w:space="0" w:color="auto"/>
            <w:bottom w:val="none" w:sz="0" w:space="0" w:color="auto"/>
            <w:right w:val="none" w:sz="0" w:space="0" w:color="auto"/>
          </w:divBdr>
        </w:div>
        <w:div w:id="788816237">
          <w:marLeft w:val="480"/>
          <w:marRight w:val="0"/>
          <w:marTop w:val="0"/>
          <w:marBottom w:val="0"/>
          <w:divBdr>
            <w:top w:val="none" w:sz="0" w:space="0" w:color="auto"/>
            <w:left w:val="none" w:sz="0" w:space="0" w:color="auto"/>
            <w:bottom w:val="none" w:sz="0" w:space="0" w:color="auto"/>
            <w:right w:val="none" w:sz="0" w:space="0" w:color="auto"/>
          </w:divBdr>
        </w:div>
        <w:div w:id="706175692">
          <w:marLeft w:val="480"/>
          <w:marRight w:val="0"/>
          <w:marTop w:val="0"/>
          <w:marBottom w:val="0"/>
          <w:divBdr>
            <w:top w:val="none" w:sz="0" w:space="0" w:color="auto"/>
            <w:left w:val="none" w:sz="0" w:space="0" w:color="auto"/>
            <w:bottom w:val="none" w:sz="0" w:space="0" w:color="auto"/>
            <w:right w:val="none" w:sz="0" w:space="0" w:color="auto"/>
          </w:divBdr>
        </w:div>
        <w:div w:id="1473672136">
          <w:marLeft w:val="480"/>
          <w:marRight w:val="0"/>
          <w:marTop w:val="0"/>
          <w:marBottom w:val="0"/>
          <w:divBdr>
            <w:top w:val="none" w:sz="0" w:space="0" w:color="auto"/>
            <w:left w:val="none" w:sz="0" w:space="0" w:color="auto"/>
            <w:bottom w:val="none" w:sz="0" w:space="0" w:color="auto"/>
            <w:right w:val="none" w:sz="0" w:space="0" w:color="auto"/>
          </w:divBdr>
        </w:div>
        <w:div w:id="1914192952">
          <w:marLeft w:val="480"/>
          <w:marRight w:val="0"/>
          <w:marTop w:val="0"/>
          <w:marBottom w:val="0"/>
          <w:divBdr>
            <w:top w:val="none" w:sz="0" w:space="0" w:color="auto"/>
            <w:left w:val="none" w:sz="0" w:space="0" w:color="auto"/>
            <w:bottom w:val="none" w:sz="0" w:space="0" w:color="auto"/>
            <w:right w:val="none" w:sz="0" w:space="0" w:color="auto"/>
          </w:divBdr>
        </w:div>
        <w:div w:id="1087069043">
          <w:marLeft w:val="480"/>
          <w:marRight w:val="0"/>
          <w:marTop w:val="0"/>
          <w:marBottom w:val="0"/>
          <w:divBdr>
            <w:top w:val="none" w:sz="0" w:space="0" w:color="auto"/>
            <w:left w:val="none" w:sz="0" w:space="0" w:color="auto"/>
            <w:bottom w:val="none" w:sz="0" w:space="0" w:color="auto"/>
            <w:right w:val="none" w:sz="0" w:space="0" w:color="auto"/>
          </w:divBdr>
        </w:div>
        <w:div w:id="2042851173">
          <w:marLeft w:val="480"/>
          <w:marRight w:val="0"/>
          <w:marTop w:val="0"/>
          <w:marBottom w:val="0"/>
          <w:divBdr>
            <w:top w:val="none" w:sz="0" w:space="0" w:color="auto"/>
            <w:left w:val="none" w:sz="0" w:space="0" w:color="auto"/>
            <w:bottom w:val="none" w:sz="0" w:space="0" w:color="auto"/>
            <w:right w:val="none" w:sz="0" w:space="0" w:color="auto"/>
          </w:divBdr>
        </w:div>
        <w:div w:id="201334763">
          <w:marLeft w:val="480"/>
          <w:marRight w:val="0"/>
          <w:marTop w:val="0"/>
          <w:marBottom w:val="0"/>
          <w:divBdr>
            <w:top w:val="none" w:sz="0" w:space="0" w:color="auto"/>
            <w:left w:val="none" w:sz="0" w:space="0" w:color="auto"/>
            <w:bottom w:val="none" w:sz="0" w:space="0" w:color="auto"/>
            <w:right w:val="none" w:sz="0" w:space="0" w:color="auto"/>
          </w:divBdr>
        </w:div>
        <w:div w:id="123087664">
          <w:marLeft w:val="480"/>
          <w:marRight w:val="0"/>
          <w:marTop w:val="0"/>
          <w:marBottom w:val="0"/>
          <w:divBdr>
            <w:top w:val="none" w:sz="0" w:space="0" w:color="auto"/>
            <w:left w:val="none" w:sz="0" w:space="0" w:color="auto"/>
            <w:bottom w:val="none" w:sz="0" w:space="0" w:color="auto"/>
            <w:right w:val="none" w:sz="0" w:space="0" w:color="auto"/>
          </w:divBdr>
        </w:div>
        <w:div w:id="1579366755">
          <w:marLeft w:val="480"/>
          <w:marRight w:val="0"/>
          <w:marTop w:val="0"/>
          <w:marBottom w:val="0"/>
          <w:divBdr>
            <w:top w:val="none" w:sz="0" w:space="0" w:color="auto"/>
            <w:left w:val="none" w:sz="0" w:space="0" w:color="auto"/>
            <w:bottom w:val="none" w:sz="0" w:space="0" w:color="auto"/>
            <w:right w:val="none" w:sz="0" w:space="0" w:color="auto"/>
          </w:divBdr>
        </w:div>
        <w:div w:id="539561656">
          <w:marLeft w:val="480"/>
          <w:marRight w:val="0"/>
          <w:marTop w:val="0"/>
          <w:marBottom w:val="0"/>
          <w:divBdr>
            <w:top w:val="none" w:sz="0" w:space="0" w:color="auto"/>
            <w:left w:val="none" w:sz="0" w:space="0" w:color="auto"/>
            <w:bottom w:val="none" w:sz="0" w:space="0" w:color="auto"/>
            <w:right w:val="none" w:sz="0" w:space="0" w:color="auto"/>
          </w:divBdr>
        </w:div>
        <w:div w:id="1075009802">
          <w:marLeft w:val="480"/>
          <w:marRight w:val="0"/>
          <w:marTop w:val="0"/>
          <w:marBottom w:val="0"/>
          <w:divBdr>
            <w:top w:val="none" w:sz="0" w:space="0" w:color="auto"/>
            <w:left w:val="none" w:sz="0" w:space="0" w:color="auto"/>
            <w:bottom w:val="none" w:sz="0" w:space="0" w:color="auto"/>
            <w:right w:val="none" w:sz="0" w:space="0" w:color="auto"/>
          </w:divBdr>
        </w:div>
        <w:div w:id="1772507556">
          <w:marLeft w:val="480"/>
          <w:marRight w:val="0"/>
          <w:marTop w:val="0"/>
          <w:marBottom w:val="0"/>
          <w:divBdr>
            <w:top w:val="none" w:sz="0" w:space="0" w:color="auto"/>
            <w:left w:val="none" w:sz="0" w:space="0" w:color="auto"/>
            <w:bottom w:val="none" w:sz="0" w:space="0" w:color="auto"/>
            <w:right w:val="none" w:sz="0" w:space="0" w:color="auto"/>
          </w:divBdr>
        </w:div>
        <w:div w:id="259685824">
          <w:marLeft w:val="480"/>
          <w:marRight w:val="0"/>
          <w:marTop w:val="0"/>
          <w:marBottom w:val="0"/>
          <w:divBdr>
            <w:top w:val="none" w:sz="0" w:space="0" w:color="auto"/>
            <w:left w:val="none" w:sz="0" w:space="0" w:color="auto"/>
            <w:bottom w:val="none" w:sz="0" w:space="0" w:color="auto"/>
            <w:right w:val="none" w:sz="0" w:space="0" w:color="auto"/>
          </w:divBdr>
        </w:div>
        <w:div w:id="1744983538">
          <w:marLeft w:val="480"/>
          <w:marRight w:val="0"/>
          <w:marTop w:val="0"/>
          <w:marBottom w:val="0"/>
          <w:divBdr>
            <w:top w:val="none" w:sz="0" w:space="0" w:color="auto"/>
            <w:left w:val="none" w:sz="0" w:space="0" w:color="auto"/>
            <w:bottom w:val="none" w:sz="0" w:space="0" w:color="auto"/>
            <w:right w:val="none" w:sz="0" w:space="0" w:color="auto"/>
          </w:divBdr>
        </w:div>
        <w:div w:id="1008409735">
          <w:marLeft w:val="480"/>
          <w:marRight w:val="0"/>
          <w:marTop w:val="0"/>
          <w:marBottom w:val="0"/>
          <w:divBdr>
            <w:top w:val="none" w:sz="0" w:space="0" w:color="auto"/>
            <w:left w:val="none" w:sz="0" w:space="0" w:color="auto"/>
            <w:bottom w:val="none" w:sz="0" w:space="0" w:color="auto"/>
            <w:right w:val="none" w:sz="0" w:space="0" w:color="auto"/>
          </w:divBdr>
        </w:div>
        <w:div w:id="1955095749">
          <w:marLeft w:val="480"/>
          <w:marRight w:val="0"/>
          <w:marTop w:val="0"/>
          <w:marBottom w:val="0"/>
          <w:divBdr>
            <w:top w:val="none" w:sz="0" w:space="0" w:color="auto"/>
            <w:left w:val="none" w:sz="0" w:space="0" w:color="auto"/>
            <w:bottom w:val="none" w:sz="0" w:space="0" w:color="auto"/>
            <w:right w:val="none" w:sz="0" w:space="0" w:color="auto"/>
          </w:divBdr>
        </w:div>
        <w:div w:id="175928706">
          <w:marLeft w:val="480"/>
          <w:marRight w:val="0"/>
          <w:marTop w:val="0"/>
          <w:marBottom w:val="0"/>
          <w:divBdr>
            <w:top w:val="none" w:sz="0" w:space="0" w:color="auto"/>
            <w:left w:val="none" w:sz="0" w:space="0" w:color="auto"/>
            <w:bottom w:val="none" w:sz="0" w:space="0" w:color="auto"/>
            <w:right w:val="none" w:sz="0" w:space="0" w:color="auto"/>
          </w:divBdr>
        </w:div>
        <w:div w:id="968390563">
          <w:marLeft w:val="480"/>
          <w:marRight w:val="0"/>
          <w:marTop w:val="0"/>
          <w:marBottom w:val="0"/>
          <w:divBdr>
            <w:top w:val="none" w:sz="0" w:space="0" w:color="auto"/>
            <w:left w:val="none" w:sz="0" w:space="0" w:color="auto"/>
            <w:bottom w:val="none" w:sz="0" w:space="0" w:color="auto"/>
            <w:right w:val="none" w:sz="0" w:space="0" w:color="auto"/>
          </w:divBdr>
        </w:div>
        <w:div w:id="1340352819">
          <w:marLeft w:val="480"/>
          <w:marRight w:val="0"/>
          <w:marTop w:val="0"/>
          <w:marBottom w:val="0"/>
          <w:divBdr>
            <w:top w:val="none" w:sz="0" w:space="0" w:color="auto"/>
            <w:left w:val="none" w:sz="0" w:space="0" w:color="auto"/>
            <w:bottom w:val="none" w:sz="0" w:space="0" w:color="auto"/>
            <w:right w:val="none" w:sz="0" w:space="0" w:color="auto"/>
          </w:divBdr>
        </w:div>
        <w:div w:id="547382350">
          <w:marLeft w:val="480"/>
          <w:marRight w:val="0"/>
          <w:marTop w:val="0"/>
          <w:marBottom w:val="0"/>
          <w:divBdr>
            <w:top w:val="none" w:sz="0" w:space="0" w:color="auto"/>
            <w:left w:val="none" w:sz="0" w:space="0" w:color="auto"/>
            <w:bottom w:val="none" w:sz="0" w:space="0" w:color="auto"/>
            <w:right w:val="none" w:sz="0" w:space="0" w:color="auto"/>
          </w:divBdr>
        </w:div>
        <w:div w:id="413819189">
          <w:marLeft w:val="480"/>
          <w:marRight w:val="0"/>
          <w:marTop w:val="0"/>
          <w:marBottom w:val="0"/>
          <w:divBdr>
            <w:top w:val="none" w:sz="0" w:space="0" w:color="auto"/>
            <w:left w:val="none" w:sz="0" w:space="0" w:color="auto"/>
            <w:bottom w:val="none" w:sz="0" w:space="0" w:color="auto"/>
            <w:right w:val="none" w:sz="0" w:space="0" w:color="auto"/>
          </w:divBdr>
        </w:div>
        <w:div w:id="1556772401">
          <w:marLeft w:val="480"/>
          <w:marRight w:val="0"/>
          <w:marTop w:val="0"/>
          <w:marBottom w:val="0"/>
          <w:divBdr>
            <w:top w:val="none" w:sz="0" w:space="0" w:color="auto"/>
            <w:left w:val="none" w:sz="0" w:space="0" w:color="auto"/>
            <w:bottom w:val="none" w:sz="0" w:space="0" w:color="auto"/>
            <w:right w:val="none" w:sz="0" w:space="0" w:color="auto"/>
          </w:divBdr>
        </w:div>
        <w:div w:id="1739010316">
          <w:marLeft w:val="480"/>
          <w:marRight w:val="0"/>
          <w:marTop w:val="0"/>
          <w:marBottom w:val="0"/>
          <w:divBdr>
            <w:top w:val="none" w:sz="0" w:space="0" w:color="auto"/>
            <w:left w:val="none" w:sz="0" w:space="0" w:color="auto"/>
            <w:bottom w:val="none" w:sz="0" w:space="0" w:color="auto"/>
            <w:right w:val="none" w:sz="0" w:space="0" w:color="auto"/>
          </w:divBdr>
        </w:div>
        <w:div w:id="1020080613">
          <w:marLeft w:val="480"/>
          <w:marRight w:val="0"/>
          <w:marTop w:val="0"/>
          <w:marBottom w:val="0"/>
          <w:divBdr>
            <w:top w:val="none" w:sz="0" w:space="0" w:color="auto"/>
            <w:left w:val="none" w:sz="0" w:space="0" w:color="auto"/>
            <w:bottom w:val="none" w:sz="0" w:space="0" w:color="auto"/>
            <w:right w:val="none" w:sz="0" w:space="0" w:color="auto"/>
          </w:divBdr>
        </w:div>
        <w:div w:id="943226824">
          <w:marLeft w:val="480"/>
          <w:marRight w:val="0"/>
          <w:marTop w:val="0"/>
          <w:marBottom w:val="0"/>
          <w:divBdr>
            <w:top w:val="none" w:sz="0" w:space="0" w:color="auto"/>
            <w:left w:val="none" w:sz="0" w:space="0" w:color="auto"/>
            <w:bottom w:val="none" w:sz="0" w:space="0" w:color="auto"/>
            <w:right w:val="none" w:sz="0" w:space="0" w:color="auto"/>
          </w:divBdr>
        </w:div>
        <w:div w:id="1163356910">
          <w:marLeft w:val="480"/>
          <w:marRight w:val="0"/>
          <w:marTop w:val="0"/>
          <w:marBottom w:val="0"/>
          <w:divBdr>
            <w:top w:val="none" w:sz="0" w:space="0" w:color="auto"/>
            <w:left w:val="none" w:sz="0" w:space="0" w:color="auto"/>
            <w:bottom w:val="none" w:sz="0" w:space="0" w:color="auto"/>
            <w:right w:val="none" w:sz="0" w:space="0" w:color="auto"/>
          </w:divBdr>
        </w:div>
        <w:div w:id="1690834089">
          <w:marLeft w:val="480"/>
          <w:marRight w:val="0"/>
          <w:marTop w:val="0"/>
          <w:marBottom w:val="0"/>
          <w:divBdr>
            <w:top w:val="none" w:sz="0" w:space="0" w:color="auto"/>
            <w:left w:val="none" w:sz="0" w:space="0" w:color="auto"/>
            <w:bottom w:val="none" w:sz="0" w:space="0" w:color="auto"/>
            <w:right w:val="none" w:sz="0" w:space="0" w:color="auto"/>
          </w:divBdr>
        </w:div>
        <w:div w:id="417137892">
          <w:marLeft w:val="480"/>
          <w:marRight w:val="0"/>
          <w:marTop w:val="0"/>
          <w:marBottom w:val="0"/>
          <w:divBdr>
            <w:top w:val="none" w:sz="0" w:space="0" w:color="auto"/>
            <w:left w:val="none" w:sz="0" w:space="0" w:color="auto"/>
            <w:bottom w:val="none" w:sz="0" w:space="0" w:color="auto"/>
            <w:right w:val="none" w:sz="0" w:space="0" w:color="auto"/>
          </w:divBdr>
        </w:div>
        <w:div w:id="585843208">
          <w:marLeft w:val="480"/>
          <w:marRight w:val="0"/>
          <w:marTop w:val="0"/>
          <w:marBottom w:val="0"/>
          <w:divBdr>
            <w:top w:val="none" w:sz="0" w:space="0" w:color="auto"/>
            <w:left w:val="none" w:sz="0" w:space="0" w:color="auto"/>
            <w:bottom w:val="none" w:sz="0" w:space="0" w:color="auto"/>
            <w:right w:val="none" w:sz="0" w:space="0" w:color="auto"/>
          </w:divBdr>
        </w:div>
        <w:div w:id="1153251039">
          <w:marLeft w:val="480"/>
          <w:marRight w:val="0"/>
          <w:marTop w:val="0"/>
          <w:marBottom w:val="0"/>
          <w:divBdr>
            <w:top w:val="none" w:sz="0" w:space="0" w:color="auto"/>
            <w:left w:val="none" w:sz="0" w:space="0" w:color="auto"/>
            <w:bottom w:val="none" w:sz="0" w:space="0" w:color="auto"/>
            <w:right w:val="none" w:sz="0" w:space="0" w:color="auto"/>
          </w:divBdr>
        </w:div>
        <w:div w:id="287126456">
          <w:marLeft w:val="480"/>
          <w:marRight w:val="0"/>
          <w:marTop w:val="0"/>
          <w:marBottom w:val="0"/>
          <w:divBdr>
            <w:top w:val="none" w:sz="0" w:space="0" w:color="auto"/>
            <w:left w:val="none" w:sz="0" w:space="0" w:color="auto"/>
            <w:bottom w:val="none" w:sz="0" w:space="0" w:color="auto"/>
            <w:right w:val="none" w:sz="0" w:space="0" w:color="auto"/>
          </w:divBdr>
        </w:div>
        <w:div w:id="842554259">
          <w:marLeft w:val="480"/>
          <w:marRight w:val="0"/>
          <w:marTop w:val="0"/>
          <w:marBottom w:val="0"/>
          <w:divBdr>
            <w:top w:val="none" w:sz="0" w:space="0" w:color="auto"/>
            <w:left w:val="none" w:sz="0" w:space="0" w:color="auto"/>
            <w:bottom w:val="none" w:sz="0" w:space="0" w:color="auto"/>
            <w:right w:val="none" w:sz="0" w:space="0" w:color="auto"/>
          </w:divBdr>
        </w:div>
        <w:div w:id="692614194">
          <w:marLeft w:val="480"/>
          <w:marRight w:val="0"/>
          <w:marTop w:val="0"/>
          <w:marBottom w:val="0"/>
          <w:divBdr>
            <w:top w:val="none" w:sz="0" w:space="0" w:color="auto"/>
            <w:left w:val="none" w:sz="0" w:space="0" w:color="auto"/>
            <w:bottom w:val="none" w:sz="0" w:space="0" w:color="auto"/>
            <w:right w:val="none" w:sz="0" w:space="0" w:color="auto"/>
          </w:divBdr>
        </w:div>
        <w:div w:id="1272129525">
          <w:marLeft w:val="480"/>
          <w:marRight w:val="0"/>
          <w:marTop w:val="0"/>
          <w:marBottom w:val="0"/>
          <w:divBdr>
            <w:top w:val="none" w:sz="0" w:space="0" w:color="auto"/>
            <w:left w:val="none" w:sz="0" w:space="0" w:color="auto"/>
            <w:bottom w:val="none" w:sz="0" w:space="0" w:color="auto"/>
            <w:right w:val="none" w:sz="0" w:space="0" w:color="auto"/>
          </w:divBdr>
        </w:div>
        <w:div w:id="2027176548">
          <w:marLeft w:val="480"/>
          <w:marRight w:val="0"/>
          <w:marTop w:val="0"/>
          <w:marBottom w:val="0"/>
          <w:divBdr>
            <w:top w:val="none" w:sz="0" w:space="0" w:color="auto"/>
            <w:left w:val="none" w:sz="0" w:space="0" w:color="auto"/>
            <w:bottom w:val="none" w:sz="0" w:space="0" w:color="auto"/>
            <w:right w:val="none" w:sz="0" w:space="0" w:color="auto"/>
          </w:divBdr>
        </w:div>
        <w:div w:id="240677809">
          <w:marLeft w:val="480"/>
          <w:marRight w:val="0"/>
          <w:marTop w:val="0"/>
          <w:marBottom w:val="0"/>
          <w:divBdr>
            <w:top w:val="none" w:sz="0" w:space="0" w:color="auto"/>
            <w:left w:val="none" w:sz="0" w:space="0" w:color="auto"/>
            <w:bottom w:val="none" w:sz="0" w:space="0" w:color="auto"/>
            <w:right w:val="none" w:sz="0" w:space="0" w:color="auto"/>
          </w:divBdr>
        </w:div>
        <w:div w:id="2978471">
          <w:marLeft w:val="480"/>
          <w:marRight w:val="0"/>
          <w:marTop w:val="0"/>
          <w:marBottom w:val="0"/>
          <w:divBdr>
            <w:top w:val="none" w:sz="0" w:space="0" w:color="auto"/>
            <w:left w:val="none" w:sz="0" w:space="0" w:color="auto"/>
            <w:bottom w:val="none" w:sz="0" w:space="0" w:color="auto"/>
            <w:right w:val="none" w:sz="0" w:space="0" w:color="auto"/>
          </w:divBdr>
        </w:div>
        <w:div w:id="281232278">
          <w:marLeft w:val="480"/>
          <w:marRight w:val="0"/>
          <w:marTop w:val="0"/>
          <w:marBottom w:val="0"/>
          <w:divBdr>
            <w:top w:val="none" w:sz="0" w:space="0" w:color="auto"/>
            <w:left w:val="none" w:sz="0" w:space="0" w:color="auto"/>
            <w:bottom w:val="none" w:sz="0" w:space="0" w:color="auto"/>
            <w:right w:val="none" w:sz="0" w:space="0" w:color="auto"/>
          </w:divBdr>
        </w:div>
        <w:div w:id="1568805287">
          <w:marLeft w:val="480"/>
          <w:marRight w:val="0"/>
          <w:marTop w:val="0"/>
          <w:marBottom w:val="0"/>
          <w:divBdr>
            <w:top w:val="none" w:sz="0" w:space="0" w:color="auto"/>
            <w:left w:val="none" w:sz="0" w:space="0" w:color="auto"/>
            <w:bottom w:val="none" w:sz="0" w:space="0" w:color="auto"/>
            <w:right w:val="none" w:sz="0" w:space="0" w:color="auto"/>
          </w:divBdr>
        </w:div>
        <w:div w:id="1370455256">
          <w:marLeft w:val="480"/>
          <w:marRight w:val="0"/>
          <w:marTop w:val="0"/>
          <w:marBottom w:val="0"/>
          <w:divBdr>
            <w:top w:val="none" w:sz="0" w:space="0" w:color="auto"/>
            <w:left w:val="none" w:sz="0" w:space="0" w:color="auto"/>
            <w:bottom w:val="none" w:sz="0" w:space="0" w:color="auto"/>
            <w:right w:val="none" w:sz="0" w:space="0" w:color="auto"/>
          </w:divBdr>
        </w:div>
        <w:div w:id="120346846">
          <w:marLeft w:val="480"/>
          <w:marRight w:val="0"/>
          <w:marTop w:val="0"/>
          <w:marBottom w:val="0"/>
          <w:divBdr>
            <w:top w:val="none" w:sz="0" w:space="0" w:color="auto"/>
            <w:left w:val="none" w:sz="0" w:space="0" w:color="auto"/>
            <w:bottom w:val="none" w:sz="0" w:space="0" w:color="auto"/>
            <w:right w:val="none" w:sz="0" w:space="0" w:color="auto"/>
          </w:divBdr>
        </w:div>
        <w:div w:id="1590118987">
          <w:marLeft w:val="480"/>
          <w:marRight w:val="0"/>
          <w:marTop w:val="0"/>
          <w:marBottom w:val="0"/>
          <w:divBdr>
            <w:top w:val="none" w:sz="0" w:space="0" w:color="auto"/>
            <w:left w:val="none" w:sz="0" w:space="0" w:color="auto"/>
            <w:bottom w:val="none" w:sz="0" w:space="0" w:color="auto"/>
            <w:right w:val="none" w:sz="0" w:space="0" w:color="auto"/>
          </w:divBdr>
        </w:div>
        <w:div w:id="1146706067">
          <w:marLeft w:val="480"/>
          <w:marRight w:val="0"/>
          <w:marTop w:val="0"/>
          <w:marBottom w:val="0"/>
          <w:divBdr>
            <w:top w:val="none" w:sz="0" w:space="0" w:color="auto"/>
            <w:left w:val="none" w:sz="0" w:space="0" w:color="auto"/>
            <w:bottom w:val="none" w:sz="0" w:space="0" w:color="auto"/>
            <w:right w:val="none" w:sz="0" w:space="0" w:color="auto"/>
          </w:divBdr>
        </w:div>
        <w:div w:id="249969256">
          <w:marLeft w:val="480"/>
          <w:marRight w:val="0"/>
          <w:marTop w:val="0"/>
          <w:marBottom w:val="0"/>
          <w:divBdr>
            <w:top w:val="none" w:sz="0" w:space="0" w:color="auto"/>
            <w:left w:val="none" w:sz="0" w:space="0" w:color="auto"/>
            <w:bottom w:val="none" w:sz="0" w:space="0" w:color="auto"/>
            <w:right w:val="none" w:sz="0" w:space="0" w:color="auto"/>
          </w:divBdr>
        </w:div>
        <w:div w:id="1398699337">
          <w:marLeft w:val="480"/>
          <w:marRight w:val="0"/>
          <w:marTop w:val="0"/>
          <w:marBottom w:val="0"/>
          <w:divBdr>
            <w:top w:val="none" w:sz="0" w:space="0" w:color="auto"/>
            <w:left w:val="none" w:sz="0" w:space="0" w:color="auto"/>
            <w:bottom w:val="none" w:sz="0" w:space="0" w:color="auto"/>
            <w:right w:val="none" w:sz="0" w:space="0" w:color="auto"/>
          </w:divBdr>
        </w:div>
        <w:div w:id="237329010">
          <w:marLeft w:val="480"/>
          <w:marRight w:val="0"/>
          <w:marTop w:val="0"/>
          <w:marBottom w:val="0"/>
          <w:divBdr>
            <w:top w:val="none" w:sz="0" w:space="0" w:color="auto"/>
            <w:left w:val="none" w:sz="0" w:space="0" w:color="auto"/>
            <w:bottom w:val="none" w:sz="0" w:space="0" w:color="auto"/>
            <w:right w:val="none" w:sz="0" w:space="0" w:color="auto"/>
          </w:divBdr>
        </w:div>
        <w:div w:id="1854419272">
          <w:marLeft w:val="480"/>
          <w:marRight w:val="0"/>
          <w:marTop w:val="0"/>
          <w:marBottom w:val="0"/>
          <w:divBdr>
            <w:top w:val="none" w:sz="0" w:space="0" w:color="auto"/>
            <w:left w:val="none" w:sz="0" w:space="0" w:color="auto"/>
            <w:bottom w:val="none" w:sz="0" w:space="0" w:color="auto"/>
            <w:right w:val="none" w:sz="0" w:space="0" w:color="auto"/>
          </w:divBdr>
        </w:div>
        <w:div w:id="1042946082">
          <w:marLeft w:val="480"/>
          <w:marRight w:val="0"/>
          <w:marTop w:val="0"/>
          <w:marBottom w:val="0"/>
          <w:divBdr>
            <w:top w:val="none" w:sz="0" w:space="0" w:color="auto"/>
            <w:left w:val="none" w:sz="0" w:space="0" w:color="auto"/>
            <w:bottom w:val="none" w:sz="0" w:space="0" w:color="auto"/>
            <w:right w:val="none" w:sz="0" w:space="0" w:color="auto"/>
          </w:divBdr>
        </w:div>
        <w:div w:id="1878741460">
          <w:marLeft w:val="480"/>
          <w:marRight w:val="0"/>
          <w:marTop w:val="0"/>
          <w:marBottom w:val="0"/>
          <w:divBdr>
            <w:top w:val="none" w:sz="0" w:space="0" w:color="auto"/>
            <w:left w:val="none" w:sz="0" w:space="0" w:color="auto"/>
            <w:bottom w:val="none" w:sz="0" w:space="0" w:color="auto"/>
            <w:right w:val="none" w:sz="0" w:space="0" w:color="auto"/>
          </w:divBdr>
        </w:div>
        <w:div w:id="1338120033">
          <w:marLeft w:val="480"/>
          <w:marRight w:val="0"/>
          <w:marTop w:val="0"/>
          <w:marBottom w:val="0"/>
          <w:divBdr>
            <w:top w:val="none" w:sz="0" w:space="0" w:color="auto"/>
            <w:left w:val="none" w:sz="0" w:space="0" w:color="auto"/>
            <w:bottom w:val="none" w:sz="0" w:space="0" w:color="auto"/>
            <w:right w:val="none" w:sz="0" w:space="0" w:color="auto"/>
          </w:divBdr>
        </w:div>
        <w:div w:id="2093164990">
          <w:marLeft w:val="480"/>
          <w:marRight w:val="0"/>
          <w:marTop w:val="0"/>
          <w:marBottom w:val="0"/>
          <w:divBdr>
            <w:top w:val="none" w:sz="0" w:space="0" w:color="auto"/>
            <w:left w:val="none" w:sz="0" w:space="0" w:color="auto"/>
            <w:bottom w:val="none" w:sz="0" w:space="0" w:color="auto"/>
            <w:right w:val="none" w:sz="0" w:space="0" w:color="auto"/>
          </w:divBdr>
        </w:div>
        <w:div w:id="1876237319">
          <w:marLeft w:val="480"/>
          <w:marRight w:val="0"/>
          <w:marTop w:val="0"/>
          <w:marBottom w:val="0"/>
          <w:divBdr>
            <w:top w:val="none" w:sz="0" w:space="0" w:color="auto"/>
            <w:left w:val="none" w:sz="0" w:space="0" w:color="auto"/>
            <w:bottom w:val="none" w:sz="0" w:space="0" w:color="auto"/>
            <w:right w:val="none" w:sz="0" w:space="0" w:color="auto"/>
          </w:divBdr>
        </w:div>
        <w:div w:id="1287547808">
          <w:marLeft w:val="480"/>
          <w:marRight w:val="0"/>
          <w:marTop w:val="0"/>
          <w:marBottom w:val="0"/>
          <w:divBdr>
            <w:top w:val="none" w:sz="0" w:space="0" w:color="auto"/>
            <w:left w:val="none" w:sz="0" w:space="0" w:color="auto"/>
            <w:bottom w:val="none" w:sz="0" w:space="0" w:color="auto"/>
            <w:right w:val="none" w:sz="0" w:space="0" w:color="auto"/>
          </w:divBdr>
        </w:div>
        <w:div w:id="13582760">
          <w:marLeft w:val="480"/>
          <w:marRight w:val="0"/>
          <w:marTop w:val="0"/>
          <w:marBottom w:val="0"/>
          <w:divBdr>
            <w:top w:val="none" w:sz="0" w:space="0" w:color="auto"/>
            <w:left w:val="none" w:sz="0" w:space="0" w:color="auto"/>
            <w:bottom w:val="none" w:sz="0" w:space="0" w:color="auto"/>
            <w:right w:val="none" w:sz="0" w:space="0" w:color="auto"/>
          </w:divBdr>
        </w:div>
        <w:div w:id="1690254122">
          <w:marLeft w:val="480"/>
          <w:marRight w:val="0"/>
          <w:marTop w:val="0"/>
          <w:marBottom w:val="0"/>
          <w:divBdr>
            <w:top w:val="none" w:sz="0" w:space="0" w:color="auto"/>
            <w:left w:val="none" w:sz="0" w:space="0" w:color="auto"/>
            <w:bottom w:val="none" w:sz="0" w:space="0" w:color="auto"/>
            <w:right w:val="none" w:sz="0" w:space="0" w:color="auto"/>
          </w:divBdr>
        </w:div>
        <w:div w:id="1402868390">
          <w:marLeft w:val="480"/>
          <w:marRight w:val="0"/>
          <w:marTop w:val="0"/>
          <w:marBottom w:val="0"/>
          <w:divBdr>
            <w:top w:val="none" w:sz="0" w:space="0" w:color="auto"/>
            <w:left w:val="none" w:sz="0" w:space="0" w:color="auto"/>
            <w:bottom w:val="none" w:sz="0" w:space="0" w:color="auto"/>
            <w:right w:val="none" w:sz="0" w:space="0" w:color="auto"/>
          </w:divBdr>
        </w:div>
        <w:div w:id="1841655193">
          <w:marLeft w:val="480"/>
          <w:marRight w:val="0"/>
          <w:marTop w:val="0"/>
          <w:marBottom w:val="0"/>
          <w:divBdr>
            <w:top w:val="none" w:sz="0" w:space="0" w:color="auto"/>
            <w:left w:val="none" w:sz="0" w:space="0" w:color="auto"/>
            <w:bottom w:val="none" w:sz="0" w:space="0" w:color="auto"/>
            <w:right w:val="none" w:sz="0" w:space="0" w:color="auto"/>
          </w:divBdr>
        </w:div>
        <w:div w:id="939994141">
          <w:marLeft w:val="480"/>
          <w:marRight w:val="0"/>
          <w:marTop w:val="0"/>
          <w:marBottom w:val="0"/>
          <w:divBdr>
            <w:top w:val="none" w:sz="0" w:space="0" w:color="auto"/>
            <w:left w:val="none" w:sz="0" w:space="0" w:color="auto"/>
            <w:bottom w:val="none" w:sz="0" w:space="0" w:color="auto"/>
            <w:right w:val="none" w:sz="0" w:space="0" w:color="auto"/>
          </w:divBdr>
        </w:div>
        <w:div w:id="1858542627">
          <w:marLeft w:val="480"/>
          <w:marRight w:val="0"/>
          <w:marTop w:val="0"/>
          <w:marBottom w:val="0"/>
          <w:divBdr>
            <w:top w:val="none" w:sz="0" w:space="0" w:color="auto"/>
            <w:left w:val="none" w:sz="0" w:space="0" w:color="auto"/>
            <w:bottom w:val="none" w:sz="0" w:space="0" w:color="auto"/>
            <w:right w:val="none" w:sz="0" w:space="0" w:color="auto"/>
          </w:divBdr>
        </w:div>
      </w:divsChild>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98841337">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223514">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25972798">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0896212">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55514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6332501">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1692860">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3336532">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4231583">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3652397">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4151755">
      <w:bodyDiv w:val="1"/>
      <w:marLeft w:val="0"/>
      <w:marRight w:val="0"/>
      <w:marTop w:val="0"/>
      <w:marBottom w:val="0"/>
      <w:divBdr>
        <w:top w:val="none" w:sz="0" w:space="0" w:color="auto"/>
        <w:left w:val="none" w:sz="0" w:space="0" w:color="auto"/>
        <w:bottom w:val="none" w:sz="0" w:space="0" w:color="auto"/>
        <w:right w:val="none" w:sz="0" w:space="0" w:color="auto"/>
      </w:divBdr>
      <w:divsChild>
        <w:div w:id="1857425712">
          <w:marLeft w:val="480"/>
          <w:marRight w:val="0"/>
          <w:marTop w:val="0"/>
          <w:marBottom w:val="0"/>
          <w:divBdr>
            <w:top w:val="none" w:sz="0" w:space="0" w:color="auto"/>
            <w:left w:val="none" w:sz="0" w:space="0" w:color="auto"/>
            <w:bottom w:val="none" w:sz="0" w:space="0" w:color="auto"/>
            <w:right w:val="none" w:sz="0" w:space="0" w:color="auto"/>
          </w:divBdr>
        </w:div>
        <w:div w:id="2055425112">
          <w:marLeft w:val="480"/>
          <w:marRight w:val="0"/>
          <w:marTop w:val="0"/>
          <w:marBottom w:val="0"/>
          <w:divBdr>
            <w:top w:val="none" w:sz="0" w:space="0" w:color="auto"/>
            <w:left w:val="none" w:sz="0" w:space="0" w:color="auto"/>
            <w:bottom w:val="none" w:sz="0" w:space="0" w:color="auto"/>
            <w:right w:val="none" w:sz="0" w:space="0" w:color="auto"/>
          </w:divBdr>
        </w:div>
        <w:div w:id="1970282223">
          <w:marLeft w:val="480"/>
          <w:marRight w:val="0"/>
          <w:marTop w:val="0"/>
          <w:marBottom w:val="0"/>
          <w:divBdr>
            <w:top w:val="none" w:sz="0" w:space="0" w:color="auto"/>
            <w:left w:val="none" w:sz="0" w:space="0" w:color="auto"/>
            <w:bottom w:val="none" w:sz="0" w:space="0" w:color="auto"/>
            <w:right w:val="none" w:sz="0" w:space="0" w:color="auto"/>
          </w:divBdr>
        </w:div>
        <w:div w:id="1274438303">
          <w:marLeft w:val="480"/>
          <w:marRight w:val="0"/>
          <w:marTop w:val="0"/>
          <w:marBottom w:val="0"/>
          <w:divBdr>
            <w:top w:val="none" w:sz="0" w:space="0" w:color="auto"/>
            <w:left w:val="none" w:sz="0" w:space="0" w:color="auto"/>
            <w:bottom w:val="none" w:sz="0" w:space="0" w:color="auto"/>
            <w:right w:val="none" w:sz="0" w:space="0" w:color="auto"/>
          </w:divBdr>
        </w:div>
        <w:div w:id="35928902">
          <w:marLeft w:val="480"/>
          <w:marRight w:val="0"/>
          <w:marTop w:val="0"/>
          <w:marBottom w:val="0"/>
          <w:divBdr>
            <w:top w:val="none" w:sz="0" w:space="0" w:color="auto"/>
            <w:left w:val="none" w:sz="0" w:space="0" w:color="auto"/>
            <w:bottom w:val="none" w:sz="0" w:space="0" w:color="auto"/>
            <w:right w:val="none" w:sz="0" w:space="0" w:color="auto"/>
          </w:divBdr>
        </w:div>
        <w:div w:id="325864816">
          <w:marLeft w:val="480"/>
          <w:marRight w:val="0"/>
          <w:marTop w:val="0"/>
          <w:marBottom w:val="0"/>
          <w:divBdr>
            <w:top w:val="none" w:sz="0" w:space="0" w:color="auto"/>
            <w:left w:val="none" w:sz="0" w:space="0" w:color="auto"/>
            <w:bottom w:val="none" w:sz="0" w:space="0" w:color="auto"/>
            <w:right w:val="none" w:sz="0" w:space="0" w:color="auto"/>
          </w:divBdr>
        </w:div>
        <w:div w:id="1921670828">
          <w:marLeft w:val="480"/>
          <w:marRight w:val="0"/>
          <w:marTop w:val="0"/>
          <w:marBottom w:val="0"/>
          <w:divBdr>
            <w:top w:val="none" w:sz="0" w:space="0" w:color="auto"/>
            <w:left w:val="none" w:sz="0" w:space="0" w:color="auto"/>
            <w:bottom w:val="none" w:sz="0" w:space="0" w:color="auto"/>
            <w:right w:val="none" w:sz="0" w:space="0" w:color="auto"/>
          </w:divBdr>
        </w:div>
        <w:div w:id="288240490">
          <w:marLeft w:val="480"/>
          <w:marRight w:val="0"/>
          <w:marTop w:val="0"/>
          <w:marBottom w:val="0"/>
          <w:divBdr>
            <w:top w:val="none" w:sz="0" w:space="0" w:color="auto"/>
            <w:left w:val="none" w:sz="0" w:space="0" w:color="auto"/>
            <w:bottom w:val="none" w:sz="0" w:space="0" w:color="auto"/>
            <w:right w:val="none" w:sz="0" w:space="0" w:color="auto"/>
          </w:divBdr>
        </w:div>
        <w:div w:id="2115243210">
          <w:marLeft w:val="480"/>
          <w:marRight w:val="0"/>
          <w:marTop w:val="0"/>
          <w:marBottom w:val="0"/>
          <w:divBdr>
            <w:top w:val="none" w:sz="0" w:space="0" w:color="auto"/>
            <w:left w:val="none" w:sz="0" w:space="0" w:color="auto"/>
            <w:bottom w:val="none" w:sz="0" w:space="0" w:color="auto"/>
            <w:right w:val="none" w:sz="0" w:space="0" w:color="auto"/>
          </w:divBdr>
        </w:div>
        <w:div w:id="877623333">
          <w:marLeft w:val="480"/>
          <w:marRight w:val="0"/>
          <w:marTop w:val="0"/>
          <w:marBottom w:val="0"/>
          <w:divBdr>
            <w:top w:val="none" w:sz="0" w:space="0" w:color="auto"/>
            <w:left w:val="none" w:sz="0" w:space="0" w:color="auto"/>
            <w:bottom w:val="none" w:sz="0" w:space="0" w:color="auto"/>
            <w:right w:val="none" w:sz="0" w:space="0" w:color="auto"/>
          </w:divBdr>
        </w:div>
        <w:div w:id="1457484824">
          <w:marLeft w:val="480"/>
          <w:marRight w:val="0"/>
          <w:marTop w:val="0"/>
          <w:marBottom w:val="0"/>
          <w:divBdr>
            <w:top w:val="none" w:sz="0" w:space="0" w:color="auto"/>
            <w:left w:val="none" w:sz="0" w:space="0" w:color="auto"/>
            <w:bottom w:val="none" w:sz="0" w:space="0" w:color="auto"/>
            <w:right w:val="none" w:sz="0" w:space="0" w:color="auto"/>
          </w:divBdr>
        </w:div>
        <w:div w:id="1965037017">
          <w:marLeft w:val="480"/>
          <w:marRight w:val="0"/>
          <w:marTop w:val="0"/>
          <w:marBottom w:val="0"/>
          <w:divBdr>
            <w:top w:val="none" w:sz="0" w:space="0" w:color="auto"/>
            <w:left w:val="none" w:sz="0" w:space="0" w:color="auto"/>
            <w:bottom w:val="none" w:sz="0" w:space="0" w:color="auto"/>
            <w:right w:val="none" w:sz="0" w:space="0" w:color="auto"/>
          </w:divBdr>
        </w:div>
        <w:div w:id="1124421306">
          <w:marLeft w:val="480"/>
          <w:marRight w:val="0"/>
          <w:marTop w:val="0"/>
          <w:marBottom w:val="0"/>
          <w:divBdr>
            <w:top w:val="none" w:sz="0" w:space="0" w:color="auto"/>
            <w:left w:val="none" w:sz="0" w:space="0" w:color="auto"/>
            <w:bottom w:val="none" w:sz="0" w:space="0" w:color="auto"/>
            <w:right w:val="none" w:sz="0" w:space="0" w:color="auto"/>
          </w:divBdr>
        </w:div>
        <w:div w:id="1478033922">
          <w:marLeft w:val="480"/>
          <w:marRight w:val="0"/>
          <w:marTop w:val="0"/>
          <w:marBottom w:val="0"/>
          <w:divBdr>
            <w:top w:val="none" w:sz="0" w:space="0" w:color="auto"/>
            <w:left w:val="none" w:sz="0" w:space="0" w:color="auto"/>
            <w:bottom w:val="none" w:sz="0" w:space="0" w:color="auto"/>
            <w:right w:val="none" w:sz="0" w:space="0" w:color="auto"/>
          </w:divBdr>
        </w:div>
        <w:div w:id="343944122">
          <w:marLeft w:val="480"/>
          <w:marRight w:val="0"/>
          <w:marTop w:val="0"/>
          <w:marBottom w:val="0"/>
          <w:divBdr>
            <w:top w:val="none" w:sz="0" w:space="0" w:color="auto"/>
            <w:left w:val="none" w:sz="0" w:space="0" w:color="auto"/>
            <w:bottom w:val="none" w:sz="0" w:space="0" w:color="auto"/>
            <w:right w:val="none" w:sz="0" w:space="0" w:color="auto"/>
          </w:divBdr>
        </w:div>
        <w:div w:id="52315428">
          <w:marLeft w:val="480"/>
          <w:marRight w:val="0"/>
          <w:marTop w:val="0"/>
          <w:marBottom w:val="0"/>
          <w:divBdr>
            <w:top w:val="none" w:sz="0" w:space="0" w:color="auto"/>
            <w:left w:val="none" w:sz="0" w:space="0" w:color="auto"/>
            <w:bottom w:val="none" w:sz="0" w:space="0" w:color="auto"/>
            <w:right w:val="none" w:sz="0" w:space="0" w:color="auto"/>
          </w:divBdr>
        </w:div>
        <w:div w:id="312105633">
          <w:marLeft w:val="480"/>
          <w:marRight w:val="0"/>
          <w:marTop w:val="0"/>
          <w:marBottom w:val="0"/>
          <w:divBdr>
            <w:top w:val="none" w:sz="0" w:space="0" w:color="auto"/>
            <w:left w:val="none" w:sz="0" w:space="0" w:color="auto"/>
            <w:bottom w:val="none" w:sz="0" w:space="0" w:color="auto"/>
            <w:right w:val="none" w:sz="0" w:space="0" w:color="auto"/>
          </w:divBdr>
        </w:div>
        <w:div w:id="1911302920">
          <w:marLeft w:val="480"/>
          <w:marRight w:val="0"/>
          <w:marTop w:val="0"/>
          <w:marBottom w:val="0"/>
          <w:divBdr>
            <w:top w:val="none" w:sz="0" w:space="0" w:color="auto"/>
            <w:left w:val="none" w:sz="0" w:space="0" w:color="auto"/>
            <w:bottom w:val="none" w:sz="0" w:space="0" w:color="auto"/>
            <w:right w:val="none" w:sz="0" w:space="0" w:color="auto"/>
          </w:divBdr>
        </w:div>
        <w:div w:id="1744527486">
          <w:marLeft w:val="480"/>
          <w:marRight w:val="0"/>
          <w:marTop w:val="0"/>
          <w:marBottom w:val="0"/>
          <w:divBdr>
            <w:top w:val="none" w:sz="0" w:space="0" w:color="auto"/>
            <w:left w:val="none" w:sz="0" w:space="0" w:color="auto"/>
            <w:bottom w:val="none" w:sz="0" w:space="0" w:color="auto"/>
            <w:right w:val="none" w:sz="0" w:space="0" w:color="auto"/>
          </w:divBdr>
        </w:div>
        <w:div w:id="1412392517">
          <w:marLeft w:val="480"/>
          <w:marRight w:val="0"/>
          <w:marTop w:val="0"/>
          <w:marBottom w:val="0"/>
          <w:divBdr>
            <w:top w:val="none" w:sz="0" w:space="0" w:color="auto"/>
            <w:left w:val="none" w:sz="0" w:space="0" w:color="auto"/>
            <w:bottom w:val="none" w:sz="0" w:space="0" w:color="auto"/>
            <w:right w:val="none" w:sz="0" w:space="0" w:color="auto"/>
          </w:divBdr>
        </w:div>
        <w:div w:id="361368504">
          <w:marLeft w:val="480"/>
          <w:marRight w:val="0"/>
          <w:marTop w:val="0"/>
          <w:marBottom w:val="0"/>
          <w:divBdr>
            <w:top w:val="none" w:sz="0" w:space="0" w:color="auto"/>
            <w:left w:val="none" w:sz="0" w:space="0" w:color="auto"/>
            <w:bottom w:val="none" w:sz="0" w:space="0" w:color="auto"/>
            <w:right w:val="none" w:sz="0" w:space="0" w:color="auto"/>
          </w:divBdr>
        </w:div>
        <w:div w:id="267853814">
          <w:marLeft w:val="480"/>
          <w:marRight w:val="0"/>
          <w:marTop w:val="0"/>
          <w:marBottom w:val="0"/>
          <w:divBdr>
            <w:top w:val="none" w:sz="0" w:space="0" w:color="auto"/>
            <w:left w:val="none" w:sz="0" w:space="0" w:color="auto"/>
            <w:bottom w:val="none" w:sz="0" w:space="0" w:color="auto"/>
            <w:right w:val="none" w:sz="0" w:space="0" w:color="auto"/>
          </w:divBdr>
        </w:div>
        <w:div w:id="962231157">
          <w:marLeft w:val="480"/>
          <w:marRight w:val="0"/>
          <w:marTop w:val="0"/>
          <w:marBottom w:val="0"/>
          <w:divBdr>
            <w:top w:val="none" w:sz="0" w:space="0" w:color="auto"/>
            <w:left w:val="none" w:sz="0" w:space="0" w:color="auto"/>
            <w:bottom w:val="none" w:sz="0" w:space="0" w:color="auto"/>
            <w:right w:val="none" w:sz="0" w:space="0" w:color="auto"/>
          </w:divBdr>
        </w:div>
        <w:div w:id="1747216225">
          <w:marLeft w:val="480"/>
          <w:marRight w:val="0"/>
          <w:marTop w:val="0"/>
          <w:marBottom w:val="0"/>
          <w:divBdr>
            <w:top w:val="none" w:sz="0" w:space="0" w:color="auto"/>
            <w:left w:val="none" w:sz="0" w:space="0" w:color="auto"/>
            <w:bottom w:val="none" w:sz="0" w:space="0" w:color="auto"/>
            <w:right w:val="none" w:sz="0" w:space="0" w:color="auto"/>
          </w:divBdr>
        </w:div>
        <w:div w:id="325402673">
          <w:marLeft w:val="480"/>
          <w:marRight w:val="0"/>
          <w:marTop w:val="0"/>
          <w:marBottom w:val="0"/>
          <w:divBdr>
            <w:top w:val="none" w:sz="0" w:space="0" w:color="auto"/>
            <w:left w:val="none" w:sz="0" w:space="0" w:color="auto"/>
            <w:bottom w:val="none" w:sz="0" w:space="0" w:color="auto"/>
            <w:right w:val="none" w:sz="0" w:space="0" w:color="auto"/>
          </w:divBdr>
        </w:div>
        <w:div w:id="1002314693">
          <w:marLeft w:val="480"/>
          <w:marRight w:val="0"/>
          <w:marTop w:val="0"/>
          <w:marBottom w:val="0"/>
          <w:divBdr>
            <w:top w:val="none" w:sz="0" w:space="0" w:color="auto"/>
            <w:left w:val="none" w:sz="0" w:space="0" w:color="auto"/>
            <w:bottom w:val="none" w:sz="0" w:space="0" w:color="auto"/>
            <w:right w:val="none" w:sz="0" w:space="0" w:color="auto"/>
          </w:divBdr>
        </w:div>
        <w:div w:id="1719084512">
          <w:marLeft w:val="480"/>
          <w:marRight w:val="0"/>
          <w:marTop w:val="0"/>
          <w:marBottom w:val="0"/>
          <w:divBdr>
            <w:top w:val="none" w:sz="0" w:space="0" w:color="auto"/>
            <w:left w:val="none" w:sz="0" w:space="0" w:color="auto"/>
            <w:bottom w:val="none" w:sz="0" w:space="0" w:color="auto"/>
            <w:right w:val="none" w:sz="0" w:space="0" w:color="auto"/>
          </w:divBdr>
        </w:div>
        <w:div w:id="631061399">
          <w:marLeft w:val="480"/>
          <w:marRight w:val="0"/>
          <w:marTop w:val="0"/>
          <w:marBottom w:val="0"/>
          <w:divBdr>
            <w:top w:val="none" w:sz="0" w:space="0" w:color="auto"/>
            <w:left w:val="none" w:sz="0" w:space="0" w:color="auto"/>
            <w:bottom w:val="none" w:sz="0" w:space="0" w:color="auto"/>
            <w:right w:val="none" w:sz="0" w:space="0" w:color="auto"/>
          </w:divBdr>
        </w:div>
        <w:div w:id="867447626">
          <w:marLeft w:val="480"/>
          <w:marRight w:val="0"/>
          <w:marTop w:val="0"/>
          <w:marBottom w:val="0"/>
          <w:divBdr>
            <w:top w:val="none" w:sz="0" w:space="0" w:color="auto"/>
            <w:left w:val="none" w:sz="0" w:space="0" w:color="auto"/>
            <w:bottom w:val="none" w:sz="0" w:space="0" w:color="auto"/>
            <w:right w:val="none" w:sz="0" w:space="0" w:color="auto"/>
          </w:divBdr>
        </w:div>
        <w:div w:id="616369661">
          <w:marLeft w:val="480"/>
          <w:marRight w:val="0"/>
          <w:marTop w:val="0"/>
          <w:marBottom w:val="0"/>
          <w:divBdr>
            <w:top w:val="none" w:sz="0" w:space="0" w:color="auto"/>
            <w:left w:val="none" w:sz="0" w:space="0" w:color="auto"/>
            <w:bottom w:val="none" w:sz="0" w:space="0" w:color="auto"/>
            <w:right w:val="none" w:sz="0" w:space="0" w:color="auto"/>
          </w:divBdr>
        </w:div>
        <w:div w:id="1091782503">
          <w:marLeft w:val="480"/>
          <w:marRight w:val="0"/>
          <w:marTop w:val="0"/>
          <w:marBottom w:val="0"/>
          <w:divBdr>
            <w:top w:val="none" w:sz="0" w:space="0" w:color="auto"/>
            <w:left w:val="none" w:sz="0" w:space="0" w:color="auto"/>
            <w:bottom w:val="none" w:sz="0" w:space="0" w:color="auto"/>
            <w:right w:val="none" w:sz="0" w:space="0" w:color="auto"/>
          </w:divBdr>
        </w:div>
        <w:div w:id="1382293210">
          <w:marLeft w:val="480"/>
          <w:marRight w:val="0"/>
          <w:marTop w:val="0"/>
          <w:marBottom w:val="0"/>
          <w:divBdr>
            <w:top w:val="none" w:sz="0" w:space="0" w:color="auto"/>
            <w:left w:val="none" w:sz="0" w:space="0" w:color="auto"/>
            <w:bottom w:val="none" w:sz="0" w:space="0" w:color="auto"/>
            <w:right w:val="none" w:sz="0" w:space="0" w:color="auto"/>
          </w:divBdr>
        </w:div>
        <w:div w:id="778644226">
          <w:marLeft w:val="480"/>
          <w:marRight w:val="0"/>
          <w:marTop w:val="0"/>
          <w:marBottom w:val="0"/>
          <w:divBdr>
            <w:top w:val="none" w:sz="0" w:space="0" w:color="auto"/>
            <w:left w:val="none" w:sz="0" w:space="0" w:color="auto"/>
            <w:bottom w:val="none" w:sz="0" w:space="0" w:color="auto"/>
            <w:right w:val="none" w:sz="0" w:space="0" w:color="auto"/>
          </w:divBdr>
        </w:div>
        <w:div w:id="78411902">
          <w:marLeft w:val="480"/>
          <w:marRight w:val="0"/>
          <w:marTop w:val="0"/>
          <w:marBottom w:val="0"/>
          <w:divBdr>
            <w:top w:val="none" w:sz="0" w:space="0" w:color="auto"/>
            <w:left w:val="none" w:sz="0" w:space="0" w:color="auto"/>
            <w:bottom w:val="none" w:sz="0" w:space="0" w:color="auto"/>
            <w:right w:val="none" w:sz="0" w:space="0" w:color="auto"/>
          </w:divBdr>
        </w:div>
        <w:div w:id="334305337">
          <w:marLeft w:val="480"/>
          <w:marRight w:val="0"/>
          <w:marTop w:val="0"/>
          <w:marBottom w:val="0"/>
          <w:divBdr>
            <w:top w:val="none" w:sz="0" w:space="0" w:color="auto"/>
            <w:left w:val="none" w:sz="0" w:space="0" w:color="auto"/>
            <w:bottom w:val="none" w:sz="0" w:space="0" w:color="auto"/>
            <w:right w:val="none" w:sz="0" w:space="0" w:color="auto"/>
          </w:divBdr>
        </w:div>
        <w:div w:id="1671760886">
          <w:marLeft w:val="480"/>
          <w:marRight w:val="0"/>
          <w:marTop w:val="0"/>
          <w:marBottom w:val="0"/>
          <w:divBdr>
            <w:top w:val="none" w:sz="0" w:space="0" w:color="auto"/>
            <w:left w:val="none" w:sz="0" w:space="0" w:color="auto"/>
            <w:bottom w:val="none" w:sz="0" w:space="0" w:color="auto"/>
            <w:right w:val="none" w:sz="0" w:space="0" w:color="auto"/>
          </w:divBdr>
        </w:div>
        <w:div w:id="1865051267">
          <w:marLeft w:val="480"/>
          <w:marRight w:val="0"/>
          <w:marTop w:val="0"/>
          <w:marBottom w:val="0"/>
          <w:divBdr>
            <w:top w:val="none" w:sz="0" w:space="0" w:color="auto"/>
            <w:left w:val="none" w:sz="0" w:space="0" w:color="auto"/>
            <w:bottom w:val="none" w:sz="0" w:space="0" w:color="auto"/>
            <w:right w:val="none" w:sz="0" w:space="0" w:color="auto"/>
          </w:divBdr>
        </w:div>
        <w:div w:id="13121086">
          <w:marLeft w:val="480"/>
          <w:marRight w:val="0"/>
          <w:marTop w:val="0"/>
          <w:marBottom w:val="0"/>
          <w:divBdr>
            <w:top w:val="none" w:sz="0" w:space="0" w:color="auto"/>
            <w:left w:val="none" w:sz="0" w:space="0" w:color="auto"/>
            <w:bottom w:val="none" w:sz="0" w:space="0" w:color="auto"/>
            <w:right w:val="none" w:sz="0" w:space="0" w:color="auto"/>
          </w:divBdr>
        </w:div>
        <w:div w:id="1940411467">
          <w:marLeft w:val="480"/>
          <w:marRight w:val="0"/>
          <w:marTop w:val="0"/>
          <w:marBottom w:val="0"/>
          <w:divBdr>
            <w:top w:val="none" w:sz="0" w:space="0" w:color="auto"/>
            <w:left w:val="none" w:sz="0" w:space="0" w:color="auto"/>
            <w:bottom w:val="none" w:sz="0" w:space="0" w:color="auto"/>
            <w:right w:val="none" w:sz="0" w:space="0" w:color="auto"/>
          </w:divBdr>
        </w:div>
        <w:div w:id="1934388411">
          <w:marLeft w:val="480"/>
          <w:marRight w:val="0"/>
          <w:marTop w:val="0"/>
          <w:marBottom w:val="0"/>
          <w:divBdr>
            <w:top w:val="none" w:sz="0" w:space="0" w:color="auto"/>
            <w:left w:val="none" w:sz="0" w:space="0" w:color="auto"/>
            <w:bottom w:val="none" w:sz="0" w:space="0" w:color="auto"/>
            <w:right w:val="none" w:sz="0" w:space="0" w:color="auto"/>
          </w:divBdr>
        </w:div>
        <w:div w:id="2007006131">
          <w:marLeft w:val="480"/>
          <w:marRight w:val="0"/>
          <w:marTop w:val="0"/>
          <w:marBottom w:val="0"/>
          <w:divBdr>
            <w:top w:val="none" w:sz="0" w:space="0" w:color="auto"/>
            <w:left w:val="none" w:sz="0" w:space="0" w:color="auto"/>
            <w:bottom w:val="none" w:sz="0" w:space="0" w:color="auto"/>
            <w:right w:val="none" w:sz="0" w:space="0" w:color="auto"/>
          </w:divBdr>
        </w:div>
        <w:div w:id="723985178">
          <w:marLeft w:val="480"/>
          <w:marRight w:val="0"/>
          <w:marTop w:val="0"/>
          <w:marBottom w:val="0"/>
          <w:divBdr>
            <w:top w:val="none" w:sz="0" w:space="0" w:color="auto"/>
            <w:left w:val="none" w:sz="0" w:space="0" w:color="auto"/>
            <w:bottom w:val="none" w:sz="0" w:space="0" w:color="auto"/>
            <w:right w:val="none" w:sz="0" w:space="0" w:color="auto"/>
          </w:divBdr>
        </w:div>
        <w:div w:id="990525383">
          <w:marLeft w:val="480"/>
          <w:marRight w:val="0"/>
          <w:marTop w:val="0"/>
          <w:marBottom w:val="0"/>
          <w:divBdr>
            <w:top w:val="none" w:sz="0" w:space="0" w:color="auto"/>
            <w:left w:val="none" w:sz="0" w:space="0" w:color="auto"/>
            <w:bottom w:val="none" w:sz="0" w:space="0" w:color="auto"/>
            <w:right w:val="none" w:sz="0" w:space="0" w:color="auto"/>
          </w:divBdr>
        </w:div>
        <w:div w:id="1870415877">
          <w:marLeft w:val="480"/>
          <w:marRight w:val="0"/>
          <w:marTop w:val="0"/>
          <w:marBottom w:val="0"/>
          <w:divBdr>
            <w:top w:val="none" w:sz="0" w:space="0" w:color="auto"/>
            <w:left w:val="none" w:sz="0" w:space="0" w:color="auto"/>
            <w:bottom w:val="none" w:sz="0" w:space="0" w:color="auto"/>
            <w:right w:val="none" w:sz="0" w:space="0" w:color="auto"/>
          </w:divBdr>
        </w:div>
        <w:div w:id="220291202">
          <w:marLeft w:val="480"/>
          <w:marRight w:val="0"/>
          <w:marTop w:val="0"/>
          <w:marBottom w:val="0"/>
          <w:divBdr>
            <w:top w:val="none" w:sz="0" w:space="0" w:color="auto"/>
            <w:left w:val="none" w:sz="0" w:space="0" w:color="auto"/>
            <w:bottom w:val="none" w:sz="0" w:space="0" w:color="auto"/>
            <w:right w:val="none" w:sz="0" w:space="0" w:color="auto"/>
          </w:divBdr>
        </w:div>
        <w:div w:id="308101166">
          <w:marLeft w:val="480"/>
          <w:marRight w:val="0"/>
          <w:marTop w:val="0"/>
          <w:marBottom w:val="0"/>
          <w:divBdr>
            <w:top w:val="none" w:sz="0" w:space="0" w:color="auto"/>
            <w:left w:val="none" w:sz="0" w:space="0" w:color="auto"/>
            <w:bottom w:val="none" w:sz="0" w:space="0" w:color="auto"/>
            <w:right w:val="none" w:sz="0" w:space="0" w:color="auto"/>
          </w:divBdr>
        </w:div>
        <w:div w:id="1073891256">
          <w:marLeft w:val="480"/>
          <w:marRight w:val="0"/>
          <w:marTop w:val="0"/>
          <w:marBottom w:val="0"/>
          <w:divBdr>
            <w:top w:val="none" w:sz="0" w:space="0" w:color="auto"/>
            <w:left w:val="none" w:sz="0" w:space="0" w:color="auto"/>
            <w:bottom w:val="none" w:sz="0" w:space="0" w:color="auto"/>
            <w:right w:val="none" w:sz="0" w:space="0" w:color="auto"/>
          </w:divBdr>
        </w:div>
        <w:div w:id="162673606">
          <w:marLeft w:val="480"/>
          <w:marRight w:val="0"/>
          <w:marTop w:val="0"/>
          <w:marBottom w:val="0"/>
          <w:divBdr>
            <w:top w:val="none" w:sz="0" w:space="0" w:color="auto"/>
            <w:left w:val="none" w:sz="0" w:space="0" w:color="auto"/>
            <w:bottom w:val="none" w:sz="0" w:space="0" w:color="auto"/>
            <w:right w:val="none" w:sz="0" w:space="0" w:color="auto"/>
          </w:divBdr>
        </w:div>
        <w:div w:id="1372421495">
          <w:marLeft w:val="480"/>
          <w:marRight w:val="0"/>
          <w:marTop w:val="0"/>
          <w:marBottom w:val="0"/>
          <w:divBdr>
            <w:top w:val="none" w:sz="0" w:space="0" w:color="auto"/>
            <w:left w:val="none" w:sz="0" w:space="0" w:color="auto"/>
            <w:bottom w:val="none" w:sz="0" w:space="0" w:color="auto"/>
            <w:right w:val="none" w:sz="0" w:space="0" w:color="auto"/>
          </w:divBdr>
        </w:div>
        <w:div w:id="1721586185">
          <w:marLeft w:val="480"/>
          <w:marRight w:val="0"/>
          <w:marTop w:val="0"/>
          <w:marBottom w:val="0"/>
          <w:divBdr>
            <w:top w:val="none" w:sz="0" w:space="0" w:color="auto"/>
            <w:left w:val="none" w:sz="0" w:space="0" w:color="auto"/>
            <w:bottom w:val="none" w:sz="0" w:space="0" w:color="auto"/>
            <w:right w:val="none" w:sz="0" w:space="0" w:color="auto"/>
          </w:divBdr>
        </w:div>
        <w:div w:id="1376152544">
          <w:marLeft w:val="480"/>
          <w:marRight w:val="0"/>
          <w:marTop w:val="0"/>
          <w:marBottom w:val="0"/>
          <w:divBdr>
            <w:top w:val="none" w:sz="0" w:space="0" w:color="auto"/>
            <w:left w:val="none" w:sz="0" w:space="0" w:color="auto"/>
            <w:bottom w:val="none" w:sz="0" w:space="0" w:color="auto"/>
            <w:right w:val="none" w:sz="0" w:space="0" w:color="auto"/>
          </w:divBdr>
        </w:div>
        <w:div w:id="576984400">
          <w:marLeft w:val="480"/>
          <w:marRight w:val="0"/>
          <w:marTop w:val="0"/>
          <w:marBottom w:val="0"/>
          <w:divBdr>
            <w:top w:val="none" w:sz="0" w:space="0" w:color="auto"/>
            <w:left w:val="none" w:sz="0" w:space="0" w:color="auto"/>
            <w:bottom w:val="none" w:sz="0" w:space="0" w:color="auto"/>
            <w:right w:val="none" w:sz="0" w:space="0" w:color="auto"/>
          </w:divBdr>
        </w:div>
        <w:div w:id="955140906">
          <w:marLeft w:val="480"/>
          <w:marRight w:val="0"/>
          <w:marTop w:val="0"/>
          <w:marBottom w:val="0"/>
          <w:divBdr>
            <w:top w:val="none" w:sz="0" w:space="0" w:color="auto"/>
            <w:left w:val="none" w:sz="0" w:space="0" w:color="auto"/>
            <w:bottom w:val="none" w:sz="0" w:space="0" w:color="auto"/>
            <w:right w:val="none" w:sz="0" w:space="0" w:color="auto"/>
          </w:divBdr>
        </w:div>
        <w:div w:id="822625851">
          <w:marLeft w:val="480"/>
          <w:marRight w:val="0"/>
          <w:marTop w:val="0"/>
          <w:marBottom w:val="0"/>
          <w:divBdr>
            <w:top w:val="none" w:sz="0" w:space="0" w:color="auto"/>
            <w:left w:val="none" w:sz="0" w:space="0" w:color="auto"/>
            <w:bottom w:val="none" w:sz="0" w:space="0" w:color="auto"/>
            <w:right w:val="none" w:sz="0" w:space="0" w:color="auto"/>
          </w:divBdr>
        </w:div>
        <w:div w:id="1830436523">
          <w:marLeft w:val="480"/>
          <w:marRight w:val="0"/>
          <w:marTop w:val="0"/>
          <w:marBottom w:val="0"/>
          <w:divBdr>
            <w:top w:val="none" w:sz="0" w:space="0" w:color="auto"/>
            <w:left w:val="none" w:sz="0" w:space="0" w:color="auto"/>
            <w:bottom w:val="none" w:sz="0" w:space="0" w:color="auto"/>
            <w:right w:val="none" w:sz="0" w:space="0" w:color="auto"/>
          </w:divBdr>
        </w:div>
        <w:div w:id="1158112125">
          <w:marLeft w:val="480"/>
          <w:marRight w:val="0"/>
          <w:marTop w:val="0"/>
          <w:marBottom w:val="0"/>
          <w:divBdr>
            <w:top w:val="none" w:sz="0" w:space="0" w:color="auto"/>
            <w:left w:val="none" w:sz="0" w:space="0" w:color="auto"/>
            <w:bottom w:val="none" w:sz="0" w:space="0" w:color="auto"/>
            <w:right w:val="none" w:sz="0" w:space="0" w:color="auto"/>
          </w:divBdr>
        </w:div>
        <w:div w:id="1219513136">
          <w:marLeft w:val="480"/>
          <w:marRight w:val="0"/>
          <w:marTop w:val="0"/>
          <w:marBottom w:val="0"/>
          <w:divBdr>
            <w:top w:val="none" w:sz="0" w:space="0" w:color="auto"/>
            <w:left w:val="none" w:sz="0" w:space="0" w:color="auto"/>
            <w:bottom w:val="none" w:sz="0" w:space="0" w:color="auto"/>
            <w:right w:val="none" w:sz="0" w:space="0" w:color="auto"/>
          </w:divBdr>
        </w:div>
        <w:div w:id="495535867">
          <w:marLeft w:val="480"/>
          <w:marRight w:val="0"/>
          <w:marTop w:val="0"/>
          <w:marBottom w:val="0"/>
          <w:divBdr>
            <w:top w:val="none" w:sz="0" w:space="0" w:color="auto"/>
            <w:left w:val="none" w:sz="0" w:space="0" w:color="auto"/>
            <w:bottom w:val="none" w:sz="0" w:space="0" w:color="auto"/>
            <w:right w:val="none" w:sz="0" w:space="0" w:color="auto"/>
          </w:divBdr>
        </w:div>
        <w:div w:id="990595875">
          <w:marLeft w:val="480"/>
          <w:marRight w:val="0"/>
          <w:marTop w:val="0"/>
          <w:marBottom w:val="0"/>
          <w:divBdr>
            <w:top w:val="none" w:sz="0" w:space="0" w:color="auto"/>
            <w:left w:val="none" w:sz="0" w:space="0" w:color="auto"/>
            <w:bottom w:val="none" w:sz="0" w:space="0" w:color="auto"/>
            <w:right w:val="none" w:sz="0" w:space="0" w:color="auto"/>
          </w:divBdr>
        </w:div>
        <w:div w:id="426461556">
          <w:marLeft w:val="480"/>
          <w:marRight w:val="0"/>
          <w:marTop w:val="0"/>
          <w:marBottom w:val="0"/>
          <w:divBdr>
            <w:top w:val="none" w:sz="0" w:space="0" w:color="auto"/>
            <w:left w:val="none" w:sz="0" w:space="0" w:color="auto"/>
            <w:bottom w:val="none" w:sz="0" w:space="0" w:color="auto"/>
            <w:right w:val="none" w:sz="0" w:space="0" w:color="auto"/>
          </w:divBdr>
        </w:div>
        <w:div w:id="279922702">
          <w:marLeft w:val="480"/>
          <w:marRight w:val="0"/>
          <w:marTop w:val="0"/>
          <w:marBottom w:val="0"/>
          <w:divBdr>
            <w:top w:val="none" w:sz="0" w:space="0" w:color="auto"/>
            <w:left w:val="none" w:sz="0" w:space="0" w:color="auto"/>
            <w:bottom w:val="none" w:sz="0" w:space="0" w:color="auto"/>
            <w:right w:val="none" w:sz="0" w:space="0" w:color="auto"/>
          </w:divBdr>
        </w:div>
        <w:div w:id="1594850635">
          <w:marLeft w:val="480"/>
          <w:marRight w:val="0"/>
          <w:marTop w:val="0"/>
          <w:marBottom w:val="0"/>
          <w:divBdr>
            <w:top w:val="none" w:sz="0" w:space="0" w:color="auto"/>
            <w:left w:val="none" w:sz="0" w:space="0" w:color="auto"/>
            <w:bottom w:val="none" w:sz="0" w:space="0" w:color="auto"/>
            <w:right w:val="none" w:sz="0" w:space="0" w:color="auto"/>
          </w:divBdr>
        </w:div>
        <w:div w:id="1345129870">
          <w:marLeft w:val="480"/>
          <w:marRight w:val="0"/>
          <w:marTop w:val="0"/>
          <w:marBottom w:val="0"/>
          <w:divBdr>
            <w:top w:val="none" w:sz="0" w:space="0" w:color="auto"/>
            <w:left w:val="none" w:sz="0" w:space="0" w:color="auto"/>
            <w:bottom w:val="none" w:sz="0" w:space="0" w:color="auto"/>
            <w:right w:val="none" w:sz="0" w:space="0" w:color="auto"/>
          </w:divBdr>
        </w:div>
        <w:div w:id="251477070">
          <w:marLeft w:val="480"/>
          <w:marRight w:val="0"/>
          <w:marTop w:val="0"/>
          <w:marBottom w:val="0"/>
          <w:divBdr>
            <w:top w:val="none" w:sz="0" w:space="0" w:color="auto"/>
            <w:left w:val="none" w:sz="0" w:space="0" w:color="auto"/>
            <w:bottom w:val="none" w:sz="0" w:space="0" w:color="auto"/>
            <w:right w:val="none" w:sz="0" w:space="0" w:color="auto"/>
          </w:divBdr>
        </w:div>
        <w:div w:id="399136807">
          <w:marLeft w:val="480"/>
          <w:marRight w:val="0"/>
          <w:marTop w:val="0"/>
          <w:marBottom w:val="0"/>
          <w:divBdr>
            <w:top w:val="none" w:sz="0" w:space="0" w:color="auto"/>
            <w:left w:val="none" w:sz="0" w:space="0" w:color="auto"/>
            <w:bottom w:val="none" w:sz="0" w:space="0" w:color="auto"/>
            <w:right w:val="none" w:sz="0" w:space="0" w:color="auto"/>
          </w:divBdr>
        </w:div>
        <w:div w:id="2067948216">
          <w:marLeft w:val="480"/>
          <w:marRight w:val="0"/>
          <w:marTop w:val="0"/>
          <w:marBottom w:val="0"/>
          <w:divBdr>
            <w:top w:val="none" w:sz="0" w:space="0" w:color="auto"/>
            <w:left w:val="none" w:sz="0" w:space="0" w:color="auto"/>
            <w:bottom w:val="none" w:sz="0" w:space="0" w:color="auto"/>
            <w:right w:val="none" w:sz="0" w:space="0" w:color="auto"/>
          </w:divBdr>
        </w:div>
        <w:div w:id="1161392522">
          <w:marLeft w:val="480"/>
          <w:marRight w:val="0"/>
          <w:marTop w:val="0"/>
          <w:marBottom w:val="0"/>
          <w:divBdr>
            <w:top w:val="none" w:sz="0" w:space="0" w:color="auto"/>
            <w:left w:val="none" w:sz="0" w:space="0" w:color="auto"/>
            <w:bottom w:val="none" w:sz="0" w:space="0" w:color="auto"/>
            <w:right w:val="none" w:sz="0" w:space="0" w:color="auto"/>
          </w:divBdr>
        </w:div>
        <w:div w:id="1960064805">
          <w:marLeft w:val="480"/>
          <w:marRight w:val="0"/>
          <w:marTop w:val="0"/>
          <w:marBottom w:val="0"/>
          <w:divBdr>
            <w:top w:val="none" w:sz="0" w:space="0" w:color="auto"/>
            <w:left w:val="none" w:sz="0" w:space="0" w:color="auto"/>
            <w:bottom w:val="none" w:sz="0" w:space="0" w:color="auto"/>
            <w:right w:val="none" w:sz="0" w:space="0" w:color="auto"/>
          </w:divBdr>
        </w:div>
        <w:div w:id="485829678">
          <w:marLeft w:val="480"/>
          <w:marRight w:val="0"/>
          <w:marTop w:val="0"/>
          <w:marBottom w:val="0"/>
          <w:divBdr>
            <w:top w:val="none" w:sz="0" w:space="0" w:color="auto"/>
            <w:left w:val="none" w:sz="0" w:space="0" w:color="auto"/>
            <w:bottom w:val="none" w:sz="0" w:space="0" w:color="auto"/>
            <w:right w:val="none" w:sz="0" w:space="0" w:color="auto"/>
          </w:divBdr>
        </w:div>
        <w:div w:id="1701936102">
          <w:marLeft w:val="480"/>
          <w:marRight w:val="0"/>
          <w:marTop w:val="0"/>
          <w:marBottom w:val="0"/>
          <w:divBdr>
            <w:top w:val="none" w:sz="0" w:space="0" w:color="auto"/>
            <w:left w:val="none" w:sz="0" w:space="0" w:color="auto"/>
            <w:bottom w:val="none" w:sz="0" w:space="0" w:color="auto"/>
            <w:right w:val="none" w:sz="0" w:space="0" w:color="auto"/>
          </w:divBdr>
        </w:div>
        <w:div w:id="1605721442">
          <w:marLeft w:val="480"/>
          <w:marRight w:val="0"/>
          <w:marTop w:val="0"/>
          <w:marBottom w:val="0"/>
          <w:divBdr>
            <w:top w:val="none" w:sz="0" w:space="0" w:color="auto"/>
            <w:left w:val="none" w:sz="0" w:space="0" w:color="auto"/>
            <w:bottom w:val="none" w:sz="0" w:space="0" w:color="auto"/>
            <w:right w:val="none" w:sz="0" w:space="0" w:color="auto"/>
          </w:divBdr>
        </w:div>
        <w:div w:id="440758853">
          <w:marLeft w:val="480"/>
          <w:marRight w:val="0"/>
          <w:marTop w:val="0"/>
          <w:marBottom w:val="0"/>
          <w:divBdr>
            <w:top w:val="none" w:sz="0" w:space="0" w:color="auto"/>
            <w:left w:val="none" w:sz="0" w:space="0" w:color="auto"/>
            <w:bottom w:val="none" w:sz="0" w:space="0" w:color="auto"/>
            <w:right w:val="none" w:sz="0" w:space="0" w:color="auto"/>
          </w:divBdr>
        </w:div>
        <w:div w:id="2037734434">
          <w:marLeft w:val="480"/>
          <w:marRight w:val="0"/>
          <w:marTop w:val="0"/>
          <w:marBottom w:val="0"/>
          <w:divBdr>
            <w:top w:val="none" w:sz="0" w:space="0" w:color="auto"/>
            <w:left w:val="none" w:sz="0" w:space="0" w:color="auto"/>
            <w:bottom w:val="none" w:sz="0" w:space="0" w:color="auto"/>
            <w:right w:val="none" w:sz="0" w:space="0" w:color="auto"/>
          </w:divBdr>
        </w:div>
        <w:div w:id="524708563">
          <w:marLeft w:val="480"/>
          <w:marRight w:val="0"/>
          <w:marTop w:val="0"/>
          <w:marBottom w:val="0"/>
          <w:divBdr>
            <w:top w:val="none" w:sz="0" w:space="0" w:color="auto"/>
            <w:left w:val="none" w:sz="0" w:space="0" w:color="auto"/>
            <w:bottom w:val="none" w:sz="0" w:space="0" w:color="auto"/>
            <w:right w:val="none" w:sz="0" w:space="0" w:color="auto"/>
          </w:divBdr>
        </w:div>
        <w:div w:id="924650182">
          <w:marLeft w:val="480"/>
          <w:marRight w:val="0"/>
          <w:marTop w:val="0"/>
          <w:marBottom w:val="0"/>
          <w:divBdr>
            <w:top w:val="none" w:sz="0" w:space="0" w:color="auto"/>
            <w:left w:val="none" w:sz="0" w:space="0" w:color="auto"/>
            <w:bottom w:val="none" w:sz="0" w:space="0" w:color="auto"/>
            <w:right w:val="none" w:sz="0" w:space="0" w:color="auto"/>
          </w:divBdr>
        </w:div>
        <w:div w:id="1207520309">
          <w:marLeft w:val="480"/>
          <w:marRight w:val="0"/>
          <w:marTop w:val="0"/>
          <w:marBottom w:val="0"/>
          <w:divBdr>
            <w:top w:val="none" w:sz="0" w:space="0" w:color="auto"/>
            <w:left w:val="none" w:sz="0" w:space="0" w:color="auto"/>
            <w:bottom w:val="none" w:sz="0" w:space="0" w:color="auto"/>
            <w:right w:val="none" w:sz="0" w:space="0" w:color="auto"/>
          </w:divBdr>
        </w:div>
        <w:div w:id="786923206">
          <w:marLeft w:val="480"/>
          <w:marRight w:val="0"/>
          <w:marTop w:val="0"/>
          <w:marBottom w:val="0"/>
          <w:divBdr>
            <w:top w:val="none" w:sz="0" w:space="0" w:color="auto"/>
            <w:left w:val="none" w:sz="0" w:space="0" w:color="auto"/>
            <w:bottom w:val="none" w:sz="0" w:space="0" w:color="auto"/>
            <w:right w:val="none" w:sz="0" w:space="0" w:color="auto"/>
          </w:divBdr>
        </w:div>
      </w:divsChild>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0223229">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6897904">
      <w:bodyDiv w:val="1"/>
      <w:marLeft w:val="0"/>
      <w:marRight w:val="0"/>
      <w:marTop w:val="0"/>
      <w:marBottom w:val="0"/>
      <w:divBdr>
        <w:top w:val="none" w:sz="0" w:space="0" w:color="auto"/>
        <w:left w:val="none" w:sz="0" w:space="0" w:color="auto"/>
        <w:bottom w:val="none" w:sz="0" w:space="0" w:color="auto"/>
        <w:right w:val="none" w:sz="0" w:space="0" w:color="auto"/>
      </w:divBdr>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11515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3910450">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18953669">
      <w:bodyDiv w:val="1"/>
      <w:marLeft w:val="0"/>
      <w:marRight w:val="0"/>
      <w:marTop w:val="0"/>
      <w:marBottom w:val="0"/>
      <w:divBdr>
        <w:top w:val="none" w:sz="0" w:space="0" w:color="auto"/>
        <w:left w:val="none" w:sz="0" w:space="0" w:color="auto"/>
        <w:bottom w:val="none" w:sz="0" w:space="0" w:color="auto"/>
        <w:right w:val="none" w:sz="0" w:space="0" w:color="auto"/>
      </w:divBdr>
      <w:divsChild>
        <w:div w:id="2055421777">
          <w:marLeft w:val="480"/>
          <w:marRight w:val="0"/>
          <w:marTop w:val="0"/>
          <w:marBottom w:val="0"/>
          <w:divBdr>
            <w:top w:val="none" w:sz="0" w:space="0" w:color="auto"/>
            <w:left w:val="none" w:sz="0" w:space="0" w:color="auto"/>
            <w:bottom w:val="none" w:sz="0" w:space="0" w:color="auto"/>
            <w:right w:val="none" w:sz="0" w:space="0" w:color="auto"/>
          </w:divBdr>
        </w:div>
        <w:div w:id="329069474">
          <w:marLeft w:val="480"/>
          <w:marRight w:val="0"/>
          <w:marTop w:val="0"/>
          <w:marBottom w:val="0"/>
          <w:divBdr>
            <w:top w:val="none" w:sz="0" w:space="0" w:color="auto"/>
            <w:left w:val="none" w:sz="0" w:space="0" w:color="auto"/>
            <w:bottom w:val="none" w:sz="0" w:space="0" w:color="auto"/>
            <w:right w:val="none" w:sz="0" w:space="0" w:color="auto"/>
          </w:divBdr>
        </w:div>
        <w:div w:id="1924679691">
          <w:marLeft w:val="480"/>
          <w:marRight w:val="0"/>
          <w:marTop w:val="0"/>
          <w:marBottom w:val="0"/>
          <w:divBdr>
            <w:top w:val="none" w:sz="0" w:space="0" w:color="auto"/>
            <w:left w:val="none" w:sz="0" w:space="0" w:color="auto"/>
            <w:bottom w:val="none" w:sz="0" w:space="0" w:color="auto"/>
            <w:right w:val="none" w:sz="0" w:space="0" w:color="auto"/>
          </w:divBdr>
        </w:div>
        <w:div w:id="1614625943">
          <w:marLeft w:val="480"/>
          <w:marRight w:val="0"/>
          <w:marTop w:val="0"/>
          <w:marBottom w:val="0"/>
          <w:divBdr>
            <w:top w:val="none" w:sz="0" w:space="0" w:color="auto"/>
            <w:left w:val="none" w:sz="0" w:space="0" w:color="auto"/>
            <w:bottom w:val="none" w:sz="0" w:space="0" w:color="auto"/>
            <w:right w:val="none" w:sz="0" w:space="0" w:color="auto"/>
          </w:divBdr>
        </w:div>
        <w:div w:id="75057959">
          <w:marLeft w:val="480"/>
          <w:marRight w:val="0"/>
          <w:marTop w:val="0"/>
          <w:marBottom w:val="0"/>
          <w:divBdr>
            <w:top w:val="none" w:sz="0" w:space="0" w:color="auto"/>
            <w:left w:val="none" w:sz="0" w:space="0" w:color="auto"/>
            <w:bottom w:val="none" w:sz="0" w:space="0" w:color="auto"/>
            <w:right w:val="none" w:sz="0" w:space="0" w:color="auto"/>
          </w:divBdr>
        </w:div>
        <w:div w:id="737286191">
          <w:marLeft w:val="480"/>
          <w:marRight w:val="0"/>
          <w:marTop w:val="0"/>
          <w:marBottom w:val="0"/>
          <w:divBdr>
            <w:top w:val="none" w:sz="0" w:space="0" w:color="auto"/>
            <w:left w:val="none" w:sz="0" w:space="0" w:color="auto"/>
            <w:bottom w:val="none" w:sz="0" w:space="0" w:color="auto"/>
            <w:right w:val="none" w:sz="0" w:space="0" w:color="auto"/>
          </w:divBdr>
        </w:div>
        <w:div w:id="1181242744">
          <w:marLeft w:val="480"/>
          <w:marRight w:val="0"/>
          <w:marTop w:val="0"/>
          <w:marBottom w:val="0"/>
          <w:divBdr>
            <w:top w:val="none" w:sz="0" w:space="0" w:color="auto"/>
            <w:left w:val="none" w:sz="0" w:space="0" w:color="auto"/>
            <w:bottom w:val="none" w:sz="0" w:space="0" w:color="auto"/>
            <w:right w:val="none" w:sz="0" w:space="0" w:color="auto"/>
          </w:divBdr>
        </w:div>
        <w:div w:id="2102675959">
          <w:marLeft w:val="480"/>
          <w:marRight w:val="0"/>
          <w:marTop w:val="0"/>
          <w:marBottom w:val="0"/>
          <w:divBdr>
            <w:top w:val="none" w:sz="0" w:space="0" w:color="auto"/>
            <w:left w:val="none" w:sz="0" w:space="0" w:color="auto"/>
            <w:bottom w:val="none" w:sz="0" w:space="0" w:color="auto"/>
            <w:right w:val="none" w:sz="0" w:space="0" w:color="auto"/>
          </w:divBdr>
        </w:div>
        <w:div w:id="379675609">
          <w:marLeft w:val="480"/>
          <w:marRight w:val="0"/>
          <w:marTop w:val="0"/>
          <w:marBottom w:val="0"/>
          <w:divBdr>
            <w:top w:val="none" w:sz="0" w:space="0" w:color="auto"/>
            <w:left w:val="none" w:sz="0" w:space="0" w:color="auto"/>
            <w:bottom w:val="none" w:sz="0" w:space="0" w:color="auto"/>
            <w:right w:val="none" w:sz="0" w:space="0" w:color="auto"/>
          </w:divBdr>
        </w:div>
        <w:div w:id="471140710">
          <w:marLeft w:val="480"/>
          <w:marRight w:val="0"/>
          <w:marTop w:val="0"/>
          <w:marBottom w:val="0"/>
          <w:divBdr>
            <w:top w:val="none" w:sz="0" w:space="0" w:color="auto"/>
            <w:left w:val="none" w:sz="0" w:space="0" w:color="auto"/>
            <w:bottom w:val="none" w:sz="0" w:space="0" w:color="auto"/>
            <w:right w:val="none" w:sz="0" w:space="0" w:color="auto"/>
          </w:divBdr>
        </w:div>
        <w:div w:id="542254603">
          <w:marLeft w:val="480"/>
          <w:marRight w:val="0"/>
          <w:marTop w:val="0"/>
          <w:marBottom w:val="0"/>
          <w:divBdr>
            <w:top w:val="none" w:sz="0" w:space="0" w:color="auto"/>
            <w:left w:val="none" w:sz="0" w:space="0" w:color="auto"/>
            <w:bottom w:val="none" w:sz="0" w:space="0" w:color="auto"/>
            <w:right w:val="none" w:sz="0" w:space="0" w:color="auto"/>
          </w:divBdr>
        </w:div>
        <w:div w:id="2002468819">
          <w:marLeft w:val="480"/>
          <w:marRight w:val="0"/>
          <w:marTop w:val="0"/>
          <w:marBottom w:val="0"/>
          <w:divBdr>
            <w:top w:val="none" w:sz="0" w:space="0" w:color="auto"/>
            <w:left w:val="none" w:sz="0" w:space="0" w:color="auto"/>
            <w:bottom w:val="none" w:sz="0" w:space="0" w:color="auto"/>
            <w:right w:val="none" w:sz="0" w:space="0" w:color="auto"/>
          </w:divBdr>
        </w:div>
        <w:div w:id="380448456">
          <w:marLeft w:val="480"/>
          <w:marRight w:val="0"/>
          <w:marTop w:val="0"/>
          <w:marBottom w:val="0"/>
          <w:divBdr>
            <w:top w:val="none" w:sz="0" w:space="0" w:color="auto"/>
            <w:left w:val="none" w:sz="0" w:space="0" w:color="auto"/>
            <w:bottom w:val="none" w:sz="0" w:space="0" w:color="auto"/>
            <w:right w:val="none" w:sz="0" w:space="0" w:color="auto"/>
          </w:divBdr>
        </w:div>
        <w:div w:id="1226451912">
          <w:marLeft w:val="480"/>
          <w:marRight w:val="0"/>
          <w:marTop w:val="0"/>
          <w:marBottom w:val="0"/>
          <w:divBdr>
            <w:top w:val="none" w:sz="0" w:space="0" w:color="auto"/>
            <w:left w:val="none" w:sz="0" w:space="0" w:color="auto"/>
            <w:bottom w:val="none" w:sz="0" w:space="0" w:color="auto"/>
            <w:right w:val="none" w:sz="0" w:space="0" w:color="auto"/>
          </w:divBdr>
        </w:div>
        <w:div w:id="959845960">
          <w:marLeft w:val="480"/>
          <w:marRight w:val="0"/>
          <w:marTop w:val="0"/>
          <w:marBottom w:val="0"/>
          <w:divBdr>
            <w:top w:val="none" w:sz="0" w:space="0" w:color="auto"/>
            <w:left w:val="none" w:sz="0" w:space="0" w:color="auto"/>
            <w:bottom w:val="none" w:sz="0" w:space="0" w:color="auto"/>
            <w:right w:val="none" w:sz="0" w:space="0" w:color="auto"/>
          </w:divBdr>
        </w:div>
        <w:div w:id="1171138556">
          <w:marLeft w:val="480"/>
          <w:marRight w:val="0"/>
          <w:marTop w:val="0"/>
          <w:marBottom w:val="0"/>
          <w:divBdr>
            <w:top w:val="none" w:sz="0" w:space="0" w:color="auto"/>
            <w:left w:val="none" w:sz="0" w:space="0" w:color="auto"/>
            <w:bottom w:val="none" w:sz="0" w:space="0" w:color="auto"/>
            <w:right w:val="none" w:sz="0" w:space="0" w:color="auto"/>
          </w:divBdr>
        </w:div>
        <w:div w:id="238559864">
          <w:marLeft w:val="480"/>
          <w:marRight w:val="0"/>
          <w:marTop w:val="0"/>
          <w:marBottom w:val="0"/>
          <w:divBdr>
            <w:top w:val="none" w:sz="0" w:space="0" w:color="auto"/>
            <w:left w:val="none" w:sz="0" w:space="0" w:color="auto"/>
            <w:bottom w:val="none" w:sz="0" w:space="0" w:color="auto"/>
            <w:right w:val="none" w:sz="0" w:space="0" w:color="auto"/>
          </w:divBdr>
        </w:div>
        <w:div w:id="2000645790">
          <w:marLeft w:val="480"/>
          <w:marRight w:val="0"/>
          <w:marTop w:val="0"/>
          <w:marBottom w:val="0"/>
          <w:divBdr>
            <w:top w:val="none" w:sz="0" w:space="0" w:color="auto"/>
            <w:left w:val="none" w:sz="0" w:space="0" w:color="auto"/>
            <w:bottom w:val="none" w:sz="0" w:space="0" w:color="auto"/>
            <w:right w:val="none" w:sz="0" w:space="0" w:color="auto"/>
          </w:divBdr>
        </w:div>
        <w:div w:id="1463113178">
          <w:marLeft w:val="480"/>
          <w:marRight w:val="0"/>
          <w:marTop w:val="0"/>
          <w:marBottom w:val="0"/>
          <w:divBdr>
            <w:top w:val="none" w:sz="0" w:space="0" w:color="auto"/>
            <w:left w:val="none" w:sz="0" w:space="0" w:color="auto"/>
            <w:bottom w:val="none" w:sz="0" w:space="0" w:color="auto"/>
            <w:right w:val="none" w:sz="0" w:space="0" w:color="auto"/>
          </w:divBdr>
        </w:div>
        <w:div w:id="1083599156">
          <w:marLeft w:val="480"/>
          <w:marRight w:val="0"/>
          <w:marTop w:val="0"/>
          <w:marBottom w:val="0"/>
          <w:divBdr>
            <w:top w:val="none" w:sz="0" w:space="0" w:color="auto"/>
            <w:left w:val="none" w:sz="0" w:space="0" w:color="auto"/>
            <w:bottom w:val="none" w:sz="0" w:space="0" w:color="auto"/>
            <w:right w:val="none" w:sz="0" w:space="0" w:color="auto"/>
          </w:divBdr>
        </w:div>
        <w:div w:id="712313937">
          <w:marLeft w:val="480"/>
          <w:marRight w:val="0"/>
          <w:marTop w:val="0"/>
          <w:marBottom w:val="0"/>
          <w:divBdr>
            <w:top w:val="none" w:sz="0" w:space="0" w:color="auto"/>
            <w:left w:val="none" w:sz="0" w:space="0" w:color="auto"/>
            <w:bottom w:val="none" w:sz="0" w:space="0" w:color="auto"/>
            <w:right w:val="none" w:sz="0" w:space="0" w:color="auto"/>
          </w:divBdr>
        </w:div>
        <w:div w:id="388722620">
          <w:marLeft w:val="480"/>
          <w:marRight w:val="0"/>
          <w:marTop w:val="0"/>
          <w:marBottom w:val="0"/>
          <w:divBdr>
            <w:top w:val="none" w:sz="0" w:space="0" w:color="auto"/>
            <w:left w:val="none" w:sz="0" w:space="0" w:color="auto"/>
            <w:bottom w:val="none" w:sz="0" w:space="0" w:color="auto"/>
            <w:right w:val="none" w:sz="0" w:space="0" w:color="auto"/>
          </w:divBdr>
        </w:div>
        <w:div w:id="630673288">
          <w:marLeft w:val="480"/>
          <w:marRight w:val="0"/>
          <w:marTop w:val="0"/>
          <w:marBottom w:val="0"/>
          <w:divBdr>
            <w:top w:val="none" w:sz="0" w:space="0" w:color="auto"/>
            <w:left w:val="none" w:sz="0" w:space="0" w:color="auto"/>
            <w:bottom w:val="none" w:sz="0" w:space="0" w:color="auto"/>
            <w:right w:val="none" w:sz="0" w:space="0" w:color="auto"/>
          </w:divBdr>
        </w:div>
        <w:div w:id="1127898289">
          <w:marLeft w:val="480"/>
          <w:marRight w:val="0"/>
          <w:marTop w:val="0"/>
          <w:marBottom w:val="0"/>
          <w:divBdr>
            <w:top w:val="none" w:sz="0" w:space="0" w:color="auto"/>
            <w:left w:val="none" w:sz="0" w:space="0" w:color="auto"/>
            <w:bottom w:val="none" w:sz="0" w:space="0" w:color="auto"/>
            <w:right w:val="none" w:sz="0" w:space="0" w:color="auto"/>
          </w:divBdr>
        </w:div>
        <w:div w:id="471991540">
          <w:marLeft w:val="480"/>
          <w:marRight w:val="0"/>
          <w:marTop w:val="0"/>
          <w:marBottom w:val="0"/>
          <w:divBdr>
            <w:top w:val="none" w:sz="0" w:space="0" w:color="auto"/>
            <w:left w:val="none" w:sz="0" w:space="0" w:color="auto"/>
            <w:bottom w:val="none" w:sz="0" w:space="0" w:color="auto"/>
            <w:right w:val="none" w:sz="0" w:space="0" w:color="auto"/>
          </w:divBdr>
        </w:div>
        <w:div w:id="2120640552">
          <w:marLeft w:val="480"/>
          <w:marRight w:val="0"/>
          <w:marTop w:val="0"/>
          <w:marBottom w:val="0"/>
          <w:divBdr>
            <w:top w:val="none" w:sz="0" w:space="0" w:color="auto"/>
            <w:left w:val="none" w:sz="0" w:space="0" w:color="auto"/>
            <w:bottom w:val="none" w:sz="0" w:space="0" w:color="auto"/>
            <w:right w:val="none" w:sz="0" w:space="0" w:color="auto"/>
          </w:divBdr>
        </w:div>
        <w:div w:id="2025935946">
          <w:marLeft w:val="480"/>
          <w:marRight w:val="0"/>
          <w:marTop w:val="0"/>
          <w:marBottom w:val="0"/>
          <w:divBdr>
            <w:top w:val="none" w:sz="0" w:space="0" w:color="auto"/>
            <w:left w:val="none" w:sz="0" w:space="0" w:color="auto"/>
            <w:bottom w:val="none" w:sz="0" w:space="0" w:color="auto"/>
            <w:right w:val="none" w:sz="0" w:space="0" w:color="auto"/>
          </w:divBdr>
        </w:div>
        <w:div w:id="1141996164">
          <w:marLeft w:val="480"/>
          <w:marRight w:val="0"/>
          <w:marTop w:val="0"/>
          <w:marBottom w:val="0"/>
          <w:divBdr>
            <w:top w:val="none" w:sz="0" w:space="0" w:color="auto"/>
            <w:left w:val="none" w:sz="0" w:space="0" w:color="auto"/>
            <w:bottom w:val="none" w:sz="0" w:space="0" w:color="auto"/>
            <w:right w:val="none" w:sz="0" w:space="0" w:color="auto"/>
          </w:divBdr>
        </w:div>
        <w:div w:id="924001666">
          <w:marLeft w:val="480"/>
          <w:marRight w:val="0"/>
          <w:marTop w:val="0"/>
          <w:marBottom w:val="0"/>
          <w:divBdr>
            <w:top w:val="none" w:sz="0" w:space="0" w:color="auto"/>
            <w:left w:val="none" w:sz="0" w:space="0" w:color="auto"/>
            <w:bottom w:val="none" w:sz="0" w:space="0" w:color="auto"/>
            <w:right w:val="none" w:sz="0" w:space="0" w:color="auto"/>
          </w:divBdr>
        </w:div>
        <w:div w:id="2032148164">
          <w:marLeft w:val="480"/>
          <w:marRight w:val="0"/>
          <w:marTop w:val="0"/>
          <w:marBottom w:val="0"/>
          <w:divBdr>
            <w:top w:val="none" w:sz="0" w:space="0" w:color="auto"/>
            <w:left w:val="none" w:sz="0" w:space="0" w:color="auto"/>
            <w:bottom w:val="none" w:sz="0" w:space="0" w:color="auto"/>
            <w:right w:val="none" w:sz="0" w:space="0" w:color="auto"/>
          </w:divBdr>
        </w:div>
        <w:div w:id="1132484526">
          <w:marLeft w:val="480"/>
          <w:marRight w:val="0"/>
          <w:marTop w:val="0"/>
          <w:marBottom w:val="0"/>
          <w:divBdr>
            <w:top w:val="none" w:sz="0" w:space="0" w:color="auto"/>
            <w:left w:val="none" w:sz="0" w:space="0" w:color="auto"/>
            <w:bottom w:val="none" w:sz="0" w:space="0" w:color="auto"/>
            <w:right w:val="none" w:sz="0" w:space="0" w:color="auto"/>
          </w:divBdr>
        </w:div>
        <w:div w:id="1347557688">
          <w:marLeft w:val="480"/>
          <w:marRight w:val="0"/>
          <w:marTop w:val="0"/>
          <w:marBottom w:val="0"/>
          <w:divBdr>
            <w:top w:val="none" w:sz="0" w:space="0" w:color="auto"/>
            <w:left w:val="none" w:sz="0" w:space="0" w:color="auto"/>
            <w:bottom w:val="none" w:sz="0" w:space="0" w:color="auto"/>
            <w:right w:val="none" w:sz="0" w:space="0" w:color="auto"/>
          </w:divBdr>
        </w:div>
        <w:div w:id="247278569">
          <w:marLeft w:val="480"/>
          <w:marRight w:val="0"/>
          <w:marTop w:val="0"/>
          <w:marBottom w:val="0"/>
          <w:divBdr>
            <w:top w:val="none" w:sz="0" w:space="0" w:color="auto"/>
            <w:left w:val="none" w:sz="0" w:space="0" w:color="auto"/>
            <w:bottom w:val="none" w:sz="0" w:space="0" w:color="auto"/>
            <w:right w:val="none" w:sz="0" w:space="0" w:color="auto"/>
          </w:divBdr>
        </w:div>
        <w:div w:id="323164178">
          <w:marLeft w:val="480"/>
          <w:marRight w:val="0"/>
          <w:marTop w:val="0"/>
          <w:marBottom w:val="0"/>
          <w:divBdr>
            <w:top w:val="none" w:sz="0" w:space="0" w:color="auto"/>
            <w:left w:val="none" w:sz="0" w:space="0" w:color="auto"/>
            <w:bottom w:val="none" w:sz="0" w:space="0" w:color="auto"/>
            <w:right w:val="none" w:sz="0" w:space="0" w:color="auto"/>
          </w:divBdr>
        </w:div>
        <w:div w:id="1890148297">
          <w:marLeft w:val="480"/>
          <w:marRight w:val="0"/>
          <w:marTop w:val="0"/>
          <w:marBottom w:val="0"/>
          <w:divBdr>
            <w:top w:val="none" w:sz="0" w:space="0" w:color="auto"/>
            <w:left w:val="none" w:sz="0" w:space="0" w:color="auto"/>
            <w:bottom w:val="none" w:sz="0" w:space="0" w:color="auto"/>
            <w:right w:val="none" w:sz="0" w:space="0" w:color="auto"/>
          </w:divBdr>
        </w:div>
        <w:div w:id="1382368103">
          <w:marLeft w:val="480"/>
          <w:marRight w:val="0"/>
          <w:marTop w:val="0"/>
          <w:marBottom w:val="0"/>
          <w:divBdr>
            <w:top w:val="none" w:sz="0" w:space="0" w:color="auto"/>
            <w:left w:val="none" w:sz="0" w:space="0" w:color="auto"/>
            <w:bottom w:val="none" w:sz="0" w:space="0" w:color="auto"/>
            <w:right w:val="none" w:sz="0" w:space="0" w:color="auto"/>
          </w:divBdr>
        </w:div>
        <w:div w:id="1776943180">
          <w:marLeft w:val="480"/>
          <w:marRight w:val="0"/>
          <w:marTop w:val="0"/>
          <w:marBottom w:val="0"/>
          <w:divBdr>
            <w:top w:val="none" w:sz="0" w:space="0" w:color="auto"/>
            <w:left w:val="none" w:sz="0" w:space="0" w:color="auto"/>
            <w:bottom w:val="none" w:sz="0" w:space="0" w:color="auto"/>
            <w:right w:val="none" w:sz="0" w:space="0" w:color="auto"/>
          </w:divBdr>
        </w:div>
        <w:div w:id="1568764710">
          <w:marLeft w:val="480"/>
          <w:marRight w:val="0"/>
          <w:marTop w:val="0"/>
          <w:marBottom w:val="0"/>
          <w:divBdr>
            <w:top w:val="none" w:sz="0" w:space="0" w:color="auto"/>
            <w:left w:val="none" w:sz="0" w:space="0" w:color="auto"/>
            <w:bottom w:val="none" w:sz="0" w:space="0" w:color="auto"/>
            <w:right w:val="none" w:sz="0" w:space="0" w:color="auto"/>
          </w:divBdr>
        </w:div>
        <w:div w:id="488252897">
          <w:marLeft w:val="480"/>
          <w:marRight w:val="0"/>
          <w:marTop w:val="0"/>
          <w:marBottom w:val="0"/>
          <w:divBdr>
            <w:top w:val="none" w:sz="0" w:space="0" w:color="auto"/>
            <w:left w:val="none" w:sz="0" w:space="0" w:color="auto"/>
            <w:bottom w:val="none" w:sz="0" w:space="0" w:color="auto"/>
            <w:right w:val="none" w:sz="0" w:space="0" w:color="auto"/>
          </w:divBdr>
        </w:div>
        <w:div w:id="915407397">
          <w:marLeft w:val="480"/>
          <w:marRight w:val="0"/>
          <w:marTop w:val="0"/>
          <w:marBottom w:val="0"/>
          <w:divBdr>
            <w:top w:val="none" w:sz="0" w:space="0" w:color="auto"/>
            <w:left w:val="none" w:sz="0" w:space="0" w:color="auto"/>
            <w:bottom w:val="none" w:sz="0" w:space="0" w:color="auto"/>
            <w:right w:val="none" w:sz="0" w:space="0" w:color="auto"/>
          </w:divBdr>
        </w:div>
        <w:div w:id="1189833518">
          <w:marLeft w:val="480"/>
          <w:marRight w:val="0"/>
          <w:marTop w:val="0"/>
          <w:marBottom w:val="0"/>
          <w:divBdr>
            <w:top w:val="none" w:sz="0" w:space="0" w:color="auto"/>
            <w:left w:val="none" w:sz="0" w:space="0" w:color="auto"/>
            <w:bottom w:val="none" w:sz="0" w:space="0" w:color="auto"/>
            <w:right w:val="none" w:sz="0" w:space="0" w:color="auto"/>
          </w:divBdr>
        </w:div>
        <w:div w:id="1850750155">
          <w:marLeft w:val="480"/>
          <w:marRight w:val="0"/>
          <w:marTop w:val="0"/>
          <w:marBottom w:val="0"/>
          <w:divBdr>
            <w:top w:val="none" w:sz="0" w:space="0" w:color="auto"/>
            <w:left w:val="none" w:sz="0" w:space="0" w:color="auto"/>
            <w:bottom w:val="none" w:sz="0" w:space="0" w:color="auto"/>
            <w:right w:val="none" w:sz="0" w:space="0" w:color="auto"/>
          </w:divBdr>
        </w:div>
        <w:div w:id="1589382646">
          <w:marLeft w:val="480"/>
          <w:marRight w:val="0"/>
          <w:marTop w:val="0"/>
          <w:marBottom w:val="0"/>
          <w:divBdr>
            <w:top w:val="none" w:sz="0" w:space="0" w:color="auto"/>
            <w:left w:val="none" w:sz="0" w:space="0" w:color="auto"/>
            <w:bottom w:val="none" w:sz="0" w:space="0" w:color="auto"/>
            <w:right w:val="none" w:sz="0" w:space="0" w:color="auto"/>
          </w:divBdr>
        </w:div>
        <w:div w:id="841357371">
          <w:marLeft w:val="480"/>
          <w:marRight w:val="0"/>
          <w:marTop w:val="0"/>
          <w:marBottom w:val="0"/>
          <w:divBdr>
            <w:top w:val="none" w:sz="0" w:space="0" w:color="auto"/>
            <w:left w:val="none" w:sz="0" w:space="0" w:color="auto"/>
            <w:bottom w:val="none" w:sz="0" w:space="0" w:color="auto"/>
            <w:right w:val="none" w:sz="0" w:space="0" w:color="auto"/>
          </w:divBdr>
        </w:div>
        <w:div w:id="777217063">
          <w:marLeft w:val="480"/>
          <w:marRight w:val="0"/>
          <w:marTop w:val="0"/>
          <w:marBottom w:val="0"/>
          <w:divBdr>
            <w:top w:val="none" w:sz="0" w:space="0" w:color="auto"/>
            <w:left w:val="none" w:sz="0" w:space="0" w:color="auto"/>
            <w:bottom w:val="none" w:sz="0" w:space="0" w:color="auto"/>
            <w:right w:val="none" w:sz="0" w:space="0" w:color="auto"/>
          </w:divBdr>
        </w:div>
        <w:div w:id="1122118369">
          <w:marLeft w:val="480"/>
          <w:marRight w:val="0"/>
          <w:marTop w:val="0"/>
          <w:marBottom w:val="0"/>
          <w:divBdr>
            <w:top w:val="none" w:sz="0" w:space="0" w:color="auto"/>
            <w:left w:val="none" w:sz="0" w:space="0" w:color="auto"/>
            <w:bottom w:val="none" w:sz="0" w:space="0" w:color="auto"/>
            <w:right w:val="none" w:sz="0" w:space="0" w:color="auto"/>
          </w:divBdr>
        </w:div>
        <w:div w:id="484206651">
          <w:marLeft w:val="480"/>
          <w:marRight w:val="0"/>
          <w:marTop w:val="0"/>
          <w:marBottom w:val="0"/>
          <w:divBdr>
            <w:top w:val="none" w:sz="0" w:space="0" w:color="auto"/>
            <w:left w:val="none" w:sz="0" w:space="0" w:color="auto"/>
            <w:bottom w:val="none" w:sz="0" w:space="0" w:color="auto"/>
            <w:right w:val="none" w:sz="0" w:space="0" w:color="auto"/>
          </w:divBdr>
        </w:div>
        <w:div w:id="884870284">
          <w:marLeft w:val="480"/>
          <w:marRight w:val="0"/>
          <w:marTop w:val="0"/>
          <w:marBottom w:val="0"/>
          <w:divBdr>
            <w:top w:val="none" w:sz="0" w:space="0" w:color="auto"/>
            <w:left w:val="none" w:sz="0" w:space="0" w:color="auto"/>
            <w:bottom w:val="none" w:sz="0" w:space="0" w:color="auto"/>
            <w:right w:val="none" w:sz="0" w:space="0" w:color="auto"/>
          </w:divBdr>
        </w:div>
        <w:div w:id="1688948265">
          <w:marLeft w:val="480"/>
          <w:marRight w:val="0"/>
          <w:marTop w:val="0"/>
          <w:marBottom w:val="0"/>
          <w:divBdr>
            <w:top w:val="none" w:sz="0" w:space="0" w:color="auto"/>
            <w:left w:val="none" w:sz="0" w:space="0" w:color="auto"/>
            <w:bottom w:val="none" w:sz="0" w:space="0" w:color="auto"/>
            <w:right w:val="none" w:sz="0" w:space="0" w:color="auto"/>
          </w:divBdr>
        </w:div>
        <w:div w:id="627585009">
          <w:marLeft w:val="480"/>
          <w:marRight w:val="0"/>
          <w:marTop w:val="0"/>
          <w:marBottom w:val="0"/>
          <w:divBdr>
            <w:top w:val="none" w:sz="0" w:space="0" w:color="auto"/>
            <w:left w:val="none" w:sz="0" w:space="0" w:color="auto"/>
            <w:bottom w:val="none" w:sz="0" w:space="0" w:color="auto"/>
            <w:right w:val="none" w:sz="0" w:space="0" w:color="auto"/>
          </w:divBdr>
        </w:div>
        <w:div w:id="1100175399">
          <w:marLeft w:val="480"/>
          <w:marRight w:val="0"/>
          <w:marTop w:val="0"/>
          <w:marBottom w:val="0"/>
          <w:divBdr>
            <w:top w:val="none" w:sz="0" w:space="0" w:color="auto"/>
            <w:left w:val="none" w:sz="0" w:space="0" w:color="auto"/>
            <w:bottom w:val="none" w:sz="0" w:space="0" w:color="auto"/>
            <w:right w:val="none" w:sz="0" w:space="0" w:color="auto"/>
          </w:divBdr>
        </w:div>
        <w:div w:id="1883443344">
          <w:marLeft w:val="480"/>
          <w:marRight w:val="0"/>
          <w:marTop w:val="0"/>
          <w:marBottom w:val="0"/>
          <w:divBdr>
            <w:top w:val="none" w:sz="0" w:space="0" w:color="auto"/>
            <w:left w:val="none" w:sz="0" w:space="0" w:color="auto"/>
            <w:bottom w:val="none" w:sz="0" w:space="0" w:color="auto"/>
            <w:right w:val="none" w:sz="0" w:space="0" w:color="auto"/>
          </w:divBdr>
        </w:div>
        <w:div w:id="1776828618">
          <w:marLeft w:val="480"/>
          <w:marRight w:val="0"/>
          <w:marTop w:val="0"/>
          <w:marBottom w:val="0"/>
          <w:divBdr>
            <w:top w:val="none" w:sz="0" w:space="0" w:color="auto"/>
            <w:left w:val="none" w:sz="0" w:space="0" w:color="auto"/>
            <w:bottom w:val="none" w:sz="0" w:space="0" w:color="auto"/>
            <w:right w:val="none" w:sz="0" w:space="0" w:color="auto"/>
          </w:divBdr>
        </w:div>
        <w:div w:id="727611184">
          <w:marLeft w:val="480"/>
          <w:marRight w:val="0"/>
          <w:marTop w:val="0"/>
          <w:marBottom w:val="0"/>
          <w:divBdr>
            <w:top w:val="none" w:sz="0" w:space="0" w:color="auto"/>
            <w:left w:val="none" w:sz="0" w:space="0" w:color="auto"/>
            <w:bottom w:val="none" w:sz="0" w:space="0" w:color="auto"/>
            <w:right w:val="none" w:sz="0" w:space="0" w:color="auto"/>
          </w:divBdr>
        </w:div>
        <w:div w:id="156457380">
          <w:marLeft w:val="480"/>
          <w:marRight w:val="0"/>
          <w:marTop w:val="0"/>
          <w:marBottom w:val="0"/>
          <w:divBdr>
            <w:top w:val="none" w:sz="0" w:space="0" w:color="auto"/>
            <w:left w:val="none" w:sz="0" w:space="0" w:color="auto"/>
            <w:bottom w:val="none" w:sz="0" w:space="0" w:color="auto"/>
            <w:right w:val="none" w:sz="0" w:space="0" w:color="auto"/>
          </w:divBdr>
        </w:div>
        <w:div w:id="42096221">
          <w:marLeft w:val="480"/>
          <w:marRight w:val="0"/>
          <w:marTop w:val="0"/>
          <w:marBottom w:val="0"/>
          <w:divBdr>
            <w:top w:val="none" w:sz="0" w:space="0" w:color="auto"/>
            <w:left w:val="none" w:sz="0" w:space="0" w:color="auto"/>
            <w:bottom w:val="none" w:sz="0" w:space="0" w:color="auto"/>
            <w:right w:val="none" w:sz="0" w:space="0" w:color="auto"/>
          </w:divBdr>
        </w:div>
        <w:div w:id="1109159953">
          <w:marLeft w:val="480"/>
          <w:marRight w:val="0"/>
          <w:marTop w:val="0"/>
          <w:marBottom w:val="0"/>
          <w:divBdr>
            <w:top w:val="none" w:sz="0" w:space="0" w:color="auto"/>
            <w:left w:val="none" w:sz="0" w:space="0" w:color="auto"/>
            <w:bottom w:val="none" w:sz="0" w:space="0" w:color="auto"/>
            <w:right w:val="none" w:sz="0" w:space="0" w:color="auto"/>
          </w:divBdr>
        </w:div>
        <w:div w:id="1401637917">
          <w:marLeft w:val="480"/>
          <w:marRight w:val="0"/>
          <w:marTop w:val="0"/>
          <w:marBottom w:val="0"/>
          <w:divBdr>
            <w:top w:val="none" w:sz="0" w:space="0" w:color="auto"/>
            <w:left w:val="none" w:sz="0" w:space="0" w:color="auto"/>
            <w:bottom w:val="none" w:sz="0" w:space="0" w:color="auto"/>
            <w:right w:val="none" w:sz="0" w:space="0" w:color="auto"/>
          </w:divBdr>
        </w:div>
        <w:div w:id="626198563">
          <w:marLeft w:val="480"/>
          <w:marRight w:val="0"/>
          <w:marTop w:val="0"/>
          <w:marBottom w:val="0"/>
          <w:divBdr>
            <w:top w:val="none" w:sz="0" w:space="0" w:color="auto"/>
            <w:left w:val="none" w:sz="0" w:space="0" w:color="auto"/>
            <w:bottom w:val="none" w:sz="0" w:space="0" w:color="auto"/>
            <w:right w:val="none" w:sz="0" w:space="0" w:color="auto"/>
          </w:divBdr>
        </w:div>
        <w:div w:id="966279197">
          <w:marLeft w:val="480"/>
          <w:marRight w:val="0"/>
          <w:marTop w:val="0"/>
          <w:marBottom w:val="0"/>
          <w:divBdr>
            <w:top w:val="none" w:sz="0" w:space="0" w:color="auto"/>
            <w:left w:val="none" w:sz="0" w:space="0" w:color="auto"/>
            <w:bottom w:val="none" w:sz="0" w:space="0" w:color="auto"/>
            <w:right w:val="none" w:sz="0" w:space="0" w:color="auto"/>
          </w:divBdr>
        </w:div>
        <w:div w:id="982853917">
          <w:marLeft w:val="480"/>
          <w:marRight w:val="0"/>
          <w:marTop w:val="0"/>
          <w:marBottom w:val="0"/>
          <w:divBdr>
            <w:top w:val="none" w:sz="0" w:space="0" w:color="auto"/>
            <w:left w:val="none" w:sz="0" w:space="0" w:color="auto"/>
            <w:bottom w:val="none" w:sz="0" w:space="0" w:color="auto"/>
            <w:right w:val="none" w:sz="0" w:space="0" w:color="auto"/>
          </w:divBdr>
        </w:div>
        <w:div w:id="1443456808">
          <w:marLeft w:val="480"/>
          <w:marRight w:val="0"/>
          <w:marTop w:val="0"/>
          <w:marBottom w:val="0"/>
          <w:divBdr>
            <w:top w:val="none" w:sz="0" w:space="0" w:color="auto"/>
            <w:left w:val="none" w:sz="0" w:space="0" w:color="auto"/>
            <w:bottom w:val="none" w:sz="0" w:space="0" w:color="auto"/>
            <w:right w:val="none" w:sz="0" w:space="0" w:color="auto"/>
          </w:divBdr>
        </w:div>
        <w:div w:id="357237951">
          <w:marLeft w:val="480"/>
          <w:marRight w:val="0"/>
          <w:marTop w:val="0"/>
          <w:marBottom w:val="0"/>
          <w:divBdr>
            <w:top w:val="none" w:sz="0" w:space="0" w:color="auto"/>
            <w:left w:val="none" w:sz="0" w:space="0" w:color="auto"/>
            <w:bottom w:val="none" w:sz="0" w:space="0" w:color="auto"/>
            <w:right w:val="none" w:sz="0" w:space="0" w:color="auto"/>
          </w:divBdr>
        </w:div>
        <w:div w:id="241641134">
          <w:marLeft w:val="480"/>
          <w:marRight w:val="0"/>
          <w:marTop w:val="0"/>
          <w:marBottom w:val="0"/>
          <w:divBdr>
            <w:top w:val="none" w:sz="0" w:space="0" w:color="auto"/>
            <w:left w:val="none" w:sz="0" w:space="0" w:color="auto"/>
            <w:bottom w:val="none" w:sz="0" w:space="0" w:color="auto"/>
            <w:right w:val="none" w:sz="0" w:space="0" w:color="auto"/>
          </w:divBdr>
        </w:div>
        <w:div w:id="1985619831">
          <w:marLeft w:val="480"/>
          <w:marRight w:val="0"/>
          <w:marTop w:val="0"/>
          <w:marBottom w:val="0"/>
          <w:divBdr>
            <w:top w:val="none" w:sz="0" w:space="0" w:color="auto"/>
            <w:left w:val="none" w:sz="0" w:space="0" w:color="auto"/>
            <w:bottom w:val="none" w:sz="0" w:space="0" w:color="auto"/>
            <w:right w:val="none" w:sz="0" w:space="0" w:color="auto"/>
          </w:divBdr>
        </w:div>
        <w:div w:id="574776760">
          <w:marLeft w:val="480"/>
          <w:marRight w:val="0"/>
          <w:marTop w:val="0"/>
          <w:marBottom w:val="0"/>
          <w:divBdr>
            <w:top w:val="none" w:sz="0" w:space="0" w:color="auto"/>
            <w:left w:val="none" w:sz="0" w:space="0" w:color="auto"/>
            <w:bottom w:val="none" w:sz="0" w:space="0" w:color="auto"/>
            <w:right w:val="none" w:sz="0" w:space="0" w:color="auto"/>
          </w:divBdr>
        </w:div>
        <w:div w:id="1858545415">
          <w:marLeft w:val="480"/>
          <w:marRight w:val="0"/>
          <w:marTop w:val="0"/>
          <w:marBottom w:val="0"/>
          <w:divBdr>
            <w:top w:val="none" w:sz="0" w:space="0" w:color="auto"/>
            <w:left w:val="none" w:sz="0" w:space="0" w:color="auto"/>
            <w:bottom w:val="none" w:sz="0" w:space="0" w:color="auto"/>
            <w:right w:val="none" w:sz="0" w:space="0" w:color="auto"/>
          </w:divBdr>
        </w:div>
        <w:div w:id="1012949887">
          <w:marLeft w:val="480"/>
          <w:marRight w:val="0"/>
          <w:marTop w:val="0"/>
          <w:marBottom w:val="0"/>
          <w:divBdr>
            <w:top w:val="none" w:sz="0" w:space="0" w:color="auto"/>
            <w:left w:val="none" w:sz="0" w:space="0" w:color="auto"/>
            <w:bottom w:val="none" w:sz="0" w:space="0" w:color="auto"/>
            <w:right w:val="none" w:sz="0" w:space="0" w:color="auto"/>
          </w:divBdr>
        </w:div>
        <w:div w:id="712074419">
          <w:marLeft w:val="480"/>
          <w:marRight w:val="0"/>
          <w:marTop w:val="0"/>
          <w:marBottom w:val="0"/>
          <w:divBdr>
            <w:top w:val="none" w:sz="0" w:space="0" w:color="auto"/>
            <w:left w:val="none" w:sz="0" w:space="0" w:color="auto"/>
            <w:bottom w:val="none" w:sz="0" w:space="0" w:color="auto"/>
            <w:right w:val="none" w:sz="0" w:space="0" w:color="auto"/>
          </w:divBdr>
        </w:div>
        <w:div w:id="1037585452">
          <w:marLeft w:val="480"/>
          <w:marRight w:val="0"/>
          <w:marTop w:val="0"/>
          <w:marBottom w:val="0"/>
          <w:divBdr>
            <w:top w:val="none" w:sz="0" w:space="0" w:color="auto"/>
            <w:left w:val="none" w:sz="0" w:space="0" w:color="auto"/>
            <w:bottom w:val="none" w:sz="0" w:space="0" w:color="auto"/>
            <w:right w:val="none" w:sz="0" w:space="0" w:color="auto"/>
          </w:divBdr>
        </w:div>
        <w:div w:id="1144354668">
          <w:marLeft w:val="480"/>
          <w:marRight w:val="0"/>
          <w:marTop w:val="0"/>
          <w:marBottom w:val="0"/>
          <w:divBdr>
            <w:top w:val="none" w:sz="0" w:space="0" w:color="auto"/>
            <w:left w:val="none" w:sz="0" w:space="0" w:color="auto"/>
            <w:bottom w:val="none" w:sz="0" w:space="0" w:color="auto"/>
            <w:right w:val="none" w:sz="0" w:space="0" w:color="auto"/>
          </w:divBdr>
        </w:div>
        <w:div w:id="308826620">
          <w:marLeft w:val="480"/>
          <w:marRight w:val="0"/>
          <w:marTop w:val="0"/>
          <w:marBottom w:val="0"/>
          <w:divBdr>
            <w:top w:val="none" w:sz="0" w:space="0" w:color="auto"/>
            <w:left w:val="none" w:sz="0" w:space="0" w:color="auto"/>
            <w:bottom w:val="none" w:sz="0" w:space="0" w:color="auto"/>
            <w:right w:val="none" w:sz="0" w:space="0" w:color="auto"/>
          </w:divBdr>
        </w:div>
        <w:div w:id="1559971095">
          <w:marLeft w:val="480"/>
          <w:marRight w:val="0"/>
          <w:marTop w:val="0"/>
          <w:marBottom w:val="0"/>
          <w:divBdr>
            <w:top w:val="none" w:sz="0" w:space="0" w:color="auto"/>
            <w:left w:val="none" w:sz="0" w:space="0" w:color="auto"/>
            <w:bottom w:val="none" w:sz="0" w:space="0" w:color="auto"/>
            <w:right w:val="none" w:sz="0" w:space="0" w:color="auto"/>
          </w:divBdr>
        </w:div>
        <w:div w:id="561912699">
          <w:marLeft w:val="480"/>
          <w:marRight w:val="0"/>
          <w:marTop w:val="0"/>
          <w:marBottom w:val="0"/>
          <w:divBdr>
            <w:top w:val="none" w:sz="0" w:space="0" w:color="auto"/>
            <w:left w:val="none" w:sz="0" w:space="0" w:color="auto"/>
            <w:bottom w:val="none" w:sz="0" w:space="0" w:color="auto"/>
            <w:right w:val="none" w:sz="0" w:space="0" w:color="auto"/>
          </w:divBdr>
        </w:div>
        <w:div w:id="1448351659">
          <w:marLeft w:val="480"/>
          <w:marRight w:val="0"/>
          <w:marTop w:val="0"/>
          <w:marBottom w:val="0"/>
          <w:divBdr>
            <w:top w:val="none" w:sz="0" w:space="0" w:color="auto"/>
            <w:left w:val="none" w:sz="0" w:space="0" w:color="auto"/>
            <w:bottom w:val="none" w:sz="0" w:space="0" w:color="auto"/>
            <w:right w:val="none" w:sz="0" w:space="0" w:color="auto"/>
          </w:divBdr>
        </w:div>
        <w:div w:id="466433869">
          <w:marLeft w:val="480"/>
          <w:marRight w:val="0"/>
          <w:marTop w:val="0"/>
          <w:marBottom w:val="0"/>
          <w:divBdr>
            <w:top w:val="none" w:sz="0" w:space="0" w:color="auto"/>
            <w:left w:val="none" w:sz="0" w:space="0" w:color="auto"/>
            <w:bottom w:val="none" w:sz="0" w:space="0" w:color="auto"/>
            <w:right w:val="none" w:sz="0" w:space="0" w:color="auto"/>
          </w:divBdr>
        </w:div>
        <w:div w:id="790638082">
          <w:marLeft w:val="480"/>
          <w:marRight w:val="0"/>
          <w:marTop w:val="0"/>
          <w:marBottom w:val="0"/>
          <w:divBdr>
            <w:top w:val="none" w:sz="0" w:space="0" w:color="auto"/>
            <w:left w:val="none" w:sz="0" w:space="0" w:color="auto"/>
            <w:bottom w:val="none" w:sz="0" w:space="0" w:color="auto"/>
            <w:right w:val="none" w:sz="0" w:space="0" w:color="auto"/>
          </w:divBdr>
        </w:div>
      </w:divsChild>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35988271">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0786954">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3210253">
      <w:bodyDiv w:val="1"/>
      <w:marLeft w:val="0"/>
      <w:marRight w:val="0"/>
      <w:marTop w:val="0"/>
      <w:marBottom w:val="0"/>
      <w:divBdr>
        <w:top w:val="none" w:sz="0" w:space="0" w:color="auto"/>
        <w:left w:val="none" w:sz="0" w:space="0" w:color="auto"/>
        <w:bottom w:val="none" w:sz="0" w:space="0" w:color="auto"/>
        <w:right w:val="none" w:sz="0" w:space="0" w:color="auto"/>
      </w:divBdr>
      <w:divsChild>
        <w:div w:id="1632243840">
          <w:marLeft w:val="480"/>
          <w:marRight w:val="0"/>
          <w:marTop w:val="0"/>
          <w:marBottom w:val="0"/>
          <w:divBdr>
            <w:top w:val="none" w:sz="0" w:space="0" w:color="auto"/>
            <w:left w:val="none" w:sz="0" w:space="0" w:color="auto"/>
            <w:bottom w:val="none" w:sz="0" w:space="0" w:color="auto"/>
            <w:right w:val="none" w:sz="0" w:space="0" w:color="auto"/>
          </w:divBdr>
        </w:div>
        <w:div w:id="2093969770">
          <w:marLeft w:val="480"/>
          <w:marRight w:val="0"/>
          <w:marTop w:val="0"/>
          <w:marBottom w:val="0"/>
          <w:divBdr>
            <w:top w:val="none" w:sz="0" w:space="0" w:color="auto"/>
            <w:left w:val="none" w:sz="0" w:space="0" w:color="auto"/>
            <w:bottom w:val="none" w:sz="0" w:space="0" w:color="auto"/>
            <w:right w:val="none" w:sz="0" w:space="0" w:color="auto"/>
          </w:divBdr>
        </w:div>
        <w:div w:id="739983324">
          <w:marLeft w:val="480"/>
          <w:marRight w:val="0"/>
          <w:marTop w:val="0"/>
          <w:marBottom w:val="0"/>
          <w:divBdr>
            <w:top w:val="none" w:sz="0" w:space="0" w:color="auto"/>
            <w:left w:val="none" w:sz="0" w:space="0" w:color="auto"/>
            <w:bottom w:val="none" w:sz="0" w:space="0" w:color="auto"/>
            <w:right w:val="none" w:sz="0" w:space="0" w:color="auto"/>
          </w:divBdr>
        </w:div>
        <w:div w:id="128208361">
          <w:marLeft w:val="480"/>
          <w:marRight w:val="0"/>
          <w:marTop w:val="0"/>
          <w:marBottom w:val="0"/>
          <w:divBdr>
            <w:top w:val="none" w:sz="0" w:space="0" w:color="auto"/>
            <w:left w:val="none" w:sz="0" w:space="0" w:color="auto"/>
            <w:bottom w:val="none" w:sz="0" w:space="0" w:color="auto"/>
            <w:right w:val="none" w:sz="0" w:space="0" w:color="auto"/>
          </w:divBdr>
        </w:div>
        <w:div w:id="73743079">
          <w:marLeft w:val="480"/>
          <w:marRight w:val="0"/>
          <w:marTop w:val="0"/>
          <w:marBottom w:val="0"/>
          <w:divBdr>
            <w:top w:val="none" w:sz="0" w:space="0" w:color="auto"/>
            <w:left w:val="none" w:sz="0" w:space="0" w:color="auto"/>
            <w:bottom w:val="none" w:sz="0" w:space="0" w:color="auto"/>
            <w:right w:val="none" w:sz="0" w:space="0" w:color="auto"/>
          </w:divBdr>
        </w:div>
        <w:div w:id="1160274143">
          <w:marLeft w:val="480"/>
          <w:marRight w:val="0"/>
          <w:marTop w:val="0"/>
          <w:marBottom w:val="0"/>
          <w:divBdr>
            <w:top w:val="none" w:sz="0" w:space="0" w:color="auto"/>
            <w:left w:val="none" w:sz="0" w:space="0" w:color="auto"/>
            <w:bottom w:val="none" w:sz="0" w:space="0" w:color="auto"/>
            <w:right w:val="none" w:sz="0" w:space="0" w:color="auto"/>
          </w:divBdr>
        </w:div>
        <w:div w:id="1761411246">
          <w:marLeft w:val="480"/>
          <w:marRight w:val="0"/>
          <w:marTop w:val="0"/>
          <w:marBottom w:val="0"/>
          <w:divBdr>
            <w:top w:val="none" w:sz="0" w:space="0" w:color="auto"/>
            <w:left w:val="none" w:sz="0" w:space="0" w:color="auto"/>
            <w:bottom w:val="none" w:sz="0" w:space="0" w:color="auto"/>
            <w:right w:val="none" w:sz="0" w:space="0" w:color="auto"/>
          </w:divBdr>
        </w:div>
        <w:div w:id="705644445">
          <w:marLeft w:val="480"/>
          <w:marRight w:val="0"/>
          <w:marTop w:val="0"/>
          <w:marBottom w:val="0"/>
          <w:divBdr>
            <w:top w:val="none" w:sz="0" w:space="0" w:color="auto"/>
            <w:left w:val="none" w:sz="0" w:space="0" w:color="auto"/>
            <w:bottom w:val="none" w:sz="0" w:space="0" w:color="auto"/>
            <w:right w:val="none" w:sz="0" w:space="0" w:color="auto"/>
          </w:divBdr>
        </w:div>
        <w:div w:id="1810243009">
          <w:marLeft w:val="480"/>
          <w:marRight w:val="0"/>
          <w:marTop w:val="0"/>
          <w:marBottom w:val="0"/>
          <w:divBdr>
            <w:top w:val="none" w:sz="0" w:space="0" w:color="auto"/>
            <w:left w:val="none" w:sz="0" w:space="0" w:color="auto"/>
            <w:bottom w:val="none" w:sz="0" w:space="0" w:color="auto"/>
            <w:right w:val="none" w:sz="0" w:space="0" w:color="auto"/>
          </w:divBdr>
        </w:div>
        <w:div w:id="2107462391">
          <w:marLeft w:val="480"/>
          <w:marRight w:val="0"/>
          <w:marTop w:val="0"/>
          <w:marBottom w:val="0"/>
          <w:divBdr>
            <w:top w:val="none" w:sz="0" w:space="0" w:color="auto"/>
            <w:left w:val="none" w:sz="0" w:space="0" w:color="auto"/>
            <w:bottom w:val="none" w:sz="0" w:space="0" w:color="auto"/>
            <w:right w:val="none" w:sz="0" w:space="0" w:color="auto"/>
          </w:divBdr>
        </w:div>
        <w:div w:id="16319211">
          <w:marLeft w:val="480"/>
          <w:marRight w:val="0"/>
          <w:marTop w:val="0"/>
          <w:marBottom w:val="0"/>
          <w:divBdr>
            <w:top w:val="none" w:sz="0" w:space="0" w:color="auto"/>
            <w:left w:val="none" w:sz="0" w:space="0" w:color="auto"/>
            <w:bottom w:val="none" w:sz="0" w:space="0" w:color="auto"/>
            <w:right w:val="none" w:sz="0" w:space="0" w:color="auto"/>
          </w:divBdr>
        </w:div>
        <w:div w:id="2015181819">
          <w:marLeft w:val="480"/>
          <w:marRight w:val="0"/>
          <w:marTop w:val="0"/>
          <w:marBottom w:val="0"/>
          <w:divBdr>
            <w:top w:val="none" w:sz="0" w:space="0" w:color="auto"/>
            <w:left w:val="none" w:sz="0" w:space="0" w:color="auto"/>
            <w:bottom w:val="none" w:sz="0" w:space="0" w:color="auto"/>
            <w:right w:val="none" w:sz="0" w:space="0" w:color="auto"/>
          </w:divBdr>
        </w:div>
        <w:div w:id="452403301">
          <w:marLeft w:val="480"/>
          <w:marRight w:val="0"/>
          <w:marTop w:val="0"/>
          <w:marBottom w:val="0"/>
          <w:divBdr>
            <w:top w:val="none" w:sz="0" w:space="0" w:color="auto"/>
            <w:left w:val="none" w:sz="0" w:space="0" w:color="auto"/>
            <w:bottom w:val="none" w:sz="0" w:space="0" w:color="auto"/>
            <w:right w:val="none" w:sz="0" w:space="0" w:color="auto"/>
          </w:divBdr>
        </w:div>
        <w:div w:id="1258447198">
          <w:marLeft w:val="480"/>
          <w:marRight w:val="0"/>
          <w:marTop w:val="0"/>
          <w:marBottom w:val="0"/>
          <w:divBdr>
            <w:top w:val="none" w:sz="0" w:space="0" w:color="auto"/>
            <w:left w:val="none" w:sz="0" w:space="0" w:color="auto"/>
            <w:bottom w:val="none" w:sz="0" w:space="0" w:color="auto"/>
            <w:right w:val="none" w:sz="0" w:space="0" w:color="auto"/>
          </w:divBdr>
        </w:div>
        <w:div w:id="1752505634">
          <w:marLeft w:val="480"/>
          <w:marRight w:val="0"/>
          <w:marTop w:val="0"/>
          <w:marBottom w:val="0"/>
          <w:divBdr>
            <w:top w:val="none" w:sz="0" w:space="0" w:color="auto"/>
            <w:left w:val="none" w:sz="0" w:space="0" w:color="auto"/>
            <w:bottom w:val="none" w:sz="0" w:space="0" w:color="auto"/>
            <w:right w:val="none" w:sz="0" w:space="0" w:color="auto"/>
          </w:divBdr>
        </w:div>
        <w:div w:id="592129385">
          <w:marLeft w:val="480"/>
          <w:marRight w:val="0"/>
          <w:marTop w:val="0"/>
          <w:marBottom w:val="0"/>
          <w:divBdr>
            <w:top w:val="none" w:sz="0" w:space="0" w:color="auto"/>
            <w:left w:val="none" w:sz="0" w:space="0" w:color="auto"/>
            <w:bottom w:val="none" w:sz="0" w:space="0" w:color="auto"/>
            <w:right w:val="none" w:sz="0" w:space="0" w:color="auto"/>
          </w:divBdr>
        </w:div>
        <w:div w:id="458457025">
          <w:marLeft w:val="480"/>
          <w:marRight w:val="0"/>
          <w:marTop w:val="0"/>
          <w:marBottom w:val="0"/>
          <w:divBdr>
            <w:top w:val="none" w:sz="0" w:space="0" w:color="auto"/>
            <w:left w:val="none" w:sz="0" w:space="0" w:color="auto"/>
            <w:bottom w:val="none" w:sz="0" w:space="0" w:color="auto"/>
            <w:right w:val="none" w:sz="0" w:space="0" w:color="auto"/>
          </w:divBdr>
        </w:div>
        <w:div w:id="814419425">
          <w:marLeft w:val="480"/>
          <w:marRight w:val="0"/>
          <w:marTop w:val="0"/>
          <w:marBottom w:val="0"/>
          <w:divBdr>
            <w:top w:val="none" w:sz="0" w:space="0" w:color="auto"/>
            <w:left w:val="none" w:sz="0" w:space="0" w:color="auto"/>
            <w:bottom w:val="none" w:sz="0" w:space="0" w:color="auto"/>
            <w:right w:val="none" w:sz="0" w:space="0" w:color="auto"/>
          </w:divBdr>
        </w:div>
        <w:div w:id="183859367">
          <w:marLeft w:val="480"/>
          <w:marRight w:val="0"/>
          <w:marTop w:val="0"/>
          <w:marBottom w:val="0"/>
          <w:divBdr>
            <w:top w:val="none" w:sz="0" w:space="0" w:color="auto"/>
            <w:left w:val="none" w:sz="0" w:space="0" w:color="auto"/>
            <w:bottom w:val="none" w:sz="0" w:space="0" w:color="auto"/>
            <w:right w:val="none" w:sz="0" w:space="0" w:color="auto"/>
          </w:divBdr>
        </w:div>
        <w:div w:id="1076439358">
          <w:marLeft w:val="480"/>
          <w:marRight w:val="0"/>
          <w:marTop w:val="0"/>
          <w:marBottom w:val="0"/>
          <w:divBdr>
            <w:top w:val="none" w:sz="0" w:space="0" w:color="auto"/>
            <w:left w:val="none" w:sz="0" w:space="0" w:color="auto"/>
            <w:bottom w:val="none" w:sz="0" w:space="0" w:color="auto"/>
            <w:right w:val="none" w:sz="0" w:space="0" w:color="auto"/>
          </w:divBdr>
        </w:div>
        <w:div w:id="905921836">
          <w:marLeft w:val="480"/>
          <w:marRight w:val="0"/>
          <w:marTop w:val="0"/>
          <w:marBottom w:val="0"/>
          <w:divBdr>
            <w:top w:val="none" w:sz="0" w:space="0" w:color="auto"/>
            <w:left w:val="none" w:sz="0" w:space="0" w:color="auto"/>
            <w:bottom w:val="none" w:sz="0" w:space="0" w:color="auto"/>
            <w:right w:val="none" w:sz="0" w:space="0" w:color="auto"/>
          </w:divBdr>
        </w:div>
        <w:div w:id="1469543042">
          <w:marLeft w:val="480"/>
          <w:marRight w:val="0"/>
          <w:marTop w:val="0"/>
          <w:marBottom w:val="0"/>
          <w:divBdr>
            <w:top w:val="none" w:sz="0" w:space="0" w:color="auto"/>
            <w:left w:val="none" w:sz="0" w:space="0" w:color="auto"/>
            <w:bottom w:val="none" w:sz="0" w:space="0" w:color="auto"/>
            <w:right w:val="none" w:sz="0" w:space="0" w:color="auto"/>
          </w:divBdr>
        </w:div>
        <w:div w:id="270744979">
          <w:marLeft w:val="480"/>
          <w:marRight w:val="0"/>
          <w:marTop w:val="0"/>
          <w:marBottom w:val="0"/>
          <w:divBdr>
            <w:top w:val="none" w:sz="0" w:space="0" w:color="auto"/>
            <w:left w:val="none" w:sz="0" w:space="0" w:color="auto"/>
            <w:bottom w:val="none" w:sz="0" w:space="0" w:color="auto"/>
            <w:right w:val="none" w:sz="0" w:space="0" w:color="auto"/>
          </w:divBdr>
        </w:div>
        <w:div w:id="1462923300">
          <w:marLeft w:val="480"/>
          <w:marRight w:val="0"/>
          <w:marTop w:val="0"/>
          <w:marBottom w:val="0"/>
          <w:divBdr>
            <w:top w:val="none" w:sz="0" w:space="0" w:color="auto"/>
            <w:left w:val="none" w:sz="0" w:space="0" w:color="auto"/>
            <w:bottom w:val="none" w:sz="0" w:space="0" w:color="auto"/>
            <w:right w:val="none" w:sz="0" w:space="0" w:color="auto"/>
          </w:divBdr>
        </w:div>
        <w:div w:id="936056293">
          <w:marLeft w:val="480"/>
          <w:marRight w:val="0"/>
          <w:marTop w:val="0"/>
          <w:marBottom w:val="0"/>
          <w:divBdr>
            <w:top w:val="none" w:sz="0" w:space="0" w:color="auto"/>
            <w:left w:val="none" w:sz="0" w:space="0" w:color="auto"/>
            <w:bottom w:val="none" w:sz="0" w:space="0" w:color="auto"/>
            <w:right w:val="none" w:sz="0" w:space="0" w:color="auto"/>
          </w:divBdr>
        </w:div>
        <w:div w:id="16779284">
          <w:marLeft w:val="480"/>
          <w:marRight w:val="0"/>
          <w:marTop w:val="0"/>
          <w:marBottom w:val="0"/>
          <w:divBdr>
            <w:top w:val="none" w:sz="0" w:space="0" w:color="auto"/>
            <w:left w:val="none" w:sz="0" w:space="0" w:color="auto"/>
            <w:bottom w:val="none" w:sz="0" w:space="0" w:color="auto"/>
            <w:right w:val="none" w:sz="0" w:space="0" w:color="auto"/>
          </w:divBdr>
        </w:div>
        <w:div w:id="1726875333">
          <w:marLeft w:val="480"/>
          <w:marRight w:val="0"/>
          <w:marTop w:val="0"/>
          <w:marBottom w:val="0"/>
          <w:divBdr>
            <w:top w:val="none" w:sz="0" w:space="0" w:color="auto"/>
            <w:left w:val="none" w:sz="0" w:space="0" w:color="auto"/>
            <w:bottom w:val="none" w:sz="0" w:space="0" w:color="auto"/>
            <w:right w:val="none" w:sz="0" w:space="0" w:color="auto"/>
          </w:divBdr>
        </w:div>
        <w:div w:id="791170159">
          <w:marLeft w:val="480"/>
          <w:marRight w:val="0"/>
          <w:marTop w:val="0"/>
          <w:marBottom w:val="0"/>
          <w:divBdr>
            <w:top w:val="none" w:sz="0" w:space="0" w:color="auto"/>
            <w:left w:val="none" w:sz="0" w:space="0" w:color="auto"/>
            <w:bottom w:val="none" w:sz="0" w:space="0" w:color="auto"/>
            <w:right w:val="none" w:sz="0" w:space="0" w:color="auto"/>
          </w:divBdr>
        </w:div>
        <w:div w:id="1802574429">
          <w:marLeft w:val="480"/>
          <w:marRight w:val="0"/>
          <w:marTop w:val="0"/>
          <w:marBottom w:val="0"/>
          <w:divBdr>
            <w:top w:val="none" w:sz="0" w:space="0" w:color="auto"/>
            <w:left w:val="none" w:sz="0" w:space="0" w:color="auto"/>
            <w:bottom w:val="none" w:sz="0" w:space="0" w:color="auto"/>
            <w:right w:val="none" w:sz="0" w:space="0" w:color="auto"/>
          </w:divBdr>
        </w:div>
        <w:div w:id="1800411306">
          <w:marLeft w:val="480"/>
          <w:marRight w:val="0"/>
          <w:marTop w:val="0"/>
          <w:marBottom w:val="0"/>
          <w:divBdr>
            <w:top w:val="none" w:sz="0" w:space="0" w:color="auto"/>
            <w:left w:val="none" w:sz="0" w:space="0" w:color="auto"/>
            <w:bottom w:val="none" w:sz="0" w:space="0" w:color="auto"/>
            <w:right w:val="none" w:sz="0" w:space="0" w:color="auto"/>
          </w:divBdr>
        </w:div>
        <w:div w:id="914320898">
          <w:marLeft w:val="480"/>
          <w:marRight w:val="0"/>
          <w:marTop w:val="0"/>
          <w:marBottom w:val="0"/>
          <w:divBdr>
            <w:top w:val="none" w:sz="0" w:space="0" w:color="auto"/>
            <w:left w:val="none" w:sz="0" w:space="0" w:color="auto"/>
            <w:bottom w:val="none" w:sz="0" w:space="0" w:color="auto"/>
            <w:right w:val="none" w:sz="0" w:space="0" w:color="auto"/>
          </w:divBdr>
        </w:div>
        <w:div w:id="1883205429">
          <w:marLeft w:val="480"/>
          <w:marRight w:val="0"/>
          <w:marTop w:val="0"/>
          <w:marBottom w:val="0"/>
          <w:divBdr>
            <w:top w:val="none" w:sz="0" w:space="0" w:color="auto"/>
            <w:left w:val="none" w:sz="0" w:space="0" w:color="auto"/>
            <w:bottom w:val="none" w:sz="0" w:space="0" w:color="auto"/>
            <w:right w:val="none" w:sz="0" w:space="0" w:color="auto"/>
          </w:divBdr>
        </w:div>
        <w:div w:id="1953242434">
          <w:marLeft w:val="480"/>
          <w:marRight w:val="0"/>
          <w:marTop w:val="0"/>
          <w:marBottom w:val="0"/>
          <w:divBdr>
            <w:top w:val="none" w:sz="0" w:space="0" w:color="auto"/>
            <w:left w:val="none" w:sz="0" w:space="0" w:color="auto"/>
            <w:bottom w:val="none" w:sz="0" w:space="0" w:color="auto"/>
            <w:right w:val="none" w:sz="0" w:space="0" w:color="auto"/>
          </w:divBdr>
        </w:div>
        <w:div w:id="1972635436">
          <w:marLeft w:val="480"/>
          <w:marRight w:val="0"/>
          <w:marTop w:val="0"/>
          <w:marBottom w:val="0"/>
          <w:divBdr>
            <w:top w:val="none" w:sz="0" w:space="0" w:color="auto"/>
            <w:left w:val="none" w:sz="0" w:space="0" w:color="auto"/>
            <w:bottom w:val="none" w:sz="0" w:space="0" w:color="auto"/>
            <w:right w:val="none" w:sz="0" w:space="0" w:color="auto"/>
          </w:divBdr>
        </w:div>
        <w:div w:id="705060174">
          <w:marLeft w:val="480"/>
          <w:marRight w:val="0"/>
          <w:marTop w:val="0"/>
          <w:marBottom w:val="0"/>
          <w:divBdr>
            <w:top w:val="none" w:sz="0" w:space="0" w:color="auto"/>
            <w:left w:val="none" w:sz="0" w:space="0" w:color="auto"/>
            <w:bottom w:val="none" w:sz="0" w:space="0" w:color="auto"/>
            <w:right w:val="none" w:sz="0" w:space="0" w:color="auto"/>
          </w:divBdr>
        </w:div>
        <w:div w:id="479612666">
          <w:marLeft w:val="480"/>
          <w:marRight w:val="0"/>
          <w:marTop w:val="0"/>
          <w:marBottom w:val="0"/>
          <w:divBdr>
            <w:top w:val="none" w:sz="0" w:space="0" w:color="auto"/>
            <w:left w:val="none" w:sz="0" w:space="0" w:color="auto"/>
            <w:bottom w:val="none" w:sz="0" w:space="0" w:color="auto"/>
            <w:right w:val="none" w:sz="0" w:space="0" w:color="auto"/>
          </w:divBdr>
        </w:div>
        <w:div w:id="1996370915">
          <w:marLeft w:val="480"/>
          <w:marRight w:val="0"/>
          <w:marTop w:val="0"/>
          <w:marBottom w:val="0"/>
          <w:divBdr>
            <w:top w:val="none" w:sz="0" w:space="0" w:color="auto"/>
            <w:left w:val="none" w:sz="0" w:space="0" w:color="auto"/>
            <w:bottom w:val="none" w:sz="0" w:space="0" w:color="auto"/>
            <w:right w:val="none" w:sz="0" w:space="0" w:color="auto"/>
          </w:divBdr>
        </w:div>
        <w:div w:id="884296475">
          <w:marLeft w:val="480"/>
          <w:marRight w:val="0"/>
          <w:marTop w:val="0"/>
          <w:marBottom w:val="0"/>
          <w:divBdr>
            <w:top w:val="none" w:sz="0" w:space="0" w:color="auto"/>
            <w:left w:val="none" w:sz="0" w:space="0" w:color="auto"/>
            <w:bottom w:val="none" w:sz="0" w:space="0" w:color="auto"/>
            <w:right w:val="none" w:sz="0" w:space="0" w:color="auto"/>
          </w:divBdr>
        </w:div>
        <w:div w:id="2081320749">
          <w:marLeft w:val="480"/>
          <w:marRight w:val="0"/>
          <w:marTop w:val="0"/>
          <w:marBottom w:val="0"/>
          <w:divBdr>
            <w:top w:val="none" w:sz="0" w:space="0" w:color="auto"/>
            <w:left w:val="none" w:sz="0" w:space="0" w:color="auto"/>
            <w:bottom w:val="none" w:sz="0" w:space="0" w:color="auto"/>
            <w:right w:val="none" w:sz="0" w:space="0" w:color="auto"/>
          </w:divBdr>
        </w:div>
        <w:div w:id="1157455167">
          <w:marLeft w:val="480"/>
          <w:marRight w:val="0"/>
          <w:marTop w:val="0"/>
          <w:marBottom w:val="0"/>
          <w:divBdr>
            <w:top w:val="none" w:sz="0" w:space="0" w:color="auto"/>
            <w:left w:val="none" w:sz="0" w:space="0" w:color="auto"/>
            <w:bottom w:val="none" w:sz="0" w:space="0" w:color="auto"/>
            <w:right w:val="none" w:sz="0" w:space="0" w:color="auto"/>
          </w:divBdr>
        </w:div>
        <w:div w:id="1322149786">
          <w:marLeft w:val="480"/>
          <w:marRight w:val="0"/>
          <w:marTop w:val="0"/>
          <w:marBottom w:val="0"/>
          <w:divBdr>
            <w:top w:val="none" w:sz="0" w:space="0" w:color="auto"/>
            <w:left w:val="none" w:sz="0" w:space="0" w:color="auto"/>
            <w:bottom w:val="none" w:sz="0" w:space="0" w:color="auto"/>
            <w:right w:val="none" w:sz="0" w:space="0" w:color="auto"/>
          </w:divBdr>
        </w:div>
        <w:div w:id="747339556">
          <w:marLeft w:val="480"/>
          <w:marRight w:val="0"/>
          <w:marTop w:val="0"/>
          <w:marBottom w:val="0"/>
          <w:divBdr>
            <w:top w:val="none" w:sz="0" w:space="0" w:color="auto"/>
            <w:left w:val="none" w:sz="0" w:space="0" w:color="auto"/>
            <w:bottom w:val="none" w:sz="0" w:space="0" w:color="auto"/>
            <w:right w:val="none" w:sz="0" w:space="0" w:color="auto"/>
          </w:divBdr>
        </w:div>
        <w:div w:id="962927057">
          <w:marLeft w:val="480"/>
          <w:marRight w:val="0"/>
          <w:marTop w:val="0"/>
          <w:marBottom w:val="0"/>
          <w:divBdr>
            <w:top w:val="none" w:sz="0" w:space="0" w:color="auto"/>
            <w:left w:val="none" w:sz="0" w:space="0" w:color="auto"/>
            <w:bottom w:val="none" w:sz="0" w:space="0" w:color="auto"/>
            <w:right w:val="none" w:sz="0" w:space="0" w:color="auto"/>
          </w:divBdr>
        </w:div>
        <w:div w:id="1734769733">
          <w:marLeft w:val="480"/>
          <w:marRight w:val="0"/>
          <w:marTop w:val="0"/>
          <w:marBottom w:val="0"/>
          <w:divBdr>
            <w:top w:val="none" w:sz="0" w:space="0" w:color="auto"/>
            <w:left w:val="none" w:sz="0" w:space="0" w:color="auto"/>
            <w:bottom w:val="none" w:sz="0" w:space="0" w:color="auto"/>
            <w:right w:val="none" w:sz="0" w:space="0" w:color="auto"/>
          </w:divBdr>
        </w:div>
        <w:div w:id="211693092">
          <w:marLeft w:val="480"/>
          <w:marRight w:val="0"/>
          <w:marTop w:val="0"/>
          <w:marBottom w:val="0"/>
          <w:divBdr>
            <w:top w:val="none" w:sz="0" w:space="0" w:color="auto"/>
            <w:left w:val="none" w:sz="0" w:space="0" w:color="auto"/>
            <w:bottom w:val="none" w:sz="0" w:space="0" w:color="auto"/>
            <w:right w:val="none" w:sz="0" w:space="0" w:color="auto"/>
          </w:divBdr>
        </w:div>
        <w:div w:id="1009258903">
          <w:marLeft w:val="480"/>
          <w:marRight w:val="0"/>
          <w:marTop w:val="0"/>
          <w:marBottom w:val="0"/>
          <w:divBdr>
            <w:top w:val="none" w:sz="0" w:space="0" w:color="auto"/>
            <w:left w:val="none" w:sz="0" w:space="0" w:color="auto"/>
            <w:bottom w:val="none" w:sz="0" w:space="0" w:color="auto"/>
            <w:right w:val="none" w:sz="0" w:space="0" w:color="auto"/>
          </w:divBdr>
        </w:div>
        <w:div w:id="1790317032">
          <w:marLeft w:val="480"/>
          <w:marRight w:val="0"/>
          <w:marTop w:val="0"/>
          <w:marBottom w:val="0"/>
          <w:divBdr>
            <w:top w:val="none" w:sz="0" w:space="0" w:color="auto"/>
            <w:left w:val="none" w:sz="0" w:space="0" w:color="auto"/>
            <w:bottom w:val="none" w:sz="0" w:space="0" w:color="auto"/>
            <w:right w:val="none" w:sz="0" w:space="0" w:color="auto"/>
          </w:divBdr>
        </w:div>
        <w:div w:id="2016612487">
          <w:marLeft w:val="480"/>
          <w:marRight w:val="0"/>
          <w:marTop w:val="0"/>
          <w:marBottom w:val="0"/>
          <w:divBdr>
            <w:top w:val="none" w:sz="0" w:space="0" w:color="auto"/>
            <w:left w:val="none" w:sz="0" w:space="0" w:color="auto"/>
            <w:bottom w:val="none" w:sz="0" w:space="0" w:color="auto"/>
            <w:right w:val="none" w:sz="0" w:space="0" w:color="auto"/>
          </w:divBdr>
        </w:div>
        <w:div w:id="610475549">
          <w:marLeft w:val="480"/>
          <w:marRight w:val="0"/>
          <w:marTop w:val="0"/>
          <w:marBottom w:val="0"/>
          <w:divBdr>
            <w:top w:val="none" w:sz="0" w:space="0" w:color="auto"/>
            <w:left w:val="none" w:sz="0" w:space="0" w:color="auto"/>
            <w:bottom w:val="none" w:sz="0" w:space="0" w:color="auto"/>
            <w:right w:val="none" w:sz="0" w:space="0" w:color="auto"/>
          </w:divBdr>
        </w:div>
        <w:div w:id="1177117035">
          <w:marLeft w:val="480"/>
          <w:marRight w:val="0"/>
          <w:marTop w:val="0"/>
          <w:marBottom w:val="0"/>
          <w:divBdr>
            <w:top w:val="none" w:sz="0" w:space="0" w:color="auto"/>
            <w:left w:val="none" w:sz="0" w:space="0" w:color="auto"/>
            <w:bottom w:val="none" w:sz="0" w:space="0" w:color="auto"/>
            <w:right w:val="none" w:sz="0" w:space="0" w:color="auto"/>
          </w:divBdr>
        </w:div>
        <w:div w:id="1736583087">
          <w:marLeft w:val="480"/>
          <w:marRight w:val="0"/>
          <w:marTop w:val="0"/>
          <w:marBottom w:val="0"/>
          <w:divBdr>
            <w:top w:val="none" w:sz="0" w:space="0" w:color="auto"/>
            <w:left w:val="none" w:sz="0" w:space="0" w:color="auto"/>
            <w:bottom w:val="none" w:sz="0" w:space="0" w:color="auto"/>
            <w:right w:val="none" w:sz="0" w:space="0" w:color="auto"/>
          </w:divBdr>
        </w:div>
        <w:div w:id="62486384">
          <w:marLeft w:val="480"/>
          <w:marRight w:val="0"/>
          <w:marTop w:val="0"/>
          <w:marBottom w:val="0"/>
          <w:divBdr>
            <w:top w:val="none" w:sz="0" w:space="0" w:color="auto"/>
            <w:left w:val="none" w:sz="0" w:space="0" w:color="auto"/>
            <w:bottom w:val="none" w:sz="0" w:space="0" w:color="auto"/>
            <w:right w:val="none" w:sz="0" w:space="0" w:color="auto"/>
          </w:divBdr>
        </w:div>
        <w:div w:id="834760736">
          <w:marLeft w:val="480"/>
          <w:marRight w:val="0"/>
          <w:marTop w:val="0"/>
          <w:marBottom w:val="0"/>
          <w:divBdr>
            <w:top w:val="none" w:sz="0" w:space="0" w:color="auto"/>
            <w:left w:val="none" w:sz="0" w:space="0" w:color="auto"/>
            <w:bottom w:val="none" w:sz="0" w:space="0" w:color="auto"/>
            <w:right w:val="none" w:sz="0" w:space="0" w:color="auto"/>
          </w:divBdr>
        </w:div>
        <w:div w:id="354691842">
          <w:marLeft w:val="480"/>
          <w:marRight w:val="0"/>
          <w:marTop w:val="0"/>
          <w:marBottom w:val="0"/>
          <w:divBdr>
            <w:top w:val="none" w:sz="0" w:space="0" w:color="auto"/>
            <w:left w:val="none" w:sz="0" w:space="0" w:color="auto"/>
            <w:bottom w:val="none" w:sz="0" w:space="0" w:color="auto"/>
            <w:right w:val="none" w:sz="0" w:space="0" w:color="auto"/>
          </w:divBdr>
        </w:div>
        <w:div w:id="1848984217">
          <w:marLeft w:val="480"/>
          <w:marRight w:val="0"/>
          <w:marTop w:val="0"/>
          <w:marBottom w:val="0"/>
          <w:divBdr>
            <w:top w:val="none" w:sz="0" w:space="0" w:color="auto"/>
            <w:left w:val="none" w:sz="0" w:space="0" w:color="auto"/>
            <w:bottom w:val="none" w:sz="0" w:space="0" w:color="auto"/>
            <w:right w:val="none" w:sz="0" w:space="0" w:color="auto"/>
          </w:divBdr>
        </w:div>
        <w:div w:id="2098821876">
          <w:marLeft w:val="480"/>
          <w:marRight w:val="0"/>
          <w:marTop w:val="0"/>
          <w:marBottom w:val="0"/>
          <w:divBdr>
            <w:top w:val="none" w:sz="0" w:space="0" w:color="auto"/>
            <w:left w:val="none" w:sz="0" w:space="0" w:color="auto"/>
            <w:bottom w:val="none" w:sz="0" w:space="0" w:color="auto"/>
            <w:right w:val="none" w:sz="0" w:space="0" w:color="auto"/>
          </w:divBdr>
        </w:div>
        <w:div w:id="17127692">
          <w:marLeft w:val="480"/>
          <w:marRight w:val="0"/>
          <w:marTop w:val="0"/>
          <w:marBottom w:val="0"/>
          <w:divBdr>
            <w:top w:val="none" w:sz="0" w:space="0" w:color="auto"/>
            <w:left w:val="none" w:sz="0" w:space="0" w:color="auto"/>
            <w:bottom w:val="none" w:sz="0" w:space="0" w:color="auto"/>
            <w:right w:val="none" w:sz="0" w:space="0" w:color="auto"/>
          </w:divBdr>
        </w:div>
        <w:div w:id="1381787857">
          <w:marLeft w:val="480"/>
          <w:marRight w:val="0"/>
          <w:marTop w:val="0"/>
          <w:marBottom w:val="0"/>
          <w:divBdr>
            <w:top w:val="none" w:sz="0" w:space="0" w:color="auto"/>
            <w:left w:val="none" w:sz="0" w:space="0" w:color="auto"/>
            <w:bottom w:val="none" w:sz="0" w:space="0" w:color="auto"/>
            <w:right w:val="none" w:sz="0" w:space="0" w:color="auto"/>
          </w:divBdr>
        </w:div>
        <w:div w:id="1397164210">
          <w:marLeft w:val="480"/>
          <w:marRight w:val="0"/>
          <w:marTop w:val="0"/>
          <w:marBottom w:val="0"/>
          <w:divBdr>
            <w:top w:val="none" w:sz="0" w:space="0" w:color="auto"/>
            <w:left w:val="none" w:sz="0" w:space="0" w:color="auto"/>
            <w:bottom w:val="none" w:sz="0" w:space="0" w:color="auto"/>
            <w:right w:val="none" w:sz="0" w:space="0" w:color="auto"/>
          </w:divBdr>
        </w:div>
        <w:div w:id="639113324">
          <w:marLeft w:val="480"/>
          <w:marRight w:val="0"/>
          <w:marTop w:val="0"/>
          <w:marBottom w:val="0"/>
          <w:divBdr>
            <w:top w:val="none" w:sz="0" w:space="0" w:color="auto"/>
            <w:left w:val="none" w:sz="0" w:space="0" w:color="auto"/>
            <w:bottom w:val="none" w:sz="0" w:space="0" w:color="auto"/>
            <w:right w:val="none" w:sz="0" w:space="0" w:color="auto"/>
          </w:divBdr>
        </w:div>
        <w:div w:id="2005668129">
          <w:marLeft w:val="480"/>
          <w:marRight w:val="0"/>
          <w:marTop w:val="0"/>
          <w:marBottom w:val="0"/>
          <w:divBdr>
            <w:top w:val="none" w:sz="0" w:space="0" w:color="auto"/>
            <w:left w:val="none" w:sz="0" w:space="0" w:color="auto"/>
            <w:bottom w:val="none" w:sz="0" w:space="0" w:color="auto"/>
            <w:right w:val="none" w:sz="0" w:space="0" w:color="auto"/>
          </w:divBdr>
        </w:div>
        <w:div w:id="481240294">
          <w:marLeft w:val="480"/>
          <w:marRight w:val="0"/>
          <w:marTop w:val="0"/>
          <w:marBottom w:val="0"/>
          <w:divBdr>
            <w:top w:val="none" w:sz="0" w:space="0" w:color="auto"/>
            <w:left w:val="none" w:sz="0" w:space="0" w:color="auto"/>
            <w:bottom w:val="none" w:sz="0" w:space="0" w:color="auto"/>
            <w:right w:val="none" w:sz="0" w:space="0" w:color="auto"/>
          </w:divBdr>
        </w:div>
        <w:div w:id="220211934">
          <w:marLeft w:val="480"/>
          <w:marRight w:val="0"/>
          <w:marTop w:val="0"/>
          <w:marBottom w:val="0"/>
          <w:divBdr>
            <w:top w:val="none" w:sz="0" w:space="0" w:color="auto"/>
            <w:left w:val="none" w:sz="0" w:space="0" w:color="auto"/>
            <w:bottom w:val="none" w:sz="0" w:space="0" w:color="auto"/>
            <w:right w:val="none" w:sz="0" w:space="0" w:color="auto"/>
          </w:divBdr>
        </w:div>
        <w:div w:id="582641270">
          <w:marLeft w:val="480"/>
          <w:marRight w:val="0"/>
          <w:marTop w:val="0"/>
          <w:marBottom w:val="0"/>
          <w:divBdr>
            <w:top w:val="none" w:sz="0" w:space="0" w:color="auto"/>
            <w:left w:val="none" w:sz="0" w:space="0" w:color="auto"/>
            <w:bottom w:val="none" w:sz="0" w:space="0" w:color="auto"/>
            <w:right w:val="none" w:sz="0" w:space="0" w:color="auto"/>
          </w:divBdr>
        </w:div>
        <w:div w:id="1393575915">
          <w:marLeft w:val="480"/>
          <w:marRight w:val="0"/>
          <w:marTop w:val="0"/>
          <w:marBottom w:val="0"/>
          <w:divBdr>
            <w:top w:val="none" w:sz="0" w:space="0" w:color="auto"/>
            <w:left w:val="none" w:sz="0" w:space="0" w:color="auto"/>
            <w:bottom w:val="none" w:sz="0" w:space="0" w:color="auto"/>
            <w:right w:val="none" w:sz="0" w:space="0" w:color="auto"/>
          </w:divBdr>
        </w:div>
        <w:div w:id="707801307">
          <w:marLeft w:val="480"/>
          <w:marRight w:val="0"/>
          <w:marTop w:val="0"/>
          <w:marBottom w:val="0"/>
          <w:divBdr>
            <w:top w:val="none" w:sz="0" w:space="0" w:color="auto"/>
            <w:left w:val="none" w:sz="0" w:space="0" w:color="auto"/>
            <w:bottom w:val="none" w:sz="0" w:space="0" w:color="auto"/>
            <w:right w:val="none" w:sz="0" w:space="0" w:color="auto"/>
          </w:divBdr>
        </w:div>
        <w:div w:id="1562672922">
          <w:marLeft w:val="480"/>
          <w:marRight w:val="0"/>
          <w:marTop w:val="0"/>
          <w:marBottom w:val="0"/>
          <w:divBdr>
            <w:top w:val="none" w:sz="0" w:space="0" w:color="auto"/>
            <w:left w:val="none" w:sz="0" w:space="0" w:color="auto"/>
            <w:bottom w:val="none" w:sz="0" w:space="0" w:color="auto"/>
            <w:right w:val="none" w:sz="0" w:space="0" w:color="auto"/>
          </w:divBdr>
        </w:div>
        <w:div w:id="1045449804">
          <w:marLeft w:val="480"/>
          <w:marRight w:val="0"/>
          <w:marTop w:val="0"/>
          <w:marBottom w:val="0"/>
          <w:divBdr>
            <w:top w:val="none" w:sz="0" w:space="0" w:color="auto"/>
            <w:left w:val="none" w:sz="0" w:space="0" w:color="auto"/>
            <w:bottom w:val="none" w:sz="0" w:space="0" w:color="auto"/>
            <w:right w:val="none" w:sz="0" w:space="0" w:color="auto"/>
          </w:divBdr>
        </w:div>
        <w:div w:id="818883096">
          <w:marLeft w:val="480"/>
          <w:marRight w:val="0"/>
          <w:marTop w:val="0"/>
          <w:marBottom w:val="0"/>
          <w:divBdr>
            <w:top w:val="none" w:sz="0" w:space="0" w:color="auto"/>
            <w:left w:val="none" w:sz="0" w:space="0" w:color="auto"/>
            <w:bottom w:val="none" w:sz="0" w:space="0" w:color="auto"/>
            <w:right w:val="none" w:sz="0" w:space="0" w:color="auto"/>
          </w:divBdr>
        </w:div>
        <w:div w:id="2092697520">
          <w:marLeft w:val="480"/>
          <w:marRight w:val="0"/>
          <w:marTop w:val="0"/>
          <w:marBottom w:val="0"/>
          <w:divBdr>
            <w:top w:val="none" w:sz="0" w:space="0" w:color="auto"/>
            <w:left w:val="none" w:sz="0" w:space="0" w:color="auto"/>
            <w:bottom w:val="none" w:sz="0" w:space="0" w:color="auto"/>
            <w:right w:val="none" w:sz="0" w:space="0" w:color="auto"/>
          </w:divBdr>
        </w:div>
        <w:div w:id="2044134286">
          <w:marLeft w:val="480"/>
          <w:marRight w:val="0"/>
          <w:marTop w:val="0"/>
          <w:marBottom w:val="0"/>
          <w:divBdr>
            <w:top w:val="none" w:sz="0" w:space="0" w:color="auto"/>
            <w:left w:val="none" w:sz="0" w:space="0" w:color="auto"/>
            <w:bottom w:val="none" w:sz="0" w:space="0" w:color="auto"/>
            <w:right w:val="none" w:sz="0" w:space="0" w:color="auto"/>
          </w:divBdr>
        </w:div>
        <w:div w:id="1581139092">
          <w:marLeft w:val="480"/>
          <w:marRight w:val="0"/>
          <w:marTop w:val="0"/>
          <w:marBottom w:val="0"/>
          <w:divBdr>
            <w:top w:val="none" w:sz="0" w:space="0" w:color="auto"/>
            <w:left w:val="none" w:sz="0" w:space="0" w:color="auto"/>
            <w:bottom w:val="none" w:sz="0" w:space="0" w:color="auto"/>
            <w:right w:val="none" w:sz="0" w:space="0" w:color="auto"/>
          </w:divBdr>
        </w:div>
        <w:div w:id="238297735">
          <w:marLeft w:val="480"/>
          <w:marRight w:val="0"/>
          <w:marTop w:val="0"/>
          <w:marBottom w:val="0"/>
          <w:divBdr>
            <w:top w:val="none" w:sz="0" w:space="0" w:color="auto"/>
            <w:left w:val="none" w:sz="0" w:space="0" w:color="auto"/>
            <w:bottom w:val="none" w:sz="0" w:space="0" w:color="auto"/>
            <w:right w:val="none" w:sz="0" w:space="0" w:color="auto"/>
          </w:divBdr>
        </w:div>
        <w:div w:id="949512501">
          <w:marLeft w:val="480"/>
          <w:marRight w:val="0"/>
          <w:marTop w:val="0"/>
          <w:marBottom w:val="0"/>
          <w:divBdr>
            <w:top w:val="none" w:sz="0" w:space="0" w:color="auto"/>
            <w:left w:val="none" w:sz="0" w:space="0" w:color="auto"/>
            <w:bottom w:val="none" w:sz="0" w:space="0" w:color="auto"/>
            <w:right w:val="none" w:sz="0" w:space="0" w:color="auto"/>
          </w:divBdr>
        </w:div>
        <w:div w:id="978608431">
          <w:marLeft w:val="480"/>
          <w:marRight w:val="0"/>
          <w:marTop w:val="0"/>
          <w:marBottom w:val="0"/>
          <w:divBdr>
            <w:top w:val="none" w:sz="0" w:space="0" w:color="auto"/>
            <w:left w:val="none" w:sz="0" w:space="0" w:color="auto"/>
            <w:bottom w:val="none" w:sz="0" w:space="0" w:color="auto"/>
            <w:right w:val="none" w:sz="0" w:space="0" w:color="auto"/>
          </w:divBdr>
        </w:div>
        <w:div w:id="1972663899">
          <w:marLeft w:val="480"/>
          <w:marRight w:val="0"/>
          <w:marTop w:val="0"/>
          <w:marBottom w:val="0"/>
          <w:divBdr>
            <w:top w:val="none" w:sz="0" w:space="0" w:color="auto"/>
            <w:left w:val="none" w:sz="0" w:space="0" w:color="auto"/>
            <w:bottom w:val="none" w:sz="0" w:space="0" w:color="auto"/>
            <w:right w:val="none" w:sz="0" w:space="0" w:color="auto"/>
          </w:divBdr>
        </w:div>
        <w:div w:id="476186382">
          <w:marLeft w:val="480"/>
          <w:marRight w:val="0"/>
          <w:marTop w:val="0"/>
          <w:marBottom w:val="0"/>
          <w:divBdr>
            <w:top w:val="none" w:sz="0" w:space="0" w:color="auto"/>
            <w:left w:val="none" w:sz="0" w:space="0" w:color="auto"/>
            <w:bottom w:val="none" w:sz="0" w:space="0" w:color="auto"/>
            <w:right w:val="none" w:sz="0" w:space="0" w:color="auto"/>
          </w:divBdr>
        </w:div>
      </w:divsChild>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1505646">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0103557">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302283">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5003689">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4197168">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67793297">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0893249">
      <w:bodyDiv w:val="1"/>
      <w:marLeft w:val="0"/>
      <w:marRight w:val="0"/>
      <w:marTop w:val="0"/>
      <w:marBottom w:val="0"/>
      <w:divBdr>
        <w:top w:val="none" w:sz="0" w:space="0" w:color="auto"/>
        <w:left w:val="none" w:sz="0" w:space="0" w:color="auto"/>
        <w:bottom w:val="none" w:sz="0" w:space="0" w:color="auto"/>
        <w:right w:val="none" w:sz="0" w:space="0" w:color="auto"/>
      </w:divBdr>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6934766">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88731071">
      <w:bodyDiv w:val="1"/>
      <w:marLeft w:val="0"/>
      <w:marRight w:val="0"/>
      <w:marTop w:val="0"/>
      <w:marBottom w:val="0"/>
      <w:divBdr>
        <w:top w:val="none" w:sz="0" w:space="0" w:color="auto"/>
        <w:left w:val="none" w:sz="0" w:space="0" w:color="auto"/>
        <w:bottom w:val="none" w:sz="0" w:space="0" w:color="auto"/>
        <w:right w:val="none" w:sz="0" w:space="0" w:color="auto"/>
      </w:divBdr>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27437587">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489594904">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7868828">
      <w:bodyDiv w:val="1"/>
      <w:marLeft w:val="0"/>
      <w:marRight w:val="0"/>
      <w:marTop w:val="0"/>
      <w:marBottom w:val="0"/>
      <w:divBdr>
        <w:top w:val="none" w:sz="0" w:space="0" w:color="auto"/>
        <w:left w:val="none" w:sz="0" w:space="0" w:color="auto"/>
        <w:bottom w:val="none" w:sz="0" w:space="0" w:color="auto"/>
        <w:right w:val="none" w:sz="0" w:space="0" w:color="auto"/>
      </w:divBdr>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271242">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4465578">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59921594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4679067">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29976765">
      <w:bodyDiv w:val="1"/>
      <w:marLeft w:val="0"/>
      <w:marRight w:val="0"/>
      <w:marTop w:val="0"/>
      <w:marBottom w:val="0"/>
      <w:divBdr>
        <w:top w:val="none" w:sz="0" w:space="0" w:color="auto"/>
        <w:left w:val="none" w:sz="0" w:space="0" w:color="auto"/>
        <w:bottom w:val="none" w:sz="0" w:space="0" w:color="auto"/>
        <w:right w:val="none" w:sz="0" w:space="0" w:color="auto"/>
      </w:divBdr>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0658694">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6520777">
      <w:bodyDiv w:val="1"/>
      <w:marLeft w:val="0"/>
      <w:marRight w:val="0"/>
      <w:marTop w:val="0"/>
      <w:marBottom w:val="0"/>
      <w:divBdr>
        <w:top w:val="none" w:sz="0" w:space="0" w:color="auto"/>
        <w:left w:val="none" w:sz="0" w:space="0" w:color="auto"/>
        <w:bottom w:val="none" w:sz="0" w:space="0" w:color="auto"/>
        <w:right w:val="none" w:sz="0" w:space="0" w:color="auto"/>
      </w:divBdr>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09684958">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9598709">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39963849">
      <w:bodyDiv w:val="1"/>
      <w:marLeft w:val="0"/>
      <w:marRight w:val="0"/>
      <w:marTop w:val="0"/>
      <w:marBottom w:val="0"/>
      <w:divBdr>
        <w:top w:val="none" w:sz="0" w:space="0" w:color="auto"/>
        <w:left w:val="none" w:sz="0" w:space="0" w:color="auto"/>
        <w:bottom w:val="none" w:sz="0" w:space="0" w:color="auto"/>
        <w:right w:val="none" w:sz="0" w:space="0" w:color="auto"/>
      </w:divBdr>
    </w:div>
    <w:div w:id="2040277318">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3993661">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2.jpg"/><Relationship Id="rId7" Type="http://schemas.openxmlformats.org/officeDocument/2006/relationships/settings" Target="settings.xml"/><Relationship Id="rId12" Type="http://schemas.openxmlformats.org/officeDocument/2006/relationships/footer" Target="footer2.xml"/><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image" Target="media/image4.jpeg"/><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
      <w:docPartPr>
        <w:name w:val="0BF16EC33CE402489D05BB2C515A8800"/>
        <w:category>
          <w:name w:val="General"/>
          <w:gallery w:val="placeholder"/>
        </w:category>
        <w:types>
          <w:type w:val="bbPlcHdr"/>
        </w:types>
        <w:behaviors>
          <w:behavior w:val="content"/>
        </w:behaviors>
        <w:guid w:val="{272AB09E-27C6-4D45-BB46-68C05FDA769F}"/>
      </w:docPartPr>
      <w:docPartBody>
        <w:p w:rsidR="00E450BE" w:rsidRDefault="00B769B6" w:rsidP="00B769B6">
          <w:pPr>
            <w:pStyle w:val="0BF16EC33CE402489D05BB2C515A8800"/>
          </w:pPr>
          <w:r w:rsidRPr="00A82742">
            <w:rPr>
              <w:rStyle w:val="PlaceholderText"/>
            </w:rPr>
            <w:t>Click or tap here to enter text.</w:t>
          </w:r>
        </w:p>
      </w:docPartBody>
    </w:docPart>
    <w:docPart>
      <w:docPartPr>
        <w:name w:val="B7987C93B511024289C7E7140BF82DD0"/>
        <w:category>
          <w:name w:val="General"/>
          <w:gallery w:val="placeholder"/>
        </w:category>
        <w:types>
          <w:type w:val="bbPlcHdr"/>
        </w:types>
        <w:behaviors>
          <w:behavior w:val="content"/>
        </w:behaviors>
        <w:guid w:val="{50766656-C158-9B4C-A826-AA44B015816C}"/>
      </w:docPartPr>
      <w:docPartBody>
        <w:p w:rsidR="00E450BE" w:rsidRDefault="00B769B6" w:rsidP="00B769B6">
          <w:pPr>
            <w:pStyle w:val="B7987C93B511024289C7E7140BF82DD0"/>
          </w:pPr>
          <w:r w:rsidRPr="00A82742">
            <w:rPr>
              <w:rStyle w:val="PlaceholderText"/>
            </w:rPr>
            <w:t>Click or tap here to enter text.</w:t>
          </w:r>
        </w:p>
      </w:docPartBody>
    </w:docPart>
    <w:docPart>
      <w:docPartPr>
        <w:name w:val="7E7BDEE92DD6CB478C08A2838EA0173B"/>
        <w:category>
          <w:name w:val="General"/>
          <w:gallery w:val="placeholder"/>
        </w:category>
        <w:types>
          <w:type w:val="bbPlcHdr"/>
        </w:types>
        <w:behaviors>
          <w:behavior w:val="content"/>
        </w:behaviors>
        <w:guid w:val="{DEFF863C-B1BE-174C-9D07-AF67AC75EA7C}"/>
      </w:docPartPr>
      <w:docPartBody>
        <w:p w:rsidR="00E450BE" w:rsidRDefault="00B769B6" w:rsidP="00B769B6">
          <w:pPr>
            <w:pStyle w:val="7E7BDEE92DD6CB478C08A2838EA0173B"/>
          </w:pPr>
          <w:r w:rsidRPr="00A82742">
            <w:rPr>
              <w:rStyle w:val="PlaceholderText"/>
            </w:rPr>
            <w:t>Click or tap here to enter text.</w:t>
          </w:r>
        </w:p>
      </w:docPartBody>
    </w:docPart>
    <w:docPart>
      <w:docPartPr>
        <w:name w:val="B000F08140C2D14EA8E0F5689676C308"/>
        <w:category>
          <w:name w:val="General"/>
          <w:gallery w:val="placeholder"/>
        </w:category>
        <w:types>
          <w:type w:val="bbPlcHdr"/>
        </w:types>
        <w:behaviors>
          <w:behavior w:val="content"/>
        </w:behaviors>
        <w:guid w:val="{350D7328-9575-B34F-ACB3-3129C67B2232}"/>
      </w:docPartPr>
      <w:docPartBody>
        <w:p w:rsidR="006371B8" w:rsidRDefault="00016408" w:rsidP="00016408">
          <w:pPr>
            <w:pStyle w:val="B000F08140C2D14EA8E0F5689676C308"/>
          </w:pPr>
          <w:r w:rsidRPr="00A82742">
            <w:rPr>
              <w:rStyle w:val="PlaceholderText"/>
            </w:rPr>
            <w:t>Click or tap here to enter text.</w:t>
          </w:r>
        </w:p>
      </w:docPartBody>
    </w:docPart>
    <w:docPart>
      <w:docPartPr>
        <w:name w:val="FC1937268959174987AB6FB6AD3449E3"/>
        <w:category>
          <w:name w:val="General"/>
          <w:gallery w:val="placeholder"/>
        </w:category>
        <w:types>
          <w:type w:val="bbPlcHdr"/>
        </w:types>
        <w:behaviors>
          <w:behavior w:val="content"/>
        </w:behaviors>
        <w:guid w:val="{462A501C-9D57-A840-B4F4-7A3BFC872DB4}"/>
      </w:docPartPr>
      <w:docPartBody>
        <w:p w:rsidR="006371B8" w:rsidRDefault="00016408" w:rsidP="00016408">
          <w:pPr>
            <w:pStyle w:val="FC1937268959174987AB6FB6AD3449E3"/>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ter-Regular">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16408"/>
    <w:rsid w:val="000549A4"/>
    <w:rsid w:val="000A3804"/>
    <w:rsid w:val="000C51EB"/>
    <w:rsid w:val="00104B93"/>
    <w:rsid w:val="001068D1"/>
    <w:rsid w:val="001163EB"/>
    <w:rsid w:val="0013316C"/>
    <w:rsid w:val="0013609F"/>
    <w:rsid w:val="00142525"/>
    <w:rsid w:val="001D3296"/>
    <w:rsid w:val="001D3EE6"/>
    <w:rsid w:val="001E4032"/>
    <w:rsid w:val="00207ED8"/>
    <w:rsid w:val="002372D3"/>
    <w:rsid w:val="002519D6"/>
    <w:rsid w:val="00253EA2"/>
    <w:rsid w:val="002677B8"/>
    <w:rsid w:val="00283113"/>
    <w:rsid w:val="00297DD8"/>
    <w:rsid w:val="002A3BE3"/>
    <w:rsid w:val="002B359D"/>
    <w:rsid w:val="00305FE5"/>
    <w:rsid w:val="00331FFA"/>
    <w:rsid w:val="00364DE8"/>
    <w:rsid w:val="00393E2C"/>
    <w:rsid w:val="003A2E93"/>
    <w:rsid w:val="003B4C35"/>
    <w:rsid w:val="003C5977"/>
    <w:rsid w:val="004540B7"/>
    <w:rsid w:val="00455170"/>
    <w:rsid w:val="004957D6"/>
    <w:rsid w:val="004B3227"/>
    <w:rsid w:val="004F150C"/>
    <w:rsid w:val="00536D25"/>
    <w:rsid w:val="00594726"/>
    <w:rsid w:val="005D4519"/>
    <w:rsid w:val="006371B8"/>
    <w:rsid w:val="006551AB"/>
    <w:rsid w:val="00660907"/>
    <w:rsid w:val="00671CF0"/>
    <w:rsid w:val="00676BBD"/>
    <w:rsid w:val="006918A9"/>
    <w:rsid w:val="006D1E53"/>
    <w:rsid w:val="006E0E20"/>
    <w:rsid w:val="006F3917"/>
    <w:rsid w:val="006F4342"/>
    <w:rsid w:val="007465CA"/>
    <w:rsid w:val="00784EEB"/>
    <w:rsid w:val="00790FB3"/>
    <w:rsid w:val="007E330B"/>
    <w:rsid w:val="007F0368"/>
    <w:rsid w:val="0082441D"/>
    <w:rsid w:val="00851B56"/>
    <w:rsid w:val="0085600F"/>
    <w:rsid w:val="00886A69"/>
    <w:rsid w:val="008D34BE"/>
    <w:rsid w:val="008F3D66"/>
    <w:rsid w:val="00922F7A"/>
    <w:rsid w:val="00973B4C"/>
    <w:rsid w:val="009A0080"/>
    <w:rsid w:val="009C405E"/>
    <w:rsid w:val="009D68BB"/>
    <w:rsid w:val="009E1D4A"/>
    <w:rsid w:val="00A52C16"/>
    <w:rsid w:val="00A67F39"/>
    <w:rsid w:val="00A766CD"/>
    <w:rsid w:val="00A87C47"/>
    <w:rsid w:val="00AE5416"/>
    <w:rsid w:val="00AF3A89"/>
    <w:rsid w:val="00B24B6C"/>
    <w:rsid w:val="00B43D4E"/>
    <w:rsid w:val="00B4453D"/>
    <w:rsid w:val="00B50F2A"/>
    <w:rsid w:val="00B674E3"/>
    <w:rsid w:val="00B7562F"/>
    <w:rsid w:val="00B769B6"/>
    <w:rsid w:val="00B77EE1"/>
    <w:rsid w:val="00BA33A6"/>
    <w:rsid w:val="00BB12C7"/>
    <w:rsid w:val="00BB4147"/>
    <w:rsid w:val="00BE35C1"/>
    <w:rsid w:val="00C4673D"/>
    <w:rsid w:val="00C60533"/>
    <w:rsid w:val="00C65247"/>
    <w:rsid w:val="00C72167"/>
    <w:rsid w:val="00C7529B"/>
    <w:rsid w:val="00C75FFB"/>
    <w:rsid w:val="00CD78C9"/>
    <w:rsid w:val="00CE1367"/>
    <w:rsid w:val="00D22C73"/>
    <w:rsid w:val="00D23E5A"/>
    <w:rsid w:val="00D4173F"/>
    <w:rsid w:val="00D43251"/>
    <w:rsid w:val="00D46AAB"/>
    <w:rsid w:val="00D720A8"/>
    <w:rsid w:val="00D9706A"/>
    <w:rsid w:val="00DC1A37"/>
    <w:rsid w:val="00E13A60"/>
    <w:rsid w:val="00E2279B"/>
    <w:rsid w:val="00E450BE"/>
    <w:rsid w:val="00E80466"/>
    <w:rsid w:val="00EB4463"/>
    <w:rsid w:val="00ED15CB"/>
    <w:rsid w:val="00ED49A8"/>
    <w:rsid w:val="00EE2E35"/>
    <w:rsid w:val="00F17A74"/>
    <w:rsid w:val="00F36D1C"/>
    <w:rsid w:val="00F52C34"/>
    <w:rsid w:val="00F55AA6"/>
    <w:rsid w:val="00FA0720"/>
    <w:rsid w:val="00FC2C20"/>
    <w:rsid w:val="00FD13A7"/>
    <w:rsid w:val="00FF7A0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6408"/>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 w:type="paragraph" w:customStyle="1" w:styleId="0BF16EC33CE402489D05BB2C515A8800">
    <w:name w:val="0BF16EC33CE402489D05BB2C515A8800"/>
    <w:rsid w:val="00B769B6"/>
    <w:rPr>
      <w:kern w:val="2"/>
      <w14:ligatures w14:val="standardContextual"/>
    </w:rPr>
  </w:style>
  <w:style w:type="paragraph" w:customStyle="1" w:styleId="B7987C93B511024289C7E7140BF82DD0">
    <w:name w:val="B7987C93B511024289C7E7140BF82DD0"/>
    <w:rsid w:val="00B769B6"/>
    <w:rPr>
      <w:kern w:val="2"/>
      <w14:ligatures w14:val="standardContextual"/>
    </w:rPr>
  </w:style>
  <w:style w:type="paragraph" w:customStyle="1" w:styleId="7E7BDEE92DD6CB478C08A2838EA0173B">
    <w:name w:val="7E7BDEE92DD6CB478C08A2838EA0173B"/>
    <w:rsid w:val="00B769B6"/>
    <w:rPr>
      <w:kern w:val="2"/>
      <w14:ligatures w14:val="standardContextual"/>
    </w:rPr>
  </w:style>
  <w:style w:type="paragraph" w:customStyle="1" w:styleId="B000F08140C2D14EA8E0F5689676C308">
    <w:name w:val="B000F08140C2D14EA8E0F5689676C308"/>
    <w:rsid w:val="00016408"/>
    <w:rPr>
      <w:kern w:val="2"/>
      <w14:ligatures w14:val="standardContextual"/>
    </w:rPr>
  </w:style>
  <w:style w:type="paragraph" w:customStyle="1" w:styleId="FC1937268959174987AB6FB6AD3449E3">
    <w:name w:val="FC1937268959174987AB6FB6AD3449E3"/>
    <w:rsid w:val="0001640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citationID&quot;:&quot;MENDELEY_CITATION_43c1f47e-80c0-40ce-802f-fb3bf74331db&quot;,&quot;properties&quot;:{&quot;noteIndex&quot;:0},&quot;isEdited&quot;:false,&quot;manualOverride&quot;:{&quot;isManuallyOverridden&quot;:false,&quot;citeprocText&quot;:&quot;(Bull, 1980)&quot;,&quot;manualOverrideText&quot;:&quot;&quot;},&quot;citationTag&quot;:&quot;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quot;,&quot;citationItems&quot;:[{&quot;id&quot;:&quot;46caf0b9-f9b1-3f57-9b73-533547acde91&quot;,&quot;itemData&quot;:{&quot;type&quot;:&quot;article-journal&quot;,&quot;id&quot;:&quot;46caf0b9-f9b1-3f57-9b73-533547acde91&quot;,&quot;title&quot;:&quot;Sex Determination in Reptiles&quot;,&quot;author&quot;:[{&quot;family&quot;:&quot;Bull&quot;,&quot;given&quot;:&quot;J J&quot;,&quot;parse-names&quot;:false,&quot;dropping-particle&quot;:&quot;&quot;,&quot;non-dropping-particle&quot;:&quot;&quot;}],&quot;container-title&quot;:&quot;Source: The Quarterly Review of Biology&quot;,&quot;URL&quot;:&quot;https://about.jstor.org/terms&quot;,&quot;issued&quot;:{&quot;date-parts&quot;:[[1980]]},&quot;page&quot;:&quot;3-21&quot;,&quot;issue&quot;:&quot;1&quot;,&quot;volume&quot;:&quot;55&quot;,&quot;container-title-short&quot;:&quot;&quot;},&quot;isTemporary&quot;:false}]},{&quot;properties&quot;:{&quot;noteIndex&quot;:0},&quot;citationID&quot;:&quot;MENDELEY_CITATION_af0d7809-9c04-4588-b8a4-3d90d0a22ad4&quot;,&quot;isEdited&quot;:false,&quot;manualOverride&quot;:{&quot;isManuallyOverridden&quot;:tru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Bókony et al., 2021; Castelli et al., 2021; Mikó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id&quot;:&quot;5979f7fc-475c-30f0-9390-30d6de31d513&quot;,&quot;itemData&quot;:{&quot;type&quot;:&quot;article-journal&quot;,&quot;id&quot;:&quot;5979f7fc-475c-30f0-9390-30d6de31d513&quot;,&quot;title&quot;:&quot;Sex Reversal and Performance in Fitness-Related Traits During Early Life in Agile Frogs&quot;,&quot;author&quot;:[{&quot;family&quot;:&quot;Bókony&quot;,&quot;given&quot;:&quot;Veronika&quot;,&quot;parse-names&quot;:false,&quot;dropping-particle&quot;:&quot;&quot;,&quot;non-dropping-particle&quot;:&quot;&quot;},{&quot;family&quot;:&quot;Ujhegyi&quot;,&quot;given&quot;:&quot;Nikolett&quot;,&quot;parse-names&quot;:false,&quot;dropping-particle&quot;:&quot;&quot;,&quot;non-dropping-particle&quot;:&quot;&quot;},{&quot;family&quot;:&quot;Mikó&quot;,&quot;given&quot;:&quot;Zsanett&quot;,&quot;parse-names&quot;:false,&quot;dropping-particle&quot;:&quot;&quot;,&quot;non-dropping-particle&quot;:&quot;&quot;},{&quot;family&quot;:&quot;Erös&quot;,&quot;given&quot;:&quot;Réka&quot;,&quot;parse-names&quot;:false,&quot;dropping-particle&quot;:&quot;&quot;,&quot;non-dropping-particle&quot;:&quot;&quot;},{&quot;family&quot;:&quot;Hettyey&quot;,&quot;given&quot;:&quot;Attil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vett&quot;,&quot;parse-names&quot;:false,&quot;dropping-particle&quot;:&quot;&quot;,&quot;non-dropping-particle&quot;:&quot;&quot;},{&quot;family&quot;:&quot;Nemesházi&quot;,&quot;given&quot;:&quot;Edina&quot;,&quot;parse-names&quot;:false,&quot;dropping-particle&quot;:&quot;&quot;,&quot;non-dropping-particle&quot;:&quot;&quot;}],&quot;container-title&quot;:&quot;Frontiers in Ecology and Evolution&quot;,&quot;container-title-short&quot;:&quot;Front Ecol Evol&quot;,&quot;ISSN&quot;:&quot;2889760162&quot;,&quot;issued&quot;:{&quot;date-parts&quot;:[[2021]]},&quot;page&quot;:&quot;1-14&quot;,&quot;publisher&quot;:&quot;Frontiers Media SA&quot;,&quot;volume&quot;:&quot;9&quot;},&quot;isTemporary&quot;:false},{&quot;id&quot;:&quot;9ad0ad27-aed5-3a2e-9b23-b4a174433a73&quot;,&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quot;,&quot;citeprocText&quot;:&quot;(Angilletta Jr and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true,&quot;manualOverrideText&quot;:&quot;(Peterson et al., 1999; Burton et al. 2011; White et al., 2022)&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true,&quot;manualOverrideText&quot;:&quot;(Arnqvist et al., 2022; Boratyński et al., 2010; Codding et al., 2011; Geffroy, 2022)&quot;,&quot;citeprocText&quot;:&quot;(Arnqvist et al., 2022; Boratyński et al., 2010; Codding et al., 2011; Geffroy, 2022b)&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quot;},{&quot;citationID&quot;:&quot;MENDELEY_CITATION_1084ffd2-66de-4259-92c2-e4ae00c07084&quot;,&quot;properties&quot;:{&quot;noteIndex&quot;:0},&quot;isEdited&quot;:false,&quot;manualOverride&quot;:{&quot;isManuallyOverridden&quot;:false,&quot;citeprocText&quot;:&quot;(Dissanayake et al., 2021a; Holleley et al., 2015; Wild et al., 2022)&quot;,&quot;manualOverrideText&quot;:&quot;&quot;},&quot;citationTag&quot;:&quot;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7f3b66da-6484-32c2-a753-e8ad477cc9b3&quot;,&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isTemporary&quot;:false},{&quot;id&quot;:&quot;cb99ddf1-86eb-3ce9-aa1b-fe77b4206039&quot;,&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6bb30980-f38f-4525-b152-f0e143242a23&quot;,&quot;isEdited&quot;:false,&quot;manualOverride&quot;:{&quot;isManuallyOverridden&quot;:false,&quot;manualOverrideText&quot;:&quot;&quot;,&quot;citeprocText&quot;:&quot;(Dissanayake et al., 2021a; Quinn et al., 2009)&quot;},&quot;citationTag&quot;:&quot;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f7467569-10cf-49e8-a139-2c27be416a4b&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citationID&quot;:&quot;MENDELEY_CITATION_1862c77b-8fff-43a9-8a27-78b74e5e7361&quot;,&quot;properties&quot;:{&quot;noteIndex&quot;:0},&quot;isEdited&quot;:false,&quot;manualOverride&quot;:{&quot;isManuallyOverridden&quot;:false,&quot;citeprocText&quot;:&quot;(Cox et al., 2017; Eyer et al., 2019; Lipinska et al., 2015; van Doorn and Kirkpatrick, 2010)&quot;,&quot;manualOverrideText&quot;:&quot;&quot;},&quot;citationTag&quot;:&quot;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nd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e21398e4-1152-4522-9855-6137991cb5da&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d433136f-785e-4558-8878-ab6745a3ae5d&quot;,&quot;properties&quot;:{&quot;noteIndex&quot;:0},&quot;isEdited&quot;:false,&quot;manualOverride&quot;:{&quot;isManuallyOverridden&quot;:true,&quot;citeprocText&quot;:&quot;(Geffroy, 2022b; Somjee et al., 2022)&quot;,&quot;manualOverrideText&quot;:&quot;(Geffroy, 2022; Somjee et al., 2022)&quot;},&quot;citationItems&quot;:[{&quot;id&quot;:&quot;19c657b0-9f66-3f25-9e6d-7a74f9e8b35d&quot;,&quot;itemData&quot;:{&quot;type&quot;:&quot;article-journal&quot;,&quot;id&quot;:&quot;19c657b0-9f66-3f25-9e6d-7a74f9e8b35d&quot;,&quot;title&quot;:&quot;Can Sex-Specific Metabolic Rates Provide Insight into Patterns of Metabolic Scaling?&quot;,&quot;author&quot;:[{&quot;family&quot;:&quot;Somjee&quot;,&quot;given&quot;:&quot;Ummat&quot;,&quot;parse-names&quot;:false,&quot;dropping-particle&quot;:&quot;&quot;,&quot;non-dropping-particle&quot;:&quot;&quot;},{&quot;family&quot;:&quot;Shankar&quot;,&quot;given&quot;:&quot;Anusha&quot;,&quot;parse-names&quot;:false,&quot;dropping-particle&quot;:&quot;&quot;,&quot;non-dropping-particle&quot;:&quot;&quot;},{&quot;family&quot;:&quot;Falk&quot;,&quot;given&quot;:&quot;Jay J&quot;,&quot;parse-names&quot;:false,&quot;dropping-particle&quot;:&quot;&quot;,&quot;non-dropping-particle&quot;:&quot;&quot;}],&quot;container-title&quot;:&quot;Integrative and Comparative Biology&quot;,&quot;container-title-short&quot;:&quot;Integr Comp Biol&quot;,&quot;DOI&quot;:&quot;10.1093/icb/icac135&quot;,&quot;ISSN&quot;:&quot;1540-7063&quot;,&quot;issued&quot;:{&quot;date-parts&quot;:[[2022,12,6]]},&quot;page&quot;:&quot;1460-1470&quot;,&quot;abstract&quot;:&quot;Females and males can exhibit striking differences in body size, relative trait size, physiology, and behavior. As a consequence, the sexes can have very different rates of whole-body energy use, or converge on similar rates through different physiological mechanisms. Yet many studies that measure the relationship between metabolic rate and body size only pay attention to a single sex (more often males), or do not distinguish between sexes. We present four reasons why explicit attention to energy-use between the sexes can yield insight into the physiological mechanisms that shape broader patterns of metabolic scaling in nature. First, the sexes often differ considerably in their relative investment in reproduction, which shapes much of life-history and rates of energy use. Second, males and females share a majority of their genome but may experience different selective pressures. Sex-specific energy profiles can reveal how the energetic needs of individuals are met despite the challenge of within-species genetic constraints. Third, sexual selection often pushes growth and behavior to physiological extremes. Exaggerated sexually selected traits are often most prominent in one sex, can comprise up to 50% of body mass, and thus provide opportunities to uncover energetic constraints of trait growth and maintenance. Finally, sex-differences in behavior such as mating-displays, long-distance dispersal, and courtship can lead to drastically different energy allocation among the sexes; the physiology to support this behavior can shape patterns of metabolic scaling. The mechanisms underlying metabolic scaling in females, males, and hermaphroditic animals can provide opportunities to develop testable predictions that enhance our understanding of energetic scaling patterns in nature.&quot;,&quot;publisher&quot;:&quot;Oxford University Press (OUP)&quot;,&quot;issue&quot;:&quot;5&quot;,&quot;volume&quot;:&quot;62&quot;},&quot;isTemporary&quot;:false},{&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quot;},{&quot;properties&quot;:{&quot;noteIndex&quot;:0},&quot;citationID&quot;:&quot;MENDELEY_CITATION_e5c49b7a-4703-4ea8-963d-80dcb57b29c2&quot;,&quot;isEdited&quot;:false,&quot;manualOverride&quot;:{&quot;isManuallyOverridden&quot;:true,&quot;manualOverrideText&quot;:&quot;&quot;,&quot;citeprocText&quot;:&quot;(Dissanayake et al., 2021a; Quinn et al., 2009)&quot;},&quot;citationTag&quot;:&quot;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308ba615-eece-4d96-a8f9-7be35862f876&quot;,&quot;isEdited&quot;:false,&quot;manualOverride&quot;:{&quot;isManuallyOverridden&quot;:true,&quot;manualOverrideText&quot;:&quot;&quot;,&quot;citeprocText&quot;:&quot;(Holleley et al., 2015; Quinn et al., 2007)&quot;},&quot;citationTag&quot;:&quot;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tru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true,&quot;manualOverrideText&quot;:&quot;&quot;,&quot;citeprocText&quot;:&quot;(Dissanayake et al., 2021b;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c534086f-6c38-41bf-96f0-55a15287d191&quot;,&quot;isEdited&quot;:false,&quot;manualOverride&quot;:{&quot;isManuallyOverridden&quot;:false,&quot;manualOverrideText&quot;:&quot;&quot;,&quot;citeprocText&quot;:&quot;(Dissanayake et al., 2021a)&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citationID&quot;:&quot;MENDELEY_CITATION_1a7ed300-1b65-43cc-8524-958b8b06d726&quot;,&quot;properties&quot;:{&quot;noteIndex&quot;:0},&quot;isEdited&quot;:false,&quot;manualOverride&quot;:{&quot;isManuallyOverridden&quot;:false,&quot;citeprocText&quot;:&quot;(Dissanayake et al., 2021b)&quot;,&quot;manualOverrideText&quot;:&quot;&quot;},&quot;citationTag&quot;:&quot;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quot;,&quot;citationItems&quot;:[{&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et al., 2021b)&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b559841c-b971-4914-985f-9edfc69832ec&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3ce26cbf-e6b7-46e7-90f8-426fce77f61c&quot;,&quot;properties&quot;:{&quot;noteIndex&quot;:0},&quot;isEdited&quot;:false,&quot;manualOverride&quot;:{&quot;isManuallyOverridden&quot;:true,&quot;citeprocText&quot;:&quot;(Hayward and Gillooly, 2011)&quot;,&quot;manualOverrideText&quot;:&quot;&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citationID&quot;:&quot;MENDELEY_CITATION_b227375c-14a6-42e9-a531-51138e67afc0&quot;,&quot;properties&quot;:{&quot;noteIndex&quot;:0},&quot;isEdited&quot;:false,&quot;manualOverride&quot;:{&quot;isManuallyOverridden&quot;:false,&quot;citeprocText&quot;:&quot;(Cox et al., 2017; Kelly et al., 2018; van Doorn and Kirkpatrick, 2010)&quot;,&quot;manualOverrideText&quot;:&quot;&quot;},&quot;citationTag&quot;:&quot;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quot;,&quot;citationItems&quot;:[{&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da6486e7-4a8b-336f-ab6d-77f489539fd8&quot;,&quot;itemData&quot;:{&quot;type&quot;:&quot;article&quot;,&quot;id&quot;:&quot;da6486e7-4a8b-336f-ab6d-77f489539fd8&quot;,&quot;title&quot;:&quot;Sexual dimorphism in immunity across animals: a meta-analysis&quot;,&quot;author&quot;:[{&quot;family&quot;:&quot;Kelly&quot;,&quot;given&quot;:&quot;Clint D.&quot;,&quot;parse-names&quot;:false,&quot;dropping-particle&quot;:&quot;&quot;,&quot;non-dropping-particle&quot;:&quot;&quot;},{&quot;family&quot;:&quot;Stoehr&quot;,&quot;given&quot;:&quot;Andrew M.&quot;,&quot;parse-names&quot;:false,&quot;dropping-particle&quot;:&quot;&quot;,&quot;non-dropping-particle&quot;:&quot;&quot;},{&quot;family&quot;:&quot;Nunn&quot;,&quot;given&quot;:&quot;Charles&quot;,&quot;parse-names&quot;:false,&quot;dropping-particle&quot;:&quot;&quot;,&quot;non-dropping-particle&quot;:&quot;&quot;},{&quot;family&quot;:&quot;Smyth&quot;,&quot;given&quot;:&quot;Kendra N.&quot;,&quot;parse-names&quot;:false,&quot;dropping-particle&quot;:&quot;&quot;,&quot;non-dropping-particle&quot;:&quot;&quot;},{&quot;family&quot;:&quot;Prokop&quot;,&quot;given&quot;:&quot;Zofia M.&quot;,&quot;parse-names&quot;:false,&quot;dropping-particle&quot;:&quot;&quot;,&quot;non-dropping-particle&quot;:&quot;&quot;}],&quot;container-title&quot;:&quot;Ecology Letters&quot;,&quot;container-title-short&quot;:&quot;Ecol Lett&quot;,&quot;DOI&quot;:&quot;10.1111/ele.13164&quot;,&quot;ISSN&quot;:&quot;14610248&quot;,&quot;PMID&quot;:&quot;30288910&quot;,&quot;issued&quot;:{&quot;date-parts&quot;:[[2018,12,1]]},&quot;page&quot;:&quot;1885-1894&quot;,&quot;abstract&quot;:&quot;In animals, sex differences in immunity are proposed to shape variation in infection prevalence and intensity among individuals in a population, with females typically expected to exhibit superior immunity due to life-history trade-offs. We performed a systematic meta-analysis to investigate the magnitude and direction of sex differences in immunity and to identify factors that shape sex-biased immunocompetence. In addition to considering taxonomic and methodological effects as moderators, we assessed age-related effects, which are predicted to occur if sex differences in immunity are due to sex-specific resource allocation trade-offs with reproduction. In a meta-analysis of 584 effects from 124 studies, we found that females exhibit a significantly stronger immune response than do males, but the effect size is relatively small, and became non-significant after controlling for phylogeny. Female-biased immunity was more pronounced in adult than immature animals. More recently published studies did not report significantly smaller effect sizes. Among taxonomic and methodological subsets of the data, some of the largest effect sizes were in insects, further supporting previous suggestions that testosterone is not the only potential driver of sex differences in immunity. Our findings challenge the notion of pervasive biases towards female-biased immunity and the role of testosterone in driving these differences.&quot;,&quot;publisher&quot;:&quot;Blackwell Publishing Ltd&quot;,&quot;issue&quot;:&quot;12&quot;,&quot;volume&quot;:&quot;21&quot;},&quot;isTemporary&quot;:false}]},{&quot;properties&quot;:{&quot;noteIndex&quot;:0},&quot;citationID&quot;:&quot;MENDELEY_CITATION_ea5264fb-832a-4cf9-a571-48cd03ca1072&quot;,&quot;isEdited&quot;:false,&quot;manualOverride&quot;:{&quot;isManuallyOverridden&quot;:true,&quot;manualOverrideText&quot;:&quot;&quot;,&quot;citeprocText&quot;:&quot;(Geffroy, 2022a)&quot;},&quot;citationTag&quot;:&quot;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citationID&quot;:&quot;MENDELEY_CITATION_f6e9bb53-608d-4631-98b8-bc727ad478a5&quot;,&quot;properties&quot;:{&quot;noteIndex&quot;:0},&quot;isEdited&quot;:false,&quot;manualOverride&quot;:{&quot;isManuallyOverridden&quot;:false,&quot;citeprocText&quot;:&quot;(John-Alder, 1990; Lovern et al., 2001; Miles et al., 2007; Oppliger et al., 2004)&quot;,&quot;manualOverrideText&quot;:&quot;&quot;},&quot;citationTag&quot;:&quot;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&quot;,&quot;citationItems&quot;:[{&quot;id&quot;:&quot;93b8667f-a188-32ad-b05a-bd29f6a98c31&quot;,&quot;itemData&quot;:{&quot;type&quot;:&quot;article-journal&quot;,&quot;id&quot;:&quot;93b8667f-a188-32ad-b05a-bd29f6a98c31&quot;,&quot;title&quot;:&quot;Effects of Thyroxine on Standard Metabolic Rate and Selected Intermediary Metabolic Enzymes in Field-Active Lizards Sceloporus undulatus&quot;,&quot;author&quot;:[{&quot;family&quot;:&quot;John-Alder&quot;,&quot;given&quot;:&quot;Henry B&quot;,&quot;parse-names&quot;:false,&quot;dropping-particle&quot;:&quot;&quot;,&quot;non-dropping-particle&quot;:&quot;&quot;}],&quot;container-title&quot;:&quot;PhysiologicalZoology&quot;,&quot;issued&quot;:{&quot;date-parts&quot;:[[1990]]},&quot;page&quot;:&quot;600-614&quot;,&quot;abstract&quot;:&quo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Your use of the JSTOR archive indicates your acceptance of the Terms &amp; Conditions of Use, available at https://about.jstor.org/terms and The University of Chicago Press are collaborating with JSTOR to digitize, preserve and extend access to Physiological Zoology This content downloaded from 128.250.0.36 on Sun, 30 Apr 2023 07:33:53 +00:000 0 0 0 0 0 0 0 0 0 0 0 All use subject to https://about.jstor.org/terms 600 Abstract This study investigates the effects of tonic thyroxine (T4) release via implantedpel-lets on standard metabolic rate (SMR), heart and liver masses, and selected intermediary metabolic enzymes infield-active lizards, Sceloporus undulatus. Plasma T4 was elevated within physiologically realistic levels to 22. 7+ 3. 03 ng/mL (mean + SE) versus 12.9 + 2. 44 in the same animalsprior to implantation and 7. 7+ 1.45 ng/mL in untreated lizards captured concurrently. However, plasma T3 was not changed significantly (2.3 + 0.39[ untreated] vs. 1.8 + 0.22 ng/mL [experimental]; P = 0.231). Standard metabolic rate at 35\&quot; C was 55% higher (P = 0.040) in T4-implanted lizards, andplasma T4 was significantly correlated with SMR in this group (r2 = 0.595; P = 0.003). Liver mass was 16% lower (P &lt; 0.001) and heart mass was9% higher (P = 0.045) in T4-implanted than in untreated lizards. Hepatic citrate synthase activity was increased significantly by T4 (13 + 0 4 us. 15 + 0 4 U/ g at 35' C[ P &lt; 0 001]). Total citrate synthase activity (i.e., mass-specific activity X organ mass) was unchanged in liver (P = 0.552) and was significantly increased by T4 in heart (P = 0 050). Pyruvate kinase activity was increased by T4 in liver (20+ 1.5 vs. 275+ 1.0 U/gat35\&quot; C[P &lt; 0.001]), heart (378 + 15.9 vs. 422+ 10.3 [ P = 0.008]), and mixed-fiber skeletal muscle (1,062 + 44.9 vs. 1,223 39 0 [P = 0. 039]). Hepatic cytosolic a-glycerophosphate dehydrogenase activity (cyt. a-GPDH) was reduced by T4 (82 2.5 vs. 65 + 2. 6 U/g at 350 C[ P = 0. 001]). Total pyruvate kinase and total cyt. a-GPDH responded in parallel with their respective mass-specific activities. Thepresent data suggest that T4 itselfmay have unexpectedly highphysiological activity in lizards. The observedphysiological responses to exogenous T4 suggest a T4-induced increment in exercise capacities infield-active S. undulatus and indicate that field experimentation is afeasible component offur-ther efforts to clarify physiological responses to thyroid hormones in lizards. The importance of these invasive field experiments is underscored by comparisons ofpres-ent data with other studies, a comparison that indicates suppression ofphysiological responsiveness to T4 in captive lizards.&quot;,&quot;issue&quot;:&quot;3&quot;,&quot;volume&quot;:&quot;63&quot;,&quot;container-title-short&quot;:&quot;&quot;},&quot;isTemporary&quot;:false},{&quot;id&quot;:&quot;ba076e37-004f-3bf6-821b-6f81d28a4f63&quot;,&quot;itemData&quot;:{&quot;type&quot;:&quot;article-journal&quot;,&quot;id&quot;:&quot;ba076e37-004f-3bf6-821b-6f81d28a4f63&quot;,&quot;title&quot;:&quot;Developmental effects of testosterone on behavior in male and female green anoles (Anolis carolinensis)&quot;,&quot;author&quot;:[{&quot;family&quot;:&quot;Lovern&quot;,&quot;given&quot;:&quot;Matthew B.&quot;,&quot;parse-names&quot;:false,&quot;dropping-particle&quot;:&quot;&quot;,&quot;non-dropping-particle&quot;:&quot;&quot;},{&quot;family&quot;:&quot;McNabb&quot;,&quot;given&quot;:&quot;F. M.Anne&quot;,&quot;parse-names&quot;:false,&quot;dropping-particle&quot;:&quot;&quot;,&quot;non-dropping-particle&quot;:&quot;&quot;},{&quot;family&quot;:&quot;Jenssen&quot;,&quot;given&quot;:&quot;Thomas A.&quot;,&quot;parse-names&quot;:false,&quot;dropping-particle&quot;:&quot;&quot;,&quot;non-dropping-particle&quot;:&quot;&quot;}],&quot;container-title&quot;:&quot;Hormones and Behavior&quot;,&quot;container-title-short&quot;:&quot;Horm Behav&quot;,&quot;DOI&quot;:&quot;10.1006/hbeh.2000.1637&quot;,&quot;ISSN&quot;:&quot;0018506X&quot;,&quot;PMID&quot;:&quot;11243741&quot;,&quot;issued&quot;:{&quot;date-parts&quot;:[[2001]]},&quot;page&quot;:&quot;131-143&quot;,&quot;abstract&quot;:&quot;This study addressed the role of testosterone (T) in the development of sexually dimorphic behavior in the green anole lizard, Anolis carolinensis. We documented the pattern of endogenous T concentrations during ontogeny and we determined the behavioral effects of experimentally elevated T in juvenile males and females. T concentrations were measured in the plasma of hatchlings from eggs incubated in the laboratory, in juveniles of all sizes sampled in the field, and in the yolks of freshly laid eggs in the laboratory and were compared to plasma T in adult females (measured in this study) and adult males. There were no sex differences in plasma T in hatchling and small juvenile (&lt;26-mm snout-vent length, SVL; &lt;14 days old) males and females, concentrations of which in both sexes tended to decline over the 14-day posthatching period. Plasma T sharply increased in juvenile males, but not females, after approximately 14 days posthatching (&gt;25-mm SVL), and it became significantly higher after approximately 38 days posthatching (&gt;30-mm SVL). Plasma T for juvenile males was within the range detected in breeding adult females, but it was 20- to 45-fold lower than that of adult males, breeding or postbreeding. All eggs contained detectable yolk T, but eggs that gave rise to males contained nearly twice as much yolk T as those that gave rise to females. We do not know whether this yolk T comes from the mother, embryo, or both. In behavior trials conducted in the laboratory, juveniles (36- to 42-mm SVL) with T implants, regardless of whether they were male or female, had increased activity levels compared to juveniles with blank implants, due to increased rates of nearly every behavior monitored. These results are discussed in the context of the organization-activation theory of sexual differentiation and the particular life history of A. carolinensis. © 2001 Academic Press.&quot;,&quot;publisher&quot;:&quot;Academic Press Inc.&quot;,&quot;issue&quot;:&quot;2&quot;,&quot;volume&quot;:&quot;39&quot;},&quot;isTemporary&quot;:false},{&quot;id&quot;:&quot;16ebdb19-f487-35df-b747-da12a8deea85&quot;,&quot;itemData&quot;:{&quot;type&quot;:&quot;article-journal&quot;,&quot;id&quot;:&quot;16ebdb19-f487-35df-b747-da12a8deea85&quot;,&quot;title&quot;:&quot;Effect of testosterone on immunocompetence, parasite load, and metabolism in the common wall lizard (Podarcis muralis)&quot;,&quot;author&quot;:[{&quot;family&quot;:&quot;Oppliger&quot;,&quot;given&quot;:&quot;A.&quot;,&quot;parse-names&quot;:false,&quot;dropping-particle&quot;:&quot;&quot;,&quot;non-dropping-particle&quot;:&quot;&quot;},{&quot;family&quot;:&quot;Giorgi&quot;,&quot;given&quot;:&quot;M. S.&quot;,&quot;parse-names&quot;:false,&quot;dropping-particle&quot;:&quot;&quot;,&quot;non-dropping-particle&quot;:&quot;&quot;},{&quot;family&quot;:&quot;Conelli&quot;,&quot;given&quot;:&quot;A.&quot;,&quot;parse-names&quot;:false,&quot;dropping-particle&quot;:&quot;&quot;,&quot;non-dropping-particle&quot;:&quot;&quot;},{&quot;family&quot;:&quot;Nembrini&quot;,&quot;given&quot;:&quot;M.&quot;,&quot;parse-names&quot;:false,&quot;dropping-particle&quot;:&quot;&quot;,&quot;non-dropping-particle&quot;:&quot;&quot;},{&quot;family&quot;:&quot;John-Alder&quot;,&quot;given&quot;:&quot;H. B.&quot;,&quot;parse-names&quot;:false,&quot;dropping-particle&quot;:&quot;&quot;,&quot;non-dropping-particle&quot;:&quot;&quot;}],&quot;container-title&quot;:&quot;Canadian Journal of Zoology&quot;,&quot;container-title-short&quot;:&quot;Can J Zool&quot;,&quot;DOI&quot;:&quot;10.1139/Z04-152&quot;,&quot;ISSN&quot;:&quot;00084301&quot;,&quot;issued&quot;:{&quot;date-parts&quot;:[[2004,11]]},&quot;page&quot;:&quot;1713-1719&quot;,&quot;abstract&quot;:&quot;Testosterone can benefit individual fitness by increasing ornament colour, aggressiveness, and sperm quality, but it can also impose both metabolic and immunological costs. However, evidence that testosterone causes immunosuppression in freely living populations is scant. We studied the effects of testosterone on one component of the immune system (i.e., the cell-mediated response to phytohaemagglutinin), parasite load, and metabolic rate in the common wall lizard, Podarcis muralis (Laurenti, 1768). For analyses of immunocompetence and parasitism, male lizards were implanted at the end of the breeding season with either empty or testosterone implants and were returned to their site of capture for 5-6 weeks before recapture. For analyses of the effects of testosterone on metabolic rate, male lizards were captured and implanted before hibernation and were held in the laboratory for 1 week prior to calorimetry. Experimental treatment with testosterone decreased the cell-mediated response to the T-cell mitogen phytohemagglutinin and increased mean metabolic rate. No effects of testosterone on the number of ectoparasites, hemoparasites, and resting metabolic rate could be detected. These results are discussed in the framework of the immunocompetence handicap hypothesis and the immune-redistribution process hypothesis. © 2004 NRC.&quot;,&quot;issue&quot;:&quot;11&quot;,&quot;volume&quot;:&quot;82&quot;},&quot;isTemporary&quot;:false},{&quot;id&quot;:&quot;7b8956e5-9d8c-3c66-864d-63cf5e631862&quot;,&quot;itemData&quot;:{&quot;type&quot;:&quot;article-journal&quot;,&quot;id&quot;:&quot;7b8956e5-9d8c-3c66-864d-63cf5e631862&quot;,&quot;title&quot;:&quot;Corticosterone, locomotor performance, and metabolism in side-blotched lizards (Uta stansburiana)&quot;,&quot;author&quot;:[{&quot;family&quot;:&quot;Miles&quot;,&quot;given&quot;:&quot;Donald B.&quot;,&quot;parse-names&quot;:false,&quot;dropping-particle&quot;:&quot;&quot;,&quot;non-dropping-particle&quot;:&quot;&quot;},{&quot;family&quot;:&quot;Calsbeek&quot;,&quot;given&quot;:&quot;Ryan&quot;,&quot;parse-names&quot;:false,&quot;dropping-particle&quot;:&quot;&quot;,&quot;non-dropping-particle&quot;:&quot;&quot;},{&quot;family&quot;:&quot;Sinervo&quot;,&quot;given&quot;:&quot;Barry&quot;,&quot;parse-names&quot;:false,&quot;dropping-particle&quot;:&quot;&quot;,&quot;non-dropping-particle&quot;:&quot;&quot;}],&quot;container-title&quot;:&quot;Hormones and Behavior&quot;,&quot;container-title-short&quot;:&quot;Horm Behav&quot;,&quot;DOI&quot;:&quot;10.1016/j.yhbeh.2007.02.005&quot;,&quot;ISSN&quot;:&quot;0018506X&quot;,&quot;PMID&quot;:&quot;17379216&quot;,&quot;issued&quot;:{&quot;date-parts&quot;:[[2007,4]]},&quot;page&quot;:&quot;548-554&quot;,&quot;abstract&quot;:&quot;Elevated levels of circulating corticosterone commonly occur in response to stressors in wild vertebrates. A rise in corticosterone, usually in animals of subordinate rank, results in a variety of effects on behavior and physiology. Behavioral and physiological responses to short-term increases in corticosterone are well studied. In contrast, the effects of chronic elevated levels of corticosterone are poorly understood, particularly in lizards. Here, we examined the long-term effects of exogenous corticosterone on locomotor performance, resting and active metabolic rate, and hematocrit in male side-blotched lizards Uta stansburiana. Corticosterone implantation resulted in higher levels of stamina relative to sham-surgery controls. In addition, lizards with elevated corticosterone exhibited lower resting metabolic rates relative to controls. Corticosterone had no effect on peak activity metabolism but did result in faster recovery times following exhaustive exercise. We suggest that elevated levels of corticosterone in response to dominance interactions promote enhanced locomotor abilities, perhaps as a flight response to avoid agonistic interactions. Furthermore, stressed lizards are characterized by lower resting metabolic rates, which may serve as strategy to conserve energy stores and enhance survival. © 2007 Elsevier Inc. All rights reserved.&quot;,&quot;issue&quot;:&quot;4&quot;,&quot;volume&quot;:&quot;51&quot;},&quot;isTemporary&quot;:false}]},{&quot;citationID&quot;:&quot;MENDELEY_CITATION_4022053e-9bf9-4647-9316-c0cbf35b652d&quot;,&quot;properties&quot;:{&quot;noteIndex&quot;:0},&quot;isEdited&quot;:false,&quot;manualOverride&quot;:{&quot;isManuallyOverridden&quot;:true,&quot;citeprocText&quot;:&quot;(Ferguson and Fox, 1984; Sinervo et al.; Warner and Andrews, 2002)&quot;,&quot;manualOverrideText&quot;:&quot;Ferguson and Fox, 1984; Sinervo et al.; Warner and Andrews, 2002)&quot;},&quot;citationTag&quot;:&quot;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quot;,&quot;citationItems&quot;:[{&quot;id&quot;:&quot;a0fcdff1-6faa-388d-8566-52e5f2b14513&quot;,&quot;itemData&quot;:{&quot;type&quot;:&quot;report&quot;,&quot;id&quot;:&quot;a0fcdff1-6faa-388d-8566-52e5f2b14513&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aul&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elly&quot;,&quot;parse-names&quot;:false,&quot;dropping-particle&quot;:&quot;&quot;,&quot;non-dropping-particle&quot;:&quot;&quot;},{&quot;family&quot;:&quot;Sinervo&quot;,&quot;given&quot;:&quot;B&quot;,&quot;parse-names&quot;:false,&quot;dropping-particle&quot;:&quot;&quot;,&quot;non-dropping-particle&quot;:&quot;&quot;},{&quot;family&quot;:&quot;Zamudio&quot;,&quot;given&quot;:&quot;K&quot;,&quot;parse-names&quot;:false,&quot;dropping-particle&quot;:&quot;&quot;,&quot;non-dropping-particle&quot;:&quot;&quot;}],&quot;URL&quot;:&quot;https://www.science.org&quot;,&quot;abstract&quot;:&quot;Techniques of offspring size manipulation, \&quot;allometric engineering,\&quot; were used in combination with studies of natural selection to elucidate the causal relation between egg size and offspring survival of lizards. The results experimentally validate premises underlying theories of optimal egg size: fecundity selection favoring the production of large clutches of small eggs was balanced by survival selection favoring large offspring. However, large hatchlings did not always have the highest survival, contrary to most theoretical expectations. Optimizing selection on offspring size per se was the most common pattern. Moreover, matches between average and optimal egg size were qualitative, not quantitative , perhaps reflecting known functional constraints on the production of large eggs. The effect of egg and clutch size on fitness has been a central focus in evolutionary ecology (1) since the work of Lack (2, 3). For organisms with extended parental care (for example, birds and mammals), Lack predicted that natural selection favors the clutch (or litter) size that produces the most surviving offspring (2). He tested this hypothesis by manipulating clutch size, and this elegant protocol has become the standard in avian studies. For organisms without parental care (for example, most amphibians , reptiles, fish, and insects), Lack (3) realized that natural selection should instead favor a compromise (optimizing selection) between the quantity and quality (size) of offspring. His prediction was based on two premises: (i) egg size is inversely related to clutch size (egg number), but (ii) offspring quality and hence offspring survival is positively related to egg size. Optimizing selection results from the conflict between fecundity selection (presumably favoring many small eggs) and survival selection (presumably favoring a few large eggs). At evolutionary equilibrium the average egg size should match the optimum. The first premise is usually supported in descriptive studies (4) and experimental tests (5). However, with the exception of a few descriptive studies (6, 7), the second premise has not been tested by direct manipulation of offspring size analogous to manipulations of clutch size. Therefore, we set out to test the second of Lack's premises. We combined new techniques of offspring size manipulation (4, 5), \&quot;allometric engineering\&quot; (8), with a field study of natural selection to determine the causal relation between egg size and offspring quality as indexed by survival&quot;,&quot;container-title-short&quot;:&quot;&quot;},&quot;isTemporary&quot;:false},{&quot;id&quot;:&quot;3699c94f-fbde-36e7-9108-b90f6d3447f4&quot;,&quot;itemData&quot;:{&quot;type&quot;:&quot;report&quot;,&quot;id&quot;:&quot;3699c94f-fbde-36e7-9108-b90f6d3447f4&quot;,&quot;title&quot;:&quot;Annual Variation of Survival Advantage of Large Juvenile Side-Blotched Lizards, Uta stansburiana: Its Causes and Evolutionary Significance&quot;,&quot;author&quot;:[{&quot;family&quot;:&quot;Ferguson&quot;,&quot;given&quot;:&quot;Gary W&quot;,&quot;parse-names&quot;:false,&quot;dropping-particle&quot;:&quot;&quot;,&quot;non-dropping-particle&quot;:&quot;&quot;},{&quot;family&quot;:&quot;Fox&quot;,&quot;given&quot;:&quot;Stanley F&quot;,&quot;parse-names&quot;:false,&quot;dropping-particle&quot;:&quot;&quot;,&quot;non-dropping-particle&quot;:&quot;&quot;}],&quot;issued&quot;:{&quot;date-parts&quot;:[[1984]]},&quot;number-of-pages&quot;:&quot;342-349&quot;,&quot;issue&quot;:&quot;2&quot;,&quot;volume&quot;:&quot;38&quot;,&quot;container-title-short&quot;:&quot;&quot;},&quot;isTemporary&quot;:false},{&quot;id&quot;:&quot;4245acff-40ee-3fd1-8df4-a8f615c6a5a5&quot;,&quot;itemData&quot;:{&quot;type&quot;:&quot;article-journal&quot;,&quot;id&quot;:&quot;4245acff-40ee-3fd1-8df4-a8f615c6a5a5&quot;,&quot;title&quot;:&quot;Laboratory and field experiments identify sources of variation in phenotypes and survival of hatchling lizards&quot;,&quot;author&quot;:[{&quot;family&quot;:&quot;Warner&quot;,&quot;given&quot;:&quot;D. A.&quot;,&quot;parse-names&quot;:false,&quot;dropping-particle&quot;:&quot;&quot;,&quot;non-dropping-particle&quot;:&quot;&quot;},{&quot;family&quot;:&quot;Andrews&quot;,&quot;given&quot;:&quot;R. M.&quot;,&quot;parse-names&quot;:false,&quot;dropping-particle&quot;:&quot;&quot;,&quot;non-dropping-particle&quot;:&quot;&quot;}],&quot;container-title&quot;:&quot;Biological Journal of the Linnean Society&quot;,&quot;issued&quot;:{&quot;date-parts&quot;:[[2002]]},&quot;page&quot;:&quot;105-124&quot;,&quot;volume&quot;:&quot;76&quot;,&quot;container-title-short&quot;:&quot;&quot;},&quot;isTemporary&quot;:false}]},{&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tru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citationID&quot;:&quot;MENDELEY_CITATION_8540ad6e-38fd-47b7-bdf4-8bd279b966c5&quot;,&quot;properties&quot;:{&quot;noteIndex&quot;:0},&quot;isEdited&quot;:false,&quot;manualOverride&quot;:{&quot;isManuallyOverridden&quot;:false,&quot;citeprocText&quot;:&quot;(Wild et al., 2022)&quot;,&quot;manualOverrideText&quot;:&quot;&quot;},&quot;citationTag&quot;:&quot;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419f9679-c9ee-485a-ba93-4dba4ca464f5&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true,&quot;manualOverrideText&quot;:&quot;&quot;,&quot;citeprocText&quot;:&quot;(Dissanayake et al., 2021a)&quot;},&quot;citationTag&quot;:&quot;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true,&quot;manualOverrideText&quot;:&quot;&quot;,&quot;citeprocText&quot;:&quot;(Amiel and Shine, 2012; Flatt et al., 2001; Shine and Harlow, 1996; Shine et al., 1997)&quot;},&quot;citationTag&quot;:&quot;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cf3fc78f-37b8-4aa1-bbc8-043690708af4&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bb8483f-d308-4c69-a1ec-e9bc6a0de733&quot;,&quot;isEdited&quot;:false,&quot;manualOverride&quot;:{&quot;isManuallyOverridden&quot;:true,&quot;manualOverrideText&quot;:&quot;&quot;,&quot;citeprocText&quot;:&quot;[NO_PRINTED_FORM]&quot;},&quot;citationItems&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quot;},{&quot;properties&quot;:{&quot;noteIndex&quot;:0},&quot;citationID&quot;:&quot;MENDELEY_CITATION_ff9818b4-4650-4cb8-a667-ea75346d1c2a&quot;,&quot;isEdited&quot;:false,&quot;manualOverride&quot;:{&quot;isManuallyOverridden&quot;:true,&quot;manualOverrideText&quot;:&quot;&quot;,&quot;citeprocText&quot;:&quot;(Shine, 2002; Shine, 2004; Shine and Elphick, 2001; Shine and Harlow, 1996; Shine et al., 1997)&quot;},&quot;citationTag&quot;:&quot;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tru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f30439dd-a395-482d-af06-56adc5da72dc&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8212fe1e-f8e5-4b04-88b8-17b046e12ec8&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be61665a-b71a-4c1c-80c4-2993561fbd09&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272c5869-c006-4c34-ae07-d6dafffcbbba&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tru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true,&quot;manualOverrideText&quot;:&quot;&quot;,&quot;citeprocText&quot;:&quot;(Arnqvist et al., 2022; Mueller and Diamond, 2001)&quot;},&quot;citationTag&quot;:&quot;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aa173d72-7c49-4339-a0a3-8bd31110d285&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9c6ef8fe-01b9-4b31-9a82-fb66e08551f4&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citationID&quot;:&quot;MENDELEY_CITATION_cfdf1db9-68b8-4e64-a0a9-b6026e042328&quot;,&quot;properties&quot;:{&quot;noteIndex&quot;:0},&quot;isEdited&quot;:false,&quot;manualOverride&quot;:{&quot;isManuallyOverridden&quot;:false,&quot;citeprocText&quot;:&quot;(Castelli et al., 2021; Dissanayake et al., 2021b)&quot;,&quot;manualOverrideText&quot;:&quot;&quot;},&quot;citationTag&quot;:&quot;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nd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quot;citationID&quot;:&quot;MENDELEY_CITATION_c65bcb30-f148-44bc-9a1d-47f98cde6cbf&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
    <we:property name="MENDELEY_CITATIONS_LOCALE_CODE" value="&quot;en-US&quot;"/>
    <we:property name="MENDELEY_CITATIONS_STYLE" value="{&quot;id&quot;:&quot;https://raw.githubusercontent.com/citation-style-language/styles/master/dependent/the-journal-of-experimental-biology.csl&quot;,&quot;title&quot;:&quot;The Journal of Experimental Biology&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3.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4.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21</Pages>
  <Words>12804</Words>
  <Characters>72987</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Daniel Noble</cp:lastModifiedBy>
  <cp:revision>126</cp:revision>
  <cp:lastPrinted>2022-09-27T00:45:00Z</cp:lastPrinted>
  <dcterms:created xsi:type="dcterms:W3CDTF">2023-04-06T01:06:00Z</dcterms:created>
  <dcterms:modified xsi:type="dcterms:W3CDTF">2023-05-01T22:41:00Z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