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983E8" w14:textId="77777777" w:rsidR="00592A61" w:rsidRDefault="00592A61" w:rsidP="00A146D7">
      <w:pPr>
        <w:widowControl w:val="0"/>
        <w:contextualSpacing/>
        <w:rPr>
          <w:rFonts w:eastAsia="SimSun"/>
          <w:color w:val="000000" w:themeColor="text1"/>
          <w:kern w:val="2"/>
          <w:lang w:val="en-GB" w:eastAsia="zh-CN"/>
        </w:rPr>
      </w:pPr>
      <w:r>
        <w:rPr>
          <w:rFonts w:eastAsia="SimSun"/>
          <w:color w:val="000000" w:themeColor="text1"/>
          <w:kern w:val="2"/>
          <w:lang w:val="en-GB" w:eastAsia="zh-CN"/>
        </w:rPr>
        <w:t>Metabolic consequences of sex-reversal in two lizard species: a test of the like genotype and like phenotype hypotheses</w:t>
      </w:r>
    </w:p>
    <w:p w14:paraId="08C60AA4" w14:textId="77777777" w:rsidR="00592A61" w:rsidRPr="0069440C" w:rsidRDefault="00592A61" w:rsidP="00A146D7">
      <w:pPr>
        <w:widowControl w:val="0"/>
        <w:contextualSpacing/>
        <w:rPr>
          <w:rFonts w:eastAsia="SimSun"/>
          <w:color w:val="000000" w:themeColor="text1"/>
          <w:kern w:val="2"/>
          <w:lang w:val="en-US" w:eastAsia="zh-CN"/>
        </w:rPr>
      </w:pPr>
    </w:p>
    <w:p w14:paraId="3092E143" w14:textId="77777777" w:rsidR="00592A61" w:rsidRPr="005F3ACC" w:rsidRDefault="00592A61" w:rsidP="00A146D7">
      <w:pPr>
        <w:widowControl w:val="0"/>
        <w:contextualSpacing/>
        <w:rPr>
          <w:b/>
          <w:bCs/>
          <w:color w:val="000000" w:themeColor="text1"/>
        </w:rPr>
      </w:pPr>
      <w:r w:rsidRPr="0069440C">
        <w:rPr>
          <w:rFonts w:eastAsia="SimSun"/>
          <w:color w:val="000000" w:themeColor="text1"/>
          <w:kern w:val="2"/>
          <w:lang w:val="en-US" w:eastAsia="zh-CN"/>
        </w:rPr>
        <w:t>Kristoffer H. Wild</w:t>
      </w:r>
      <w:r w:rsidRPr="0069440C">
        <w:rPr>
          <w:color w:val="000000" w:themeColor="text1"/>
          <w:vertAlign w:val="superscript"/>
        </w:rPr>
        <w:t>1</w:t>
      </w:r>
      <w:r>
        <w:rPr>
          <w:color w:val="000000" w:themeColor="text1"/>
          <w:vertAlign w:val="superscript"/>
        </w:rPr>
        <w:t>,2</w:t>
      </w:r>
      <w:r>
        <w:rPr>
          <w:rFonts w:eastAsia="SimSun"/>
          <w:color w:val="000000" w:themeColor="text1"/>
          <w:kern w:val="2"/>
          <w:lang w:val="en-US" w:eastAsia="zh-CN"/>
        </w:rPr>
        <w:t>, John H. Roe</w:t>
      </w:r>
      <w:r>
        <w:rPr>
          <w:rFonts w:eastAsia="SimSun"/>
          <w:color w:val="000000" w:themeColor="text1"/>
          <w:kern w:val="2"/>
          <w:vertAlign w:val="superscript"/>
          <w:lang w:val="en-US" w:eastAsia="zh-CN"/>
        </w:rPr>
        <w:t>3</w:t>
      </w:r>
      <w:r>
        <w:rPr>
          <w:rFonts w:eastAsia="SimSun"/>
          <w:color w:val="000000" w:themeColor="text1"/>
          <w:kern w:val="2"/>
          <w:lang w:val="en-US" w:eastAsia="zh-CN"/>
        </w:rPr>
        <w:t xml:space="preserve">, </w:t>
      </w:r>
      <w:r w:rsidRPr="003B4F17">
        <w:rPr>
          <w:rFonts w:eastAsia="SimSun"/>
          <w:color w:val="000000" w:themeColor="text1"/>
          <w:kern w:val="2"/>
          <w:lang w:val="en-US" w:eastAsia="zh-CN"/>
        </w:rPr>
        <w:t>Lisa Schwanz</w:t>
      </w:r>
      <w:r>
        <w:rPr>
          <w:rFonts w:eastAsia="SimSun"/>
          <w:color w:val="000000" w:themeColor="text1"/>
          <w:kern w:val="2"/>
          <w:vertAlign w:val="superscript"/>
          <w:lang w:val="en-US" w:eastAsia="zh-CN"/>
        </w:rPr>
        <w:t>4</w:t>
      </w:r>
      <w:r>
        <w:rPr>
          <w:rFonts w:eastAsia="SimSun"/>
          <w:color w:val="000000" w:themeColor="text1"/>
          <w:kern w:val="2"/>
          <w:lang w:val="en-US" w:eastAsia="zh-CN"/>
        </w:rPr>
        <w:t>, Essie Rodgers</w:t>
      </w:r>
      <w:r>
        <w:rPr>
          <w:rFonts w:eastAsia="SimSun"/>
          <w:color w:val="000000" w:themeColor="text1"/>
          <w:kern w:val="2"/>
          <w:vertAlign w:val="superscript"/>
          <w:lang w:val="en-US" w:eastAsia="zh-CN"/>
        </w:rPr>
        <w:t>5</w:t>
      </w:r>
      <w:r>
        <w:rPr>
          <w:rFonts w:eastAsia="SimSun"/>
          <w:color w:val="000000" w:themeColor="text1"/>
          <w:kern w:val="2"/>
          <w:lang w:val="en-US" w:eastAsia="zh-CN"/>
        </w:rPr>
        <w:t xml:space="preserve">, Duminda S. B. </w:t>
      </w:r>
      <w:r w:rsidRPr="002756C0">
        <w:rPr>
          <w:color w:val="000000" w:themeColor="text1"/>
        </w:rPr>
        <w:t>Dissanayake</w:t>
      </w:r>
      <w:r>
        <w:rPr>
          <w:color w:val="000000" w:themeColor="text1"/>
          <w:vertAlign w:val="superscript"/>
        </w:rPr>
        <w:t>2</w:t>
      </w:r>
      <w:r w:rsidRPr="0069440C">
        <w:rPr>
          <w:rFonts w:eastAsia="SimSun"/>
          <w:color w:val="000000" w:themeColor="text1"/>
          <w:kern w:val="2"/>
          <w:lang w:val="en-US" w:eastAsia="zh-CN"/>
        </w:rPr>
        <w:t>, Arthur Georges</w:t>
      </w:r>
      <w:r>
        <w:rPr>
          <w:color w:val="000000" w:themeColor="text1"/>
          <w:vertAlign w:val="superscript"/>
        </w:rPr>
        <w:t>2</w:t>
      </w:r>
      <w:r w:rsidRPr="0069440C">
        <w:rPr>
          <w:rFonts w:eastAsia="SimSun"/>
          <w:color w:val="000000" w:themeColor="text1"/>
          <w:kern w:val="2"/>
          <w:lang w:val="en-US" w:eastAsia="zh-CN"/>
        </w:rPr>
        <w:t>, Stephen D. Sarre</w:t>
      </w:r>
      <w:r>
        <w:rPr>
          <w:color w:val="000000" w:themeColor="text1"/>
          <w:vertAlign w:val="superscript"/>
        </w:rPr>
        <w:t>2</w:t>
      </w:r>
      <w:r>
        <w:rPr>
          <w:color w:val="000000" w:themeColor="text1"/>
        </w:rPr>
        <w:t xml:space="preserve">, </w:t>
      </w:r>
      <w:r w:rsidRPr="0069440C">
        <w:rPr>
          <w:rFonts w:eastAsia="SimSun"/>
          <w:color w:val="000000" w:themeColor="text1"/>
          <w:kern w:val="2"/>
          <w:lang w:val="en-US" w:eastAsia="zh-CN"/>
        </w:rPr>
        <w:t>&amp;</w:t>
      </w:r>
      <w:r>
        <w:rPr>
          <w:rFonts w:eastAsia="SimSun"/>
          <w:color w:val="000000" w:themeColor="text1"/>
          <w:kern w:val="2"/>
          <w:lang w:val="en-US" w:eastAsia="zh-CN"/>
        </w:rPr>
        <w:t xml:space="preserve"> Daniel W. A. Noble</w:t>
      </w:r>
      <w:r>
        <w:rPr>
          <w:rFonts w:eastAsia="SimSun"/>
          <w:color w:val="000000" w:themeColor="text1"/>
          <w:kern w:val="2"/>
          <w:vertAlign w:val="superscript"/>
          <w:lang w:val="en-US" w:eastAsia="zh-CN"/>
        </w:rPr>
        <w:t>1</w:t>
      </w:r>
    </w:p>
    <w:p w14:paraId="0DD89D36" w14:textId="77777777" w:rsidR="00592A61" w:rsidRDefault="00592A61" w:rsidP="00A146D7">
      <w:pPr>
        <w:contextualSpacing/>
        <w:rPr>
          <w:color w:val="000000" w:themeColor="text1"/>
          <w:vertAlign w:val="superscript"/>
        </w:rPr>
      </w:pPr>
    </w:p>
    <w:p w14:paraId="4A13DA3D" w14:textId="67034566" w:rsidR="00592A61" w:rsidRPr="00BB308E" w:rsidRDefault="00592A61" w:rsidP="00A146D7">
      <w:pPr>
        <w:contextualSpacing/>
        <w:rPr>
          <w:color w:val="000000" w:themeColor="text1"/>
        </w:rPr>
      </w:pPr>
      <w:r>
        <w:rPr>
          <w:color w:val="000000" w:themeColor="text1"/>
          <w:vertAlign w:val="superscript"/>
        </w:rPr>
        <w:t>1</w:t>
      </w:r>
      <w:r w:rsidRPr="0069440C">
        <w:rPr>
          <w:color w:val="000000" w:themeColor="text1"/>
        </w:rPr>
        <w:t>D</w:t>
      </w:r>
      <w:r>
        <w:rPr>
          <w:color w:val="000000" w:themeColor="text1"/>
        </w:rPr>
        <w:t xml:space="preserve">ivision of Ecology and Evolution, Research School of Biology, The Australian National University, Canberra, ACT, </w:t>
      </w:r>
      <w:r w:rsidR="000A2D8B">
        <w:rPr>
          <w:color w:val="000000" w:themeColor="text1"/>
        </w:rPr>
        <w:t>AUS</w:t>
      </w:r>
    </w:p>
    <w:p w14:paraId="76A823C8" w14:textId="038A3852" w:rsidR="00592A61" w:rsidRPr="0069440C" w:rsidRDefault="00592A61" w:rsidP="00A146D7">
      <w:pPr>
        <w:contextualSpacing/>
        <w:rPr>
          <w:color w:val="000000" w:themeColor="text1"/>
        </w:rPr>
      </w:pPr>
      <w:r>
        <w:rPr>
          <w:color w:val="000000" w:themeColor="text1"/>
          <w:vertAlign w:val="superscript"/>
        </w:rPr>
        <w:t>2</w:t>
      </w:r>
      <w:r w:rsidRPr="0004791C">
        <w:rPr>
          <w:color w:val="000000" w:themeColor="text1"/>
        </w:rPr>
        <w:t>Centre for Conservation Ecology and Genomics,</w:t>
      </w:r>
      <w:r>
        <w:rPr>
          <w:color w:val="000000" w:themeColor="text1"/>
        </w:rPr>
        <w:t xml:space="preserve"> I</w:t>
      </w:r>
      <w:r w:rsidRPr="0069440C">
        <w:rPr>
          <w:color w:val="000000" w:themeColor="text1"/>
        </w:rPr>
        <w:t xml:space="preserve">nstitute for Applied Ecology, University of Canberra, Canberra, ACT, </w:t>
      </w:r>
      <w:r w:rsidR="000A2D8B">
        <w:rPr>
          <w:color w:val="000000" w:themeColor="text1"/>
        </w:rPr>
        <w:t>AUS</w:t>
      </w:r>
    </w:p>
    <w:p w14:paraId="2B71B6C1" w14:textId="77777777" w:rsidR="00592A61" w:rsidRDefault="00592A61" w:rsidP="00A146D7">
      <w:pPr>
        <w:contextualSpacing/>
        <w:rPr>
          <w:color w:val="000000" w:themeColor="text1"/>
        </w:rPr>
      </w:pPr>
      <w:r>
        <w:rPr>
          <w:color w:val="000000" w:themeColor="text1"/>
          <w:vertAlign w:val="superscript"/>
        </w:rPr>
        <w:t>3</w:t>
      </w:r>
      <w:r w:rsidRPr="003B4F17">
        <w:rPr>
          <w:color w:val="000000" w:themeColor="text1"/>
        </w:rPr>
        <w:t>Department of Biology, University of North Carolina Pembroke, Pembroke, North Carolina, USA</w:t>
      </w:r>
    </w:p>
    <w:p w14:paraId="447CD0C5" w14:textId="77777777" w:rsidR="00592A61" w:rsidRPr="003B4F17" w:rsidRDefault="00592A61" w:rsidP="00A146D7">
      <w:pPr>
        <w:contextualSpacing/>
        <w:rPr>
          <w:color w:val="000000" w:themeColor="text1"/>
        </w:rPr>
      </w:pPr>
      <w:r w:rsidRPr="00BB308E">
        <w:rPr>
          <w:color w:val="000000" w:themeColor="text1"/>
          <w:vertAlign w:val="superscript"/>
        </w:rPr>
        <w:t>4</w:t>
      </w:r>
      <w:r w:rsidRPr="00BB308E">
        <w:rPr>
          <w:color w:val="000000" w:themeColor="text1"/>
        </w:rPr>
        <w:t>Evolution and Ecology Research Centre, School of Biological, Earth and Environmental Sciences, University of New South Wales, Sydney, NSW, Australia</w:t>
      </w:r>
    </w:p>
    <w:p w14:paraId="0361FA6D" w14:textId="689F423B" w:rsidR="00592A61" w:rsidRPr="00F36E82" w:rsidRDefault="00592A61" w:rsidP="00A146D7">
      <w:pPr>
        <w:contextualSpacing/>
        <w:rPr>
          <w:color w:val="000000" w:themeColor="text1"/>
        </w:rPr>
      </w:pPr>
      <w:r>
        <w:rPr>
          <w:color w:val="000000" w:themeColor="text1"/>
          <w:vertAlign w:val="superscript"/>
        </w:rPr>
        <w:t>5</w:t>
      </w:r>
      <w:r w:rsidR="00E44F46" w:rsidRPr="00E44F46">
        <w:rPr>
          <w:color w:val="000000" w:themeColor="text1"/>
        </w:rPr>
        <w:t>School of Environment and Conservation Sciences</w:t>
      </w:r>
      <w:r w:rsidRPr="00F36E82">
        <w:rPr>
          <w:color w:val="000000" w:themeColor="text1"/>
        </w:rPr>
        <w:t xml:space="preserve">, </w:t>
      </w:r>
      <w:r w:rsidR="00E44F46">
        <w:rPr>
          <w:color w:val="000000" w:themeColor="text1"/>
        </w:rPr>
        <w:t>Murdoch University</w:t>
      </w:r>
      <w:r>
        <w:rPr>
          <w:color w:val="000000" w:themeColor="text1"/>
        </w:rPr>
        <w:t xml:space="preserve">, </w:t>
      </w:r>
      <w:r w:rsidR="00E44F46">
        <w:rPr>
          <w:color w:val="000000" w:themeColor="text1"/>
        </w:rPr>
        <w:t>Murdoch</w:t>
      </w:r>
      <w:r>
        <w:rPr>
          <w:color w:val="000000" w:themeColor="text1"/>
        </w:rPr>
        <w:t xml:space="preserve">, </w:t>
      </w:r>
      <w:r w:rsidR="00E44F46">
        <w:rPr>
          <w:color w:val="000000" w:themeColor="text1"/>
        </w:rPr>
        <w:t xml:space="preserve">WA, </w:t>
      </w:r>
      <w:r w:rsidR="000A2D8B">
        <w:rPr>
          <w:color w:val="000000" w:themeColor="text1"/>
        </w:rPr>
        <w:t>AUS</w:t>
      </w:r>
    </w:p>
    <w:p w14:paraId="60D0C771" w14:textId="77777777" w:rsidR="00592A61" w:rsidRDefault="00592A61" w:rsidP="00A146D7">
      <w:pPr>
        <w:widowControl w:val="0"/>
        <w:contextualSpacing/>
        <w:rPr>
          <w:i/>
          <w:iCs/>
          <w:color w:val="000000" w:themeColor="text1"/>
        </w:rPr>
      </w:pPr>
      <w:r>
        <w:rPr>
          <w:b/>
          <w:bCs/>
          <w:color w:val="000000" w:themeColor="text1"/>
        </w:rPr>
        <w:t xml:space="preserve">*   </w:t>
      </w:r>
      <w:r>
        <w:rPr>
          <w:color w:val="000000" w:themeColor="text1"/>
        </w:rPr>
        <w:t>Corresponding author: K.H. Wild. kristoffer.wild@anu.edu.au</w:t>
      </w:r>
      <w:r>
        <w:rPr>
          <w:i/>
          <w:iCs/>
          <w:color w:val="000000" w:themeColor="text1"/>
        </w:rPr>
        <w:t xml:space="preserve"> </w:t>
      </w:r>
    </w:p>
    <w:p w14:paraId="44801B75" w14:textId="77777777" w:rsidR="00592A61" w:rsidRDefault="00592A61" w:rsidP="00A146D7">
      <w:pPr>
        <w:widowControl w:val="0"/>
        <w:contextualSpacing/>
        <w:rPr>
          <w:i/>
          <w:iCs/>
          <w:color w:val="000000" w:themeColor="text1"/>
        </w:rPr>
      </w:pPr>
    </w:p>
    <w:p w14:paraId="01AA3671" w14:textId="77777777" w:rsidR="00592A61" w:rsidRDefault="00592A61" w:rsidP="00A146D7">
      <w:pPr>
        <w:widowControl w:val="0"/>
        <w:contextualSpacing/>
        <w:rPr>
          <w:i/>
          <w:iCs/>
          <w:color w:val="000000" w:themeColor="text1"/>
        </w:rPr>
      </w:pPr>
    </w:p>
    <w:p w14:paraId="79F745D8" w14:textId="77777777" w:rsidR="00592A61" w:rsidRDefault="00592A61" w:rsidP="00A146D7">
      <w:pPr>
        <w:widowControl w:val="0"/>
        <w:contextualSpacing/>
        <w:rPr>
          <w:color w:val="000000" w:themeColor="text1"/>
        </w:rPr>
      </w:pPr>
      <w:r w:rsidRPr="00AA474F">
        <w:rPr>
          <w:i/>
          <w:iCs/>
          <w:color w:val="000000" w:themeColor="text1"/>
        </w:rPr>
        <w:t xml:space="preserve">Short running title: </w:t>
      </w:r>
      <w:proofErr w:type="gramStart"/>
      <w:r>
        <w:rPr>
          <w:color w:val="000000" w:themeColor="text1"/>
        </w:rPr>
        <w:t>Energetic</w:t>
      </w:r>
      <w:proofErr w:type="gramEnd"/>
      <w:r>
        <w:rPr>
          <w:color w:val="000000" w:themeColor="text1"/>
        </w:rPr>
        <w:t xml:space="preserve"> consequences of sex-reversal</w:t>
      </w:r>
    </w:p>
    <w:p w14:paraId="1E3F6389" w14:textId="77777777" w:rsidR="00592A61" w:rsidRDefault="00592A61" w:rsidP="00A146D7">
      <w:pPr>
        <w:contextualSpacing/>
        <w:rPr>
          <w:b/>
          <w:bCs/>
          <w:color w:val="000000" w:themeColor="text1"/>
        </w:rPr>
      </w:pPr>
    </w:p>
    <w:p w14:paraId="05F71A53" w14:textId="77777777" w:rsidR="00592A61" w:rsidRDefault="00592A61" w:rsidP="00A146D7">
      <w:pPr>
        <w:contextualSpacing/>
        <w:rPr>
          <w:b/>
          <w:bCs/>
          <w:color w:val="000000" w:themeColor="text1"/>
        </w:rPr>
      </w:pPr>
    </w:p>
    <w:p w14:paraId="5A5161D1" w14:textId="77777777" w:rsidR="00592A61" w:rsidRDefault="00592A61" w:rsidP="00A146D7">
      <w:pPr>
        <w:contextualSpacing/>
        <w:rPr>
          <w:b/>
          <w:bCs/>
          <w:color w:val="000000" w:themeColor="text1"/>
        </w:rPr>
      </w:pPr>
    </w:p>
    <w:p w14:paraId="72F18BE3" w14:textId="33E459AF" w:rsidR="00592A61" w:rsidRDefault="00592A61" w:rsidP="00A146D7">
      <w:pPr>
        <w:contextualSpacing/>
        <w:rPr>
          <w:b/>
          <w:bCs/>
          <w:color w:val="000000" w:themeColor="text1"/>
        </w:rPr>
        <w:sectPr w:rsidR="00592A61" w:rsidSect="008F0088">
          <w:footerReference w:type="even" r:id="rId11"/>
          <w:footerReference w:type="default" r:id="rId12"/>
          <w:pgSz w:w="11900" w:h="16840"/>
          <w:pgMar w:top="1440" w:right="1440" w:bottom="1440" w:left="1440" w:header="708" w:footer="708" w:gutter="0"/>
          <w:lnNumType w:countBy="1" w:restart="continuous"/>
          <w:cols w:space="708"/>
          <w:docGrid w:linePitch="360"/>
        </w:sectPr>
      </w:pPr>
    </w:p>
    <w:p w14:paraId="271E1FA1" w14:textId="77777777" w:rsidR="005E3935" w:rsidRPr="0069440C" w:rsidRDefault="005E3935" w:rsidP="00A146D7">
      <w:pPr>
        <w:contextualSpacing/>
        <w:rPr>
          <w:b/>
          <w:bCs/>
          <w:color w:val="000000" w:themeColor="text1"/>
        </w:rPr>
      </w:pPr>
      <w:r w:rsidRPr="0069440C">
        <w:rPr>
          <w:b/>
          <w:bCs/>
          <w:color w:val="000000" w:themeColor="text1"/>
        </w:rPr>
        <w:lastRenderedPageBreak/>
        <w:t>Abstract</w:t>
      </w:r>
    </w:p>
    <w:p w14:paraId="47DD1167" w14:textId="43845F89" w:rsidR="002D1C8D" w:rsidRPr="00C17CAA" w:rsidRDefault="005E3935" w:rsidP="00A146D7">
      <w:pPr>
        <w:contextualSpacing/>
      </w:pPr>
      <w:r>
        <w:rPr>
          <w:color w:val="000000" w:themeColor="text1"/>
        </w:rPr>
        <w:t>V</w:t>
      </w:r>
      <w:r w:rsidRPr="002756C0">
        <w:rPr>
          <w:color w:val="000000" w:themeColor="text1"/>
        </w:rPr>
        <w:t>ertebrate</w:t>
      </w:r>
      <w:r>
        <w:rPr>
          <w:color w:val="000000" w:themeColor="text1"/>
        </w:rPr>
        <w:t xml:space="preserve"> sex</w:t>
      </w:r>
      <w:r w:rsidRPr="002756C0">
        <w:rPr>
          <w:color w:val="000000" w:themeColor="text1"/>
        </w:rPr>
        <w:t xml:space="preserve"> is </w:t>
      </w:r>
      <w:r>
        <w:rPr>
          <w:color w:val="000000" w:themeColor="text1"/>
        </w:rPr>
        <w:t>typically</w:t>
      </w:r>
      <w:r w:rsidRPr="002756C0">
        <w:rPr>
          <w:color w:val="000000" w:themeColor="text1"/>
        </w:rPr>
        <w:t xml:space="preserve"> determined genetically</w:t>
      </w:r>
      <w:r>
        <w:rPr>
          <w:color w:val="000000" w:themeColor="text1"/>
        </w:rPr>
        <w:t>,</w:t>
      </w:r>
      <w:r w:rsidRPr="002756C0">
        <w:rPr>
          <w:color w:val="000000" w:themeColor="text1"/>
        </w:rPr>
        <w:t xml:space="preserve"> </w:t>
      </w:r>
      <w:r>
        <w:rPr>
          <w:color w:val="000000" w:themeColor="text1"/>
        </w:rPr>
        <w:t>but</w:t>
      </w:r>
      <w:r w:rsidRPr="002756C0">
        <w:rPr>
          <w:color w:val="000000" w:themeColor="text1"/>
        </w:rPr>
        <w:t xml:space="preserve"> in </w:t>
      </w:r>
      <w:r>
        <w:rPr>
          <w:color w:val="000000" w:themeColor="text1"/>
        </w:rPr>
        <w:t>many ectotherms</w:t>
      </w:r>
      <w:r w:rsidRPr="002756C0">
        <w:rPr>
          <w:color w:val="000000" w:themeColor="text1"/>
        </w:rPr>
        <w:t xml:space="preserve"> sex can be determined by genes (Genetic Sex Determination: GSD), temperature (Temperature</w:t>
      </w:r>
      <w:r>
        <w:rPr>
          <w:color w:val="000000" w:themeColor="text1"/>
        </w:rPr>
        <w:t>-</w:t>
      </w:r>
      <w:r w:rsidRPr="002756C0">
        <w:rPr>
          <w:color w:val="000000" w:themeColor="text1"/>
        </w:rPr>
        <w:t xml:space="preserve">dependent Sex Determination: TSD), or interactions between genes and temperature during development. </w:t>
      </w:r>
      <w:r>
        <w:rPr>
          <w:color w:val="000000" w:themeColor="text1"/>
        </w:rPr>
        <w:t>Temperature dependent sex determination may</w:t>
      </w:r>
      <w:r w:rsidRPr="002756C0">
        <w:rPr>
          <w:color w:val="000000" w:themeColor="text1"/>
        </w:rPr>
        <w:t xml:space="preserve"> involve GSD systems with </w:t>
      </w:r>
      <w:r>
        <w:rPr>
          <w:color w:val="000000" w:themeColor="text1"/>
        </w:rPr>
        <w:t>either</w:t>
      </w:r>
      <w:r w:rsidRPr="002756C0">
        <w:rPr>
          <w:color w:val="000000" w:themeColor="text1"/>
        </w:rPr>
        <w:t xml:space="preserve"> male or female heterogamety (XX/XY or ZZ/ZW)</w:t>
      </w:r>
      <w:r w:rsidR="00F327CA">
        <w:rPr>
          <w:color w:val="000000" w:themeColor="text1"/>
        </w:rPr>
        <w:t xml:space="preserve"> where </w:t>
      </w:r>
      <w:r>
        <w:rPr>
          <w:color w:val="000000" w:themeColor="text1"/>
        </w:rPr>
        <w:t>t</w:t>
      </w:r>
      <w:r w:rsidRPr="002756C0">
        <w:rPr>
          <w:color w:val="000000" w:themeColor="text1"/>
        </w:rPr>
        <w:t>emperature override</w:t>
      </w:r>
      <w:r>
        <w:rPr>
          <w:color w:val="000000" w:themeColor="text1"/>
        </w:rPr>
        <w:t>s</w:t>
      </w:r>
      <w:r w:rsidRPr="002756C0">
        <w:rPr>
          <w:color w:val="000000" w:themeColor="text1"/>
        </w:rPr>
        <w:t xml:space="preserve"> chromosomal sex determination </w:t>
      </w:r>
      <w:r>
        <w:rPr>
          <w:color w:val="000000" w:themeColor="text1"/>
        </w:rPr>
        <w:t xml:space="preserve">to cause a </w:t>
      </w:r>
      <w:r w:rsidRPr="00921C15">
        <w:t xml:space="preserve">mismatch between genetic sex and phenotypic sex (sex-reversal). </w:t>
      </w:r>
      <w:r w:rsidR="00E4622A">
        <w:t>In these</w:t>
      </w:r>
      <w:r w:rsidR="00C17CAA" w:rsidRPr="00C17CAA">
        <w:t xml:space="preserve"> </w:t>
      </w:r>
      <w:r w:rsidR="00C17CAA">
        <w:t>temperature-sensitive</w:t>
      </w:r>
      <w:r w:rsidR="00C17CAA" w:rsidRPr="00C17CAA">
        <w:t xml:space="preserve"> lineages, phylogenetic investigations point to recurrent evolutionary shifts between genotypic and temperature-dependent sex determination</w:t>
      </w:r>
      <w:r w:rsidR="00C17CAA">
        <w:t xml:space="preserve">. </w:t>
      </w:r>
      <w:r w:rsidR="00962809">
        <w:t>These e</w:t>
      </w:r>
      <w:r w:rsidRPr="00921C15">
        <w:t xml:space="preserve">volutionary transitions in sex determination </w:t>
      </w:r>
      <w:r w:rsidRPr="00921C15">
        <w:rPr>
          <w:color w:val="000000" w:themeColor="text1"/>
        </w:rPr>
        <w:t>can occur rapidly if selection favour</w:t>
      </w:r>
      <w:r>
        <w:rPr>
          <w:color w:val="000000" w:themeColor="text1"/>
        </w:rPr>
        <w:t>s</w:t>
      </w:r>
      <w:r w:rsidRPr="00921C15">
        <w:rPr>
          <w:color w:val="000000" w:themeColor="text1"/>
        </w:rPr>
        <w:t xml:space="preserve"> the reversed sex over their concordant phenotypic sex. To investigate</w:t>
      </w:r>
      <w:r w:rsidRPr="00512CDA">
        <w:rPr>
          <w:color w:val="000000" w:themeColor="text1"/>
        </w:rPr>
        <w:t xml:space="preserve"> the consequences of sex-reversal</w:t>
      </w:r>
      <w:r>
        <w:rPr>
          <w:color w:val="000000" w:themeColor="text1"/>
        </w:rPr>
        <w:t xml:space="preserve"> on offspring </w:t>
      </w:r>
      <w:del w:id="0" w:author="Kris.Wild" w:date="2023-04-06T14:05:00Z">
        <w:r w:rsidDel="00CB58C4">
          <w:rPr>
            <w:color w:val="000000" w:themeColor="text1"/>
          </w:rPr>
          <w:delText>fitness</w:delText>
        </w:r>
      </w:del>
      <w:ins w:id="1" w:author="Kris.Wild" w:date="2023-04-06T14:05:00Z">
        <w:r w:rsidR="00CB58C4">
          <w:rPr>
            <w:color w:val="000000" w:themeColor="text1"/>
          </w:rPr>
          <w:t>phenotypes</w:t>
        </w:r>
      </w:ins>
      <w:r w:rsidRPr="00512CDA">
        <w:rPr>
          <w:color w:val="000000" w:themeColor="text1"/>
        </w:rPr>
        <w:t xml:space="preserve">, we measured two energy-driven traits </w:t>
      </w:r>
      <w:del w:id="2" w:author="Kris.Wild" w:date="2023-04-06T14:05:00Z">
        <w:r w:rsidRPr="00512CDA" w:rsidDel="00CB58C4">
          <w:rPr>
            <w:color w:val="000000" w:themeColor="text1"/>
          </w:rPr>
          <w:delText xml:space="preserve">often linked to fitness </w:delText>
        </w:r>
      </w:del>
      <w:r w:rsidRPr="00512CDA">
        <w:rPr>
          <w:color w:val="000000" w:themeColor="text1"/>
        </w:rPr>
        <w:t>(metabolism</w:t>
      </w:r>
      <w:r>
        <w:rPr>
          <w:color w:val="000000" w:themeColor="text1"/>
        </w:rPr>
        <w:t xml:space="preserve"> and</w:t>
      </w:r>
      <w:r w:rsidRPr="00512CDA">
        <w:rPr>
          <w:color w:val="000000" w:themeColor="text1"/>
        </w:rPr>
        <w:t xml:space="preserve"> growth</w:t>
      </w:r>
      <w:r w:rsidR="00E4622A">
        <w:rPr>
          <w:color w:val="000000" w:themeColor="text1"/>
        </w:rPr>
        <w:t>-</w:t>
      </w:r>
      <w:r w:rsidRPr="00512CDA">
        <w:rPr>
          <w:color w:val="000000" w:themeColor="text1"/>
        </w:rPr>
        <w:t>rate) and 6-month</w:t>
      </w:r>
      <w:r w:rsidRPr="00512CDA">
        <w:rPr>
          <w:rStyle w:val="CommentReference"/>
          <w:sz w:val="24"/>
          <w:szCs w:val="24"/>
        </w:rPr>
        <w:t xml:space="preserve"> </w:t>
      </w:r>
      <w:r w:rsidRPr="00604650">
        <w:rPr>
          <w:rStyle w:val="CommentReference"/>
          <w:sz w:val="24"/>
          <w:szCs w:val="24"/>
        </w:rPr>
        <w:t>s</w:t>
      </w:r>
      <w:r w:rsidRPr="00512CDA">
        <w:rPr>
          <w:color w:val="000000" w:themeColor="text1"/>
        </w:rPr>
        <w:t xml:space="preserve">urvival </w:t>
      </w:r>
      <w:r>
        <w:rPr>
          <w:color w:val="000000" w:themeColor="text1"/>
        </w:rPr>
        <w:t xml:space="preserve">in </w:t>
      </w:r>
      <w:r w:rsidRPr="00512CDA">
        <w:rPr>
          <w:color w:val="000000" w:themeColor="text1"/>
        </w:rPr>
        <w:t xml:space="preserve">two species </w:t>
      </w:r>
      <w:r>
        <w:rPr>
          <w:color w:val="000000" w:themeColor="text1"/>
        </w:rPr>
        <w:t xml:space="preserve">of reptile </w:t>
      </w:r>
      <w:r w:rsidRPr="00512CDA">
        <w:rPr>
          <w:color w:val="000000" w:themeColor="text1"/>
        </w:rPr>
        <w:t xml:space="preserve">with different patterns of temperature-induced sex-reversal. </w:t>
      </w:r>
      <w:r>
        <w:rPr>
          <w:color w:val="000000" w:themeColor="text1"/>
        </w:rPr>
        <w:t>Male s</w:t>
      </w:r>
      <w:r w:rsidRPr="00512CDA">
        <w:rPr>
          <w:color w:val="000000" w:themeColor="text1"/>
        </w:rPr>
        <w:t xml:space="preserve">ex-reversal occurs </w:t>
      </w:r>
      <w:r>
        <w:rPr>
          <w:color w:val="000000" w:themeColor="text1"/>
        </w:rPr>
        <w:t xml:space="preserve">in </w:t>
      </w:r>
      <w:r>
        <w:rPr>
          <w:i/>
          <w:iCs/>
          <w:color w:val="000000" w:themeColor="text1"/>
        </w:rPr>
        <w:t>Bassiana</w:t>
      </w:r>
      <w:r w:rsidRPr="00512CDA">
        <w:rPr>
          <w:i/>
          <w:iCs/>
          <w:color w:val="000000" w:themeColor="text1"/>
        </w:rPr>
        <w:t xml:space="preserve"> duperreyi</w:t>
      </w:r>
      <w:r w:rsidRPr="00512CDA">
        <w:rPr>
          <w:color w:val="000000" w:themeColor="text1"/>
        </w:rPr>
        <w:t xml:space="preserve"> when chromosomal female</w:t>
      </w:r>
      <w:r>
        <w:rPr>
          <w:color w:val="000000" w:themeColor="text1"/>
        </w:rPr>
        <w:t>s</w:t>
      </w:r>
      <w:r w:rsidRPr="00512CDA">
        <w:rPr>
          <w:color w:val="000000" w:themeColor="text1"/>
        </w:rPr>
        <w:t xml:space="preserve"> (</w:t>
      </w:r>
      <w:r w:rsidRPr="00512CDA">
        <w:rPr>
          <w:color w:val="000000" w:themeColor="text1"/>
          <w:shd w:val="clear" w:color="auto" w:fill="FFFFFF"/>
        </w:rPr>
        <w:t>femaleXX</w:t>
      </w:r>
      <w:r w:rsidRPr="00512CDA">
        <w:rPr>
          <w:color w:val="000000" w:themeColor="text1"/>
        </w:rPr>
        <w:t xml:space="preserve">) </w:t>
      </w:r>
      <w:r>
        <w:rPr>
          <w:color w:val="000000" w:themeColor="text1"/>
        </w:rPr>
        <w:t>develop</w:t>
      </w:r>
      <w:r w:rsidRPr="00512CDA">
        <w:rPr>
          <w:color w:val="000000" w:themeColor="text1"/>
        </w:rPr>
        <w:t xml:space="preserve"> male phenotypes (</w:t>
      </w:r>
      <w:r w:rsidRPr="00512CDA">
        <w:t>male</w:t>
      </w:r>
      <w:r w:rsidRPr="00512CDA">
        <w:rPr>
          <w:vertAlign w:val="subscript"/>
        </w:rPr>
        <w:t>SR</w:t>
      </w:r>
      <w:r w:rsidRPr="00512CDA">
        <w:t>XX)</w:t>
      </w:r>
      <w:r w:rsidRPr="00512CDA">
        <w:rPr>
          <w:color w:val="000000" w:themeColor="text1"/>
        </w:rPr>
        <w:t xml:space="preserve">, </w:t>
      </w:r>
      <w:r>
        <w:rPr>
          <w:color w:val="000000" w:themeColor="text1"/>
        </w:rPr>
        <w:t>while</w:t>
      </w:r>
      <w:r w:rsidRPr="00512CDA">
        <w:rPr>
          <w:color w:val="000000" w:themeColor="text1"/>
        </w:rPr>
        <w:t xml:space="preserve"> </w:t>
      </w:r>
      <w:r>
        <w:rPr>
          <w:color w:val="000000" w:themeColor="text1"/>
        </w:rPr>
        <w:t xml:space="preserve">female sex-reversal occurs </w:t>
      </w:r>
      <w:r w:rsidRPr="00512CDA">
        <w:rPr>
          <w:color w:val="000000" w:themeColor="text1"/>
        </w:rPr>
        <w:t xml:space="preserve">in </w:t>
      </w:r>
      <w:r w:rsidRPr="00512CDA">
        <w:rPr>
          <w:i/>
          <w:iCs/>
          <w:color w:val="000000" w:themeColor="text1"/>
        </w:rPr>
        <w:t>P</w:t>
      </w:r>
      <w:r>
        <w:rPr>
          <w:i/>
          <w:iCs/>
          <w:color w:val="000000" w:themeColor="text1"/>
        </w:rPr>
        <w:t>ogona</w:t>
      </w:r>
      <w:r w:rsidRPr="00512CDA">
        <w:rPr>
          <w:i/>
          <w:iCs/>
          <w:color w:val="000000" w:themeColor="text1"/>
        </w:rPr>
        <w:t xml:space="preserve"> vitticeps</w:t>
      </w:r>
      <w:r w:rsidRPr="00512CDA">
        <w:rPr>
          <w:color w:val="000000" w:themeColor="text1"/>
        </w:rPr>
        <w:t xml:space="preserve"> when chromosomal male</w:t>
      </w:r>
      <w:r>
        <w:rPr>
          <w:color w:val="000000" w:themeColor="text1"/>
        </w:rPr>
        <w:t>s</w:t>
      </w:r>
      <w:r w:rsidRPr="00512CDA">
        <w:rPr>
          <w:color w:val="000000" w:themeColor="text1"/>
        </w:rPr>
        <w:t xml:space="preserve"> (maleZZ) </w:t>
      </w:r>
      <w:r>
        <w:rPr>
          <w:color w:val="000000" w:themeColor="text1"/>
        </w:rPr>
        <w:t>develop female</w:t>
      </w:r>
      <w:r w:rsidRPr="00512CDA">
        <w:rPr>
          <w:color w:val="000000" w:themeColor="text1"/>
        </w:rPr>
        <w:t xml:space="preserve"> phenotyp</w:t>
      </w:r>
      <w:r>
        <w:rPr>
          <w:color w:val="000000" w:themeColor="text1"/>
        </w:rPr>
        <w:t>e</w:t>
      </w:r>
      <w:r w:rsidRPr="00512CDA">
        <w:rPr>
          <w:color w:val="000000" w:themeColor="text1"/>
        </w:rPr>
        <w:t>s (female</w:t>
      </w:r>
      <w:r w:rsidRPr="00512CDA">
        <w:rPr>
          <w:color w:val="000000" w:themeColor="text1"/>
          <w:vertAlign w:val="subscript"/>
        </w:rPr>
        <w:t>SR</w:t>
      </w:r>
      <w:r w:rsidRPr="00512CDA">
        <w:rPr>
          <w:color w:val="000000" w:themeColor="text1"/>
        </w:rPr>
        <w:t>ZZ).</w:t>
      </w:r>
      <w:r>
        <w:rPr>
          <w:color w:val="000000" w:themeColor="text1"/>
        </w:rPr>
        <w:t xml:space="preserve"> We show metabolism in </w:t>
      </w:r>
      <w:r w:rsidRPr="00512CDA">
        <w:t>male</w:t>
      </w:r>
      <w:r w:rsidRPr="00512CDA">
        <w:rPr>
          <w:vertAlign w:val="subscript"/>
        </w:rPr>
        <w:t>SR</w:t>
      </w:r>
      <w:r w:rsidRPr="00512CDA">
        <w:t>XX</w:t>
      </w:r>
      <w:r>
        <w:rPr>
          <w:color w:val="000000" w:themeColor="text1"/>
        </w:rPr>
        <w:t xml:space="preserve"> was like that of maleXY, that is, reflective of phenotypic sex and lower than genotypic sex. In contrast, for </w:t>
      </w:r>
      <w:r w:rsidRPr="00512CDA">
        <w:rPr>
          <w:i/>
          <w:iCs/>
          <w:color w:val="000000" w:themeColor="text1"/>
        </w:rPr>
        <w:t>P</w:t>
      </w:r>
      <w:r>
        <w:rPr>
          <w:i/>
          <w:iCs/>
          <w:color w:val="000000" w:themeColor="text1"/>
        </w:rPr>
        <w:t>ogona</w:t>
      </w:r>
      <w:r w:rsidRPr="00512CDA">
        <w:rPr>
          <w:i/>
          <w:iCs/>
          <w:color w:val="000000" w:themeColor="text1"/>
        </w:rPr>
        <w:t xml:space="preserve"> vitticeps</w:t>
      </w:r>
      <w:r>
        <w:rPr>
          <w:color w:val="000000" w:themeColor="text1"/>
        </w:rPr>
        <w:t xml:space="preserve">, </w:t>
      </w:r>
      <w:r w:rsidRPr="00512CDA">
        <w:rPr>
          <w:color w:val="000000" w:themeColor="text1"/>
        </w:rPr>
        <w:t>female</w:t>
      </w:r>
      <w:r w:rsidRPr="00512CDA">
        <w:rPr>
          <w:color w:val="000000" w:themeColor="text1"/>
          <w:vertAlign w:val="subscript"/>
        </w:rPr>
        <w:t>SR</w:t>
      </w:r>
      <w:r w:rsidRPr="00512CDA">
        <w:rPr>
          <w:color w:val="000000" w:themeColor="text1"/>
        </w:rPr>
        <w:t>ZZ</w:t>
      </w:r>
      <w:r>
        <w:rPr>
          <w:color w:val="000000" w:themeColor="text1"/>
        </w:rPr>
        <w:t xml:space="preserve"> metabolism was intermediate between maleZZ and femaleZW metabolic rate. </w:t>
      </w:r>
      <w:r w:rsidR="002D1C8D">
        <w:rPr>
          <w:color w:val="000000" w:themeColor="text1"/>
        </w:rPr>
        <w:t>For both species</w:t>
      </w:r>
      <w:r w:rsidR="004F53DC">
        <w:rPr>
          <w:color w:val="000000" w:themeColor="text1"/>
        </w:rPr>
        <w:t>,</w:t>
      </w:r>
      <w:r w:rsidR="002D1C8D">
        <w:rPr>
          <w:color w:val="000000" w:themeColor="text1"/>
        </w:rPr>
        <w:t xml:space="preserve"> our data indicate differences in metabolism become more apparent as individuals become larger</w:t>
      </w:r>
      <w:r w:rsidR="002D1C8D" w:rsidRPr="001A01C8">
        <w:rPr>
          <w:color w:val="000000" w:themeColor="text1"/>
        </w:rPr>
        <w:t xml:space="preserve">. </w:t>
      </w:r>
      <w:r w:rsidR="004F53DC" w:rsidRPr="001A01C8">
        <w:rPr>
          <w:color w:val="000000" w:themeColor="text1"/>
        </w:rPr>
        <w:t>Our findings provide some evidence for a</w:t>
      </w:r>
      <w:ins w:id="3" w:author="Kris.Wild" w:date="2023-04-06T14:06:00Z">
        <w:r w:rsidR="00CB58C4" w:rsidRPr="001A01C8">
          <w:rPr>
            <w:color w:val="000000" w:themeColor="text1"/>
          </w:rPr>
          <w:t xml:space="preserve">n energetic </w:t>
        </w:r>
      </w:ins>
      <w:del w:id="4" w:author="Kris.Wild" w:date="2023-04-06T14:06:00Z">
        <w:r w:rsidR="004F53DC" w:rsidRPr="001A01C8" w:rsidDel="00CB58C4">
          <w:rPr>
            <w:color w:val="000000" w:themeColor="text1"/>
          </w:rPr>
          <w:delText xml:space="preserve"> fitness </w:delText>
        </w:r>
      </w:del>
      <w:r w:rsidR="004F53DC" w:rsidRPr="001A01C8">
        <w:rPr>
          <w:color w:val="000000" w:themeColor="text1"/>
        </w:rPr>
        <w:t>advantage from sex-reversal in both species but do not exclude energetic processes as a constraint on the distribution of sex-reversal in nature.</w:t>
      </w:r>
    </w:p>
    <w:p w14:paraId="55FE1FCB" w14:textId="77777777" w:rsidR="004F53DC" w:rsidRDefault="004F53DC" w:rsidP="00A146D7">
      <w:pPr>
        <w:contextualSpacing/>
        <w:rPr>
          <w:color w:val="000000" w:themeColor="text1"/>
        </w:rPr>
      </w:pPr>
    </w:p>
    <w:p w14:paraId="227531E4" w14:textId="7F0E363D" w:rsidR="005E3935" w:rsidRDefault="005E3935" w:rsidP="00A146D7">
      <w:pPr>
        <w:contextualSpacing/>
        <w:rPr>
          <w:i/>
          <w:iCs/>
          <w:color w:val="000000" w:themeColor="text1"/>
        </w:rPr>
      </w:pPr>
      <w:r w:rsidRPr="00D844B0">
        <w:rPr>
          <w:i/>
          <w:iCs/>
          <w:color w:val="000000" w:themeColor="text1"/>
        </w:rPr>
        <w:t>Keywords</w:t>
      </w:r>
      <w:r w:rsidRPr="00D844B0">
        <w:rPr>
          <w:b/>
          <w:bCs/>
          <w:i/>
          <w:iCs/>
          <w:color w:val="000000" w:themeColor="text1"/>
        </w:rPr>
        <w:t xml:space="preserve">: </w:t>
      </w:r>
      <w:r w:rsidR="00E712AB">
        <w:rPr>
          <w:i/>
          <w:iCs/>
          <w:color w:val="000000" w:themeColor="text1"/>
        </w:rPr>
        <w:t xml:space="preserve">energetics, </w:t>
      </w:r>
      <w:r w:rsidRPr="00D844B0">
        <w:rPr>
          <w:i/>
          <w:iCs/>
          <w:color w:val="000000" w:themeColor="text1"/>
        </w:rPr>
        <w:t>sex determination, sex-reversal</w:t>
      </w:r>
      <w:r w:rsidR="002D1C8D">
        <w:rPr>
          <w:i/>
          <w:iCs/>
          <w:color w:val="000000" w:themeColor="text1"/>
        </w:rPr>
        <w:t>,</w:t>
      </w:r>
      <w:r w:rsidRPr="00D844B0">
        <w:rPr>
          <w:i/>
          <w:iCs/>
          <w:color w:val="000000" w:themeColor="text1"/>
        </w:rPr>
        <w:t xml:space="preserve"> </w:t>
      </w:r>
      <w:r>
        <w:rPr>
          <w:i/>
          <w:iCs/>
          <w:color w:val="000000" w:themeColor="text1"/>
        </w:rPr>
        <w:t>Pogona vitticeps</w:t>
      </w:r>
      <w:r w:rsidRPr="00D844B0">
        <w:rPr>
          <w:i/>
          <w:iCs/>
          <w:color w:val="000000" w:themeColor="text1"/>
        </w:rPr>
        <w:t xml:space="preserve">, </w:t>
      </w:r>
      <w:r>
        <w:rPr>
          <w:i/>
          <w:iCs/>
          <w:color w:val="000000" w:themeColor="text1"/>
        </w:rPr>
        <w:t>Bassiana duperreyi</w:t>
      </w:r>
    </w:p>
    <w:p w14:paraId="694E4DDF" w14:textId="77777777" w:rsidR="005E3935" w:rsidRDefault="005E3935" w:rsidP="00A146D7">
      <w:pPr>
        <w:contextualSpacing/>
        <w:rPr>
          <w:i/>
          <w:iCs/>
          <w:color w:val="000000" w:themeColor="text1"/>
        </w:rPr>
      </w:pPr>
    </w:p>
    <w:p w14:paraId="09C8FBF5" w14:textId="77777777" w:rsidR="005E3935" w:rsidRDefault="005E3935" w:rsidP="00A146D7">
      <w:pPr>
        <w:contextualSpacing/>
        <w:rPr>
          <w:i/>
          <w:iCs/>
          <w:color w:val="000000" w:themeColor="text1"/>
        </w:rPr>
      </w:pPr>
    </w:p>
    <w:p w14:paraId="09027322" w14:textId="068725FD" w:rsidR="005E3935" w:rsidRPr="00D844B0" w:rsidRDefault="005E3935" w:rsidP="00A146D7">
      <w:pPr>
        <w:contextualSpacing/>
        <w:rPr>
          <w:i/>
          <w:iCs/>
          <w:color w:val="000000" w:themeColor="text1"/>
        </w:rPr>
        <w:sectPr w:rsidR="005E3935" w:rsidRPr="00D844B0" w:rsidSect="008F0088">
          <w:footerReference w:type="even" r:id="rId13"/>
          <w:footerReference w:type="default" r:id="rId14"/>
          <w:pgSz w:w="11900" w:h="16840"/>
          <w:pgMar w:top="1440" w:right="1440" w:bottom="1440" w:left="1440" w:header="708" w:footer="708" w:gutter="0"/>
          <w:lnNumType w:countBy="1" w:restart="continuous"/>
          <w:cols w:space="708"/>
          <w:docGrid w:linePitch="360"/>
        </w:sectPr>
      </w:pPr>
    </w:p>
    <w:p w14:paraId="797B684E" w14:textId="770F7519" w:rsidR="00D66DE0" w:rsidRPr="0069440C" w:rsidRDefault="00ED5DE2" w:rsidP="00A146D7">
      <w:pPr>
        <w:keepNext/>
        <w:spacing w:before="240" w:after="120"/>
        <w:contextualSpacing/>
        <w:rPr>
          <w:b/>
          <w:bCs/>
          <w:color w:val="000000" w:themeColor="text1"/>
        </w:rPr>
      </w:pPr>
      <w:r w:rsidRPr="0069440C">
        <w:rPr>
          <w:b/>
          <w:bCs/>
          <w:color w:val="000000" w:themeColor="text1"/>
        </w:rPr>
        <w:lastRenderedPageBreak/>
        <w:t>1</w:t>
      </w:r>
      <w:r w:rsidR="007A5D35" w:rsidRPr="0069440C">
        <w:rPr>
          <w:b/>
          <w:bCs/>
          <w:color w:val="000000" w:themeColor="text1"/>
        </w:rPr>
        <w:t xml:space="preserve"> | </w:t>
      </w:r>
      <w:r w:rsidRPr="0069440C">
        <w:rPr>
          <w:b/>
          <w:bCs/>
          <w:color w:val="000000" w:themeColor="text1"/>
        </w:rPr>
        <w:t>Introduction</w:t>
      </w:r>
    </w:p>
    <w:p w14:paraId="69CFFB80" w14:textId="2F19F123" w:rsidR="006525B6" w:rsidRDefault="006525B6" w:rsidP="002C7575">
      <w:pPr>
        <w:ind w:right="360"/>
        <w:contextualSpacing/>
        <w:rPr>
          <w:color w:val="000000" w:themeColor="text1"/>
        </w:rPr>
      </w:pPr>
      <w:r w:rsidRPr="002756C0">
        <w:rPr>
          <w:color w:val="000000" w:themeColor="text1"/>
        </w:rPr>
        <w:t>Sex-determination in vertebrates is highly variable, ranging from genotypic sex determination (GSD) where sex is established by sex chromosome</w:t>
      </w:r>
      <w:r>
        <w:rPr>
          <w:color w:val="000000" w:themeColor="text1"/>
        </w:rPr>
        <w:t>s</w:t>
      </w:r>
      <w:r w:rsidRPr="002756C0">
        <w:rPr>
          <w:color w:val="000000" w:themeColor="text1"/>
        </w:rPr>
        <w:t xml:space="preserve">, to environmental sex determination (ESD) where sex is </w:t>
      </w:r>
      <w:r>
        <w:rPr>
          <w:color w:val="000000" w:themeColor="text1"/>
        </w:rPr>
        <w:t xml:space="preserve">primarily </w:t>
      </w:r>
      <w:r w:rsidRPr="002756C0">
        <w:rPr>
          <w:color w:val="000000" w:themeColor="text1"/>
        </w:rPr>
        <w:t xml:space="preserve">influenced by prevailing environmental conditions </w:t>
      </w:r>
      <w:sdt>
        <w:sdtPr>
          <w:rPr>
            <w:color w:val="000000"/>
          </w:rPr>
          <w:tag w:val="MENDELEY_CITATION_v3_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"/>
          <w:id w:val="-343008215"/>
          <w:placeholder>
            <w:docPart w:val="E19BFF3C14FDE4498EA72B3CCF3DB7E4"/>
          </w:placeholder>
        </w:sdtPr>
        <w:sdtContent>
          <w:r w:rsidR="00EB4892" w:rsidRPr="00EB4892">
            <w:rPr>
              <w:color w:val="000000"/>
            </w:rPr>
            <w:t>(Bull, 1983)</w:t>
          </w:r>
        </w:sdtContent>
      </w:sdt>
      <w:r>
        <w:rPr>
          <w:color w:val="000000" w:themeColor="text1"/>
        </w:rPr>
        <w:t>.</w:t>
      </w:r>
      <w:r w:rsidRPr="000D632F">
        <w:t xml:space="preserve"> For some species, these pathways </w:t>
      </w:r>
      <w:r>
        <w:t xml:space="preserve">of </w:t>
      </w:r>
      <w:r w:rsidRPr="000D632F">
        <w:t xml:space="preserve">reproductive </w:t>
      </w:r>
      <w:r>
        <w:t xml:space="preserve">development </w:t>
      </w:r>
      <w:r w:rsidRPr="000D632F">
        <w:t>are not mutually exclusive</w:t>
      </w:r>
      <w:del w:id="5" w:author="Kris.Wild" w:date="2023-04-12T09:08:00Z">
        <w:r w:rsidDel="0035255B">
          <w:delText>,</w:delText>
        </w:r>
      </w:del>
      <w:r>
        <w:t xml:space="preserve"> but can co-occur </w:t>
      </w:r>
      <w:sdt>
        <w:sdtPr>
          <w:rPr>
            <w:color w:val="000000"/>
          </w:rPr>
          <w:tag w:val="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
          <w:id w:val="-1609806299"/>
          <w:placeholder>
            <w:docPart w:val="E19BFF3C14FDE4498EA72B3CCF3DB7E4"/>
          </w:placeholder>
        </w:sdtPr>
        <w:sdtContent>
          <w:r w:rsidR="00EB4892" w:rsidRPr="00EB4892">
            <w:rPr>
              <w:color w:val="000000"/>
            </w:rPr>
            <w:t>(Bachtrog et al., 2014; Sarre et al., 2004)</w:t>
          </w:r>
        </w:sdtContent>
      </w:sdt>
      <w:r w:rsidRPr="007F3667">
        <w:t>.</w:t>
      </w:r>
      <w:r w:rsidRPr="007F3667">
        <w:rPr>
          <w:color w:val="000000" w:themeColor="text1"/>
        </w:rPr>
        <w:t xml:space="preserve"> In a few </w:t>
      </w:r>
      <w:r>
        <w:rPr>
          <w:color w:val="000000" w:themeColor="text1"/>
        </w:rPr>
        <w:t>well-studied</w:t>
      </w:r>
      <w:r w:rsidRPr="007F3667">
        <w:rPr>
          <w:color w:val="000000" w:themeColor="text1"/>
        </w:rPr>
        <w:t xml:space="preserve"> species</w:t>
      </w:r>
      <w:r>
        <w:rPr>
          <w:color w:val="000000" w:themeColor="text1"/>
        </w:rPr>
        <w:t xml:space="preserve">, GSD systems </w:t>
      </w:r>
      <w:r w:rsidRPr="007F3667">
        <w:rPr>
          <w:color w:val="000000" w:themeColor="text1"/>
        </w:rPr>
        <w:t xml:space="preserve">with </w:t>
      </w:r>
      <w:r>
        <w:rPr>
          <w:color w:val="000000" w:themeColor="text1"/>
        </w:rPr>
        <w:t>either</w:t>
      </w:r>
      <w:r w:rsidRPr="007F3667">
        <w:rPr>
          <w:color w:val="000000" w:themeColor="text1"/>
        </w:rPr>
        <w:t xml:space="preserve"> male</w:t>
      </w:r>
      <w:r>
        <w:rPr>
          <w:color w:val="000000" w:themeColor="text1"/>
        </w:rPr>
        <w:t xml:space="preserve"> (</w:t>
      </w:r>
      <w:r w:rsidRPr="007F3667">
        <w:rPr>
          <w:color w:val="000000" w:themeColor="text1"/>
        </w:rPr>
        <w:t>XX/XY</w:t>
      </w:r>
      <w:r>
        <w:rPr>
          <w:color w:val="000000" w:themeColor="text1"/>
        </w:rPr>
        <w:t>)</w:t>
      </w:r>
      <w:r w:rsidRPr="007F3667">
        <w:rPr>
          <w:color w:val="000000" w:themeColor="text1"/>
        </w:rPr>
        <w:t xml:space="preserve"> </w:t>
      </w:r>
      <w:r>
        <w:rPr>
          <w:color w:val="000000" w:themeColor="text1"/>
        </w:rPr>
        <w:t>or</w:t>
      </w:r>
      <w:r w:rsidRPr="007F3667">
        <w:rPr>
          <w:color w:val="000000" w:themeColor="text1"/>
        </w:rPr>
        <w:t xml:space="preserve"> female heterogamety (ZZ/ZW) </w:t>
      </w:r>
      <w:r>
        <w:rPr>
          <w:color w:val="000000" w:themeColor="text1"/>
        </w:rPr>
        <w:t>are</w:t>
      </w:r>
      <w:r w:rsidRPr="007F3667">
        <w:rPr>
          <w:color w:val="000000" w:themeColor="text1"/>
        </w:rPr>
        <w:t xml:space="preserve"> influenced by incubation temperature</w:t>
      </w:r>
      <w:r>
        <w:rPr>
          <w:color w:val="000000" w:themeColor="text1"/>
        </w:rPr>
        <w:t xml:space="preserve"> (Temperature-dependent sex determination; TSD) </w:t>
      </w:r>
      <w:sdt>
        <w:sdtPr>
          <w:rPr>
            <w:color w:val="000000"/>
          </w:rPr>
          <w:tag w:val="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
          <w:id w:val="-1218744107"/>
          <w:placeholder>
            <w:docPart w:val="E19BFF3C14FDE4498EA72B3CCF3DB7E4"/>
          </w:placeholder>
        </w:sdtPr>
        <w:sdtContent>
          <w:r w:rsidR="00EB4892" w:rsidRPr="00EB4892">
            <w:rPr>
              <w:color w:val="000000"/>
            </w:rPr>
            <w:t>(Holleley et al., 2015; Noble et al., 2018; Quinn et al., 2009)</w:t>
          </w:r>
        </w:sdtContent>
      </w:sdt>
      <w:r w:rsidRPr="007F3667">
        <w:rPr>
          <w:color w:val="000000" w:themeColor="text1"/>
        </w:rPr>
        <w:t xml:space="preserve">. In </w:t>
      </w:r>
      <w:r>
        <w:rPr>
          <w:color w:val="000000" w:themeColor="text1"/>
        </w:rPr>
        <w:t>these GSD species</w:t>
      </w:r>
      <w:r w:rsidRPr="007F3667">
        <w:rPr>
          <w:color w:val="000000" w:themeColor="text1"/>
        </w:rPr>
        <w:t xml:space="preserve">, when conditions experienced during critical developmental stages exceed a threshold temperature </w:t>
      </w:r>
      <w:r>
        <w:rPr>
          <w:color w:val="000000" w:themeColor="text1"/>
        </w:rPr>
        <w:t xml:space="preserve">that overrides </w:t>
      </w:r>
      <w:r w:rsidRPr="007F3667">
        <w:rPr>
          <w:color w:val="000000" w:themeColor="text1"/>
        </w:rPr>
        <w:t xml:space="preserve">genetic </w:t>
      </w:r>
      <w:r>
        <w:rPr>
          <w:color w:val="000000" w:themeColor="text1"/>
        </w:rPr>
        <w:t xml:space="preserve">sex-determining </w:t>
      </w:r>
      <w:r w:rsidRPr="007F3667">
        <w:rPr>
          <w:color w:val="000000" w:themeColor="text1"/>
        </w:rPr>
        <w:t>mechanisms</w:t>
      </w:r>
      <w:r>
        <w:rPr>
          <w:color w:val="000000" w:themeColor="text1"/>
        </w:rPr>
        <w:t xml:space="preserve">. </w:t>
      </w:r>
      <w:r w:rsidRPr="008969A9">
        <w:rPr>
          <w:color w:val="000000" w:themeColor="text1"/>
        </w:rPr>
        <w:t xml:space="preserve">This temperature override, commonly referred to as sex reversal, causes a </w:t>
      </w:r>
      <w:r w:rsidRPr="007F3667">
        <w:rPr>
          <w:color w:val="000000" w:themeColor="text1"/>
        </w:rPr>
        <w:t xml:space="preserve">discordance </w:t>
      </w:r>
      <w:r w:rsidRPr="008969A9">
        <w:rPr>
          <w:color w:val="000000" w:themeColor="text1"/>
        </w:rPr>
        <w:t>between phenotypic and genotypic sex</w:t>
      </w:r>
      <w:r>
        <w:rPr>
          <w:color w:val="000000" w:themeColor="text1"/>
        </w:rPr>
        <w:t xml:space="preserve"> </w:t>
      </w:r>
      <w:sdt>
        <w:sdtPr>
          <w:rPr>
            <w:color w:val="000000"/>
          </w:rPr>
          <w:tag w:val="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
          <w:id w:val="-752277370"/>
          <w:placeholder>
            <w:docPart w:val="E19BFF3C14FDE4498EA72B3CCF3DB7E4"/>
          </w:placeholder>
        </w:sdtPr>
        <w:sdtContent>
          <w:r w:rsidR="00EB4892" w:rsidRPr="00EB4892">
            <w:rPr>
              <w:color w:val="000000"/>
            </w:rPr>
            <w:t xml:space="preserve">(Holleley et al., 2015; Quinn et al., 2009; </w:t>
          </w:r>
          <w:proofErr w:type="spellStart"/>
          <w:r w:rsidR="00EB4892" w:rsidRPr="00EB4892">
            <w:rPr>
              <w:color w:val="000000"/>
            </w:rPr>
            <w:t>Radder</w:t>
          </w:r>
          <w:proofErr w:type="spellEnd"/>
          <w:r w:rsidR="00EB4892" w:rsidRPr="00EB4892">
            <w:rPr>
              <w:color w:val="000000"/>
            </w:rPr>
            <w:t xml:space="preserve"> et al., 2009)</w:t>
          </w:r>
        </w:sdtContent>
      </w:sdt>
      <w:r w:rsidRPr="007F3667">
        <w:rPr>
          <w:color w:val="000000" w:themeColor="text1"/>
        </w:rPr>
        <w:t xml:space="preserve">. </w:t>
      </w:r>
      <w:r>
        <w:rPr>
          <w:color w:val="000000" w:themeColor="text1"/>
        </w:rPr>
        <w:t xml:space="preserve">Theoretical models predict </w:t>
      </w:r>
      <w:r w:rsidR="00A146D7">
        <w:rPr>
          <w:color w:val="000000" w:themeColor="text1"/>
        </w:rPr>
        <w:t>that when</w:t>
      </w:r>
      <w:r>
        <w:rPr>
          <w:color w:val="000000" w:themeColor="text1"/>
        </w:rPr>
        <w:t xml:space="preserve"> </w:t>
      </w:r>
      <w:r w:rsidR="00A146D7" w:rsidRPr="007F3667">
        <w:rPr>
          <w:color w:val="000000" w:themeColor="text1"/>
        </w:rPr>
        <w:t xml:space="preserve">sex-reversed individuals </w:t>
      </w:r>
      <w:r w:rsidR="00A146D7">
        <w:rPr>
          <w:color w:val="000000" w:themeColor="text1"/>
        </w:rPr>
        <w:t xml:space="preserve">have </w:t>
      </w:r>
      <w:r w:rsidR="00AF3F4D">
        <w:rPr>
          <w:color w:val="000000" w:themeColor="text1"/>
        </w:rPr>
        <w:t xml:space="preserve">a </w:t>
      </w:r>
      <w:r w:rsidR="00A146D7">
        <w:rPr>
          <w:color w:val="000000" w:themeColor="text1"/>
        </w:rPr>
        <w:t xml:space="preserve">greater </w:t>
      </w:r>
      <w:r>
        <w:rPr>
          <w:color w:val="000000" w:themeColor="text1"/>
        </w:rPr>
        <w:t>fitness advantage</w:t>
      </w:r>
      <w:ins w:id="6" w:author="Kris.Wild" w:date="2023-04-10T10:28:00Z">
        <w:r w:rsidR="002D0A78">
          <w:rPr>
            <w:color w:val="000000" w:themeColor="text1"/>
          </w:rPr>
          <w:t>,</w:t>
        </w:r>
      </w:ins>
      <w:r w:rsidR="00A146D7">
        <w:rPr>
          <w:color w:val="000000" w:themeColor="text1"/>
        </w:rPr>
        <w:t xml:space="preserve"> population</w:t>
      </w:r>
      <w:r w:rsidR="00AF3F4D">
        <w:rPr>
          <w:color w:val="000000" w:themeColor="text1"/>
        </w:rPr>
        <w:t>s</w:t>
      </w:r>
      <w:r w:rsidR="00A146D7">
        <w:rPr>
          <w:color w:val="000000" w:themeColor="text1"/>
        </w:rPr>
        <w:t xml:space="preserve"> can</w:t>
      </w:r>
      <w:r>
        <w:rPr>
          <w:color w:val="000000" w:themeColor="text1"/>
        </w:rPr>
        <w:t xml:space="preserve"> rapid</w:t>
      </w:r>
      <w:r w:rsidR="00A146D7">
        <w:rPr>
          <w:color w:val="000000" w:themeColor="text1"/>
        </w:rPr>
        <w:t>ly</w:t>
      </w:r>
      <w:r>
        <w:rPr>
          <w:color w:val="000000" w:themeColor="text1"/>
        </w:rPr>
        <w:t xml:space="preserve"> </w:t>
      </w:r>
      <w:del w:id="7" w:author="Kris.Wild" w:date="2023-04-06T14:07:00Z">
        <w:r w:rsidR="00A146D7" w:rsidDel="00CB58C4">
          <w:rPr>
            <w:color w:val="000000" w:themeColor="text1"/>
          </w:rPr>
          <w:delText>loose</w:delText>
        </w:r>
      </w:del>
      <w:ins w:id="8" w:author="Kris.Wild" w:date="2023-04-06T14:07:00Z">
        <w:r w:rsidR="00CB58C4">
          <w:rPr>
            <w:color w:val="000000" w:themeColor="text1"/>
          </w:rPr>
          <w:t>lose</w:t>
        </w:r>
      </w:ins>
      <w:r w:rsidR="00A146D7">
        <w:rPr>
          <w:color w:val="000000" w:themeColor="text1"/>
        </w:rPr>
        <w:t xml:space="preserve"> </w:t>
      </w:r>
      <w:r>
        <w:rPr>
          <w:color w:val="000000" w:themeColor="text1"/>
        </w:rPr>
        <w:t xml:space="preserve">the heterogametic sex chromosome (XY or ZW) and </w:t>
      </w:r>
      <w:r w:rsidR="00AF1415">
        <w:rPr>
          <w:color w:val="000000" w:themeColor="text1"/>
        </w:rPr>
        <w:t>result in</w:t>
      </w:r>
      <w:r w:rsidRPr="007F3667">
        <w:rPr>
          <w:color w:val="000000" w:themeColor="text1"/>
        </w:rPr>
        <w:t xml:space="preserve"> </w:t>
      </w:r>
      <w:r>
        <w:rPr>
          <w:color w:val="000000" w:themeColor="text1"/>
        </w:rPr>
        <w:t xml:space="preserve">pure </w:t>
      </w:r>
      <w:r w:rsidRPr="007F3667">
        <w:rPr>
          <w:color w:val="000000" w:themeColor="text1"/>
        </w:rPr>
        <w:t>TSD lineages within a few generations</w:t>
      </w:r>
      <w:r w:rsidDel="008F03BF">
        <w:rPr>
          <w:color w:val="000000" w:themeColor="text1"/>
        </w:rPr>
        <w:t xml:space="preserve"> </w:t>
      </w:r>
      <w:sdt>
        <w:sdtPr>
          <w:rPr>
            <w:color w:val="000000"/>
          </w:rPr>
          <w:tag w:val="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
          <w:id w:val="1801496828"/>
          <w:placeholder>
            <w:docPart w:val="E19BFF3C14FDE4498EA72B3CCF3DB7E4"/>
          </w:placeholder>
        </w:sdtPr>
        <w:sdtContent>
          <w:r w:rsidR="00EB4892" w:rsidRPr="00EB4892">
            <w:rPr>
              <w:color w:val="000000"/>
            </w:rPr>
            <w:t>(Grossen et al., 2011; Holleley et al., 2015; Schwanz et al., 2020)</w:t>
          </w:r>
        </w:sdtContent>
      </w:sdt>
      <w:r>
        <w:rPr>
          <w:color w:val="000000"/>
        </w:rPr>
        <w:t xml:space="preserve">. Consequently, these TSD lineages should become widely established in free-living populations where environmental conditions favour their emergence. </w:t>
      </w:r>
      <w:r w:rsidRPr="00962809">
        <w:rPr>
          <w:color w:val="000000"/>
        </w:rPr>
        <w:t>However, sex-reversal in some species is not distributed across ecotypes in natural systems as would be</w:t>
      </w:r>
      <w:r>
        <w:rPr>
          <w:color w:val="000000"/>
        </w:rPr>
        <w:t>, suggesting that free-living animals experience costs associated with sex-reversal that are not accounted for in theoretical models</w:t>
      </w:r>
      <w:r w:rsidR="0019556D">
        <w:rPr>
          <w:color w:val="000000"/>
        </w:rPr>
        <w:t xml:space="preserve"> </w:t>
      </w:r>
      <w:del w:id="9" w:author="Kris.Wild" w:date="2023-04-12T09:09:00Z">
        <w:r w:rsidR="0019556D" w:rsidRPr="00962809" w:rsidDel="0035255B">
          <w:rPr>
            <w:color w:val="000000"/>
          </w:rPr>
          <w:delText>predicted</w:delText>
        </w:r>
        <w:r w:rsidR="0019556D" w:rsidDel="0035255B">
          <w:rPr>
            <w:color w:val="000000"/>
          </w:rPr>
          <w:delText xml:space="preserve"> </w:delText>
        </w:r>
      </w:del>
      <w:sdt>
        <w:sdtPr>
          <w:rPr>
            <w:color w:val="000000"/>
          </w:rPr>
          <w:tag w:val="MENDELEY_CITATION_v3_eyJjaXRhdGlvbklEIjoiTUVOREVMRVlfQ0lUQVRJT05fNTJhNWRhM2UtYzkzOS00NjI3LThjZjItMjY3MTQ3ODZiYmJjIiwicHJvcGVydGllcyI6eyJub3RlSW5kZXgiOjB9LCJpc0VkaXRlZCI6ZmFsc2UsIm1hbnVhbE92ZXJyaWRlIjp7ImlzTWFudWFsbHlPdmVycmlkZGVuIjpmYWxzZSwiY2l0ZXByb2NUZXh0IjoiKENhc3RlbGxp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V19"/>
          <w:id w:val="1192490116"/>
          <w:placeholder>
            <w:docPart w:val="46C46E130B373E4DB8DCB1FBBB94B80A"/>
          </w:placeholder>
        </w:sdtPr>
        <w:sdtContent>
          <w:r w:rsidR="0019556D" w:rsidRPr="00EB4892">
            <w:rPr>
              <w:color w:val="000000"/>
            </w:rPr>
            <w:t>(</w:t>
          </w:r>
          <w:proofErr w:type="spellStart"/>
          <w:ins w:id="10" w:author="Kris.Wild" w:date="2023-04-22T08:08:00Z">
            <w:r w:rsidR="004B59F5" w:rsidRPr="004B59F5">
              <w:rPr>
                <w:color w:val="000000"/>
              </w:rPr>
              <w:t>Bókony</w:t>
            </w:r>
            <w:proofErr w:type="spellEnd"/>
            <w:r w:rsidR="004B59F5">
              <w:rPr>
                <w:color w:val="000000"/>
              </w:rPr>
              <w:t xml:space="preserve"> et al., 2021; </w:t>
            </w:r>
          </w:ins>
          <w:r w:rsidR="0019556D" w:rsidRPr="00EB4892">
            <w:rPr>
              <w:color w:val="000000"/>
            </w:rPr>
            <w:t>Castelli et al., 2021; Wild et al., 2022)</w:t>
          </w:r>
        </w:sdtContent>
      </w:sdt>
      <w:r>
        <w:rPr>
          <w:color w:val="000000"/>
        </w:rPr>
        <w:t xml:space="preserve">. Therefore, </w:t>
      </w:r>
      <w:r>
        <w:rPr>
          <w:color w:val="000000" w:themeColor="text1"/>
        </w:rPr>
        <w:t>quantifying the costs and benefits of sex-reversal will help clarify</w:t>
      </w:r>
      <w:r w:rsidRPr="002756C0">
        <w:rPr>
          <w:color w:val="000000" w:themeColor="text1"/>
        </w:rPr>
        <w:t xml:space="preserve"> </w:t>
      </w:r>
      <w:r w:rsidR="00AF3F4D">
        <w:rPr>
          <w:color w:val="000000" w:themeColor="text1"/>
        </w:rPr>
        <w:t>patterns of</w:t>
      </w:r>
      <w:r>
        <w:rPr>
          <w:color w:val="000000" w:themeColor="text1"/>
        </w:rPr>
        <w:t xml:space="preserve"> sex-reversal in wild </w:t>
      </w:r>
      <w:r w:rsidRPr="00A21816">
        <w:rPr>
          <w:color w:val="000000" w:themeColor="text1"/>
        </w:rPr>
        <w:t>populations and</w:t>
      </w:r>
      <w:r w:rsidRPr="00D80A51">
        <w:rPr>
          <w:color w:val="000000" w:themeColor="text1"/>
        </w:rPr>
        <w:t xml:space="preserve"> will </w:t>
      </w:r>
      <w:r w:rsidRPr="00A21816">
        <w:rPr>
          <w:color w:val="000000" w:themeColor="text1"/>
        </w:rPr>
        <w:t>provide insight into the mechanisms that may inhibit or accelerate evolutionary transitions in sex</w:t>
      </w:r>
      <w:r>
        <w:rPr>
          <w:color w:val="000000" w:themeColor="text1"/>
        </w:rPr>
        <w:t xml:space="preserve">-determining systems </w:t>
      </w:r>
      <w:sdt>
        <w:sdtPr>
          <w:rPr>
            <w:color w:val="000000"/>
          </w:rPr>
          <w:tag w:val="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
          <w:id w:val="-463744524"/>
          <w:placeholder>
            <w:docPart w:val="E19BFF3C14FDE4498EA72B3CCF3DB7E4"/>
          </w:placeholder>
        </w:sdtPr>
        <w:sdtContent>
          <w:r w:rsidR="00EB4892" w:rsidRPr="00EB4892">
            <w:rPr>
              <w:color w:val="000000"/>
            </w:rPr>
            <w:t>(Bachtrog et al., 2014; Sarre et al., 2004)</w:t>
          </w:r>
        </w:sdtContent>
      </w:sdt>
      <w:r>
        <w:rPr>
          <w:color w:val="000000" w:themeColor="text1"/>
        </w:rPr>
        <w:t xml:space="preserve">. </w:t>
      </w:r>
    </w:p>
    <w:p w14:paraId="610E99D3" w14:textId="32831099" w:rsidR="002756C0" w:rsidRPr="002756C0" w:rsidRDefault="002B2F76" w:rsidP="00A146D7">
      <w:pPr>
        <w:ind w:right="360"/>
        <w:contextualSpacing/>
        <w:rPr>
          <w:color w:val="000000" w:themeColor="text1"/>
        </w:rPr>
      </w:pPr>
      <w:r>
        <w:rPr>
          <w:color w:val="000000" w:themeColor="text1"/>
        </w:rPr>
        <w:tab/>
      </w:r>
      <w:r w:rsidRPr="002B2F76">
        <w:rPr>
          <w:color w:val="000000" w:themeColor="text1"/>
          <w:lang w:val="en-GB"/>
        </w:rPr>
        <w:t>Of crucial importance for individual growth, reproduction</w:t>
      </w:r>
      <w:r w:rsidR="00212C00">
        <w:rPr>
          <w:color w:val="000000" w:themeColor="text1"/>
          <w:lang w:val="en-GB"/>
        </w:rPr>
        <w:t>,</w:t>
      </w:r>
      <w:r w:rsidRPr="002B2F76">
        <w:rPr>
          <w:color w:val="000000" w:themeColor="text1"/>
          <w:lang w:val="en-GB"/>
        </w:rPr>
        <w:t xml:space="preserve"> and survival </w:t>
      </w:r>
      <w:del w:id="11" w:author="Kris.Wild" w:date="2023-04-06T14:13:00Z">
        <w:r w:rsidRPr="002B2F76" w:rsidDel="00CB58C4">
          <w:rPr>
            <w:color w:val="000000" w:themeColor="text1"/>
            <w:lang w:val="en-GB"/>
          </w:rPr>
          <w:delText>(i.e.</w:delText>
        </w:r>
        <w:r w:rsidR="008245B1" w:rsidDel="00CB58C4">
          <w:rPr>
            <w:color w:val="000000" w:themeColor="text1"/>
            <w:lang w:val="en-GB"/>
          </w:rPr>
          <w:delText>,</w:delText>
        </w:r>
        <w:r w:rsidRPr="002B2F76" w:rsidDel="00CB58C4">
          <w:rPr>
            <w:color w:val="000000" w:themeColor="text1"/>
            <w:lang w:val="en-GB"/>
          </w:rPr>
          <w:delText xml:space="preserve"> fitness traits) </w:delText>
        </w:r>
      </w:del>
      <w:r w:rsidRPr="002B2F76">
        <w:rPr>
          <w:color w:val="000000" w:themeColor="text1"/>
          <w:lang w:val="en-GB"/>
        </w:rPr>
        <w:t xml:space="preserve">is </w:t>
      </w:r>
      <w:r w:rsidR="00357B17">
        <w:rPr>
          <w:color w:val="000000" w:themeColor="text1"/>
          <w:lang w:val="en-GB"/>
        </w:rPr>
        <w:t>energy expenditure</w:t>
      </w:r>
      <w:r w:rsidR="002756C0" w:rsidRPr="007F3667">
        <w:rPr>
          <w:color w:val="000000" w:themeColor="text1"/>
        </w:rPr>
        <w:t xml:space="preserve"> </w:t>
      </w:r>
      <w:sdt>
        <w:sdtPr>
          <w:rPr>
            <w:color w:val="000000"/>
          </w:rPr>
          <w:tag w:val="MENDELEY_CITATION_v3_eyJwcm9wZXJ0aWVzIjp7Im5vdGVJbmRleCI6MH0sImNpdGF0aW9uSUQiOiJNRU5ERUxFWV9DSVRBVElPTl85M2VhNjFmMi1iYzdjLTQxMDktOTc0MS03YzBhYTA0MjI3ZDciLCJpc0VkaXRlZCI6ZmFsc2UsIm1hbnVhbE92ZXJyaWRlIjp7ImlzTWFudWFsbHlPdmVycmlkZGVuIjp0cnVlLCJtYW51YWxPdmVycmlkZVRleHQiOiIoQW5naWxsZXR0YSwgMjAwOTsgQnJhZHNoYXcsIDE5OTcpIiwiY2l0ZXByb2NUZXh0IjoiKEFuZ2lsbGV0dGEgSnIgJiMzODs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
          <w:id w:val="1201975401"/>
          <w:placeholder>
            <w:docPart w:val="DefaultPlaceholder_-1854013440"/>
          </w:placeholder>
        </w:sdtPr>
        <w:sdtContent>
          <w:r w:rsidR="00EB4892" w:rsidRPr="00EB4892">
            <w:rPr>
              <w:color w:val="000000"/>
            </w:rPr>
            <w:t>(Angilletta, 2009; Bradshaw, 1997)</w:t>
          </w:r>
          <w:r w:rsidR="008245B1">
            <w:rPr>
              <w:color w:val="000000"/>
            </w:rPr>
            <w:t>, which can be estimated by measuring metabolic rates</w:t>
          </w:r>
        </w:sdtContent>
      </w:sdt>
      <w:r w:rsidR="006878C1">
        <w:rPr>
          <w:color w:val="000000" w:themeColor="text1"/>
        </w:rPr>
        <w:t xml:space="preserve">. </w:t>
      </w:r>
      <w:del w:id="12" w:author="Kris.Wild" w:date="2023-04-06T14:13:00Z">
        <w:r w:rsidR="008245B1" w:rsidDel="00CB58C4">
          <w:rPr>
            <w:color w:val="000000" w:themeColor="text1"/>
          </w:rPr>
          <w:delText>M</w:delText>
        </w:r>
        <w:r w:rsidR="001A626A" w:rsidDel="00CB58C4">
          <w:rPr>
            <w:color w:val="000000" w:themeColor="text1"/>
          </w:rPr>
          <w:delText xml:space="preserve">etabolism </w:delText>
        </w:r>
      </w:del>
      <w:ins w:id="13" w:author="Kris.Wild" w:date="2023-04-06T14:13:00Z">
        <w:r w:rsidR="00CB58C4">
          <w:rPr>
            <w:color w:val="000000" w:themeColor="text1"/>
          </w:rPr>
          <w:t xml:space="preserve">In both empirical and theoretical studies, estimates for metabolism </w:t>
        </w:r>
      </w:ins>
      <w:del w:id="14" w:author="Kris.Wild" w:date="2023-04-06T14:13:00Z">
        <w:r w:rsidR="001A626A" w:rsidDel="00CB58C4">
          <w:rPr>
            <w:color w:val="000000" w:themeColor="text1"/>
          </w:rPr>
          <w:delText>is</w:delText>
        </w:r>
        <w:r w:rsidR="00865CAF" w:rsidDel="00CB58C4">
          <w:rPr>
            <w:color w:val="000000" w:themeColor="text1"/>
          </w:rPr>
          <w:delText xml:space="preserve"> </w:delText>
        </w:r>
      </w:del>
      <w:ins w:id="15" w:author="Kris.Wild" w:date="2023-04-06T14:13:00Z">
        <w:r w:rsidR="00CB58C4">
          <w:rPr>
            <w:color w:val="000000" w:themeColor="text1"/>
          </w:rPr>
          <w:t xml:space="preserve">have shown to be </w:t>
        </w:r>
      </w:ins>
      <w:del w:id="16" w:author="Daniel Noble" w:date="2023-04-19T15:19:00Z">
        <w:r w:rsidR="00E02ECE" w:rsidDel="00227CBD">
          <w:rPr>
            <w:color w:val="000000" w:themeColor="text1"/>
          </w:rPr>
          <w:delText xml:space="preserve">inextricably </w:delText>
        </w:r>
      </w:del>
      <w:r w:rsidR="00E02ECE">
        <w:rPr>
          <w:color w:val="000000" w:themeColor="text1"/>
        </w:rPr>
        <w:t>linked to</w:t>
      </w:r>
      <w:r w:rsidR="002756C0" w:rsidRPr="007F3667">
        <w:rPr>
          <w:color w:val="000000" w:themeColor="text1"/>
        </w:rPr>
        <w:t xml:space="preserve"> </w:t>
      </w:r>
      <w:ins w:id="17" w:author="Kris.Wild" w:date="2023-04-06T14:25:00Z">
        <w:r w:rsidR="00EB2D84">
          <w:rPr>
            <w:color w:val="000000" w:themeColor="text1"/>
          </w:rPr>
          <w:t xml:space="preserve">individual </w:t>
        </w:r>
      </w:ins>
      <w:r w:rsidR="002756C0" w:rsidRPr="007F3667">
        <w:rPr>
          <w:color w:val="000000" w:themeColor="text1"/>
        </w:rPr>
        <w:t>patterns of growth</w:t>
      </w:r>
      <w:r w:rsidR="008245B1">
        <w:rPr>
          <w:color w:val="000000" w:themeColor="text1"/>
        </w:rPr>
        <w:t>,</w:t>
      </w:r>
      <w:r w:rsidR="002756C0" w:rsidRPr="007F3667">
        <w:rPr>
          <w:color w:val="000000" w:themeColor="text1"/>
        </w:rPr>
        <w:t xml:space="preserve"> reproduction </w:t>
      </w:r>
      <w:r w:rsidR="008245B1">
        <w:rPr>
          <w:color w:val="000000" w:themeColor="text1"/>
        </w:rPr>
        <w:t xml:space="preserve">and survival </w:t>
      </w:r>
      <w:del w:id="18" w:author="Kris.Wild" w:date="2023-04-06T14:25:00Z">
        <w:r w:rsidR="002756C0" w:rsidRPr="007F3667" w:rsidDel="00EB2D84">
          <w:rPr>
            <w:color w:val="000000" w:themeColor="text1"/>
          </w:rPr>
          <w:delText>across individuals</w:delText>
        </w:r>
      </w:del>
      <w:del w:id="19" w:author="Kris.Wild" w:date="2023-04-06T14:09:00Z">
        <w:r w:rsidR="008245B1" w:rsidDel="00CB58C4">
          <w:rPr>
            <w:color w:val="000000" w:themeColor="text1"/>
          </w:rPr>
          <w:delText xml:space="preserve"> and so is a fundamental currency for understanding fitness effects</w:delText>
        </w:r>
        <w:r w:rsidR="00156203" w:rsidRPr="007F3667" w:rsidDel="00CB58C4">
          <w:rPr>
            <w:color w:val="000000" w:themeColor="text1"/>
          </w:rPr>
          <w:delText xml:space="preserve"> </w:delText>
        </w:r>
      </w:del>
      <w:sdt>
        <w:sdtPr>
          <w:rPr>
            <w:color w:val="000000"/>
          </w:rPr>
          <w:tag w:val="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"/>
          <w:id w:val="-1801756008"/>
          <w:placeholder>
            <w:docPart w:val="DefaultPlaceholder_-1854013440"/>
          </w:placeholder>
        </w:sdtPr>
        <w:sdtContent>
          <w:r w:rsidR="00EB4892" w:rsidRPr="00EB4892">
            <w:rPr>
              <w:color w:val="000000"/>
            </w:rPr>
            <w:t>(Peterson et al., 1999;</w:t>
          </w:r>
          <w:ins w:id="20" w:author="Kris.Wild" w:date="2023-04-06T14:22:00Z">
            <w:r w:rsidR="00EB2D84">
              <w:rPr>
                <w:color w:val="000000"/>
              </w:rPr>
              <w:t xml:space="preserve"> Burton et al. 2011;</w:t>
            </w:r>
          </w:ins>
          <w:r w:rsidR="00EB4892" w:rsidRPr="00EB4892">
            <w:rPr>
              <w:color w:val="000000"/>
            </w:rPr>
            <w:t xml:space="preserve"> White et al., 2022)</w:t>
          </w:r>
        </w:sdtContent>
      </w:sdt>
      <w:r w:rsidR="00257576">
        <w:rPr>
          <w:color w:val="000000" w:themeColor="text1"/>
        </w:rPr>
        <w:t>. Such</w:t>
      </w:r>
      <w:r w:rsidR="002756C0" w:rsidRPr="007F3667">
        <w:rPr>
          <w:color w:val="000000" w:themeColor="text1"/>
        </w:rPr>
        <w:t xml:space="preserve"> </w:t>
      </w:r>
      <w:r w:rsidR="00257576">
        <w:rPr>
          <w:color w:val="000000" w:themeColor="text1"/>
        </w:rPr>
        <w:t>estimates</w:t>
      </w:r>
      <w:r w:rsidR="002756C0" w:rsidRPr="007F3667">
        <w:rPr>
          <w:color w:val="000000" w:themeColor="text1"/>
        </w:rPr>
        <w:t xml:space="preserve"> provide </w:t>
      </w:r>
      <w:r w:rsidR="00222893">
        <w:rPr>
          <w:color w:val="000000" w:themeColor="text1"/>
        </w:rPr>
        <w:t xml:space="preserve">a </w:t>
      </w:r>
      <w:r w:rsidR="002756C0" w:rsidRPr="007F3667">
        <w:rPr>
          <w:color w:val="000000" w:themeColor="text1"/>
        </w:rPr>
        <w:t xml:space="preserve">crucial link </w:t>
      </w:r>
      <w:r w:rsidR="00A3309D">
        <w:rPr>
          <w:color w:val="000000" w:themeColor="text1"/>
        </w:rPr>
        <w:t>between</w:t>
      </w:r>
      <w:r w:rsidR="00A3309D" w:rsidRPr="007F3667">
        <w:rPr>
          <w:color w:val="000000" w:themeColor="text1"/>
        </w:rPr>
        <w:t xml:space="preserve"> </w:t>
      </w:r>
      <w:r w:rsidR="003546BF">
        <w:rPr>
          <w:color w:val="000000" w:themeColor="text1"/>
        </w:rPr>
        <w:t xml:space="preserve">individual life history </w:t>
      </w:r>
      <w:r w:rsidR="00A3309D">
        <w:rPr>
          <w:color w:val="000000" w:themeColor="text1"/>
        </w:rPr>
        <w:t>trait</w:t>
      </w:r>
      <w:r w:rsidR="003546BF">
        <w:rPr>
          <w:color w:val="000000" w:themeColor="text1"/>
        </w:rPr>
        <w:t>s</w:t>
      </w:r>
      <w:r w:rsidR="00403E05">
        <w:rPr>
          <w:color w:val="000000" w:themeColor="text1"/>
        </w:rPr>
        <w:t xml:space="preserve"> (growth rates, developmental rates, and age at maturity)</w:t>
      </w:r>
      <w:r w:rsidR="003546BF">
        <w:rPr>
          <w:color w:val="000000" w:themeColor="text1"/>
        </w:rPr>
        <w:t xml:space="preserve"> and </w:t>
      </w:r>
      <w:r w:rsidR="003546BF" w:rsidRPr="007F3667">
        <w:rPr>
          <w:color w:val="000000" w:themeColor="text1"/>
        </w:rPr>
        <w:t>population processes</w:t>
      </w:r>
      <w:r w:rsidR="003546BF">
        <w:rPr>
          <w:color w:val="000000" w:themeColor="text1"/>
        </w:rPr>
        <w:t xml:space="preserve"> (growth rates, carrying capacity, and rates of competition</w:t>
      </w:r>
      <w:del w:id="21" w:author="Kris.Wild" w:date="2023-04-06T14:08:00Z">
        <w:r w:rsidR="003546BF" w:rsidDel="00CB58C4">
          <w:rPr>
            <w:color w:val="000000" w:themeColor="text1"/>
          </w:rPr>
          <w:delText xml:space="preserve"> </w:delText>
        </w:r>
      </w:del>
      <w:r w:rsidR="003546BF">
        <w:rPr>
          <w:color w:val="000000" w:themeColor="text1"/>
        </w:rPr>
        <w:t xml:space="preserve">) </w:t>
      </w:r>
      <w:r w:rsidR="00257576">
        <w:rPr>
          <w:color w:val="000000" w:themeColor="text1"/>
        </w:rPr>
        <w:t xml:space="preserve">in a variety of taxa </w:t>
      </w:r>
      <w:sdt>
        <w:sdtPr>
          <w:rPr>
            <w:color w:val="000000"/>
          </w:rPr>
          <w:tag w:val="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
          <w:id w:val="974250463"/>
          <w:placeholder>
            <w:docPart w:val="DefaultPlaceholder_-1854013440"/>
          </w:placeholder>
        </w:sdtPr>
        <w:sdtContent>
          <w:r w:rsidR="00EB4892" w:rsidRPr="00EB4892">
            <w:rPr>
              <w:color w:val="000000"/>
            </w:rPr>
            <w:t>(Brown et al., 2004; Ernest et al., 2003; Burger et al., 2021; Savage et al., 2004)</w:t>
          </w:r>
        </w:sdtContent>
      </w:sdt>
      <w:r w:rsidR="002756C0" w:rsidRPr="002756C0">
        <w:rPr>
          <w:color w:val="000000" w:themeColor="text1"/>
        </w:rPr>
        <w:t xml:space="preserve">. </w:t>
      </w:r>
      <w:r w:rsidR="00D568BB">
        <w:rPr>
          <w:color w:val="000000" w:themeColor="text1"/>
        </w:rPr>
        <w:t xml:space="preserve">Importantly, </w:t>
      </w:r>
      <w:r w:rsidR="00222893">
        <w:rPr>
          <w:color w:val="000000" w:themeColor="text1"/>
        </w:rPr>
        <w:t>s</w:t>
      </w:r>
      <w:r w:rsidR="0081602B" w:rsidRPr="006878C1">
        <w:rPr>
          <w:color w:val="000000" w:themeColor="text1"/>
        </w:rPr>
        <w:t>trategies</w:t>
      </w:r>
      <w:r w:rsidR="0081602B" w:rsidRPr="007F3667">
        <w:rPr>
          <w:color w:val="000000" w:themeColor="text1"/>
        </w:rPr>
        <w:t xml:space="preserve"> used to secure, allocate and expend energy can vary considerably between phenotypic sex</w:t>
      </w:r>
      <w:r w:rsidR="0081602B">
        <w:rPr>
          <w:color w:val="000000" w:themeColor="text1"/>
        </w:rPr>
        <w:t xml:space="preserve">es </w:t>
      </w:r>
      <w:sdt>
        <w:sdtPr>
          <w:rPr>
            <w:color w:val="000000"/>
          </w:rPr>
          <w:tag w:val="MENDELEY_CITATION_v3_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JiBNZXRhYm9saXNtIiwiSVNTTiI6IjEwNDMtMjc2MCIsImlzc3VlZCI6eyJkYXRlLXBhcnRzIjpbWzIwMjJdXX0sInB1Ymxpc2hlciI6IkVsc2V2aWVyIiwiY29udGFpbmVyLXRpdGxlLXNob3J0IjoiIn0sImlzVGVtcG9yYXJ5IjpmYWxzZX1dfQ=="/>
          <w:id w:val="-1648891932"/>
          <w:placeholder>
            <w:docPart w:val="F67AC1B9E7EC4F2C9478E23780DCE23A"/>
          </w:placeholder>
        </w:sdtPr>
        <w:sdtContent>
          <w:r w:rsidR="00EB4892" w:rsidRPr="00EB4892">
            <w:rPr>
              <w:color w:val="000000"/>
            </w:rPr>
            <w:t>(</w:t>
          </w:r>
          <w:proofErr w:type="spellStart"/>
          <w:r w:rsidR="00EB4892" w:rsidRPr="00EB4892">
            <w:rPr>
              <w:color w:val="000000"/>
            </w:rPr>
            <w:t>Arnqvist</w:t>
          </w:r>
          <w:proofErr w:type="spellEnd"/>
          <w:r w:rsidR="00EB4892" w:rsidRPr="00EB4892">
            <w:rPr>
              <w:color w:val="000000"/>
            </w:rPr>
            <w:t xml:space="preserve"> et al., 2022; </w:t>
          </w:r>
          <w:proofErr w:type="spellStart"/>
          <w:r w:rsidR="00EB4892" w:rsidRPr="00EB4892">
            <w:rPr>
              <w:color w:val="000000"/>
            </w:rPr>
            <w:t>Boratyński</w:t>
          </w:r>
          <w:proofErr w:type="spellEnd"/>
          <w:r w:rsidR="00EB4892" w:rsidRPr="00EB4892">
            <w:rPr>
              <w:color w:val="000000"/>
            </w:rPr>
            <w:t xml:space="preserve"> et al., 2010; Codding et al., 2011; </w:t>
          </w:r>
          <w:proofErr w:type="spellStart"/>
          <w:r w:rsidR="00EB4892" w:rsidRPr="00EB4892">
            <w:rPr>
              <w:color w:val="000000"/>
            </w:rPr>
            <w:t>Geffroy</w:t>
          </w:r>
          <w:proofErr w:type="spellEnd"/>
          <w:r w:rsidR="00EB4892" w:rsidRPr="00EB4892">
            <w:rPr>
              <w:color w:val="000000"/>
            </w:rPr>
            <w:t>, 2022)</w:t>
          </w:r>
        </w:sdtContent>
      </w:sdt>
      <w:r w:rsidR="00222893">
        <w:rPr>
          <w:color w:val="000000" w:themeColor="text1"/>
        </w:rPr>
        <w:t xml:space="preserve"> and may </w:t>
      </w:r>
      <w:r w:rsidR="0081602B">
        <w:rPr>
          <w:color w:val="000000" w:themeColor="text1"/>
        </w:rPr>
        <w:t xml:space="preserve">play a driving role in establishing </w:t>
      </w:r>
      <w:del w:id="22" w:author="Kris.Wild" w:date="2023-04-06T14:32:00Z">
        <w:r w:rsidR="0081602B" w:rsidDel="00CB3FB4">
          <w:rPr>
            <w:color w:val="000000" w:themeColor="text1"/>
          </w:rPr>
          <w:delText xml:space="preserve">fitness </w:delText>
        </w:r>
      </w:del>
      <w:ins w:id="23" w:author="Kris.Wild" w:date="2023-04-06T14:32:00Z">
        <w:r w:rsidR="00CB3FB4">
          <w:rPr>
            <w:color w:val="000000" w:themeColor="text1"/>
          </w:rPr>
          <w:t xml:space="preserve">energetic </w:t>
        </w:r>
      </w:ins>
      <w:r w:rsidR="0081602B">
        <w:rPr>
          <w:color w:val="000000" w:themeColor="text1"/>
        </w:rPr>
        <w:t>differences in sex-reversed individuals</w:t>
      </w:r>
      <w:r w:rsidR="00222893">
        <w:rPr>
          <w:color w:val="000000" w:themeColor="text1"/>
        </w:rPr>
        <w:t xml:space="preserve"> and their phenotypic counterparts</w:t>
      </w:r>
      <w:r w:rsidR="0081602B" w:rsidRPr="007F3667">
        <w:rPr>
          <w:color w:val="000000" w:themeColor="text1"/>
        </w:rPr>
        <w:t xml:space="preserve">. </w:t>
      </w:r>
      <w:r w:rsidR="00212C00">
        <w:rPr>
          <w:color w:val="000000" w:themeColor="text1"/>
        </w:rPr>
        <w:t>E</w:t>
      </w:r>
      <w:r w:rsidR="00F810B2">
        <w:rPr>
          <w:color w:val="000000" w:themeColor="text1"/>
        </w:rPr>
        <w:t xml:space="preserve">xploring how sex-reversal impacts </w:t>
      </w:r>
      <w:r w:rsidR="0059628A">
        <w:rPr>
          <w:color w:val="000000" w:themeColor="text1"/>
        </w:rPr>
        <w:t xml:space="preserve">metabolism </w:t>
      </w:r>
      <w:r w:rsidR="00212C00">
        <w:rPr>
          <w:color w:val="000000" w:themeColor="text1"/>
        </w:rPr>
        <w:t xml:space="preserve">and other </w:t>
      </w:r>
      <w:r w:rsidR="0028605A">
        <w:rPr>
          <w:color w:val="000000" w:themeColor="text1"/>
        </w:rPr>
        <w:t xml:space="preserve">traits that relate to energy use </w:t>
      </w:r>
      <w:r w:rsidR="00F810B2">
        <w:rPr>
          <w:color w:val="000000" w:themeColor="text1"/>
        </w:rPr>
        <w:t xml:space="preserve">will </w:t>
      </w:r>
      <w:r w:rsidR="00237310">
        <w:rPr>
          <w:color w:val="000000" w:themeColor="text1"/>
        </w:rPr>
        <w:t xml:space="preserve">provide insight </w:t>
      </w:r>
      <w:del w:id="24" w:author="Kris.Wild" w:date="2023-04-11T10:19:00Z">
        <w:r w:rsidR="00237310" w:rsidDel="0080145A">
          <w:rPr>
            <w:color w:val="000000" w:themeColor="text1"/>
          </w:rPr>
          <w:delText>into</w:delText>
        </w:r>
        <w:r w:rsidR="00C704C4" w:rsidDel="0080145A">
          <w:rPr>
            <w:color w:val="000000" w:themeColor="text1"/>
          </w:rPr>
          <w:delText xml:space="preserve"> </w:delText>
        </w:r>
      </w:del>
      <w:del w:id="25" w:author="Kris.Wild" w:date="2023-04-11T10:18:00Z">
        <w:r w:rsidR="00D359D1" w:rsidDel="0080145A">
          <w:rPr>
            <w:color w:val="000000" w:themeColor="text1"/>
          </w:rPr>
          <w:delText xml:space="preserve">how </w:delText>
        </w:r>
        <w:r w:rsidR="0028605A" w:rsidDel="0080145A">
          <w:rPr>
            <w:color w:val="000000" w:themeColor="text1"/>
          </w:rPr>
          <w:delText>the costs or benefits</w:delText>
        </w:r>
        <w:r w:rsidR="00C704C4" w:rsidDel="0080145A">
          <w:rPr>
            <w:color w:val="000000" w:themeColor="text1"/>
          </w:rPr>
          <w:delText xml:space="preserve"> </w:delText>
        </w:r>
        <w:r w:rsidR="00237310" w:rsidDel="0080145A">
          <w:rPr>
            <w:color w:val="000000" w:themeColor="text1"/>
          </w:rPr>
          <w:delText>vary</w:delText>
        </w:r>
      </w:del>
      <w:ins w:id="26" w:author="Kris.Wild" w:date="2023-04-11T10:18:00Z">
        <w:r w:rsidR="0080145A">
          <w:rPr>
            <w:color w:val="000000" w:themeColor="text1"/>
          </w:rPr>
          <w:t xml:space="preserve">if costs </w:t>
        </w:r>
      </w:ins>
      <w:ins w:id="27" w:author="Kris.Wild" w:date="2023-04-11T10:19:00Z">
        <w:r w:rsidR="0080145A">
          <w:rPr>
            <w:color w:val="000000" w:themeColor="text1"/>
          </w:rPr>
          <w:t>or</w:t>
        </w:r>
      </w:ins>
      <w:ins w:id="28" w:author="Kris.Wild" w:date="2023-04-11T10:18:00Z">
        <w:r w:rsidR="0080145A">
          <w:rPr>
            <w:color w:val="000000" w:themeColor="text1"/>
          </w:rPr>
          <w:t xml:space="preserve"> benefits exist</w:t>
        </w:r>
      </w:ins>
      <w:r w:rsidR="00237310">
        <w:rPr>
          <w:color w:val="000000" w:themeColor="text1"/>
        </w:rPr>
        <w:t xml:space="preserve"> </w:t>
      </w:r>
      <w:ins w:id="29" w:author="Kris.Wild" w:date="2023-04-11T10:19:00Z">
        <w:r w:rsidR="0080145A">
          <w:rPr>
            <w:color w:val="000000" w:themeColor="text1"/>
          </w:rPr>
          <w:t xml:space="preserve">with sex-reversal and how </w:t>
        </w:r>
      </w:ins>
      <w:ins w:id="30" w:author="Kris.Wild" w:date="2023-04-12T09:11:00Z">
        <w:r w:rsidR="0035255B">
          <w:rPr>
            <w:color w:val="000000" w:themeColor="text1"/>
          </w:rPr>
          <w:t>thes</w:t>
        </w:r>
      </w:ins>
      <w:ins w:id="31" w:author="Kris.Wild" w:date="2023-04-12T09:12:00Z">
        <w:r w:rsidR="0035255B">
          <w:rPr>
            <w:color w:val="000000" w:themeColor="text1"/>
          </w:rPr>
          <w:t xml:space="preserve">e responses </w:t>
        </w:r>
      </w:ins>
      <w:del w:id="32" w:author="Kris.Wild" w:date="2023-04-11T10:18:00Z">
        <w:r w:rsidR="00237310" w:rsidDel="0080145A">
          <w:rPr>
            <w:color w:val="000000" w:themeColor="text1"/>
          </w:rPr>
          <w:delText xml:space="preserve">across sex </w:delText>
        </w:r>
        <w:r w:rsidR="00A3309D" w:rsidDel="0080145A">
          <w:rPr>
            <w:color w:val="000000" w:themeColor="text1"/>
          </w:rPr>
          <w:delText>classe</w:delText>
        </w:r>
      </w:del>
      <w:ins w:id="33" w:author="Kris.Wild" w:date="2023-04-11T10:20:00Z">
        <w:r w:rsidR="0080145A">
          <w:rPr>
            <w:color w:val="000000" w:themeColor="text1"/>
          </w:rPr>
          <w:t>relate to</w:t>
        </w:r>
      </w:ins>
      <w:ins w:id="34" w:author="Kris.Wild" w:date="2023-04-11T10:18:00Z">
        <w:r w:rsidR="0080145A">
          <w:rPr>
            <w:color w:val="000000" w:themeColor="text1"/>
          </w:rPr>
          <w:t xml:space="preserve"> chromosomal or </w:t>
        </w:r>
      </w:ins>
      <w:ins w:id="35" w:author="Kris.Wild" w:date="2023-04-11T10:19:00Z">
        <w:r w:rsidR="0080145A">
          <w:rPr>
            <w:color w:val="000000" w:themeColor="text1"/>
          </w:rPr>
          <w:t>phenotypic sex</w:t>
        </w:r>
      </w:ins>
      <w:del w:id="36" w:author="Kris.Wild" w:date="2023-04-11T10:19:00Z">
        <w:r w:rsidR="00A3309D" w:rsidDel="0080145A">
          <w:rPr>
            <w:color w:val="000000" w:themeColor="text1"/>
          </w:rPr>
          <w:delText>s</w:delText>
        </w:r>
      </w:del>
      <w:r w:rsidR="0028605A">
        <w:rPr>
          <w:color w:val="000000" w:themeColor="text1"/>
        </w:rPr>
        <w:t xml:space="preserve">. These data will provide valuable information </w:t>
      </w:r>
      <w:r w:rsidR="00D359D1">
        <w:rPr>
          <w:color w:val="000000" w:themeColor="text1"/>
        </w:rPr>
        <w:t xml:space="preserve">that may help </w:t>
      </w:r>
      <w:del w:id="37" w:author="Kris.Wild" w:date="2023-04-06T14:34:00Z">
        <w:r w:rsidR="00D359D1" w:rsidDel="00CB3FB4">
          <w:rPr>
            <w:color w:val="000000" w:themeColor="text1"/>
          </w:rPr>
          <w:delText xml:space="preserve">understand </w:delText>
        </w:r>
      </w:del>
      <w:ins w:id="38" w:author="Kris.Wild" w:date="2023-04-06T14:34:00Z">
        <w:r w:rsidR="00CB3FB4">
          <w:rPr>
            <w:color w:val="000000" w:themeColor="text1"/>
          </w:rPr>
          <w:t xml:space="preserve">elucidate the </w:t>
        </w:r>
      </w:ins>
      <w:r w:rsidR="00D359D1">
        <w:rPr>
          <w:color w:val="000000" w:themeColor="text1"/>
        </w:rPr>
        <w:t>distributional patterns</w:t>
      </w:r>
      <w:r w:rsidR="00C704C4">
        <w:rPr>
          <w:color w:val="000000" w:themeColor="text1"/>
        </w:rPr>
        <w:t xml:space="preserve"> of sex-reversal in natural populations. </w:t>
      </w:r>
    </w:p>
    <w:p w14:paraId="2E47FFFA" w14:textId="62528420" w:rsidR="00A3309D" w:rsidRDefault="00845CE2" w:rsidP="00A146D7">
      <w:pPr>
        <w:ind w:right="360" w:firstLine="720"/>
        <w:contextualSpacing/>
        <w:rPr>
          <w:color w:val="000000" w:themeColor="text1"/>
        </w:rPr>
      </w:pPr>
      <w:r>
        <w:rPr>
          <w:color w:val="000000" w:themeColor="text1"/>
        </w:rPr>
        <w:t>Identifying the</w:t>
      </w:r>
      <w:r w:rsidR="002756C0" w:rsidRPr="002756C0">
        <w:rPr>
          <w:color w:val="000000" w:themeColor="text1"/>
        </w:rPr>
        <w:t xml:space="preserve"> costs and benefits </w:t>
      </w:r>
      <w:r w:rsidR="00A3309D">
        <w:rPr>
          <w:color w:val="000000" w:themeColor="text1"/>
        </w:rPr>
        <w:t>of</w:t>
      </w:r>
      <w:r w:rsidR="002756C0" w:rsidRPr="002756C0">
        <w:rPr>
          <w:color w:val="000000" w:themeColor="text1"/>
        </w:rPr>
        <w:t xml:space="preserve"> sex-reversal allow</w:t>
      </w:r>
      <w:r w:rsidR="00BC5C62">
        <w:rPr>
          <w:color w:val="000000" w:themeColor="text1"/>
        </w:rPr>
        <w:t>s</w:t>
      </w:r>
      <w:r w:rsidR="002756C0" w:rsidRPr="002756C0">
        <w:rPr>
          <w:color w:val="000000" w:themeColor="text1"/>
        </w:rPr>
        <w:t xml:space="preserve"> predict</w:t>
      </w:r>
      <w:r w:rsidR="00A3309D">
        <w:rPr>
          <w:color w:val="000000" w:themeColor="text1"/>
        </w:rPr>
        <w:t>ions of</w:t>
      </w:r>
      <w:r w:rsidR="002756C0" w:rsidRPr="002756C0">
        <w:rPr>
          <w:color w:val="000000" w:themeColor="text1"/>
        </w:rPr>
        <w:t xml:space="preserve"> the conditions under which selective advantages of sex-reversal might lead to rapid</w:t>
      </w:r>
      <w:r>
        <w:rPr>
          <w:color w:val="000000" w:themeColor="text1"/>
        </w:rPr>
        <w:t xml:space="preserve"> transitions </w:t>
      </w:r>
      <w:r w:rsidR="002756C0" w:rsidRPr="002756C0">
        <w:rPr>
          <w:color w:val="000000" w:themeColor="text1"/>
        </w:rPr>
        <w:t>in sex-determining mechanisms</w:t>
      </w:r>
      <w:r>
        <w:rPr>
          <w:color w:val="000000" w:themeColor="text1"/>
        </w:rPr>
        <w:t xml:space="preserve"> and help provide an understanding </w:t>
      </w:r>
      <w:r w:rsidR="00501E24">
        <w:rPr>
          <w:color w:val="000000" w:themeColor="text1"/>
        </w:rPr>
        <w:t xml:space="preserve">of </w:t>
      </w:r>
      <w:r w:rsidR="00A3309D">
        <w:rPr>
          <w:color w:val="000000" w:themeColor="text1"/>
        </w:rPr>
        <w:t>variation in its frequency across</w:t>
      </w:r>
      <w:r>
        <w:rPr>
          <w:color w:val="000000" w:themeColor="text1"/>
        </w:rPr>
        <w:t xml:space="preserve"> wild populations</w:t>
      </w:r>
      <w:r w:rsidR="002756C0" w:rsidRPr="002756C0">
        <w:rPr>
          <w:color w:val="000000" w:themeColor="text1"/>
        </w:rPr>
        <w:t xml:space="preserve">. </w:t>
      </w:r>
      <w:r w:rsidR="00555FC0">
        <w:rPr>
          <w:color w:val="000000" w:themeColor="text1"/>
        </w:rPr>
        <w:t>T</w:t>
      </w:r>
      <w:r w:rsidR="002756C0" w:rsidRPr="002756C0">
        <w:rPr>
          <w:color w:val="000000" w:themeColor="text1"/>
        </w:rPr>
        <w:t xml:space="preserve">hree </w:t>
      </w:r>
      <w:r w:rsidR="00555FC0">
        <w:rPr>
          <w:color w:val="000000" w:themeColor="text1"/>
        </w:rPr>
        <w:t xml:space="preserve">plausible phenotypic/genetic patterns may </w:t>
      </w:r>
      <w:r w:rsidR="00555FC0">
        <w:rPr>
          <w:color w:val="000000" w:themeColor="text1"/>
        </w:rPr>
        <w:lastRenderedPageBreak/>
        <w:t>manifest that can influence the evolution of sex-reversal in nature (Fig. 1</w:t>
      </w:r>
      <w:r w:rsidR="00D90C00">
        <w:rPr>
          <w:color w:val="000000" w:themeColor="text1"/>
        </w:rPr>
        <w:t xml:space="preserve"> – e.g., metabolism</w:t>
      </w:r>
      <w:r w:rsidR="00555FC0">
        <w:rPr>
          <w:color w:val="000000" w:themeColor="text1"/>
        </w:rPr>
        <w:t>)</w:t>
      </w:r>
      <w:r w:rsidR="002756C0" w:rsidRPr="002756C0">
        <w:rPr>
          <w:color w:val="000000" w:themeColor="text1"/>
        </w:rPr>
        <w:t xml:space="preserve">: </w:t>
      </w:r>
    </w:p>
    <w:p w14:paraId="125F48AF" w14:textId="73A0953A" w:rsidR="00A3309D" w:rsidRPr="00851830" w:rsidRDefault="002756C0" w:rsidP="00A146D7">
      <w:pPr>
        <w:pStyle w:val="ListParagraph"/>
        <w:numPr>
          <w:ilvl w:val="0"/>
          <w:numId w:val="25"/>
        </w:numPr>
        <w:ind w:right="360"/>
        <w:rPr>
          <w:color w:val="000000" w:themeColor="text1"/>
        </w:rPr>
      </w:pPr>
      <w:r w:rsidRPr="00851830">
        <w:rPr>
          <w:color w:val="000000" w:themeColor="text1"/>
        </w:rPr>
        <w:t>there is no difference in metabolism</w:t>
      </w:r>
      <w:r w:rsidR="0028605A">
        <w:rPr>
          <w:color w:val="000000" w:themeColor="text1"/>
        </w:rPr>
        <w:t>, growth, or survival</w:t>
      </w:r>
      <w:r w:rsidRPr="00851830">
        <w:rPr>
          <w:color w:val="000000" w:themeColor="text1"/>
        </w:rPr>
        <w:t xml:space="preserve"> among different genotype-phenotype combinations such that males, females, and sex-reversed individuals are indistinguishable (Null)</w:t>
      </w:r>
      <w:r w:rsidR="00A3309D" w:rsidRPr="00851830">
        <w:rPr>
          <w:color w:val="000000" w:themeColor="text1"/>
        </w:rPr>
        <w:t>;</w:t>
      </w:r>
    </w:p>
    <w:p w14:paraId="5F928967" w14:textId="04A33267"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w:t>
      </w:r>
      <w:r w:rsidR="00D90C00">
        <w:rPr>
          <w:color w:val="000000" w:themeColor="text1"/>
        </w:rPr>
        <w:t>similar</w:t>
      </w:r>
      <w:r>
        <w:rPr>
          <w:color w:val="000000" w:themeColor="text1"/>
        </w:rPr>
        <w:t xml:space="preserve"> with </w:t>
      </w:r>
      <w:r w:rsidR="005C7D4E">
        <w:rPr>
          <w:color w:val="000000" w:themeColor="text1"/>
        </w:rPr>
        <w:t>d</w:t>
      </w:r>
      <w:r w:rsidR="00A3309D" w:rsidRPr="00851830">
        <w:rPr>
          <w:color w:val="000000" w:themeColor="text1"/>
        </w:rPr>
        <w:t xml:space="preserve">iscordant </w:t>
      </w:r>
      <w:r w:rsidR="002756C0" w:rsidRPr="00851830">
        <w:rPr>
          <w:color w:val="000000" w:themeColor="text1"/>
        </w:rPr>
        <w:t xml:space="preserve">sex-reversed </w:t>
      </w:r>
      <w:r w:rsidR="00A3309D" w:rsidRPr="00851830">
        <w:rPr>
          <w:color w:val="000000" w:themeColor="text1"/>
        </w:rPr>
        <w:t xml:space="preserve">individuals </w:t>
      </w:r>
      <w:r w:rsidR="00A3309D">
        <w:rPr>
          <w:color w:val="000000" w:themeColor="text1"/>
        </w:rPr>
        <w:t>(</w:t>
      </w:r>
      <w:proofErr w:type="gramStart"/>
      <w:r w:rsidR="00A3309D">
        <w:rPr>
          <w:color w:val="000000" w:themeColor="text1"/>
        </w:rPr>
        <w:t>e.g.</w:t>
      </w:r>
      <w:proofErr w:type="gramEnd"/>
      <w:r w:rsidR="00A3309D">
        <w:rPr>
          <w:color w:val="000000" w:themeColor="text1"/>
        </w:rPr>
        <w:t xml:space="preserve"> female</w:t>
      </w:r>
      <w:r w:rsidR="00A3309D" w:rsidRPr="00851830">
        <w:rPr>
          <w:color w:val="000000" w:themeColor="text1"/>
          <w:vertAlign w:val="subscript"/>
        </w:rPr>
        <w:t>SR</w:t>
      </w:r>
      <w:r w:rsidR="006B0D6B">
        <w:rPr>
          <w:color w:val="000000" w:themeColor="text1"/>
          <w:vertAlign w:val="subscript"/>
        </w:rPr>
        <w:t xml:space="preserve"> </w:t>
      </w:r>
      <w:r w:rsidR="00A3309D">
        <w:rPr>
          <w:color w:val="000000" w:themeColor="text1"/>
        </w:rPr>
        <w:t xml:space="preserve">ZZ) </w:t>
      </w:r>
      <w:r w:rsidR="002756C0" w:rsidRPr="00851830">
        <w:rPr>
          <w:color w:val="000000" w:themeColor="text1"/>
        </w:rPr>
        <w:t xml:space="preserve">and concordant </w:t>
      </w:r>
      <w:r w:rsidR="00A3309D" w:rsidRPr="00851830">
        <w:rPr>
          <w:color w:val="000000" w:themeColor="text1"/>
        </w:rPr>
        <w:t>individuals</w:t>
      </w:r>
      <w:r w:rsidR="002756C0" w:rsidRPr="00851830">
        <w:rPr>
          <w:color w:val="000000" w:themeColor="text1"/>
        </w:rPr>
        <w:t xml:space="preserve"> </w:t>
      </w:r>
      <w:r w:rsidR="00A3309D" w:rsidRPr="00851830">
        <w:rPr>
          <w:color w:val="000000" w:themeColor="text1"/>
        </w:rPr>
        <w:t xml:space="preserve">of the same </w:t>
      </w:r>
      <w:r w:rsidR="00A3309D" w:rsidRPr="00851830">
        <w:rPr>
          <w:i/>
          <w:iCs/>
          <w:color w:val="000000" w:themeColor="text1"/>
        </w:rPr>
        <w:t>phenotypic</w:t>
      </w:r>
      <w:r w:rsidR="00A3309D" w:rsidRPr="00851830">
        <w:rPr>
          <w:color w:val="000000" w:themeColor="text1"/>
        </w:rPr>
        <w:t xml:space="preserve"> sex </w:t>
      </w:r>
      <w:r w:rsidR="00A3309D">
        <w:rPr>
          <w:color w:val="000000" w:themeColor="text1"/>
        </w:rPr>
        <w:t>(e.g. female</w:t>
      </w:r>
      <w:r w:rsidR="006B0D6B">
        <w:rPr>
          <w:color w:val="000000" w:themeColor="text1"/>
        </w:rPr>
        <w:t xml:space="preserve"> </w:t>
      </w:r>
      <w:r w:rsidR="00A3309D">
        <w:rPr>
          <w:color w:val="000000" w:themeColor="text1"/>
        </w:rPr>
        <w:t xml:space="preserve">ZW)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Phenotype)</w:t>
      </w:r>
      <w:r w:rsidR="00A3309D">
        <w:rPr>
          <w:color w:val="000000" w:themeColor="text1"/>
        </w:rPr>
        <w:t>;</w:t>
      </w:r>
      <w:r w:rsidR="002756C0" w:rsidRPr="00851830">
        <w:rPr>
          <w:color w:val="000000" w:themeColor="text1"/>
        </w:rPr>
        <w:t xml:space="preserve"> or </w:t>
      </w:r>
    </w:p>
    <w:p w14:paraId="21F8980E" w14:textId="262F7F44"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different with </w:t>
      </w:r>
      <w:r w:rsidR="00A3309D" w:rsidRPr="00851830">
        <w:rPr>
          <w:color w:val="000000" w:themeColor="text1"/>
        </w:rPr>
        <w:t xml:space="preserve">discordant sex-reversed individuals </w:t>
      </w:r>
      <w:r w:rsidR="00A3309D">
        <w:rPr>
          <w:color w:val="000000" w:themeColor="text1"/>
        </w:rPr>
        <w:t>(</w:t>
      </w:r>
      <w:proofErr w:type="gramStart"/>
      <w:r w:rsidR="00A3309D">
        <w:rPr>
          <w:color w:val="000000" w:themeColor="text1"/>
        </w:rPr>
        <w:t>e.g.</w:t>
      </w:r>
      <w:proofErr w:type="gramEnd"/>
      <w:r w:rsidR="00A3309D">
        <w:rPr>
          <w:color w:val="000000" w:themeColor="text1"/>
        </w:rPr>
        <w:t xml:space="preserve"> female</w:t>
      </w:r>
      <w:r w:rsidR="00A3309D" w:rsidRPr="00463F60">
        <w:rPr>
          <w:color w:val="000000" w:themeColor="text1"/>
          <w:vertAlign w:val="subscript"/>
        </w:rPr>
        <w:t>SR</w:t>
      </w:r>
      <w:r w:rsidR="006B0D6B">
        <w:rPr>
          <w:color w:val="000000" w:themeColor="text1"/>
          <w:vertAlign w:val="subscript"/>
        </w:rPr>
        <w:t xml:space="preserve"> </w:t>
      </w:r>
      <w:r w:rsidR="00A3309D">
        <w:rPr>
          <w:color w:val="000000" w:themeColor="text1"/>
        </w:rPr>
        <w:t xml:space="preserve">ZZ) </w:t>
      </w:r>
      <w:r w:rsidR="00A3309D" w:rsidRPr="00851830">
        <w:rPr>
          <w:color w:val="000000" w:themeColor="text1"/>
        </w:rPr>
        <w:t xml:space="preserve">and concordant individuals of the same </w:t>
      </w:r>
      <w:r w:rsidR="00A3309D" w:rsidRPr="00851830">
        <w:rPr>
          <w:i/>
          <w:iCs/>
          <w:color w:val="000000" w:themeColor="text1"/>
        </w:rPr>
        <w:t>chromosomal</w:t>
      </w:r>
      <w:r w:rsidR="00A3309D" w:rsidRPr="00851830">
        <w:rPr>
          <w:color w:val="000000" w:themeColor="text1"/>
        </w:rPr>
        <w:t xml:space="preserve"> sex </w:t>
      </w:r>
      <w:r w:rsidR="00A3309D">
        <w:rPr>
          <w:color w:val="000000" w:themeColor="text1"/>
        </w:rPr>
        <w:t>(e.g. male</w:t>
      </w:r>
      <w:r w:rsidR="006B0D6B">
        <w:rPr>
          <w:color w:val="000000" w:themeColor="text1"/>
        </w:rPr>
        <w:t xml:space="preserve"> </w:t>
      </w:r>
      <w:r w:rsidR="00A3309D">
        <w:rPr>
          <w:color w:val="000000" w:themeColor="text1"/>
        </w:rPr>
        <w:t xml:space="preserve">ZZ)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Genotype).</w:t>
      </w:r>
    </w:p>
    <w:p w14:paraId="08302253" w14:textId="3744A687" w:rsidR="002756C0" w:rsidRPr="00851830" w:rsidRDefault="0028605A" w:rsidP="00A146D7">
      <w:pPr>
        <w:ind w:right="360"/>
        <w:contextualSpacing/>
        <w:rPr>
          <w:color w:val="000000" w:themeColor="text1"/>
        </w:rPr>
      </w:pPr>
      <w:r>
        <w:rPr>
          <w:color w:val="000000" w:themeColor="text1"/>
        </w:rPr>
        <w:t>Evidence for the Like Phenotype would suggest that metabolic differences between phenotypic sexes (i.e., male vs. female) are driven by hormonal mechanisms or sexually-</w:t>
      </w:r>
      <w:r w:rsidR="00E356F2" w:rsidRPr="00E356F2">
        <w:rPr>
          <w:color w:val="000000" w:themeColor="text1"/>
        </w:rPr>
        <w:t xml:space="preserve"> </w:t>
      </w:r>
      <w:r w:rsidR="00E356F2" w:rsidRPr="00851830">
        <w:rPr>
          <w:color w:val="000000" w:themeColor="text1"/>
        </w:rPr>
        <w:t xml:space="preserve">antagonistic </w:t>
      </w:r>
      <w:r>
        <w:rPr>
          <w:color w:val="000000" w:themeColor="text1"/>
        </w:rPr>
        <w:t>selection that leads to sexual dimorphism in traits such as morphology or physiology (</w:t>
      </w:r>
      <w:sdt>
        <w:sdtPr>
          <w:rPr>
            <w:color w:val="000000"/>
          </w:rPr>
          <w:tag w:val="MENDELEY_CITATION_v3_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"/>
          <w:id w:val="1770042135"/>
          <w:placeholder>
            <w:docPart w:val="DefaultPlaceholder_-1854013440"/>
          </w:placeholder>
        </w:sdtPr>
        <w:sdtContent>
          <w:r w:rsidR="00EB4892">
            <w:t xml:space="preserve">Cox et al., 2017; Eyer et al., 2019; </w:t>
          </w:r>
          <w:proofErr w:type="spellStart"/>
          <w:r w:rsidR="00EB4892">
            <w:t>Lipinska</w:t>
          </w:r>
          <w:proofErr w:type="spellEnd"/>
          <w:r w:rsidR="00EB4892">
            <w:t xml:space="preserve"> et al., 2015; van </w:t>
          </w:r>
          <w:proofErr w:type="spellStart"/>
          <w:r w:rsidR="00EB4892">
            <w:t>Doorn</w:t>
          </w:r>
          <w:proofErr w:type="spellEnd"/>
          <w:r w:rsidR="00EB4892">
            <w:t xml:space="preserve"> &amp; Kirkpatrick, 2010)</w:t>
          </w:r>
        </w:sdtContent>
      </w:sdt>
      <w:r w:rsidR="00E356F2">
        <w:rPr>
          <w:color w:val="000000"/>
        </w:rPr>
        <w:t xml:space="preserve">. </w:t>
      </w:r>
      <w:r w:rsidR="00E356F2">
        <w:rPr>
          <w:color w:val="000000" w:themeColor="text1"/>
        </w:rPr>
        <w:t>Alternatively, s</w:t>
      </w:r>
      <w:r w:rsidR="00E356F2" w:rsidRPr="00851830">
        <w:rPr>
          <w:color w:val="000000" w:themeColor="text1"/>
        </w:rPr>
        <w:t xml:space="preserve">upport for the Like Genotype would </w:t>
      </w:r>
      <w:r w:rsidR="00E356F2">
        <w:rPr>
          <w:color w:val="000000" w:themeColor="text1"/>
        </w:rPr>
        <w:t>imply</w:t>
      </w:r>
      <w:r w:rsidR="00E356F2" w:rsidRPr="00851830">
        <w:rPr>
          <w:color w:val="000000" w:themeColor="text1"/>
        </w:rPr>
        <w:t xml:space="preserve"> that sex-linked genes</w:t>
      </w:r>
      <w:r w:rsidR="00E356F2">
        <w:rPr>
          <w:color w:val="000000" w:themeColor="text1"/>
        </w:rPr>
        <w:t xml:space="preserve"> are</w:t>
      </w:r>
      <w:r w:rsidR="00E356F2" w:rsidRPr="00851830">
        <w:rPr>
          <w:color w:val="000000" w:themeColor="text1"/>
        </w:rPr>
        <w:t xml:space="preserve"> involved in the expression of traits linked with metabolism, energy use, and potentially other fitness-related endpoints</w:t>
      </w:r>
      <w:r w:rsidR="00E356F2">
        <w:rPr>
          <w:color w:val="000000"/>
          <w:vertAlign w:val="superscript"/>
        </w:rPr>
        <w:t xml:space="preserve"> </w:t>
      </w:r>
      <w:sdt>
        <w:sdtPr>
          <w:rPr>
            <w:color w:val="000000"/>
            <w:vertAlign w:val="superscript"/>
          </w:rPr>
          <w:tag w:val="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"/>
          <w:id w:val="-1605801772"/>
          <w:placeholder>
            <w:docPart w:val="DefaultPlaceholder_-1854013440"/>
          </w:placeholder>
        </w:sdtPr>
        <w:sdtContent>
          <w:r w:rsidR="00EB4892">
            <w:t>(Charlesworth &amp; Charlesworth, 1980; Fisher, 1931; Harrison et al., 2015)</w:t>
          </w:r>
        </w:sdtContent>
      </w:sdt>
      <w:r w:rsidR="00202798">
        <w:rPr>
          <w:color w:val="000000" w:themeColor="text1"/>
        </w:rPr>
        <w:t xml:space="preserve">. </w:t>
      </w:r>
      <w:r w:rsidR="00E356F2">
        <w:rPr>
          <w:color w:val="000000" w:themeColor="text1"/>
        </w:rPr>
        <w:t>Under the scenario where</w:t>
      </w:r>
      <w:r w:rsidR="00202798">
        <w:rPr>
          <w:color w:val="000000" w:themeColor="text1"/>
        </w:rPr>
        <w:t xml:space="preserve"> selection for the Like Genotype </w:t>
      </w:r>
      <w:r w:rsidR="00E356F2">
        <w:rPr>
          <w:color w:val="000000" w:themeColor="text1"/>
        </w:rPr>
        <w:t>is favoured</w:t>
      </w:r>
      <w:r w:rsidR="00202798">
        <w:rPr>
          <w:color w:val="000000" w:themeColor="text1"/>
        </w:rPr>
        <w:t xml:space="preserve">, an increase </w:t>
      </w:r>
      <w:r w:rsidR="00E356F2">
        <w:rPr>
          <w:color w:val="000000" w:themeColor="text1"/>
        </w:rPr>
        <w:t xml:space="preserve">in </w:t>
      </w:r>
      <w:r w:rsidR="00202798">
        <w:rPr>
          <w:color w:val="000000" w:themeColor="text1"/>
        </w:rPr>
        <w:t>the frequency of XX or ZZ individuals within a population would occur and would rapidly increase the chances of a transition from GSD to TSD (</w:t>
      </w:r>
      <w:sdt>
        <w:sdtPr>
          <w:rPr>
            <w:color w:val="000000"/>
          </w:rPr>
          <w:tag w:val="MENDELEY_CITATION_v3_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"/>
          <w:id w:val="-724287999"/>
          <w:placeholder>
            <w:docPart w:val="DefaultPlaceholder_-1854013440"/>
          </w:placeholder>
        </w:sdtPr>
        <w:sdtContent>
          <w:r w:rsidR="00EB4892" w:rsidRPr="00273DB0">
            <w:rPr>
              <w:color w:val="000000"/>
            </w:rPr>
            <w:t>Grossen et al., 2011; Schwanz et al., 2020)</w:t>
          </w:r>
        </w:sdtContent>
      </w:sdt>
      <w:r w:rsidR="00202798" w:rsidRPr="00273DB0">
        <w:rPr>
          <w:color w:val="000000"/>
        </w:rPr>
        <w:t>.</w:t>
      </w:r>
      <w:ins w:id="39" w:author="Kris.Wild" w:date="2023-04-11T11:15:00Z">
        <w:r w:rsidR="00212E9C">
          <w:rPr>
            <w:color w:val="000000"/>
          </w:rPr>
          <w:t xml:space="preserve"> </w:t>
        </w:r>
      </w:ins>
      <w:ins w:id="40" w:author="Daniel Noble" w:date="2023-04-19T15:27:00Z">
        <w:r w:rsidR="00233578">
          <w:rPr>
            <w:color w:val="000000"/>
          </w:rPr>
          <w:t xml:space="preserve">To date, </w:t>
        </w:r>
      </w:ins>
      <w:del w:id="41" w:author="Kris.Wild" w:date="2023-04-11T11:15:00Z">
        <w:r w:rsidR="00CF59C6" w:rsidRPr="00273DB0" w:rsidDel="00212E9C">
          <w:delText xml:space="preserve"> </w:delText>
        </w:r>
        <w:r w:rsidR="00CF59C6" w:rsidRPr="00273DB0" w:rsidDel="00212E9C">
          <w:rPr>
            <w:color w:val="000000"/>
          </w:rPr>
          <w:delText>To date</w:delText>
        </w:r>
        <w:r w:rsidR="00CF59C6" w:rsidRPr="00CF59C6" w:rsidDel="00212E9C">
          <w:rPr>
            <w:color w:val="000000"/>
          </w:rPr>
          <w:delText>, n</w:delText>
        </w:r>
      </w:del>
      <w:ins w:id="42" w:author="Kris.Wild" w:date="2023-04-11T11:15:00Z">
        <w:del w:id="43" w:author="Daniel Noble" w:date="2023-04-19T15:27:00Z">
          <w:r w:rsidR="00212E9C" w:rsidDel="00233578">
            <w:rPr>
              <w:color w:val="000000"/>
            </w:rPr>
            <w:delText>N</w:delText>
          </w:r>
        </w:del>
      </w:ins>
      <w:ins w:id="44" w:author="Daniel Noble" w:date="2023-04-19T15:27:00Z">
        <w:r w:rsidR="00233578">
          <w:rPr>
            <w:color w:val="000000"/>
          </w:rPr>
          <w:t>n</w:t>
        </w:r>
      </w:ins>
      <w:r w:rsidR="00CF59C6" w:rsidRPr="00CF59C6">
        <w:rPr>
          <w:color w:val="000000"/>
        </w:rPr>
        <w:t xml:space="preserve">o studies have explored </w:t>
      </w:r>
      <w:del w:id="45" w:author="Kris.Wild" w:date="2023-04-06T14:38:00Z">
        <w:r w:rsidR="00CF59C6" w:rsidRPr="00CF59C6" w:rsidDel="00790AEA">
          <w:rPr>
            <w:color w:val="000000"/>
          </w:rPr>
          <w:delText>the metab</w:delText>
        </w:r>
      </w:del>
      <w:ins w:id="46" w:author="Kris.Wild" w:date="2023-04-06T14:38:00Z">
        <w:del w:id="47" w:author="Daniel Noble" w:date="2023-04-19T15:26:00Z">
          <w:r w:rsidR="00790AEA" w:rsidDel="00233578">
            <w:rPr>
              <w:color w:val="000000"/>
            </w:rPr>
            <w:delText xml:space="preserve">any </w:delText>
          </w:r>
        </w:del>
      </w:ins>
      <w:del w:id="48" w:author="Daniel Noble" w:date="2023-04-19T15:26:00Z">
        <w:r w:rsidR="00CF59C6" w:rsidRPr="00CF59C6" w:rsidDel="00233578">
          <w:rPr>
            <w:color w:val="000000"/>
          </w:rPr>
          <w:delText xml:space="preserve">olic </w:delText>
        </w:r>
      </w:del>
      <w:ins w:id="49" w:author="Kris.Wild" w:date="2023-04-06T14:39:00Z">
        <w:del w:id="50" w:author="Daniel Noble" w:date="2023-04-19T15:26:00Z">
          <w:r w:rsidR="00790AEA" w:rsidDel="00233578">
            <w:rPr>
              <w:color w:val="000000"/>
            </w:rPr>
            <w:delText>components of energetics</w:delText>
          </w:r>
        </w:del>
      </w:ins>
      <w:ins w:id="51" w:author="Daniel Noble" w:date="2023-04-19T15:26:00Z">
        <w:r w:rsidR="00233578">
          <w:rPr>
            <w:color w:val="000000"/>
          </w:rPr>
          <w:t>how energetic components</w:t>
        </w:r>
      </w:ins>
      <w:ins w:id="52" w:author="Kris.Wild" w:date="2023-04-06T14:39:00Z">
        <w:r w:rsidR="00790AEA">
          <w:rPr>
            <w:color w:val="000000"/>
          </w:rPr>
          <w:t xml:space="preserve"> </w:t>
        </w:r>
      </w:ins>
      <w:ins w:id="53" w:author="Daniel Noble" w:date="2023-04-19T15:26:00Z">
        <w:del w:id="54" w:author="Kristoffer Wild" w:date="2023-04-26T11:03:00Z">
          <w:r w:rsidR="00233578" w:rsidDel="00795754">
            <w:rPr>
              <w:color w:val="000000"/>
            </w:rPr>
            <w:delText>are affected</w:delText>
          </w:r>
        </w:del>
        <w:r w:rsidR="00233578">
          <w:rPr>
            <w:color w:val="000000"/>
          </w:rPr>
          <w:t xml:space="preserve"> </w:t>
        </w:r>
      </w:ins>
      <w:ins w:id="55" w:author="Kris.Wild" w:date="2023-04-06T14:41:00Z">
        <w:r w:rsidR="00790AEA">
          <w:rPr>
            <w:color w:val="000000"/>
          </w:rPr>
          <w:t>(</w:t>
        </w:r>
      </w:ins>
      <w:ins w:id="56" w:author="Kris.Wild" w:date="2023-04-06T14:43:00Z">
        <w:r w:rsidR="00790AEA">
          <w:rPr>
            <w:color w:val="000000"/>
          </w:rPr>
          <w:t xml:space="preserve">i.e. </w:t>
        </w:r>
      </w:ins>
      <w:ins w:id="57" w:author="Kris.Wild" w:date="2023-04-06T14:41:00Z">
        <w:r w:rsidR="00790AEA">
          <w:rPr>
            <w:color w:val="000000"/>
          </w:rPr>
          <w:t>metabo</w:t>
        </w:r>
      </w:ins>
      <w:ins w:id="58" w:author="Kris.Wild" w:date="2023-04-06T14:43:00Z">
        <w:r w:rsidR="00790AEA">
          <w:rPr>
            <w:color w:val="000000"/>
          </w:rPr>
          <w:t>lism,</w:t>
        </w:r>
      </w:ins>
      <w:ins w:id="59" w:author="Kris.Wild" w:date="2023-04-06T14:44:00Z">
        <w:r w:rsidR="00790AEA">
          <w:rPr>
            <w:color w:val="000000"/>
          </w:rPr>
          <w:t xml:space="preserve"> growth, maintenance</w:t>
        </w:r>
      </w:ins>
      <w:ins w:id="60" w:author="Kris.Wild" w:date="2023-04-06T14:42:00Z">
        <w:r w:rsidR="00790AEA">
          <w:rPr>
            <w:color w:val="000000"/>
          </w:rPr>
          <w:t xml:space="preserve">) </w:t>
        </w:r>
      </w:ins>
      <w:ins w:id="61" w:author="Kristoffer Wild" w:date="2023-04-26T11:03:00Z">
        <w:r w:rsidR="00795754">
          <w:rPr>
            <w:color w:val="000000"/>
          </w:rPr>
          <w:t xml:space="preserve">are </w:t>
        </w:r>
      </w:ins>
      <w:ins w:id="62" w:author="Kristoffer Wild" w:date="2023-04-26T11:04:00Z">
        <w:r w:rsidR="00795754">
          <w:rPr>
            <w:color w:val="000000"/>
          </w:rPr>
          <w:t xml:space="preserve">affected </w:t>
        </w:r>
      </w:ins>
      <w:ins w:id="63" w:author="Daniel Noble" w:date="2023-04-19T15:26:00Z">
        <w:r w:rsidR="00233578">
          <w:rPr>
            <w:color w:val="000000"/>
          </w:rPr>
          <w:t>by sex-reversal</w:t>
        </w:r>
      </w:ins>
      <w:ins w:id="64" w:author="Kris.Wild" w:date="2023-04-06T14:40:00Z">
        <w:del w:id="65" w:author="Daniel Noble" w:date="2023-04-19T15:26:00Z">
          <w:r w:rsidR="00790AEA" w:rsidDel="00233578">
            <w:rPr>
              <w:color w:val="000000"/>
            </w:rPr>
            <w:delText xml:space="preserve">and </w:delText>
          </w:r>
        </w:del>
      </w:ins>
      <w:ins w:id="66" w:author="Kris.Wild" w:date="2023-04-06T14:44:00Z">
        <w:del w:id="67" w:author="Daniel Noble" w:date="2023-04-19T15:26:00Z">
          <w:r w:rsidR="00790AEA" w:rsidDel="00233578">
            <w:rPr>
              <w:color w:val="000000"/>
            </w:rPr>
            <w:delText xml:space="preserve">if </w:delText>
          </w:r>
        </w:del>
      </w:ins>
      <w:ins w:id="68" w:author="Kris.Wild" w:date="2023-04-10T12:56:00Z">
        <w:del w:id="69" w:author="Daniel Noble" w:date="2023-04-19T15:26:00Z">
          <w:r w:rsidR="000A2256" w:rsidDel="00233578">
            <w:rPr>
              <w:color w:val="000000"/>
            </w:rPr>
            <w:delText xml:space="preserve">such </w:delText>
          </w:r>
        </w:del>
      </w:ins>
      <w:del w:id="70" w:author="Daniel Noble" w:date="2023-04-19T15:26:00Z">
        <w:r w:rsidR="00CF59C6" w:rsidRPr="00CF59C6" w:rsidDel="00233578">
          <w:rPr>
            <w:color w:val="000000"/>
          </w:rPr>
          <w:delText xml:space="preserve">consequences </w:delText>
        </w:r>
      </w:del>
      <w:ins w:id="71" w:author="Kris.Wild" w:date="2023-04-10T12:56:00Z">
        <w:del w:id="72" w:author="Daniel Noble" w:date="2023-04-19T15:26:00Z">
          <w:r w:rsidR="000A2256" w:rsidDel="00233578">
            <w:rPr>
              <w:color w:val="000000"/>
            </w:rPr>
            <w:delText xml:space="preserve">in these traits </w:delText>
          </w:r>
        </w:del>
      </w:ins>
      <w:del w:id="73" w:author="Daniel Noble" w:date="2023-04-19T15:26:00Z">
        <w:r w:rsidR="00CF59C6" w:rsidRPr="00CF59C6" w:rsidDel="00233578">
          <w:rPr>
            <w:color w:val="000000"/>
          </w:rPr>
          <w:delText xml:space="preserve">of </w:delText>
        </w:r>
      </w:del>
      <w:ins w:id="74" w:author="Kris.Wild" w:date="2023-04-06T14:44:00Z">
        <w:del w:id="75" w:author="Daniel Noble" w:date="2023-04-19T15:26:00Z">
          <w:r w:rsidR="00790AEA" w:rsidDel="00233578">
            <w:rPr>
              <w:color w:val="000000"/>
            </w:rPr>
            <w:delText>associated</w:delText>
          </w:r>
          <w:r w:rsidR="00790AEA" w:rsidRPr="00CF59C6" w:rsidDel="00233578">
            <w:rPr>
              <w:color w:val="000000"/>
            </w:rPr>
            <w:delText xml:space="preserve"> </w:delText>
          </w:r>
          <w:r w:rsidR="00790AEA" w:rsidDel="00233578">
            <w:rPr>
              <w:color w:val="000000"/>
            </w:rPr>
            <w:delText xml:space="preserve">with </w:delText>
          </w:r>
        </w:del>
      </w:ins>
      <w:del w:id="76" w:author="Daniel Noble" w:date="2023-04-19T15:26:00Z">
        <w:r w:rsidR="00CF59C6" w:rsidRPr="00CF59C6" w:rsidDel="00233578">
          <w:rPr>
            <w:color w:val="000000"/>
          </w:rPr>
          <w:delText>sex-reversal</w:delText>
        </w:r>
      </w:del>
      <w:ins w:id="77" w:author="Kris.Wild" w:date="2023-04-06T14:41:00Z">
        <w:del w:id="78" w:author="Daniel Noble" w:date="2023-04-19T15:26:00Z">
          <w:r w:rsidR="00790AEA" w:rsidDel="00233578">
            <w:rPr>
              <w:color w:val="000000"/>
            </w:rPr>
            <w:delText>sex</w:delText>
          </w:r>
        </w:del>
      </w:ins>
      <w:ins w:id="79" w:author="Kris.Wild" w:date="2023-04-06T14:45:00Z">
        <w:del w:id="80" w:author="Daniel Noble" w:date="2023-04-19T15:26:00Z">
          <w:r w:rsidR="00790AEA" w:rsidDel="00233578">
            <w:rPr>
              <w:color w:val="000000"/>
            </w:rPr>
            <w:delText>-</w:delText>
          </w:r>
        </w:del>
      </w:ins>
      <w:ins w:id="81" w:author="Kris.Wild" w:date="2023-04-06T14:41:00Z">
        <w:del w:id="82" w:author="Daniel Noble" w:date="2023-04-19T15:26:00Z">
          <w:r w:rsidR="00790AEA" w:rsidDel="00233578">
            <w:rPr>
              <w:color w:val="000000"/>
            </w:rPr>
            <w:delText>reversal</w:delText>
          </w:r>
        </w:del>
      </w:ins>
      <w:del w:id="83" w:author="Daniel Noble" w:date="2023-04-19T15:26:00Z">
        <w:r w:rsidR="00CF59C6" w:rsidRPr="00CF59C6" w:rsidDel="00233578">
          <w:rPr>
            <w:color w:val="000000"/>
          </w:rPr>
          <w:delText xml:space="preserve"> </w:delText>
        </w:r>
      </w:del>
      <w:ins w:id="84" w:author="Kris.Wild" w:date="2023-04-10T12:57:00Z">
        <w:del w:id="85" w:author="Daniel Noble" w:date="2023-04-19T15:26:00Z">
          <w:r w:rsidR="000A2256" w:rsidDel="00233578">
            <w:rPr>
              <w:color w:val="000000"/>
            </w:rPr>
            <w:delText xml:space="preserve">exist </w:delText>
          </w:r>
        </w:del>
      </w:ins>
      <w:del w:id="86" w:author="Daniel Noble" w:date="2023-04-19T15:26:00Z">
        <w:r w:rsidR="00CF59C6" w:rsidRPr="00CF59C6" w:rsidDel="00233578">
          <w:rPr>
            <w:color w:val="000000"/>
          </w:rPr>
          <w:delText xml:space="preserve">in any other </w:delText>
        </w:r>
      </w:del>
      <w:ins w:id="87" w:author="Kris.Wild" w:date="2023-04-11T11:17:00Z">
        <w:del w:id="88" w:author="Daniel Noble" w:date="2023-04-19T15:26:00Z">
          <w:r w:rsidR="00212E9C" w:rsidDel="00233578">
            <w:rPr>
              <w:color w:val="000000"/>
            </w:rPr>
            <w:delText xml:space="preserve">terrestrial </w:delText>
          </w:r>
        </w:del>
      </w:ins>
      <w:del w:id="89" w:author="Daniel Noble" w:date="2023-04-19T15:26:00Z">
        <w:r w:rsidR="00CF59C6" w:rsidRPr="00CF59C6" w:rsidDel="00233578">
          <w:rPr>
            <w:color w:val="000000"/>
          </w:rPr>
          <w:delText>vertebrate</w:delText>
        </w:r>
      </w:del>
      <w:ins w:id="90" w:author="Kris.Wild" w:date="2023-04-06T14:40:00Z">
        <w:r w:rsidR="00790AEA">
          <w:rPr>
            <w:color w:val="000000"/>
          </w:rPr>
          <w:t>,</w:t>
        </w:r>
      </w:ins>
      <w:r w:rsidR="00CF59C6" w:rsidRPr="00CF59C6">
        <w:rPr>
          <w:color w:val="000000"/>
        </w:rPr>
        <w:t xml:space="preserve"> </w:t>
      </w:r>
      <w:r w:rsidR="00BB2BF7">
        <w:rPr>
          <w:color w:val="000000"/>
        </w:rPr>
        <w:t>even though</w:t>
      </w:r>
      <w:r w:rsidR="00E356F2" w:rsidRPr="00E356F2">
        <w:rPr>
          <w:color w:val="000000"/>
        </w:rPr>
        <w:t xml:space="preserve"> </w:t>
      </w:r>
      <w:ins w:id="91" w:author="Kris.Wild" w:date="2023-04-06T14:48:00Z">
        <w:r w:rsidR="00EE2FAC">
          <w:rPr>
            <w:color w:val="000000"/>
          </w:rPr>
          <w:t>sex-specific</w:t>
        </w:r>
      </w:ins>
      <w:ins w:id="92" w:author="Kris.Wild" w:date="2023-04-06T14:47:00Z">
        <w:r w:rsidR="00EE2FAC">
          <w:rPr>
            <w:color w:val="000000"/>
          </w:rPr>
          <w:t xml:space="preserve"> </w:t>
        </w:r>
      </w:ins>
      <w:ins w:id="93" w:author="Kris.Wild" w:date="2023-04-06T14:46:00Z">
        <w:r w:rsidR="00EE2FAC">
          <w:rPr>
            <w:color w:val="000000"/>
          </w:rPr>
          <w:t xml:space="preserve">strategies of </w:t>
        </w:r>
      </w:ins>
      <w:del w:id="94" w:author="Kris.Wild" w:date="2023-04-06T14:40:00Z">
        <w:r w:rsidR="00E356F2" w:rsidRPr="00E356F2" w:rsidDel="00790AEA">
          <w:rPr>
            <w:color w:val="000000"/>
          </w:rPr>
          <w:delText xml:space="preserve">metabolism </w:delText>
        </w:r>
      </w:del>
      <w:ins w:id="95" w:author="Kris.Wild" w:date="2023-04-06T14:40:00Z">
        <w:r w:rsidR="00790AEA">
          <w:rPr>
            <w:color w:val="000000"/>
          </w:rPr>
          <w:t>energy allocation</w:t>
        </w:r>
      </w:ins>
      <w:ins w:id="96" w:author="Kris.Wild" w:date="2023-04-06T14:48:00Z">
        <w:r w:rsidR="00EE2FAC">
          <w:rPr>
            <w:color w:val="000000"/>
          </w:rPr>
          <w:t xml:space="preserve"> have been documented between males and females</w:t>
        </w:r>
      </w:ins>
      <w:del w:id="97" w:author="Kris.Wild" w:date="2023-04-06T14:41:00Z">
        <w:r w:rsidR="00E356F2" w:rsidRPr="00E356F2" w:rsidDel="00790AEA">
          <w:rPr>
            <w:color w:val="000000"/>
          </w:rPr>
          <w:delText>is</w:delText>
        </w:r>
      </w:del>
      <w:del w:id="98" w:author="Kris.Wild" w:date="2023-04-06T14:46:00Z">
        <w:r w:rsidR="00E356F2" w:rsidRPr="00E356F2" w:rsidDel="00EE2FAC">
          <w:rPr>
            <w:color w:val="000000"/>
          </w:rPr>
          <w:delText xml:space="preserve"> </w:delText>
        </w:r>
        <w:r w:rsidR="00011099" w:rsidDel="00EE2FAC">
          <w:rPr>
            <w:color w:val="000000"/>
          </w:rPr>
          <w:delText>essential</w:delText>
        </w:r>
        <w:r w:rsidR="00E356F2" w:rsidRPr="00E356F2" w:rsidDel="00EE2FAC">
          <w:rPr>
            <w:color w:val="000000"/>
          </w:rPr>
          <w:delText xml:space="preserve"> to </w:delText>
        </w:r>
        <w:r w:rsidR="00011099" w:rsidDel="00EE2FAC">
          <w:rPr>
            <w:color w:val="000000"/>
          </w:rPr>
          <w:delText>variou</w:delText>
        </w:r>
      </w:del>
      <w:ins w:id="99" w:author="Kris.Wild" w:date="2023-04-06T14:47:00Z">
        <w:r w:rsidR="00EE2FAC">
          <w:rPr>
            <w:color w:val="000000"/>
          </w:rPr>
          <w:t xml:space="preserve"> </w:t>
        </w:r>
      </w:ins>
      <w:del w:id="100" w:author="Kris.Wild" w:date="2023-04-06T14:46:00Z">
        <w:r w:rsidR="00011099" w:rsidDel="00EE2FAC">
          <w:rPr>
            <w:color w:val="000000"/>
          </w:rPr>
          <w:delText>s</w:delText>
        </w:r>
      </w:del>
      <w:del w:id="101" w:author="Kris.Wild" w:date="2023-04-06T14:47:00Z">
        <w:r w:rsidR="00E356F2" w:rsidRPr="00E356F2" w:rsidDel="00EE2FAC">
          <w:rPr>
            <w:color w:val="000000"/>
          </w:rPr>
          <w:delText xml:space="preserve"> fitness-related aspects </w:delText>
        </w:r>
      </w:del>
      <w:r w:rsidR="00CF59C6" w:rsidRPr="00CF59C6">
        <w:rPr>
          <w:color w:val="000000"/>
        </w:rPr>
        <w:t>(</w:t>
      </w:r>
      <w:proofErr w:type="spellStart"/>
      <w:r w:rsidR="00CF59C6" w:rsidRPr="00CF59C6">
        <w:rPr>
          <w:color w:val="000000"/>
        </w:rPr>
        <w:t>Geffroy</w:t>
      </w:r>
      <w:proofErr w:type="spellEnd"/>
      <w:r w:rsidR="00CF59C6" w:rsidRPr="00CF59C6">
        <w:rPr>
          <w:color w:val="000000"/>
        </w:rPr>
        <w:t xml:space="preserve">, 2022; </w:t>
      </w:r>
      <w:proofErr w:type="spellStart"/>
      <w:r w:rsidR="00CF59C6" w:rsidRPr="00CF59C6">
        <w:rPr>
          <w:color w:val="000000"/>
        </w:rPr>
        <w:t>Somjee</w:t>
      </w:r>
      <w:proofErr w:type="spellEnd"/>
      <w:r w:rsidR="00CF59C6" w:rsidRPr="00CF59C6">
        <w:rPr>
          <w:color w:val="000000"/>
        </w:rPr>
        <w:t xml:space="preserve"> et al., 2022).</w:t>
      </w:r>
    </w:p>
    <w:p w14:paraId="4C77B1CA" w14:textId="4291F666" w:rsidR="00394DCE" w:rsidRPr="007D4D7B" w:rsidRDefault="002756C0" w:rsidP="00A146D7">
      <w:pPr>
        <w:ind w:right="360" w:firstLine="720"/>
        <w:contextualSpacing/>
        <w:rPr>
          <w:color w:val="000000" w:themeColor="text1"/>
        </w:rPr>
      </w:pPr>
      <w:r w:rsidRPr="002133E8">
        <w:rPr>
          <w:color w:val="000000" w:themeColor="text1"/>
        </w:rPr>
        <w:t xml:space="preserve">To </w:t>
      </w:r>
      <w:r w:rsidR="00156F53">
        <w:rPr>
          <w:color w:val="000000" w:themeColor="text1"/>
        </w:rPr>
        <w:t>estimate</w:t>
      </w:r>
      <w:r w:rsidRPr="002133E8">
        <w:rPr>
          <w:color w:val="000000" w:themeColor="text1"/>
        </w:rPr>
        <w:t xml:space="preserve"> the </w:t>
      </w:r>
      <w:del w:id="102" w:author="Kris.Wild" w:date="2023-04-10T10:27:00Z">
        <w:r w:rsidR="00675208" w:rsidRPr="002133E8" w:rsidDel="002D0A78">
          <w:rPr>
            <w:color w:val="000000" w:themeColor="text1"/>
          </w:rPr>
          <w:delText xml:space="preserve">energetic and </w:delText>
        </w:r>
      </w:del>
      <w:del w:id="103" w:author="Kris.Wild" w:date="2023-04-10T10:26:00Z">
        <w:r w:rsidR="00675208" w:rsidRPr="002133E8" w:rsidDel="002D0A78">
          <w:rPr>
            <w:color w:val="000000" w:themeColor="text1"/>
          </w:rPr>
          <w:delText xml:space="preserve">fitness </w:delText>
        </w:r>
      </w:del>
      <w:r w:rsidRPr="002133E8">
        <w:rPr>
          <w:color w:val="000000" w:themeColor="text1"/>
        </w:rPr>
        <w:t xml:space="preserve">consequences of sex-reversal and to determine if sex-reversed individuals </w:t>
      </w:r>
      <w:r w:rsidR="002D7F1E">
        <w:rPr>
          <w:color w:val="000000" w:themeColor="text1"/>
        </w:rPr>
        <w:t>are more similar</w:t>
      </w:r>
      <w:r w:rsidR="002D7F1E" w:rsidRPr="002133E8">
        <w:rPr>
          <w:color w:val="000000" w:themeColor="text1"/>
        </w:rPr>
        <w:t xml:space="preserve"> </w:t>
      </w:r>
      <w:r w:rsidRPr="002133E8">
        <w:rPr>
          <w:color w:val="000000" w:themeColor="text1"/>
        </w:rPr>
        <w:t>to</w:t>
      </w:r>
      <w:r w:rsidR="002D7F1E">
        <w:rPr>
          <w:color w:val="000000" w:themeColor="text1"/>
        </w:rPr>
        <w:t xml:space="preserve"> their</w:t>
      </w:r>
      <w:r w:rsidRPr="002133E8">
        <w:rPr>
          <w:color w:val="000000" w:themeColor="text1"/>
        </w:rPr>
        <w:t xml:space="preserve"> reproductive phenotype or chromosomal complement, </w:t>
      </w:r>
      <w:r w:rsidR="005F3ACC" w:rsidRPr="002133E8">
        <w:rPr>
          <w:color w:val="000000" w:themeColor="text1"/>
        </w:rPr>
        <w:t>we</w:t>
      </w:r>
      <w:r w:rsidRPr="002133E8">
        <w:rPr>
          <w:color w:val="000000" w:themeColor="text1"/>
        </w:rPr>
        <w:t xml:space="preserve"> measured two </w:t>
      </w:r>
      <w:r w:rsidR="00675208" w:rsidRPr="002133E8">
        <w:rPr>
          <w:color w:val="000000" w:themeColor="text1"/>
        </w:rPr>
        <w:t xml:space="preserve">energy-driven </w:t>
      </w:r>
      <w:r w:rsidRPr="002133E8">
        <w:rPr>
          <w:color w:val="000000" w:themeColor="text1"/>
        </w:rPr>
        <w:t xml:space="preserve">traits </w:t>
      </w:r>
      <w:del w:id="104" w:author="Kris.Wild" w:date="2023-04-10T10:27:00Z">
        <w:r w:rsidR="00675208" w:rsidRPr="002133E8" w:rsidDel="002D0A78">
          <w:rPr>
            <w:color w:val="000000" w:themeColor="text1"/>
          </w:rPr>
          <w:delText xml:space="preserve">often linked to </w:delText>
        </w:r>
        <w:r w:rsidRPr="002133E8" w:rsidDel="002D0A78">
          <w:rPr>
            <w:color w:val="000000" w:themeColor="text1"/>
          </w:rPr>
          <w:delText xml:space="preserve">fitness </w:delText>
        </w:r>
      </w:del>
      <w:r w:rsidRPr="002133E8">
        <w:rPr>
          <w:color w:val="000000" w:themeColor="text1"/>
        </w:rPr>
        <w:t>(metabolism</w:t>
      </w:r>
      <w:r w:rsidR="00E00EA0">
        <w:rPr>
          <w:color w:val="000000" w:themeColor="text1"/>
        </w:rPr>
        <w:t xml:space="preserve"> and</w:t>
      </w:r>
      <w:r w:rsidRPr="002133E8">
        <w:rPr>
          <w:color w:val="000000" w:themeColor="text1"/>
        </w:rPr>
        <w:t xml:space="preserve"> growth) and </w:t>
      </w:r>
      <w:r w:rsidR="002133E8" w:rsidRPr="002133E8">
        <w:rPr>
          <w:color w:val="000000" w:themeColor="text1"/>
        </w:rPr>
        <w:t>6-month</w:t>
      </w:r>
      <w:r w:rsidR="002133E8" w:rsidRPr="002133E8">
        <w:rPr>
          <w:rStyle w:val="CommentReference"/>
          <w:sz w:val="24"/>
          <w:szCs w:val="24"/>
        </w:rPr>
        <w:t xml:space="preserve"> </w:t>
      </w:r>
      <w:r w:rsidR="000C616C">
        <w:rPr>
          <w:rStyle w:val="CommentReference"/>
          <w:sz w:val="24"/>
          <w:szCs w:val="24"/>
        </w:rPr>
        <w:t>s</w:t>
      </w:r>
      <w:r w:rsidRPr="002133E8">
        <w:rPr>
          <w:color w:val="000000" w:themeColor="text1"/>
        </w:rPr>
        <w:t>urvival in two lizard species that demonstrate sex-reversal (</w:t>
      </w:r>
      <w:r w:rsidRPr="002133E8">
        <w:rPr>
          <w:i/>
          <w:iCs/>
          <w:color w:val="000000" w:themeColor="text1"/>
        </w:rPr>
        <w:t>Pogona vitticeps </w:t>
      </w:r>
      <w:r w:rsidRPr="002133E8">
        <w:rPr>
          <w:color w:val="000000" w:themeColor="text1"/>
        </w:rPr>
        <w:t>&amp;</w:t>
      </w:r>
      <w:r w:rsidRPr="002133E8">
        <w:rPr>
          <w:i/>
          <w:iCs/>
          <w:color w:val="000000" w:themeColor="text1"/>
        </w:rPr>
        <w:t> Bassiana duperreyi</w:t>
      </w:r>
      <w:r w:rsidRPr="002133E8">
        <w:rPr>
          <w:color w:val="000000" w:themeColor="text1"/>
        </w:rPr>
        <w:t>).</w:t>
      </w:r>
      <w:r w:rsidR="00156F53">
        <w:rPr>
          <w:color w:val="000000" w:themeColor="text1"/>
        </w:rPr>
        <w:t xml:space="preserve"> S</w:t>
      </w:r>
      <w:r w:rsidRPr="002133E8">
        <w:rPr>
          <w:color w:val="000000" w:themeColor="text1"/>
        </w:rPr>
        <w:t>ex-reversal </w:t>
      </w:r>
      <w:r w:rsidR="00156F53">
        <w:rPr>
          <w:color w:val="000000" w:themeColor="text1"/>
        </w:rPr>
        <w:t xml:space="preserve">in </w:t>
      </w:r>
      <w:r w:rsidRPr="002133E8">
        <w:rPr>
          <w:i/>
          <w:iCs/>
          <w:color w:val="000000" w:themeColor="text1"/>
        </w:rPr>
        <w:t>B. duperreyi</w:t>
      </w:r>
      <w:r w:rsidRPr="002133E8">
        <w:rPr>
          <w:color w:val="000000" w:themeColor="text1"/>
        </w:rPr>
        <w:t> occurs when chromosomal female</w:t>
      </w:r>
      <w:r w:rsidR="00E00EA0">
        <w:rPr>
          <w:color w:val="000000" w:themeColor="text1"/>
        </w:rPr>
        <w:t>s</w:t>
      </w:r>
      <w:r w:rsidRPr="002133E8">
        <w:rPr>
          <w:color w:val="000000" w:themeColor="text1"/>
        </w:rPr>
        <w:t xml:space="preserve"> (</w:t>
      </w:r>
      <w:r w:rsidR="008A1FB0" w:rsidRPr="002133E8">
        <w:rPr>
          <w:color w:val="000000" w:themeColor="text1"/>
        </w:rPr>
        <w:t>female XX</w:t>
      </w:r>
      <w:r w:rsidRPr="002133E8">
        <w:rPr>
          <w:color w:val="000000" w:themeColor="text1"/>
        </w:rPr>
        <w:t xml:space="preserve">) develop male phenotypes </w:t>
      </w:r>
      <w:r w:rsidR="00EB4892">
        <w:rPr>
          <w:color w:val="000000" w:themeColor="text1"/>
        </w:rPr>
        <w:t>[</w:t>
      </w:r>
      <w:r w:rsidR="00140AC6" w:rsidRPr="002133E8">
        <w:t>m</w:t>
      </w:r>
      <w:r w:rsidR="00C7146F" w:rsidRPr="002133E8">
        <w:t>ale</w:t>
      </w:r>
      <w:r w:rsidR="00C7146F" w:rsidRPr="002133E8">
        <w:rPr>
          <w:vertAlign w:val="subscript"/>
        </w:rPr>
        <w:t>SR</w:t>
      </w:r>
      <w:r w:rsidR="00C7146F">
        <w:t xml:space="preserve"> XX</w:t>
      </w:r>
      <w:r w:rsidR="00EB4892">
        <w:rPr>
          <w:color w:val="000000" w:themeColor="text1"/>
        </w:rPr>
        <w:t>]</w:t>
      </w:r>
      <w:r w:rsidRPr="002756C0">
        <w:rPr>
          <w:color w:val="000000" w:themeColor="text1"/>
        </w:rPr>
        <w:t xml:space="preserve"> </w:t>
      </w:r>
      <w:sdt>
        <w:sdtPr>
          <w:rPr>
            <w:color w:val="000000"/>
          </w:rPr>
          <w:tag w:val="MENDELEY_CITATION_v3_eyJwcm9wZXJ0aWVzIjp7Im5vdGVJbmRleCI6MH0sImNpdGF0aW9uSUQiOiJNRU5ERUxFWV9DSVRBVElPTl80NjRiYjZkOC0zZjQ5LTQ1MzgtYmU4Mi02ZDQzNWNiOWQzNDAiLCJpc0VkaXRlZCI6ZmFsc2UsIm1hbnVhbE92ZXJyaWRlIjp7ImlzTWFudWFsbHlPdmVycmlkZGVuIjpmYWxzZSwibWFudWFsT3ZlcnJpZGVUZXh0IjoiIiwiY2l0ZXByb2NUZXh0IjoiKERpc3NhbmF5YWtlLCBIb2xsZWxleSwgRGVha2luLCBldCBhbC4sIDIwMj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
          <w:id w:val="779459761"/>
          <w:placeholder>
            <w:docPart w:val="DefaultPlaceholder_-1854013440"/>
          </w:placeholder>
        </w:sdtPr>
        <w:sdtContent>
          <w:r w:rsidR="00EB4892" w:rsidRPr="00EB4892">
            <w:rPr>
              <w:color w:val="000000"/>
            </w:rPr>
            <w:t>(Dissanayake, Holleley, Deakin, et al., 2021; Quinn et al., 2009)</w:t>
          </w:r>
        </w:sdtContent>
      </w:sdt>
      <w:r w:rsidR="00156F53">
        <w:rPr>
          <w:color w:val="000000" w:themeColor="text1"/>
        </w:rPr>
        <w:t xml:space="preserve">, </w:t>
      </w:r>
      <w:r w:rsidR="00156F53" w:rsidRPr="002133E8">
        <w:rPr>
          <w:color w:val="000000" w:themeColor="text1"/>
        </w:rPr>
        <w:t>whereas</w:t>
      </w:r>
      <w:r w:rsidR="00156F53">
        <w:rPr>
          <w:color w:val="000000" w:themeColor="text1"/>
        </w:rPr>
        <w:t xml:space="preserve"> s</w:t>
      </w:r>
      <w:r w:rsidR="00156F53" w:rsidRPr="002133E8">
        <w:rPr>
          <w:color w:val="000000" w:themeColor="text1"/>
        </w:rPr>
        <w:t xml:space="preserve">ex-reversal </w:t>
      </w:r>
      <w:r w:rsidR="00156F53">
        <w:rPr>
          <w:color w:val="000000" w:themeColor="text1"/>
        </w:rPr>
        <w:t>in</w:t>
      </w:r>
      <w:r w:rsidR="00156F53" w:rsidRPr="002133E8">
        <w:rPr>
          <w:color w:val="000000" w:themeColor="text1"/>
        </w:rPr>
        <w:t> </w:t>
      </w:r>
      <w:r w:rsidR="00156F53" w:rsidRPr="002133E8">
        <w:rPr>
          <w:i/>
          <w:iCs/>
          <w:color w:val="000000" w:themeColor="text1"/>
        </w:rPr>
        <w:t>P. vitticeps</w:t>
      </w:r>
      <w:r w:rsidR="00156F53" w:rsidRPr="002133E8">
        <w:rPr>
          <w:color w:val="000000" w:themeColor="text1"/>
        </w:rPr>
        <w:t> occurs when chromosomal male</w:t>
      </w:r>
      <w:r w:rsidR="00E00EA0">
        <w:rPr>
          <w:color w:val="000000" w:themeColor="text1"/>
        </w:rPr>
        <w:t>s</w:t>
      </w:r>
      <w:r w:rsidR="00156F53" w:rsidRPr="002133E8">
        <w:rPr>
          <w:color w:val="000000" w:themeColor="text1"/>
        </w:rPr>
        <w:t xml:space="preserve"> (male</w:t>
      </w:r>
      <w:r w:rsidR="00156F53" w:rsidRPr="002133E8">
        <w:rPr>
          <w:color w:val="000000" w:themeColor="text1"/>
          <w:vertAlign w:val="subscript"/>
        </w:rPr>
        <w:t xml:space="preserve"> </w:t>
      </w:r>
      <w:r w:rsidR="00156F53" w:rsidRPr="002133E8">
        <w:rPr>
          <w:color w:val="000000" w:themeColor="text1"/>
        </w:rPr>
        <w:t xml:space="preserve">ZZ) develop </w:t>
      </w:r>
      <w:r w:rsidR="002C041D">
        <w:rPr>
          <w:color w:val="000000" w:themeColor="text1"/>
        </w:rPr>
        <w:t>female phenotypes</w:t>
      </w:r>
      <w:r w:rsidR="00156F53" w:rsidRPr="002133E8">
        <w:rPr>
          <w:color w:val="000000" w:themeColor="text1"/>
        </w:rPr>
        <w:t xml:space="preserve"> </w:t>
      </w:r>
      <w:r w:rsidR="00EB4892">
        <w:rPr>
          <w:color w:val="000000" w:themeColor="text1"/>
        </w:rPr>
        <w:t>[</w:t>
      </w:r>
      <w:r w:rsidR="00156F53" w:rsidRPr="002133E8">
        <w:rPr>
          <w:color w:val="000000" w:themeColor="text1"/>
        </w:rPr>
        <w:t>female</w:t>
      </w:r>
      <w:r w:rsidR="00156F53" w:rsidRPr="002133E8">
        <w:rPr>
          <w:color w:val="000000" w:themeColor="text1"/>
          <w:vertAlign w:val="subscript"/>
        </w:rPr>
        <w:t xml:space="preserve">SR </w:t>
      </w:r>
      <w:r w:rsidR="00156F53" w:rsidRPr="002133E8">
        <w:rPr>
          <w:color w:val="000000" w:themeColor="text1"/>
        </w:rPr>
        <w:t>ZZ</w:t>
      </w:r>
      <w:r w:rsidR="00EB4892">
        <w:rPr>
          <w:color w:val="000000" w:themeColor="text1"/>
        </w:rPr>
        <w:t xml:space="preserve">] </w:t>
      </w:r>
      <w:sdt>
        <w:sdtPr>
          <w:rPr>
            <w:color w:val="000000"/>
          </w:rPr>
          <w:tag w:val="MENDELEY_CITATION_v3_eyJwcm9wZXJ0aWVzIjp7Im5vdGVJbmRleCI6MH0sImNpdGF0aW9uSUQiOiJNRU5ERUxFWV9DSVRBVElPTl9lM2JjMWM1Yi1kMjc4LTQ3NDEtYjIyOS1mNTQ2ZGIxZjQ2ZjM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
          <w:id w:val="-112993356"/>
          <w:placeholder>
            <w:docPart w:val="DefaultPlaceholder_-1854013440"/>
          </w:placeholder>
        </w:sdtPr>
        <w:sdtContent>
          <w:r w:rsidR="00EB4892" w:rsidRPr="00EB4892">
            <w:rPr>
              <w:color w:val="000000"/>
            </w:rPr>
            <w:t>(Holleley et al., 2015; Quinn et al., 2007)</w:t>
          </w:r>
        </w:sdtContent>
      </w:sdt>
      <w:r w:rsidRPr="002756C0">
        <w:rPr>
          <w:color w:val="000000" w:themeColor="text1"/>
        </w:rPr>
        <w:t>.</w:t>
      </w:r>
      <w:r w:rsidRPr="002756C0">
        <w:rPr>
          <w:i/>
          <w:iCs/>
          <w:color w:val="000000" w:themeColor="text1"/>
        </w:rPr>
        <w:t> </w:t>
      </w:r>
      <w:r w:rsidRPr="002756C0">
        <w:rPr>
          <w:color w:val="000000" w:themeColor="text1"/>
        </w:rPr>
        <w:t xml:space="preserve">In both species, this phenomenon has been documented in the </w:t>
      </w:r>
      <w:r w:rsidR="003C3770" w:rsidRPr="002756C0">
        <w:rPr>
          <w:color w:val="000000" w:themeColor="text1"/>
        </w:rPr>
        <w:t>wild</w:t>
      </w:r>
      <w:r w:rsidR="003C3770" w:rsidRPr="00851830">
        <w:rPr>
          <w:color w:val="000000" w:themeColor="text1"/>
          <w:vertAlign w:val="superscript"/>
        </w:rPr>
        <w:t xml:space="preserve"> </w:t>
      </w:r>
      <w:sdt>
        <w:sdtPr>
          <w:rPr>
            <w:color w:val="000000"/>
          </w:rPr>
          <w:tag w:val="MENDELEY_CITATION_v3_eyJwcm9wZXJ0aWVzIjp7Im5vdGVJbmRleCI6MH0sImNpdGF0aW9uSUQiOiJNRU5ERUxFWV9DSVRBVElPTl8zMmY1NzM1MC1hN2Y4LTQwMzktYTEyMC05ZmNlZDRmMDZhZjkiLCJpc0VkaXRlZCI6ZmFsc2UsIm1hbnVhbE92ZXJyaWRlIjp7ImlzTWFudWFsbHlPdmVycmlkZGVuIjpmYWxzZSwibWFudWFsT3ZlcnJpZGVUZXh0IjoiIiwiY2l0ZXByb2NUZXh0IjoiKERpc3NhbmF5YWtlIGV0IGFsLiwgMjAyMDsgSG9sbGVsZXkgZXQgYWwuLCAyMDE1OyBXaWxkIGV0IGFsLiwgMjAyMi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Y29udGFpbmVyLXRpdGxlLXNob3J0IjoiQk1DIEdlbm9taWNzIiwiSVNTTiI6IjE0NzEtMjE2NCIsImlzc3VlZCI6eyJkYXRlLXBhcnRzIjpbWzIwMjBdXX0sInBhZ2UiOiIxLTEyIiwicHVibGlzaGVyIjoiQmlvTWVkIENlbnRyYWwiLCJpc3N1ZSI6IjEiLCJ2b2x1bWUiOiIyMS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19LHsiaWQiOiJhMzhkOTE3Ny0xOWVkLTM4OGUtYWZlOC0wZDJiYWE5M2FiZjUiLCJpc1RlbXBvcmFyeSI6ZmFsc2U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19XX0="/>
          <w:id w:val="793098792"/>
          <w:placeholder>
            <w:docPart w:val="DefaultPlaceholder_-1854013440"/>
          </w:placeholder>
        </w:sdtPr>
        <w:sdtContent>
          <w:r w:rsidR="00EB4892" w:rsidRPr="00EB4892">
            <w:rPr>
              <w:color w:val="000000"/>
            </w:rPr>
            <w:t>(Dissanayake et al., 2020; Holleley et al., 2015; Wild et al., 2022)</w:t>
          </w:r>
        </w:sdtContent>
      </w:sdt>
      <w:r w:rsidR="003C3770">
        <w:rPr>
          <w:color w:val="000000" w:themeColor="text1"/>
        </w:rPr>
        <w:t>, with evidence indicating both species are</w:t>
      </w:r>
      <w:r w:rsidR="00035345">
        <w:rPr>
          <w:color w:val="000000" w:themeColor="text1"/>
        </w:rPr>
        <w:t xml:space="preserve"> sensitive to climate change</w:t>
      </w:r>
      <w:r w:rsidR="004F0285">
        <w:rPr>
          <w:color w:val="000000" w:themeColor="text1"/>
        </w:rPr>
        <w:t xml:space="preserve"> </w:t>
      </w:r>
      <w:sdt>
        <w:sdtPr>
          <w:rPr>
            <w:color w:val="000000"/>
            <w:vertAlign w:val="superscript"/>
          </w:rPr>
          <w:tag w:val="MENDELEY_CITATION_v3_eyJwcm9wZXJ0aWVzIjp7Im5vdGVJbmRleCI6MH0sImNpdGF0aW9uSUQiOiJNRU5ERUxFWV9DSVRBVElPTl9iZjNhZTE4Zi1mZTg0LTRiZTAtYjM0Zi1iMjhiYjU5YTIwYTEiLCJpc0VkaXRlZCI6ZmFsc2UsIm1hbnVhbE92ZXJyaWRlIjp7ImlzTWFudWFsbHlPdmVycmlkZGVuIjpmYWxzZSwibWFudWFsT3ZlcnJpZGVUZXh0IjoiIiwiY2l0ZXByb2NUZXh0IjoiKERpc3NhbmF5YWtlLCBIb2xsZWxleSwgJiMzODsgR2VvcmdlcywgMjAyMT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
          <w:id w:val="406126819"/>
          <w:placeholder>
            <w:docPart w:val="DefaultPlaceholder_-1854013440"/>
          </w:placeholder>
        </w:sdtPr>
        <w:sdtContent>
          <w:r w:rsidR="00EB4892">
            <w:t>(Dissanayake, Holleley, &amp; Georges, 2021; Holleley et al., 2015; Schwanz et al., 2020)</w:t>
          </w:r>
        </w:sdtContent>
      </w:sdt>
      <w:r w:rsidRPr="0019556D">
        <w:rPr>
          <w:color w:val="000000" w:themeColor="text1"/>
        </w:rPr>
        <w:t>.</w:t>
      </w:r>
      <w:r w:rsidRPr="002756C0">
        <w:rPr>
          <w:color w:val="000000" w:themeColor="text1"/>
        </w:rPr>
        <w:t xml:space="preserve"> </w:t>
      </w:r>
      <w:r w:rsidR="00394DCE">
        <w:rPr>
          <w:color w:val="000000" w:themeColor="text1"/>
        </w:rPr>
        <w:t>Similarities</w:t>
      </w:r>
      <w:r w:rsidRPr="002756C0">
        <w:rPr>
          <w:color w:val="000000" w:themeColor="text1"/>
        </w:rPr>
        <w:t xml:space="preserve"> between phenotypic forms (</w:t>
      </w:r>
      <w:r w:rsidR="00A362B3">
        <w:rPr>
          <w:color w:val="000000" w:themeColor="text1"/>
        </w:rPr>
        <w:t>female</w:t>
      </w:r>
      <w:r w:rsidR="00A362B3">
        <w:rPr>
          <w:color w:val="000000" w:themeColor="text1"/>
          <w:vertAlign w:val="subscript"/>
        </w:rPr>
        <w:t>SR</w:t>
      </w:r>
      <w:r w:rsidR="006D2A0B">
        <w:rPr>
          <w:color w:val="000000" w:themeColor="text1"/>
          <w:vertAlign w:val="subscript"/>
        </w:rPr>
        <w:t xml:space="preserve"> </w:t>
      </w:r>
      <w:r w:rsidR="00A362B3">
        <w:rPr>
          <w:color w:val="000000" w:themeColor="text1"/>
          <w:vertAlign w:val="subscript"/>
        </w:rPr>
        <w:t xml:space="preserve"> </w:t>
      </w:r>
      <w:r w:rsidR="00A362B3">
        <w:rPr>
          <w:color w:val="000000" w:themeColor="text1"/>
        </w:rPr>
        <w:t>ZZ</w:t>
      </w:r>
      <w:r w:rsidRPr="002756C0">
        <w:rPr>
          <w:color w:val="000000" w:themeColor="text1"/>
        </w:rPr>
        <w:t xml:space="preserve"> and </w:t>
      </w:r>
      <w:r w:rsidR="00A362B3">
        <w:rPr>
          <w:color w:val="000000" w:themeColor="text1"/>
        </w:rPr>
        <w:t xml:space="preserve">female </w:t>
      </w:r>
      <w:r w:rsidRPr="002756C0">
        <w:rPr>
          <w:color w:val="000000" w:themeColor="text1"/>
        </w:rPr>
        <w:t>ZW</w:t>
      </w:r>
      <w:r w:rsidR="00E00EA0">
        <w:rPr>
          <w:color w:val="000000" w:themeColor="text1"/>
        </w:rPr>
        <w:t xml:space="preserve"> in </w:t>
      </w:r>
      <w:r w:rsidR="00E00EA0" w:rsidRPr="00D1447C">
        <w:rPr>
          <w:i/>
          <w:iCs/>
          <w:color w:val="000000" w:themeColor="text1"/>
        </w:rPr>
        <w:t>P. vitticeps</w:t>
      </w:r>
      <w:r w:rsidR="003C3770">
        <w:rPr>
          <w:color w:val="000000" w:themeColor="text1"/>
        </w:rPr>
        <w:t>;</w:t>
      </w:r>
      <w:r w:rsidR="00E00EA0">
        <w:rPr>
          <w:color w:val="000000" w:themeColor="text1"/>
        </w:rPr>
        <w:t xml:space="preserve"> </w:t>
      </w:r>
      <w:r w:rsidRPr="002756C0">
        <w:rPr>
          <w:color w:val="000000" w:themeColor="text1"/>
        </w:rPr>
        <w:t>or</w:t>
      </w:r>
      <w:r w:rsidR="00A362B3">
        <w:rPr>
          <w:color w:val="000000" w:themeColor="text1"/>
        </w:rPr>
        <w:t xml:space="preserve"> male</w:t>
      </w:r>
      <w:r w:rsidR="00A362B3" w:rsidRPr="00A362B3">
        <w:rPr>
          <w:color w:val="000000" w:themeColor="text1"/>
          <w:vertAlign w:val="subscript"/>
        </w:rPr>
        <w:t>SR</w:t>
      </w:r>
      <w:r w:rsidRPr="002756C0">
        <w:rPr>
          <w:color w:val="000000" w:themeColor="text1"/>
        </w:rPr>
        <w:t xml:space="preserve"> XX and </w:t>
      </w:r>
      <w:r w:rsidR="00A362B3">
        <w:rPr>
          <w:color w:val="000000" w:themeColor="text1"/>
        </w:rPr>
        <w:t xml:space="preserve">male </w:t>
      </w:r>
      <w:r w:rsidRPr="002756C0">
        <w:rPr>
          <w:color w:val="000000" w:themeColor="text1"/>
        </w:rPr>
        <w:t>XY</w:t>
      </w:r>
      <w:r w:rsidR="00E00EA0">
        <w:rPr>
          <w:color w:val="000000" w:themeColor="text1"/>
        </w:rPr>
        <w:t xml:space="preserve"> in </w:t>
      </w:r>
      <w:r w:rsidR="00E00EA0" w:rsidRPr="00D1447C">
        <w:rPr>
          <w:i/>
          <w:iCs/>
          <w:color w:val="000000" w:themeColor="text1"/>
        </w:rPr>
        <w:t>B. duperreyi</w:t>
      </w:r>
      <w:r w:rsidRPr="002756C0">
        <w:rPr>
          <w:color w:val="000000" w:themeColor="text1"/>
        </w:rPr>
        <w:t xml:space="preserve">) in these traits would suggest a lack of </w:t>
      </w:r>
      <w:del w:id="105" w:author="Kris.Wild" w:date="2023-04-10T10:31:00Z">
        <w:r w:rsidRPr="002756C0" w:rsidDel="002D0A78">
          <w:rPr>
            <w:color w:val="000000" w:themeColor="text1"/>
          </w:rPr>
          <w:delText xml:space="preserve">fitness </w:delText>
        </w:r>
      </w:del>
      <w:r w:rsidRPr="002756C0">
        <w:rPr>
          <w:color w:val="000000" w:themeColor="text1"/>
        </w:rPr>
        <w:t xml:space="preserve">differences imparted by sex-reversal, while </w:t>
      </w:r>
      <w:r w:rsidR="00DF7EF5">
        <w:rPr>
          <w:color w:val="000000" w:themeColor="text1"/>
        </w:rPr>
        <w:t>similarities</w:t>
      </w:r>
      <w:ins w:id="106" w:author="Kris.Wild" w:date="2023-04-10T10:32:00Z">
        <w:r w:rsidR="002D0A78">
          <w:rPr>
            <w:color w:val="000000" w:themeColor="text1"/>
          </w:rPr>
          <w:t xml:space="preserve"> in traits</w:t>
        </w:r>
      </w:ins>
      <w:r w:rsidR="00DF7EF5">
        <w:rPr>
          <w:color w:val="000000" w:themeColor="text1"/>
        </w:rPr>
        <w:t xml:space="preserve"> between genotypic forms (female</w:t>
      </w:r>
      <w:r w:rsidR="00DF7EF5">
        <w:rPr>
          <w:color w:val="000000" w:themeColor="text1"/>
          <w:vertAlign w:val="subscript"/>
        </w:rPr>
        <w:t xml:space="preserve">SR  </w:t>
      </w:r>
      <w:r w:rsidR="00DF7EF5">
        <w:rPr>
          <w:color w:val="000000" w:themeColor="text1"/>
        </w:rPr>
        <w:t>ZZ</w:t>
      </w:r>
      <w:r w:rsidR="00DF7EF5" w:rsidRPr="002756C0">
        <w:rPr>
          <w:color w:val="000000" w:themeColor="text1"/>
        </w:rPr>
        <w:t xml:space="preserve"> and</w:t>
      </w:r>
      <w:r w:rsidR="00DF7EF5">
        <w:rPr>
          <w:color w:val="000000" w:themeColor="text1"/>
        </w:rPr>
        <w:t xml:space="preserve"> male ZZ in </w:t>
      </w:r>
      <w:r w:rsidR="00DF7EF5" w:rsidRPr="00D1447C">
        <w:rPr>
          <w:i/>
          <w:iCs/>
          <w:color w:val="000000" w:themeColor="text1"/>
        </w:rPr>
        <w:t>P. vitticeps</w:t>
      </w:r>
      <w:r w:rsidR="00DF7EF5">
        <w:rPr>
          <w:color w:val="000000" w:themeColor="text1"/>
        </w:rPr>
        <w:t xml:space="preserve">; </w:t>
      </w:r>
      <w:r w:rsidR="00DF7EF5" w:rsidRPr="002756C0">
        <w:rPr>
          <w:color w:val="000000" w:themeColor="text1"/>
        </w:rPr>
        <w:t>or</w:t>
      </w:r>
      <w:r w:rsidR="00DF7EF5">
        <w:rPr>
          <w:color w:val="000000" w:themeColor="text1"/>
        </w:rPr>
        <w:t xml:space="preserve"> male</w:t>
      </w:r>
      <w:r w:rsidR="00DF7EF5" w:rsidRPr="00A362B3">
        <w:rPr>
          <w:color w:val="000000" w:themeColor="text1"/>
          <w:vertAlign w:val="subscript"/>
        </w:rPr>
        <w:t>SR</w:t>
      </w:r>
      <w:r w:rsidR="00DF7EF5" w:rsidRPr="002756C0">
        <w:rPr>
          <w:color w:val="000000" w:themeColor="text1"/>
        </w:rPr>
        <w:t xml:space="preserve"> XX and </w:t>
      </w:r>
      <w:r w:rsidR="00DF7EF5">
        <w:rPr>
          <w:color w:val="000000" w:themeColor="text1"/>
        </w:rPr>
        <w:t xml:space="preserve">female XX in </w:t>
      </w:r>
      <w:r w:rsidR="00DF7EF5" w:rsidRPr="00D1447C">
        <w:rPr>
          <w:i/>
          <w:iCs/>
          <w:color w:val="000000" w:themeColor="text1"/>
        </w:rPr>
        <w:t>B. duperreyi</w:t>
      </w:r>
      <w:r w:rsidR="00DF7EF5" w:rsidRPr="002756C0">
        <w:rPr>
          <w:color w:val="000000" w:themeColor="text1"/>
        </w:rPr>
        <w:t>)</w:t>
      </w:r>
      <w:r w:rsidR="00DF7EF5">
        <w:rPr>
          <w:color w:val="000000" w:themeColor="text1"/>
        </w:rPr>
        <w:t xml:space="preserve"> </w:t>
      </w:r>
      <w:r w:rsidRPr="002756C0">
        <w:rPr>
          <w:color w:val="000000" w:themeColor="text1"/>
        </w:rPr>
        <w:t>would indicate the potential for differences in</w:t>
      </w:r>
      <w:ins w:id="107" w:author="Kris.Wild" w:date="2023-04-10T10:30:00Z">
        <w:r w:rsidR="002D0A78">
          <w:rPr>
            <w:color w:val="000000" w:themeColor="text1"/>
          </w:rPr>
          <w:t xml:space="preserve"> </w:t>
        </w:r>
      </w:ins>
      <w:del w:id="108" w:author="Kris.Wild" w:date="2023-04-10T10:30:00Z">
        <w:r w:rsidRPr="002756C0" w:rsidDel="002D0A78">
          <w:rPr>
            <w:color w:val="000000" w:themeColor="text1"/>
          </w:rPr>
          <w:delText xml:space="preserve"> fitness </w:delText>
        </w:r>
      </w:del>
      <w:r w:rsidRPr="002756C0">
        <w:rPr>
          <w:color w:val="000000" w:themeColor="text1"/>
        </w:rPr>
        <w:t xml:space="preserve">between </w:t>
      </w:r>
      <w:r w:rsidR="00A3309D">
        <w:rPr>
          <w:color w:val="000000" w:themeColor="text1"/>
        </w:rPr>
        <w:t>discordant</w:t>
      </w:r>
      <w:r w:rsidRPr="002756C0">
        <w:rPr>
          <w:color w:val="000000" w:themeColor="text1"/>
        </w:rPr>
        <w:t xml:space="preserve"> and concordant sex. How these traits vary across sex can provide valuable information on the ecological significance of sex-reversed </w:t>
      </w:r>
      <w:r w:rsidR="00194DA9" w:rsidRPr="002756C0">
        <w:rPr>
          <w:color w:val="000000" w:themeColor="text1"/>
        </w:rPr>
        <w:t>individuals</w:t>
      </w:r>
      <w:r w:rsidR="00194DA9">
        <w:rPr>
          <w:color w:val="000000" w:themeColor="text1"/>
        </w:rPr>
        <w:t xml:space="preserve"> and</w:t>
      </w:r>
      <w:r w:rsidRPr="002756C0">
        <w:rPr>
          <w:color w:val="000000" w:themeColor="text1"/>
        </w:rPr>
        <w:t xml:space="preserve"> </w:t>
      </w:r>
      <w:r w:rsidR="00E00EA0">
        <w:rPr>
          <w:color w:val="000000" w:themeColor="text1"/>
        </w:rPr>
        <w:t>help determine</w:t>
      </w:r>
      <w:r w:rsidR="002C041D">
        <w:rPr>
          <w:color w:val="000000" w:themeColor="text1"/>
        </w:rPr>
        <w:t xml:space="preserve"> </w:t>
      </w:r>
      <w:r w:rsidRPr="002756C0">
        <w:rPr>
          <w:color w:val="000000" w:themeColor="text1"/>
        </w:rPr>
        <w:t>mechanism</w:t>
      </w:r>
      <w:r w:rsidR="00A362B3">
        <w:rPr>
          <w:color w:val="000000" w:themeColor="text1"/>
        </w:rPr>
        <w:t xml:space="preserve">s </w:t>
      </w:r>
      <w:r w:rsidRPr="002756C0">
        <w:rPr>
          <w:color w:val="000000" w:themeColor="text1"/>
        </w:rPr>
        <w:t>affecting the evolution of sex chromosomes in vertebrate species.</w:t>
      </w:r>
    </w:p>
    <w:p w14:paraId="5DE0A672" w14:textId="77777777" w:rsidR="00233578" w:rsidRDefault="00233578" w:rsidP="00A146D7">
      <w:pPr>
        <w:keepNext/>
        <w:ind w:right="360"/>
        <w:contextualSpacing/>
        <w:rPr>
          <w:ins w:id="109" w:author="Daniel Noble" w:date="2023-04-19T15:30:00Z"/>
          <w:b/>
          <w:bCs/>
          <w:color w:val="000000" w:themeColor="text1"/>
        </w:rPr>
      </w:pPr>
    </w:p>
    <w:p w14:paraId="1080879F" w14:textId="7A81BA9A" w:rsidR="0028273F" w:rsidRPr="0069440C" w:rsidRDefault="00F65450" w:rsidP="00A146D7">
      <w:pPr>
        <w:keepNext/>
        <w:ind w:right="360"/>
        <w:contextualSpacing/>
        <w:rPr>
          <w:b/>
          <w:bCs/>
          <w:color w:val="000000" w:themeColor="text1"/>
        </w:rPr>
      </w:pPr>
      <w:r w:rsidRPr="0069440C">
        <w:rPr>
          <w:b/>
          <w:bCs/>
          <w:color w:val="000000" w:themeColor="text1"/>
        </w:rPr>
        <w:t>2</w:t>
      </w:r>
      <w:r w:rsidR="007A5D35" w:rsidRPr="0069440C">
        <w:rPr>
          <w:b/>
          <w:bCs/>
          <w:color w:val="000000" w:themeColor="text1"/>
        </w:rPr>
        <w:t xml:space="preserve"> | </w:t>
      </w:r>
      <w:r w:rsidR="001E7716" w:rsidRPr="0069440C">
        <w:rPr>
          <w:b/>
          <w:bCs/>
          <w:color w:val="000000" w:themeColor="text1"/>
        </w:rPr>
        <w:t>Materials and methods</w:t>
      </w:r>
    </w:p>
    <w:p w14:paraId="41CB1E15" w14:textId="0A01D900" w:rsidR="0028273F" w:rsidRPr="0069440C" w:rsidRDefault="00161849" w:rsidP="00A146D7">
      <w:pPr>
        <w:ind w:right="360"/>
        <w:contextualSpacing/>
        <w:rPr>
          <w:b/>
          <w:bCs/>
          <w:color w:val="000000" w:themeColor="text1"/>
        </w:rPr>
      </w:pPr>
      <w:r w:rsidRPr="0069440C">
        <w:rPr>
          <w:b/>
          <w:bCs/>
          <w:color w:val="000000" w:themeColor="text1"/>
        </w:rPr>
        <w:t xml:space="preserve">2.1| </w:t>
      </w:r>
      <w:r w:rsidR="002756C0">
        <w:rPr>
          <w:b/>
          <w:bCs/>
          <w:color w:val="000000" w:themeColor="text1"/>
        </w:rPr>
        <w:t>Lizard collection and husbandry</w:t>
      </w:r>
    </w:p>
    <w:p w14:paraId="36879A3A" w14:textId="6E0D0160" w:rsidR="00394DCE" w:rsidRDefault="002756C0" w:rsidP="00A146D7">
      <w:pPr>
        <w:keepNext/>
        <w:contextualSpacing/>
        <w:rPr>
          <w:color w:val="000000" w:themeColor="text1"/>
        </w:rPr>
      </w:pPr>
      <w:r w:rsidRPr="002756C0">
        <w:rPr>
          <w:i/>
          <w:iCs/>
          <w:color w:val="000000" w:themeColor="text1"/>
        </w:rPr>
        <w:lastRenderedPageBreak/>
        <w:t xml:space="preserve">Bassiana duperreyi </w:t>
      </w:r>
      <w:r w:rsidRPr="002756C0">
        <w:rPr>
          <w:color w:val="000000" w:themeColor="text1"/>
        </w:rPr>
        <w:t>–</w:t>
      </w:r>
      <w:r w:rsidR="00ED49BF">
        <w:rPr>
          <w:color w:val="000000" w:themeColor="text1"/>
        </w:rPr>
        <w:t>Twenty</w:t>
      </w:r>
      <w:r w:rsidR="00194DA9">
        <w:rPr>
          <w:color w:val="000000" w:themeColor="text1"/>
        </w:rPr>
        <w:t>-</w:t>
      </w:r>
      <w:r w:rsidR="00ED49BF">
        <w:rPr>
          <w:color w:val="000000" w:themeColor="text1"/>
        </w:rPr>
        <w:t>five</w:t>
      </w:r>
      <w:r w:rsidR="00ED49BF" w:rsidRPr="002756C0">
        <w:rPr>
          <w:color w:val="000000" w:themeColor="text1"/>
        </w:rPr>
        <w:t xml:space="preserve"> </w:t>
      </w:r>
      <w:r w:rsidR="00E93F0A">
        <w:rPr>
          <w:i/>
          <w:iCs/>
          <w:color w:val="000000" w:themeColor="text1"/>
        </w:rPr>
        <w:t xml:space="preserve">B. duperreyi </w:t>
      </w:r>
      <w:r w:rsidR="00ED49BF" w:rsidRPr="002756C0">
        <w:rPr>
          <w:color w:val="000000" w:themeColor="text1"/>
        </w:rPr>
        <w:t xml:space="preserve">nests </w:t>
      </w:r>
      <w:r w:rsidR="00E93F0A">
        <w:rPr>
          <w:color w:val="000000" w:themeColor="text1"/>
        </w:rPr>
        <w:t>with a total of</w:t>
      </w:r>
      <w:r w:rsidR="00ED49BF" w:rsidRPr="002756C0">
        <w:rPr>
          <w:color w:val="000000" w:themeColor="text1"/>
        </w:rPr>
        <w:t xml:space="preserve"> 40 eggs</w:t>
      </w:r>
      <w:r w:rsidR="00E93F0A">
        <w:rPr>
          <w:color w:val="000000" w:themeColor="text1"/>
        </w:rPr>
        <w:t xml:space="preserve"> (1-4 eggs per nest)</w:t>
      </w:r>
      <w:r w:rsidR="00ED49BF" w:rsidRPr="002756C0">
        <w:rPr>
          <w:color w:val="000000" w:themeColor="text1"/>
        </w:rPr>
        <w:t xml:space="preserve"> were opportunistically located </w:t>
      </w:r>
      <w:r w:rsidR="00524CFF">
        <w:rPr>
          <w:color w:val="000000" w:themeColor="text1"/>
        </w:rPr>
        <w:t xml:space="preserve">in </w:t>
      </w:r>
      <w:r w:rsidR="00ED49BF" w:rsidRPr="002756C0">
        <w:rPr>
          <w:color w:val="000000" w:themeColor="text1"/>
        </w:rPr>
        <w:t>November 2020 by flipping rocks, logs, and other cover objects at two field locations within the Brindabella Range</w:t>
      </w:r>
      <w:r w:rsidR="00ED49BF" w:rsidRPr="002756C0" w:rsidDel="00ED49BF">
        <w:rPr>
          <w:color w:val="000000" w:themeColor="text1"/>
        </w:rPr>
        <w:t xml:space="preserve"> </w:t>
      </w:r>
      <w:r w:rsidRPr="002756C0">
        <w:rPr>
          <w:color w:val="000000" w:themeColor="text1"/>
        </w:rPr>
        <w:t xml:space="preserve">(Mount </w:t>
      </w:r>
      <w:proofErr w:type="spellStart"/>
      <w:r w:rsidRPr="002756C0">
        <w:rPr>
          <w:color w:val="000000" w:themeColor="text1"/>
        </w:rPr>
        <w:t>Ginini</w:t>
      </w:r>
      <w:proofErr w:type="spellEnd"/>
      <w:r w:rsidRPr="002756C0">
        <w:rPr>
          <w:color w:val="000000" w:themeColor="text1"/>
        </w:rPr>
        <w:t xml:space="preserve"> </w:t>
      </w:r>
      <w:r w:rsidR="00A3309D" w:rsidRPr="002756C0">
        <w:rPr>
          <w:color w:val="000000" w:themeColor="text1"/>
        </w:rPr>
        <w:t>–</w:t>
      </w:r>
      <w:r w:rsidRPr="002756C0">
        <w:rPr>
          <w:color w:val="000000" w:themeColor="text1"/>
        </w:rPr>
        <w:t xml:space="preserve"> 1640 m </w:t>
      </w:r>
      <w:proofErr w:type="spellStart"/>
      <w:r w:rsidRPr="002756C0">
        <w:rPr>
          <w:color w:val="000000" w:themeColor="text1"/>
        </w:rPr>
        <w:t>a.s.l</w:t>
      </w:r>
      <w:proofErr w:type="spellEnd"/>
      <w:r w:rsidRPr="002756C0">
        <w:rPr>
          <w:color w:val="000000" w:themeColor="text1"/>
        </w:rPr>
        <w:t xml:space="preserve">., 35°31’29.6“S 148°46’58.7”E; Piccadilly Circus </w:t>
      </w:r>
      <w:r w:rsidR="00A3309D" w:rsidRPr="002756C0">
        <w:rPr>
          <w:color w:val="000000" w:themeColor="text1"/>
        </w:rPr>
        <w:t>–</w:t>
      </w:r>
      <w:r w:rsidRPr="002756C0">
        <w:rPr>
          <w:color w:val="000000" w:themeColor="text1"/>
        </w:rPr>
        <w:t xml:space="preserve"> 1240 m </w:t>
      </w:r>
      <w:proofErr w:type="spellStart"/>
      <w:r w:rsidRPr="002756C0">
        <w:rPr>
          <w:color w:val="000000" w:themeColor="text1"/>
        </w:rPr>
        <w:t>a.s.l</w:t>
      </w:r>
      <w:proofErr w:type="spellEnd"/>
      <w:r w:rsidRPr="002756C0">
        <w:rPr>
          <w:color w:val="000000" w:themeColor="text1"/>
        </w:rPr>
        <w:t xml:space="preserve">., 35°21’42.0“S 148°48’12.5”E). </w:t>
      </w:r>
      <w:r w:rsidR="00ED49BF" w:rsidRPr="002756C0">
        <w:rPr>
          <w:color w:val="000000" w:themeColor="text1"/>
        </w:rPr>
        <w:t xml:space="preserve">These sites were selected because of high frequencies of sex-reversal </w:t>
      </w:r>
      <w:r w:rsidR="00524CFF">
        <w:rPr>
          <w:color w:val="000000" w:themeColor="text1"/>
        </w:rPr>
        <w:t xml:space="preserve">previously documented </w:t>
      </w:r>
      <w:r w:rsidR="00ED49BF" w:rsidRPr="002756C0">
        <w:rPr>
          <w:color w:val="000000" w:themeColor="text1"/>
        </w:rPr>
        <w:t xml:space="preserve">within </w:t>
      </w:r>
      <w:r w:rsidR="00524CFF">
        <w:rPr>
          <w:color w:val="000000" w:themeColor="text1"/>
        </w:rPr>
        <w:t xml:space="preserve">these </w:t>
      </w:r>
      <w:r w:rsidR="00ED49BF" w:rsidRPr="002756C0">
        <w:rPr>
          <w:color w:val="000000" w:themeColor="text1"/>
        </w:rPr>
        <w:t xml:space="preserve">populations </w:t>
      </w:r>
      <w:sdt>
        <w:sdtPr>
          <w:rPr>
            <w:color w:val="000000"/>
          </w:rPr>
          <w:tag w:val="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497042590"/>
          <w:placeholder>
            <w:docPart w:val="DefaultPlaceholder_-1854013440"/>
          </w:placeholder>
        </w:sdtPr>
        <w:sdtContent>
          <w:r w:rsidR="00EB4892" w:rsidRPr="00EB4892">
            <w:rPr>
              <w:color w:val="000000"/>
            </w:rPr>
            <w:t>(Dissanayake, Holleley, Deakin, et al., 2021)</w:t>
          </w:r>
        </w:sdtContent>
      </w:sdt>
      <w:r w:rsidRPr="002756C0">
        <w:rPr>
          <w:color w:val="000000" w:themeColor="text1"/>
        </w:rPr>
        <w:t xml:space="preserve">. The number of eggs per </w:t>
      </w:r>
      <w:r w:rsidR="00ED49BF">
        <w:rPr>
          <w:color w:val="000000" w:themeColor="text1"/>
        </w:rPr>
        <w:t>nest</w:t>
      </w:r>
      <w:r w:rsidR="00ED49BF" w:rsidRPr="002756C0">
        <w:rPr>
          <w:color w:val="000000" w:themeColor="text1"/>
        </w:rPr>
        <w:t xml:space="preserve"> </w:t>
      </w:r>
      <w:r w:rsidRPr="002756C0">
        <w:rPr>
          <w:color w:val="000000" w:themeColor="text1"/>
        </w:rPr>
        <w:t>was recorded</w:t>
      </w:r>
      <w:r w:rsidR="00D26BC4">
        <w:rPr>
          <w:color w:val="000000" w:themeColor="text1"/>
        </w:rPr>
        <w:t>,</w:t>
      </w:r>
      <w:r w:rsidRPr="002756C0">
        <w:rPr>
          <w:color w:val="000000" w:themeColor="text1"/>
        </w:rPr>
        <w:t xml:space="preserve"> and temperature dataloggers (iButton® model DS1921G; accuracy</w:t>
      </w:r>
      <m:oMath>
        <m:r>
          <m:rPr>
            <m:sty m:val="p"/>
          </m:rPr>
          <w:rPr>
            <w:rFonts w:ascii="Cambria Math" w:hAnsi="Cambria Math"/>
            <w:color w:val="000000" w:themeColor="text1"/>
          </w:rPr>
          <m:t>± 1</m:t>
        </m:r>
      </m:oMath>
      <w:r w:rsidRPr="002756C0">
        <w:rPr>
          <w:color w:val="000000" w:themeColor="text1"/>
        </w:rPr>
        <w:t xml:space="preserve">°C) were placed at the core of each nest to monitor nest temperatures. Each nest was </w:t>
      </w:r>
      <w:r w:rsidR="00D02758">
        <w:rPr>
          <w:color w:val="000000" w:themeColor="text1"/>
        </w:rPr>
        <w:t>maintained</w:t>
      </w:r>
      <w:r w:rsidR="00D02758" w:rsidRPr="002756C0">
        <w:rPr>
          <w:color w:val="000000" w:themeColor="text1"/>
        </w:rPr>
        <w:t xml:space="preserve"> </w:t>
      </w:r>
      <w:r w:rsidRPr="002756C0">
        <w:rPr>
          <w:color w:val="000000" w:themeColor="text1"/>
        </w:rPr>
        <w:t>in natural conditions for 9-10 weeks at each location</w:t>
      </w:r>
      <w:r w:rsidR="00524CFF">
        <w:rPr>
          <w:color w:val="000000" w:themeColor="text1"/>
        </w:rPr>
        <w:t>,</w:t>
      </w:r>
      <w:r w:rsidRPr="002756C0">
        <w:rPr>
          <w:color w:val="000000" w:themeColor="text1"/>
        </w:rPr>
        <w:t xml:space="preserve"> and the mean nest temperatures </w:t>
      </w:r>
      <w:r w:rsidR="001C4B1B" w:rsidRPr="002756C0">
        <w:rPr>
          <w:color w:val="000000" w:themeColor="text1"/>
        </w:rPr>
        <w:t xml:space="preserve">(Mount </w:t>
      </w:r>
      <w:proofErr w:type="spellStart"/>
      <w:r w:rsidR="001C4B1B" w:rsidRPr="002756C0">
        <w:rPr>
          <w:color w:val="000000" w:themeColor="text1"/>
        </w:rPr>
        <w:t>Ginini</w:t>
      </w:r>
      <w:proofErr w:type="spellEnd"/>
      <w:r w:rsidR="001C4B1B" w:rsidRPr="002756C0">
        <w:rPr>
          <w:color w:val="000000" w:themeColor="text1"/>
        </w:rPr>
        <w:t xml:space="preserve">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18.94°C </w:t>
      </w:r>
      <m:oMath>
        <m:r>
          <m:rPr>
            <m:sty m:val="p"/>
          </m:rPr>
          <w:rPr>
            <w:rFonts w:ascii="Cambria Math" w:hAnsi="Cambria Math"/>
            <w:color w:val="000000" w:themeColor="text1"/>
          </w:rPr>
          <m:t>±</m:t>
        </m:r>
      </m:oMath>
      <w:r w:rsidR="0078449D" w:rsidRPr="002756C0">
        <w:rPr>
          <w:color w:val="000000" w:themeColor="text1"/>
        </w:rPr>
        <w:t xml:space="preserve"> 0.98</w:t>
      </w:r>
      <w:r w:rsidR="001C4B1B" w:rsidRPr="002756C0">
        <w:rPr>
          <w:color w:val="000000" w:themeColor="text1"/>
        </w:rPr>
        <w:t xml:space="preserve"> &amp; Piccadilly Circus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20.42°C </w:t>
      </w:r>
      <m:oMath>
        <m:r>
          <m:rPr>
            <m:sty m:val="p"/>
          </m:rPr>
          <w:rPr>
            <w:rFonts w:ascii="Cambria Math" w:hAnsi="Cambria Math"/>
            <w:color w:val="000000" w:themeColor="text1"/>
          </w:rPr>
          <m:t xml:space="preserve">± </m:t>
        </m:r>
      </m:oMath>
      <w:r w:rsidR="0078449D" w:rsidRPr="002756C0">
        <w:rPr>
          <w:color w:val="000000" w:themeColor="text1"/>
        </w:rPr>
        <w:t>0.84</w:t>
      </w:r>
      <w:r w:rsidR="0078449D">
        <w:rPr>
          <w:color w:val="000000" w:themeColor="text1"/>
        </w:rPr>
        <w:t>; Fig. S1</w:t>
      </w:r>
      <w:r w:rsidR="001C4B1B" w:rsidRPr="002756C0">
        <w:rPr>
          <w:color w:val="000000" w:themeColor="text1"/>
        </w:rPr>
        <w:t xml:space="preserve">) </w:t>
      </w:r>
      <w:r w:rsidR="00CA465D">
        <w:rPr>
          <w:color w:val="000000" w:themeColor="text1"/>
        </w:rPr>
        <w:t xml:space="preserve">were </w:t>
      </w:r>
      <w:r w:rsidR="00CA465D" w:rsidRPr="002756C0">
        <w:rPr>
          <w:color w:val="000000" w:themeColor="text1"/>
        </w:rPr>
        <w:t xml:space="preserve">monitored </w:t>
      </w:r>
      <w:r w:rsidRPr="002756C0">
        <w:rPr>
          <w:color w:val="000000" w:themeColor="text1"/>
        </w:rPr>
        <w:t xml:space="preserve">to ensure approximately 90% of the development period passed in natural conditions </w:t>
      </w:r>
      <w:sdt>
        <w:sdtPr>
          <w:rPr>
            <w:color w:val="000000"/>
          </w:rPr>
          <w:tag w:val="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1363857609"/>
          <w:placeholder>
            <w:docPart w:val="DefaultPlaceholder_-1854013440"/>
          </w:placeholder>
        </w:sdtPr>
        <w:sdtContent>
          <w:r w:rsidR="00EB4892" w:rsidRPr="00EB4892">
            <w:rPr>
              <w:color w:val="000000"/>
            </w:rPr>
            <w:t>(Shine et al., 2002)</w:t>
          </w:r>
        </w:sdtContent>
      </w:sdt>
      <w:r w:rsidR="00714392">
        <w:rPr>
          <w:color w:val="000000" w:themeColor="text1"/>
        </w:rPr>
        <w:t xml:space="preserve">. </w:t>
      </w:r>
      <w:r w:rsidR="00CA465D">
        <w:rPr>
          <w:color w:val="000000" w:themeColor="text1"/>
        </w:rPr>
        <w:t>Therefore</w:t>
      </w:r>
      <w:r w:rsidRPr="002756C0">
        <w:rPr>
          <w:color w:val="000000" w:themeColor="text1"/>
        </w:rPr>
        <w:t xml:space="preserve">, sex-reversal in </w:t>
      </w:r>
      <w:r w:rsidRPr="002756C0">
        <w:rPr>
          <w:i/>
          <w:iCs/>
          <w:color w:val="000000" w:themeColor="text1"/>
        </w:rPr>
        <w:t>B. duperreyi</w:t>
      </w:r>
      <w:r w:rsidRPr="002756C0">
        <w:rPr>
          <w:color w:val="000000" w:themeColor="text1"/>
        </w:rPr>
        <w:t xml:space="preserve"> occurred </w:t>
      </w:r>
      <w:r w:rsidR="00CA465D">
        <w:rPr>
          <w:color w:val="000000" w:themeColor="text1"/>
        </w:rPr>
        <w:t xml:space="preserve">in natural nest sites </w:t>
      </w:r>
      <w:r w:rsidR="00011099">
        <w:rPr>
          <w:color w:val="000000" w:themeColor="text1"/>
        </w:rPr>
        <w:t>due to</w:t>
      </w:r>
      <w:r w:rsidRPr="002756C0">
        <w:rPr>
          <w:color w:val="000000" w:themeColor="text1"/>
        </w:rPr>
        <w:t xml:space="preserve"> exposure to sex-reversing </w:t>
      </w:r>
      <w:r w:rsidR="00EB4892">
        <w:rPr>
          <w:color w:val="000000" w:themeColor="text1"/>
        </w:rPr>
        <w:t xml:space="preserve">low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&lt;20°C</w:t>
      </w:r>
      <w:r w:rsidR="00EB4892" w:rsidRPr="002756C0">
        <w:rPr>
          <w:color w:val="000000" w:themeColor="text1"/>
        </w:rPr>
        <w:t>)</w:t>
      </w:r>
      <w:r w:rsidR="00A3309D">
        <w:rPr>
          <w:color w:val="000000" w:themeColor="text1"/>
        </w:rPr>
        <w:t xml:space="preserve"> </w:t>
      </w:r>
      <w:r w:rsidR="00A3309D" w:rsidRPr="00851830">
        <w:rPr>
          <w:i/>
          <w:iCs/>
          <w:color w:val="000000" w:themeColor="text1"/>
        </w:rPr>
        <w:t>in situ</w:t>
      </w:r>
      <w:r w:rsidRPr="002756C0">
        <w:rPr>
          <w:color w:val="000000" w:themeColor="text1"/>
        </w:rPr>
        <w:t>. The eggs were then collected</w:t>
      </w:r>
      <w:r w:rsidR="00011099">
        <w:rPr>
          <w:color w:val="000000" w:themeColor="text1"/>
        </w:rPr>
        <w:t>, placed in moist vermiculite,</w:t>
      </w:r>
      <w:r w:rsidR="002D3D56">
        <w:rPr>
          <w:color w:val="000000" w:themeColor="text1"/>
        </w:rPr>
        <w:t xml:space="preserve"> </w:t>
      </w:r>
      <w:r w:rsidRPr="002756C0">
        <w:rPr>
          <w:color w:val="000000" w:themeColor="text1"/>
        </w:rPr>
        <w:t xml:space="preserve">and transported back to </w:t>
      </w:r>
      <w:r w:rsidR="00A84065">
        <w:rPr>
          <w:color w:val="000000" w:themeColor="text1"/>
        </w:rPr>
        <w:t xml:space="preserve">the </w:t>
      </w:r>
      <w:r w:rsidRPr="002756C0">
        <w:rPr>
          <w:color w:val="000000" w:themeColor="text1"/>
        </w:rPr>
        <w:t>University of Canberra</w:t>
      </w:r>
      <w:r w:rsidR="000A4E35" w:rsidRPr="000A4E35">
        <w:rPr>
          <w:color w:val="000000" w:themeColor="text1"/>
        </w:rPr>
        <w:t>.</w:t>
      </w:r>
      <w:r w:rsidR="000A4E35">
        <w:rPr>
          <w:color w:val="000000" w:themeColor="text1"/>
        </w:rPr>
        <w:t xml:space="preserve"> </w:t>
      </w:r>
      <w:r w:rsidR="00CA465D">
        <w:rPr>
          <w:color w:val="000000" w:themeColor="text1"/>
        </w:rPr>
        <w:t xml:space="preserve">Eggs </w:t>
      </w:r>
      <w:r w:rsidRPr="002756C0">
        <w:rPr>
          <w:color w:val="000000" w:themeColor="text1"/>
        </w:rPr>
        <w:t xml:space="preserve">were placed in </w:t>
      </w:r>
      <w:r w:rsidR="006A5039" w:rsidRPr="002756C0">
        <w:rPr>
          <w:color w:val="000000" w:themeColor="text1"/>
        </w:rPr>
        <w:t>incubators</w:t>
      </w:r>
      <w:r w:rsidR="00ED49BF">
        <w:rPr>
          <w:color w:val="000000" w:themeColor="text1"/>
        </w:rPr>
        <w:t xml:space="preserve"> </w:t>
      </w:r>
      <w:r w:rsidR="000C353F">
        <w:rPr>
          <w:color w:val="000000" w:themeColor="text1"/>
        </w:rPr>
        <w:t>(</w:t>
      </w:r>
      <w:proofErr w:type="spellStart"/>
      <w:r w:rsidR="000C353F" w:rsidRPr="002756C0">
        <w:rPr>
          <w:color w:val="000000" w:themeColor="text1"/>
        </w:rPr>
        <w:t>LabWit</w:t>
      </w:r>
      <w:proofErr w:type="spellEnd"/>
      <w:r w:rsidR="000C353F" w:rsidRPr="002756C0">
        <w:rPr>
          <w:color w:val="000000" w:themeColor="text1"/>
        </w:rPr>
        <w:t>, ZXSDR1090</w:t>
      </w:r>
      <w:r w:rsidR="000C353F">
        <w:rPr>
          <w:color w:val="000000" w:themeColor="text1"/>
        </w:rPr>
        <w:t xml:space="preserve">) </w:t>
      </w:r>
      <w:r w:rsidR="00ED49BF">
        <w:rPr>
          <w:color w:val="000000" w:themeColor="text1"/>
        </w:rPr>
        <w:t>that</w:t>
      </w:r>
      <w:r w:rsidR="006A5039" w:rsidRPr="002756C0">
        <w:rPr>
          <w:color w:val="000000" w:themeColor="text1"/>
        </w:rPr>
        <w:t xml:space="preserve"> </w:t>
      </w:r>
      <w:r w:rsidR="006A5039">
        <w:rPr>
          <w:color w:val="000000" w:themeColor="text1"/>
        </w:rPr>
        <w:t>maintained</w:t>
      </w:r>
      <w:r w:rsidRPr="002756C0">
        <w:rPr>
          <w:color w:val="000000" w:themeColor="text1"/>
        </w:rPr>
        <w:t xml:space="preserve"> 23°C</w:t>
      </w:r>
      <w:r w:rsidR="00A84065">
        <w:rPr>
          <w:color w:val="000000" w:themeColor="text1"/>
        </w:rPr>
        <w:t>,</w:t>
      </w:r>
      <w:r w:rsidR="00ED49BF">
        <w:rPr>
          <w:color w:val="000000" w:themeColor="text1"/>
        </w:rPr>
        <w:t xml:space="preserve"> which produces a balanced sex </w:t>
      </w:r>
      <w:r w:rsidR="00524CFF">
        <w:rPr>
          <w:color w:val="000000" w:themeColor="text1"/>
        </w:rPr>
        <w:t>ratio</w:t>
      </w:r>
      <w:r w:rsidR="00524CFF" w:rsidRPr="007A637A">
        <w:rPr>
          <w:color w:val="000000" w:themeColor="text1"/>
          <w:vertAlign w:val="superscript"/>
        </w:rPr>
        <w:t xml:space="preserve"> </w:t>
      </w:r>
      <w:sdt>
        <w:sdtPr>
          <w:rPr>
            <w:color w:val="000000"/>
          </w:rPr>
          <w:tag w:val="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487676203"/>
          <w:placeholder>
            <w:docPart w:val="DefaultPlaceholder_-1854013440"/>
          </w:placeholder>
        </w:sdtPr>
        <w:sdtContent>
          <w:r w:rsidR="00EB4892" w:rsidRPr="00EB4892">
            <w:rPr>
              <w:color w:val="000000"/>
            </w:rPr>
            <w:t>(Shine et al., 2002)</w:t>
          </w:r>
        </w:sdtContent>
      </w:sdt>
      <w:r w:rsidRPr="002756C0">
        <w:rPr>
          <w:color w:val="000000" w:themeColor="text1"/>
        </w:rPr>
        <w:t xml:space="preserve">. </w:t>
      </w:r>
      <w:r w:rsidRPr="00524CFF">
        <w:rPr>
          <w:i/>
          <w:iCs/>
          <w:color w:val="000000" w:themeColor="text1"/>
        </w:rPr>
        <w:t>See</w:t>
      </w:r>
      <w:r w:rsidRPr="002756C0">
        <w:rPr>
          <w:color w:val="000000" w:themeColor="text1"/>
        </w:rPr>
        <w:t xml:space="preserve"> Dissanayake </w:t>
      </w:r>
      <w:r w:rsidR="00524CFF" w:rsidRPr="002756C0">
        <w:rPr>
          <w:color w:val="000000" w:themeColor="text1"/>
        </w:rPr>
        <w:t>et al</w:t>
      </w:r>
      <w:r w:rsidR="00EB4892">
        <w:rPr>
          <w:color w:val="000000" w:themeColor="text1"/>
        </w:rPr>
        <w:t xml:space="preserve"> 2021</w:t>
      </w:r>
      <w:r w:rsidR="00FA7CE8">
        <w:rPr>
          <w:color w:val="000000" w:themeColor="text1"/>
        </w:rPr>
        <w:t xml:space="preserve"> </w:t>
      </w:r>
      <w:r w:rsidRPr="002756C0">
        <w:rPr>
          <w:color w:val="000000" w:themeColor="text1"/>
        </w:rPr>
        <w:t xml:space="preserve">for </w:t>
      </w:r>
      <w:r w:rsidR="00011099">
        <w:rPr>
          <w:color w:val="000000" w:themeColor="text1"/>
        </w:rPr>
        <w:t xml:space="preserve">the </w:t>
      </w:r>
      <w:r w:rsidRPr="002756C0">
        <w:rPr>
          <w:color w:val="000000" w:themeColor="text1"/>
        </w:rPr>
        <w:t xml:space="preserve">study site description </w:t>
      </w:r>
      <w:r w:rsidR="00524CFF" w:rsidRPr="002756C0">
        <w:rPr>
          <w:color w:val="000000" w:themeColor="text1"/>
        </w:rPr>
        <w:t xml:space="preserve">and </w:t>
      </w:r>
      <w:r w:rsidR="00524CFF">
        <w:rPr>
          <w:color w:val="000000" w:themeColor="text1"/>
        </w:rPr>
        <w:t xml:space="preserve">further detail regarding </w:t>
      </w:r>
      <w:r w:rsidRPr="002756C0">
        <w:rPr>
          <w:color w:val="000000" w:themeColor="text1"/>
        </w:rPr>
        <w:t xml:space="preserve">general egg collection methods. </w:t>
      </w:r>
    </w:p>
    <w:p w14:paraId="43A98EAE" w14:textId="2DC8859E" w:rsidR="002756C0" w:rsidRPr="002756C0" w:rsidRDefault="002756C0" w:rsidP="00A146D7">
      <w:pPr>
        <w:keepNext/>
        <w:ind w:firstLine="720"/>
        <w:contextualSpacing/>
        <w:rPr>
          <w:color w:val="000000" w:themeColor="text1"/>
        </w:rPr>
      </w:pPr>
      <w:r w:rsidRPr="002756C0">
        <w:rPr>
          <w:color w:val="000000" w:themeColor="text1"/>
        </w:rPr>
        <w:t xml:space="preserve">Phenotypic sex was determined by squeezing the tail base to evert the hemipenes </w:t>
      </w:r>
      <w:sdt>
        <w:sdtPr>
          <w:rPr>
            <w:color w:val="000000"/>
          </w:rPr>
          <w:tag w:val="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
          <w:id w:val="-1841295883"/>
          <w:placeholder>
            <w:docPart w:val="DefaultPlaceholder_-1854013440"/>
          </w:placeholder>
        </w:sdtPr>
        <w:sdtContent>
          <w:r w:rsidR="00EB4892" w:rsidRPr="00EB4892">
            <w:rPr>
              <w:color w:val="000000"/>
            </w:rPr>
            <w:t>(</w:t>
          </w:r>
          <w:proofErr w:type="spellStart"/>
          <w:r w:rsidR="00EB4892" w:rsidRPr="00EB4892">
            <w:rPr>
              <w:color w:val="000000"/>
            </w:rPr>
            <w:t>Harolow</w:t>
          </w:r>
          <w:proofErr w:type="spellEnd"/>
          <w:r w:rsidR="00EB4892" w:rsidRPr="00EB4892">
            <w:rPr>
              <w:color w:val="000000"/>
            </w:rPr>
            <w:t>, 1996)</w:t>
          </w:r>
        </w:sdtContent>
      </w:sdt>
      <w:r w:rsidR="000A4E35">
        <w:rPr>
          <w:color w:val="000000" w:themeColor="text1"/>
        </w:rPr>
        <w:t xml:space="preserve"> for</w:t>
      </w:r>
      <w:r w:rsidR="005C4386">
        <w:rPr>
          <w:color w:val="000000" w:themeColor="text1"/>
        </w:rPr>
        <w:t xml:space="preserve"> 3-to-7-day old hatchlings</w:t>
      </w:r>
      <w:r w:rsidR="00524CFF">
        <w:rPr>
          <w:color w:val="000000" w:themeColor="text1"/>
        </w:rPr>
        <w:t xml:space="preserve"> </w:t>
      </w:r>
      <w:r w:rsidR="00A84065">
        <w:rPr>
          <w:color w:val="000000" w:themeColor="text1"/>
        </w:rPr>
        <w:t>and was checked again by hemipene transillumination</w:t>
      </w:r>
      <w:r w:rsidR="00524CFF">
        <w:rPr>
          <w:color w:val="000000"/>
          <w:vertAlign w:val="superscript"/>
        </w:rPr>
        <w:t xml:space="preserve"> </w:t>
      </w:r>
      <w:r w:rsidR="00A84065">
        <w:rPr>
          <w:color w:val="000000" w:themeColor="text1"/>
        </w:rPr>
        <w:t>after 5 weeks</w:t>
      </w:r>
      <w:r w:rsidR="00EB4892">
        <w:rPr>
          <w:color w:val="000000" w:themeColor="text1"/>
        </w:rPr>
        <w:t xml:space="preserve"> </w:t>
      </w:r>
      <w:sdt>
        <w:sdtPr>
          <w:rPr>
            <w:color w:val="000000"/>
            <w:vertAlign w:val="superscript"/>
          </w:rPr>
          <w:tag w:val="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iwiY29udGFpbmVyLXRpdGxlLXNob3J0IjoiU2NpIFJlcCJ9fV19"/>
          <w:id w:val="-1755962705"/>
          <w:placeholder>
            <w:docPart w:val="6FAD688E7516EB408E4949512C51ECDC"/>
          </w:placeholder>
        </w:sdtPr>
        <w:sdtContent>
          <w:r w:rsidR="00EB4892">
            <w:t>(Dissanayake, Holleley, &amp; Georges, 2021)</w:t>
          </w:r>
        </w:sdtContent>
      </w:sdt>
      <w:r w:rsidRPr="002756C0">
        <w:rPr>
          <w:color w:val="000000" w:themeColor="text1"/>
        </w:rPr>
        <w:t xml:space="preserve">. </w:t>
      </w:r>
      <w:r w:rsidR="00D02758">
        <w:rPr>
          <w:color w:val="000000" w:themeColor="text1"/>
        </w:rPr>
        <w:t>B</w:t>
      </w:r>
      <w:r w:rsidRPr="002756C0">
        <w:rPr>
          <w:color w:val="000000" w:themeColor="text1"/>
        </w:rPr>
        <w:t xml:space="preserve">lood from the tail </w:t>
      </w:r>
      <w:r w:rsidR="00524CFF">
        <w:rPr>
          <w:color w:val="000000" w:themeColor="text1"/>
        </w:rPr>
        <w:t xml:space="preserve">of each individual </w:t>
      </w:r>
      <w:r w:rsidRPr="002756C0">
        <w:rPr>
          <w:color w:val="000000" w:themeColor="text1"/>
        </w:rPr>
        <w:t>was collected on Whatman FTATM Elute Micro Card</w:t>
      </w:r>
      <w:r w:rsidR="0080300E">
        <w:rPr>
          <w:color w:val="000000" w:themeColor="text1"/>
        </w:rPr>
        <w:t xml:space="preserve"> (</w:t>
      </w:r>
      <w:r w:rsidRPr="002756C0">
        <w:rPr>
          <w:color w:val="000000" w:themeColor="text1"/>
        </w:rPr>
        <w:t>CAT No. WB120410</w:t>
      </w:r>
      <w:r w:rsidR="0080300E">
        <w:rPr>
          <w:color w:val="000000" w:themeColor="text1"/>
        </w:rPr>
        <w:t>)</w:t>
      </w:r>
      <w:r w:rsidRPr="002756C0">
        <w:rPr>
          <w:color w:val="000000" w:themeColor="text1"/>
        </w:rPr>
        <w:t>. Lizards were housed individually in plastic containers (0.35x0.25x0.15m)</w:t>
      </w:r>
      <w:r w:rsidR="00FB4538">
        <w:rPr>
          <w:color w:val="000000" w:themeColor="text1"/>
        </w:rPr>
        <w:t xml:space="preserve">. </w:t>
      </w:r>
      <w:r w:rsidRPr="002756C0">
        <w:rPr>
          <w:color w:val="000000" w:themeColor="text1"/>
        </w:rPr>
        <w:t xml:space="preserve">Each tub contained cardboard tubes and paper egg carton pieces for hides. Full-spectrum UV bulbs and heat bulbs were placed alternating between tubs </w:t>
      </w:r>
      <w:r w:rsidR="0077548B">
        <w:rPr>
          <w:color w:val="000000" w:themeColor="text1"/>
        </w:rPr>
        <w:t xml:space="preserve">to </w:t>
      </w:r>
      <w:r w:rsidR="00550A9F">
        <w:rPr>
          <w:color w:val="000000" w:themeColor="text1"/>
        </w:rPr>
        <w:t>create</w:t>
      </w:r>
      <w:r w:rsidR="0077548B">
        <w:rPr>
          <w:color w:val="000000" w:themeColor="text1"/>
        </w:rPr>
        <w:t xml:space="preserve"> a thermal gradient in each </w:t>
      </w:r>
      <w:r w:rsidR="00FB4538">
        <w:rPr>
          <w:color w:val="000000" w:themeColor="text1"/>
        </w:rPr>
        <w:t xml:space="preserve">tub </w:t>
      </w:r>
      <w:r w:rsidRPr="002756C0">
        <w:rPr>
          <w:color w:val="000000" w:themeColor="text1"/>
        </w:rPr>
        <w:t xml:space="preserve">(heat from one side, UV from the other). Hatchlings were fed live, gut-loaded crickets once per day </w:t>
      </w:r>
      <w:r w:rsidRPr="00851830">
        <w:rPr>
          <w:i/>
          <w:iCs/>
          <w:color w:val="000000" w:themeColor="text1"/>
        </w:rPr>
        <w:t>ad libitum</w:t>
      </w:r>
      <w:r w:rsidRPr="002756C0">
        <w:rPr>
          <w:color w:val="000000" w:themeColor="text1"/>
        </w:rPr>
        <w:t xml:space="preserve"> and twice per week the crickets were dusted with calcium</w:t>
      </w:r>
      <w:r w:rsidR="00524CFF">
        <w:rPr>
          <w:color w:val="000000" w:themeColor="text1"/>
        </w:rPr>
        <w:t xml:space="preserve"> powder</w:t>
      </w:r>
      <w:r w:rsidRPr="002756C0">
        <w:rPr>
          <w:color w:val="000000" w:themeColor="text1"/>
        </w:rPr>
        <w:t>. Hatchlings were provided with shallow water dishes that w</w:t>
      </w:r>
      <w:r w:rsidR="00D02758">
        <w:rPr>
          <w:color w:val="000000" w:themeColor="text1"/>
        </w:rPr>
        <w:t>ere</w:t>
      </w:r>
      <w:r w:rsidRPr="002756C0">
        <w:rPr>
          <w:color w:val="000000" w:themeColor="text1"/>
        </w:rPr>
        <w:t xml:space="preserve"> replenished daily</w:t>
      </w:r>
      <w:r w:rsidR="00FB4538">
        <w:rPr>
          <w:color w:val="000000" w:themeColor="text1"/>
        </w:rPr>
        <w:t>,</w:t>
      </w:r>
      <w:r w:rsidRPr="002756C0">
        <w:rPr>
          <w:color w:val="000000" w:themeColor="text1"/>
        </w:rPr>
        <w:t xml:space="preserve"> and </w:t>
      </w:r>
      <w:r w:rsidR="00FB4538">
        <w:rPr>
          <w:color w:val="000000" w:themeColor="text1"/>
        </w:rPr>
        <w:t xml:space="preserve">they were </w:t>
      </w:r>
      <w:r w:rsidRPr="002756C0">
        <w:rPr>
          <w:color w:val="000000" w:themeColor="text1"/>
        </w:rPr>
        <w:t>misted twice per day with water</w:t>
      </w:r>
      <w:r w:rsidR="00FB4538" w:rsidRPr="002756C0">
        <w:rPr>
          <w:color w:val="000000" w:themeColor="text1"/>
        </w:rPr>
        <w:t>.</w:t>
      </w:r>
    </w:p>
    <w:p w14:paraId="5AD39508" w14:textId="01D9DD9E" w:rsidR="002756C0" w:rsidRPr="002756C0" w:rsidRDefault="002756C0" w:rsidP="00A146D7">
      <w:pPr>
        <w:keepNext/>
        <w:ind w:firstLine="720"/>
        <w:contextualSpacing/>
        <w:rPr>
          <w:color w:val="000000" w:themeColor="text1"/>
        </w:rPr>
      </w:pPr>
      <w:r w:rsidRPr="002756C0">
        <w:rPr>
          <w:i/>
          <w:iCs/>
          <w:color w:val="000000" w:themeColor="text1"/>
        </w:rPr>
        <w:t>Pogona vitticeps</w:t>
      </w:r>
      <w:r w:rsidRPr="002756C0">
        <w:rPr>
          <w:color w:val="000000" w:themeColor="text1"/>
        </w:rPr>
        <w:t xml:space="preserve"> – The University of Canberra (UC) maintains a breeding colony of adult </w:t>
      </w:r>
      <w:r w:rsidRPr="002756C0">
        <w:rPr>
          <w:i/>
          <w:iCs/>
          <w:color w:val="000000" w:themeColor="text1"/>
        </w:rPr>
        <w:t>P. vitticeps</w:t>
      </w:r>
      <w:r w:rsidR="0047068D">
        <w:rPr>
          <w:color w:val="000000" w:themeColor="text1"/>
        </w:rPr>
        <w:t xml:space="preserve">, where </w:t>
      </w:r>
      <w:r w:rsidR="00FB4538">
        <w:rPr>
          <w:color w:val="000000" w:themeColor="text1"/>
        </w:rPr>
        <w:t xml:space="preserve">breeding </w:t>
      </w:r>
      <w:r w:rsidR="00BB0ABC">
        <w:rPr>
          <w:color w:val="000000" w:themeColor="text1"/>
        </w:rPr>
        <w:t xml:space="preserve">enclosures </w:t>
      </w:r>
      <w:r w:rsidR="0047068D">
        <w:rPr>
          <w:color w:val="000000" w:themeColor="text1"/>
        </w:rPr>
        <w:t xml:space="preserve">are </w:t>
      </w:r>
      <w:r w:rsidRPr="002756C0">
        <w:rPr>
          <w:color w:val="000000" w:themeColor="text1"/>
        </w:rPr>
        <w:t>comprised of one male (</w:t>
      </w:r>
      <w:r w:rsidR="000D7981">
        <w:rPr>
          <w:color w:val="000000" w:themeColor="text1"/>
        </w:rPr>
        <w:t>male</w:t>
      </w:r>
      <w:r w:rsidR="000D7981">
        <w:rPr>
          <w:color w:val="000000" w:themeColor="text1"/>
          <w:vertAlign w:val="subscript"/>
        </w:rPr>
        <w:t xml:space="preserve"> </w:t>
      </w:r>
      <w:r w:rsidR="000D7981">
        <w:rPr>
          <w:color w:val="000000" w:themeColor="text1"/>
        </w:rPr>
        <w:t>ZZ</w:t>
      </w:r>
      <w:r w:rsidRPr="002756C0">
        <w:rPr>
          <w:color w:val="000000" w:themeColor="text1"/>
        </w:rPr>
        <w:t>) to either three sex-reversed females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Pr="002756C0">
        <w:rPr>
          <w:color w:val="000000" w:themeColor="text1"/>
        </w:rPr>
        <w:t xml:space="preserve">) or three </w:t>
      </w:r>
      <w:r w:rsidR="0047068D">
        <w:rPr>
          <w:color w:val="000000" w:themeColor="text1"/>
        </w:rPr>
        <w:t>concordant females (female ZW)</w:t>
      </w:r>
      <w:r w:rsidRPr="002756C0">
        <w:rPr>
          <w:color w:val="000000" w:themeColor="text1"/>
        </w:rPr>
        <w:t>. During the summer of 2020–2021, females were allowed to lay eggs</w:t>
      </w:r>
      <w:r w:rsidR="00D26BC4">
        <w:rPr>
          <w:color w:val="000000" w:themeColor="text1"/>
        </w:rPr>
        <w:t>,</w:t>
      </w:r>
      <w:r w:rsidRPr="002756C0">
        <w:rPr>
          <w:color w:val="000000" w:themeColor="text1"/>
        </w:rPr>
        <w:t xml:space="preserve"> </w:t>
      </w:r>
      <w:r w:rsidR="00FB4538">
        <w:rPr>
          <w:color w:val="000000" w:themeColor="text1"/>
        </w:rPr>
        <w:t>which</w:t>
      </w:r>
      <w:r w:rsidRPr="002756C0">
        <w:rPr>
          <w:color w:val="000000" w:themeColor="text1"/>
        </w:rPr>
        <w:t xml:space="preserve"> were collected within </w:t>
      </w:r>
      <w:r w:rsidR="0080300E">
        <w:rPr>
          <w:color w:val="000000" w:themeColor="text1"/>
        </w:rPr>
        <w:t>2h</w:t>
      </w:r>
      <w:r w:rsidRPr="002756C0">
        <w:rPr>
          <w:color w:val="000000" w:themeColor="text1"/>
        </w:rPr>
        <w:t xml:space="preserve"> of deposition. Eggs (n= 96) </w:t>
      </w:r>
      <w:r w:rsidR="00003A98">
        <w:rPr>
          <w:color w:val="000000" w:themeColor="text1"/>
        </w:rPr>
        <w:t xml:space="preserve">from 15 clutches </w:t>
      </w:r>
      <w:r w:rsidRPr="002756C0">
        <w:rPr>
          <w:color w:val="000000" w:themeColor="text1"/>
        </w:rPr>
        <w:t>were randomly allocated to either 28°C (n= 43; no sex-reversal expected) or 34°C (n = 53; reversal of 50% of ZZ genotypes expected) in temperature-controlled incubators (</w:t>
      </w:r>
      <w:proofErr w:type="spellStart"/>
      <w:r w:rsidR="000C353F" w:rsidRPr="002756C0">
        <w:rPr>
          <w:color w:val="000000" w:themeColor="text1"/>
        </w:rPr>
        <w:t>LabWit</w:t>
      </w:r>
      <w:proofErr w:type="spellEnd"/>
      <w:r w:rsidR="000C353F" w:rsidRPr="002756C0">
        <w:rPr>
          <w:color w:val="000000" w:themeColor="text1"/>
        </w:rPr>
        <w:t>, ZXSDR1090</w:t>
      </w:r>
      <w:r w:rsidRPr="002756C0">
        <w:rPr>
          <w:color w:val="000000" w:themeColor="text1"/>
        </w:rPr>
        <w:t xml:space="preserve">) on moist vermiculite. Thus, sex-reversal in </w:t>
      </w:r>
      <w:r w:rsidRPr="002756C0">
        <w:rPr>
          <w:i/>
          <w:iCs/>
          <w:color w:val="000000" w:themeColor="text1"/>
        </w:rPr>
        <w:t>P. vitticeps</w:t>
      </w:r>
      <w:r w:rsidRPr="002756C0">
        <w:rPr>
          <w:color w:val="000000" w:themeColor="text1"/>
        </w:rPr>
        <w:t xml:space="preserve"> occurred </w:t>
      </w:r>
      <w:r w:rsidR="00D9592E" w:rsidRPr="002756C0">
        <w:rPr>
          <w:color w:val="000000" w:themeColor="text1"/>
        </w:rPr>
        <w:t>because of</w:t>
      </w:r>
      <w:r w:rsidRPr="002756C0">
        <w:rPr>
          <w:color w:val="000000" w:themeColor="text1"/>
        </w:rPr>
        <w:t xml:space="preserve"> exposure to sex-reversing </w:t>
      </w:r>
      <w:r w:rsidR="00EB4892">
        <w:rPr>
          <w:color w:val="000000" w:themeColor="text1"/>
        </w:rPr>
        <w:t xml:space="preserve">high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&gt; 32°C</w:t>
      </w:r>
      <w:r w:rsidR="00EB4892" w:rsidRPr="002756C0">
        <w:rPr>
          <w:color w:val="000000" w:themeColor="text1"/>
        </w:rPr>
        <w:t xml:space="preserve">) </w:t>
      </w:r>
      <w:r w:rsidRPr="002756C0">
        <w:rPr>
          <w:color w:val="000000" w:themeColor="text1"/>
        </w:rPr>
        <w:t xml:space="preserve">during incubation. Once hatchlings emerged, </w:t>
      </w:r>
      <w:r w:rsidR="00D02758">
        <w:rPr>
          <w:color w:val="000000" w:themeColor="text1"/>
        </w:rPr>
        <w:t xml:space="preserve">the determination of </w:t>
      </w:r>
      <w:r w:rsidRPr="002756C0">
        <w:rPr>
          <w:color w:val="000000" w:themeColor="text1"/>
        </w:rPr>
        <w:t xml:space="preserve">phenotypic sex and </w:t>
      </w:r>
      <w:r w:rsidR="00DC586C">
        <w:rPr>
          <w:color w:val="000000" w:themeColor="text1"/>
        </w:rPr>
        <w:t>blood</w:t>
      </w:r>
      <w:r w:rsidR="00DC586C" w:rsidRPr="002756C0">
        <w:rPr>
          <w:color w:val="000000" w:themeColor="text1"/>
        </w:rPr>
        <w:t xml:space="preserve"> </w:t>
      </w:r>
      <w:r w:rsidRPr="002756C0">
        <w:rPr>
          <w:color w:val="000000" w:themeColor="text1"/>
        </w:rPr>
        <w:t>sampl</w:t>
      </w:r>
      <w:r w:rsidR="00D02758">
        <w:rPr>
          <w:color w:val="000000" w:themeColor="text1"/>
        </w:rPr>
        <w:t>ing</w:t>
      </w:r>
      <w:r w:rsidRPr="002756C0">
        <w:rPr>
          <w:color w:val="000000" w:themeColor="text1"/>
        </w:rPr>
        <w:t xml:space="preserve"> followed the same protocols as for </w:t>
      </w:r>
      <w:r w:rsidRPr="002756C0">
        <w:rPr>
          <w:i/>
          <w:iCs/>
          <w:color w:val="000000" w:themeColor="text1"/>
        </w:rPr>
        <w:t>B. duperreyi</w:t>
      </w:r>
      <w:r w:rsidRPr="002756C0">
        <w:rPr>
          <w:color w:val="000000" w:themeColor="text1"/>
        </w:rPr>
        <w:t xml:space="preserve">. </w:t>
      </w:r>
      <w:r w:rsidR="00255E79">
        <w:rPr>
          <w:color w:val="000000" w:themeColor="text1"/>
        </w:rPr>
        <w:t>H</w:t>
      </w:r>
      <w:r w:rsidRPr="002756C0">
        <w:rPr>
          <w:color w:val="000000" w:themeColor="text1"/>
        </w:rPr>
        <w:t xml:space="preserve">atchlings were housed in plastic </w:t>
      </w:r>
      <w:r w:rsidR="00625CB3">
        <w:rPr>
          <w:color w:val="000000" w:themeColor="text1"/>
        </w:rPr>
        <w:t>tubs</w:t>
      </w:r>
      <w:r w:rsidRPr="002756C0">
        <w:rPr>
          <w:color w:val="000000" w:themeColor="text1"/>
        </w:rPr>
        <w:t xml:space="preserve"> (0.8x0.5x0.35m; 5 individuals per </w:t>
      </w:r>
      <w:r w:rsidR="00625CB3">
        <w:rPr>
          <w:color w:val="000000" w:themeColor="text1"/>
        </w:rPr>
        <w:t>tub</w:t>
      </w:r>
      <w:r w:rsidR="005B228F">
        <w:rPr>
          <w:color w:val="000000" w:themeColor="text1"/>
        </w:rPr>
        <w:t xml:space="preserve">), and </w:t>
      </w:r>
      <w:r w:rsidR="005B228F" w:rsidRPr="002756C0">
        <w:rPr>
          <w:color w:val="000000" w:themeColor="text1"/>
        </w:rPr>
        <w:t>in addition to crickets</w:t>
      </w:r>
      <w:r w:rsidR="005B228F">
        <w:rPr>
          <w:color w:val="000000" w:themeColor="text1"/>
        </w:rPr>
        <w:t>,</w:t>
      </w:r>
      <w:r w:rsidR="005B228F" w:rsidRPr="002756C0">
        <w:rPr>
          <w:color w:val="000000" w:themeColor="text1"/>
        </w:rPr>
        <w:t xml:space="preserve"> </w:t>
      </w:r>
      <w:r w:rsidRPr="002756C0">
        <w:rPr>
          <w:color w:val="000000" w:themeColor="text1"/>
        </w:rPr>
        <w:t xml:space="preserve">finely grated vegetables were introduced </w:t>
      </w:r>
      <w:r w:rsidR="001657FD">
        <w:rPr>
          <w:color w:val="000000" w:themeColor="text1"/>
        </w:rPr>
        <w:t xml:space="preserve">to the diet </w:t>
      </w:r>
      <w:r w:rsidR="00DC586C">
        <w:rPr>
          <w:color w:val="000000" w:themeColor="text1"/>
        </w:rPr>
        <w:t>b</w:t>
      </w:r>
      <w:r w:rsidR="001657FD" w:rsidRPr="002756C0">
        <w:rPr>
          <w:color w:val="000000" w:themeColor="text1"/>
        </w:rPr>
        <w:t>eginning at 6-7 weeks</w:t>
      </w:r>
      <w:r w:rsidR="001657FD">
        <w:rPr>
          <w:color w:val="000000" w:themeColor="text1"/>
        </w:rPr>
        <w:t xml:space="preserve"> post-hatch</w:t>
      </w:r>
      <w:r w:rsidRPr="002756C0">
        <w:rPr>
          <w:color w:val="000000" w:themeColor="text1"/>
        </w:rPr>
        <w:t xml:space="preserve">. </w:t>
      </w:r>
    </w:p>
    <w:p w14:paraId="2102EB6B" w14:textId="31116175" w:rsidR="00E86023" w:rsidRPr="0069440C" w:rsidRDefault="007A5D35" w:rsidP="00A146D7">
      <w:pPr>
        <w:keepNext/>
        <w:contextualSpacing/>
        <w:rPr>
          <w:color w:val="000000" w:themeColor="text1"/>
        </w:rPr>
      </w:pPr>
      <w:r w:rsidRPr="0069440C">
        <w:rPr>
          <w:b/>
          <w:bCs/>
          <w:color w:val="000000" w:themeColor="text1"/>
        </w:rPr>
        <w:t>2.</w:t>
      </w:r>
      <w:r w:rsidR="00161849" w:rsidRPr="0069440C">
        <w:rPr>
          <w:b/>
          <w:bCs/>
          <w:color w:val="000000" w:themeColor="text1"/>
        </w:rPr>
        <w:t>2</w:t>
      </w:r>
      <w:r w:rsidRPr="0069440C">
        <w:rPr>
          <w:b/>
          <w:bCs/>
          <w:color w:val="000000" w:themeColor="text1"/>
        </w:rPr>
        <w:t>|</w:t>
      </w:r>
      <w:r w:rsidR="00FC0219" w:rsidRPr="0069440C">
        <w:rPr>
          <w:b/>
          <w:bCs/>
          <w:color w:val="000000" w:themeColor="text1"/>
        </w:rPr>
        <w:t xml:space="preserve"> </w:t>
      </w:r>
      <w:r w:rsidR="002756C0">
        <w:rPr>
          <w:b/>
          <w:bCs/>
          <w:color w:val="000000" w:themeColor="text1"/>
        </w:rPr>
        <w:t>Genotyping</w:t>
      </w:r>
    </w:p>
    <w:p w14:paraId="5419E3F2" w14:textId="78132525" w:rsidR="002756C0" w:rsidRDefault="002756C0" w:rsidP="00A146D7">
      <w:pPr>
        <w:contextualSpacing/>
        <w:rPr>
          <w:color w:val="000000" w:themeColor="text1"/>
        </w:rPr>
      </w:pPr>
      <w:r w:rsidRPr="002756C0">
        <w:rPr>
          <w:color w:val="000000" w:themeColor="text1"/>
        </w:rPr>
        <w:t xml:space="preserve">Genotypic sex </w:t>
      </w:r>
      <w:r w:rsidR="006D58EA">
        <w:rPr>
          <w:color w:val="000000" w:themeColor="text1"/>
        </w:rPr>
        <w:t xml:space="preserve">was determined </w:t>
      </w:r>
      <w:r w:rsidRPr="002756C0">
        <w:rPr>
          <w:color w:val="000000" w:themeColor="text1"/>
        </w:rPr>
        <w:t xml:space="preserve">for both </w:t>
      </w:r>
      <w:r w:rsidRPr="002756C0">
        <w:rPr>
          <w:i/>
          <w:iCs/>
          <w:color w:val="000000" w:themeColor="text1"/>
        </w:rPr>
        <w:t>B. duperreyi</w:t>
      </w:r>
      <w:r w:rsidRPr="002756C0">
        <w:rPr>
          <w:color w:val="000000" w:themeColor="text1"/>
        </w:rPr>
        <w:t xml:space="preserve"> and </w:t>
      </w:r>
      <w:r w:rsidRPr="002756C0">
        <w:rPr>
          <w:i/>
          <w:iCs/>
          <w:color w:val="000000" w:themeColor="text1"/>
        </w:rPr>
        <w:t>P. vitticeps</w:t>
      </w:r>
      <w:r w:rsidRPr="002756C0">
        <w:rPr>
          <w:color w:val="000000" w:themeColor="text1"/>
        </w:rPr>
        <w:t xml:space="preserve"> using polymerase chain reaction (PCR)-based molecular sex test</w:t>
      </w:r>
      <w:r w:rsidR="00A3309D">
        <w:rPr>
          <w:color w:val="000000" w:themeColor="text1"/>
        </w:rPr>
        <w:t>s</w:t>
      </w:r>
      <w:r w:rsidRPr="002756C0">
        <w:rPr>
          <w:color w:val="000000" w:themeColor="text1"/>
        </w:rPr>
        <w:t xml:space="preserve"> from extracted DNA collected from </w:t>
      </w:r>
      <w:del w:id="110" w:author="Kris.Wild" w:date="2023-04-06T14:56:00Z">
        <w:r w:rsidR="00D02758" w:rsidDel="00FC6010">
          <w:rPr>
            <w:color w:val="000000" w:themeColor="text1"/>
          </w:rPr>
          <w:delText xml:space="preserve">blood </w:delText>
        </w:r>
      </w:del>
      <w:ins w:id="111" w:author="Kris.Wild" w:date="2023-04-06T14:56:00Z">
        <w:r w:rsidR="00FC6010">
          <w:rPr>
            <w:color w:val="000000" w:themeColor="text1"/>
          </w:rPr>
          <w:t xml:space="preserve">tissue </w:t>
        </w:r>
      </w:ins>
      <w:r w:rsidR="00D02758">
        <w:rPr>
          <w:color w:val="000000" w:themeColor="text1"/>
        </w:rPr>
        <w:t>samples</w:t>
      </w:r>
      <w:r w:rsidRPr="002756C0">
        <w:rPr>
          <w:color w:val="000000" w:themeColor="text1"/>
        </w:rPr>
        <w:t xml:space="preserve">. DNA was extracted from tissue samples. DNA purity was determined using a </w:t>
      </w:r>
      <w:proofErr w:type="spellStart"/>
      <w:r w:rsidRPr="002756C0">
        <w:rPr>
          <w:color w:val="000000" w:themeColor="text1"/>
        </w:rPr>
        <w:t>NanoDrop</w:t>
      </w:r>
      <w:proofErr w:type="spellEnd"/>
      <w:r w:rsidRPr="002756C0">
        <w:rPr>
          <w:color w:val="000000" w:themeColor="text1"/>
        </w:rPr>
        <w:t xml:space="preserve"> 1000 spectrophotometer (</w:t>
      </w:r>
      <w:proofErr w:type="spellStart"/>
      <w:r w:rsidRPr="002756C0">
        <w:rPr>
          <w:color w:val="000000" w:themeColor="text1"/>
        </w:rPr>
        <w:t>NanoDrop</w:t>
      </w:r>
      <w:proofErr w:type="spellEnd"/>
      <w:r w:rsidRPr="002756C0">
        <w:rPr>
          <w:color w:val="000000" w:themeColor="text1"/>
        </w:rPr>
        <w:t xml:space="preserve"> Technologies Inc., Wilmington, DE, USA) and quantified using the Qubit 2.0 Fluorometric Quantitation (Invitrogen, Life technologies, Sydney, N.S.W., Australia). </w:t>
      </w:r>
      <w:r w:rsidR="006D58EA">
        <w:rPr>
          <w:color w:val="000000" w:themeColor="text1"/>
        </w:rPr>
        <w:t xml:space="preserve">The </w:t>
      </w:r>
      <w:r w:rsidR="006D58EA" w:rsidRPr="002756C0">
        <w:rPr>
          <w:color w:val="000000" w:themeColor="text1"/>
        </w:rPr>
        <w:t xml:space="preserve">sex-reversal status was </w:t>
      </w:r>
      <w:r w:rsidR="006D58EA">
        <w:rPr>
          <w:color w:val="000000" w:themeColor="text1"/>
        </w:rPr>
        <w:t>determined</w:t>
      </w:r>
      <w:r w:rsidR="006D58EA" w:rsidRPr="002756C0">
        <w:rPr>
          <w:color w:val="000000" w:themeColor="text1"/>
        </w:rPr>
        <w:t xml:space="preserve"> </w:t>
      </w:r>
      <w:r w:rsidR="006D58EA">
        <w:rPr>
          <w:color w:val="000000" w:themeColor="text1"/>
        </w:rPr>
        <w:t>f</w:t>
      </w:r>
      <w:r w:rsidR="006D58EA" w:rsidRPr="002756C0">
        <w:rPr>
          <w:color w:val="000000" w:themeColor="text1"/>
        </w:rPr>
        <w:t xml:space="preserve">or </w:t>
      </w:r>
      <w:r w:rsidR="006D58EA" w:rsidRPr="002756C0">
        <w:rPr>
          <w:i/>
          <w:iCs/>
          <w:color w:val="000000" w:themeColor="text1"/>
        </w:rPr>
        <w:t>B. duperreyi</w:t>
      </w:r>
      <w:r w:rsidR="00DF7EF5">
        <w:rPr>
          <w:color w:val="000000" w:themeColor="text1"/>
        </w:rPr>
        <w:t xml:space="preserve"> </w:t>
      </w:r>
      <w:r w:rsidR="006D58EA" w:rsidRPr="002756C0">
        <w:rPr>
          <w:color w:val="000000" w:themeColor="text1"/>
        </w:rPr>
        <w:t xml:space="preserve">by using </w:t>
      </w:r>
      <w:r w:rsidR="006D58EA" w:rsidRPr="002756C0">
        <w:rPr>
          <w:color w:val="000000" w:themeColor="text1"/>
        </w:rPr>
        <w:lastRenderedPageBreak/>
        <w:t>PCR as described by Dissanayake et al</w:t>
      </w:r>
      <w:r w:rsidRPr="002756C0">
        <w:rPr>
          <w:color w:val="000000" w:themeColor="text1"/>
        </w:rPr>
        <w:t>.</w:t>
      </w:r>
      <w:r w:rsidR="00D35285">
        <w:rPr>
          <w:color w:val="000000" w:themeColor="text1"/>
        </w:rPr>
        <w:t xml:space="preserve"> </w:t>
      </w:r>
      <w:sdt>
        <w:sdtPr>
          <w:rPr>
            <w:color w:val="000000"/>
          </w:rPr>
          <w:tag w:val="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
          <w:id w:val="482667312"/>
          <w:placeholder>
            <w:docPart w:val="DefaultPlaceholder_-1854013440"/>
          </w:placeholder>
        </w:sdtPr>
        <w:sdtContent>
          <w:r w:rsidR="00EB4892" w:rsidRPr="00EB4892">
            <w:rPr>
              <w:color w:val="000000"/>
            </w:rPr>
            <w:t>(Dissanayake et al., 2020)</w:t>
          </w:r>
        </w:sdtContent>
      </w:sdt>
      <w:r w:rsidR="00DE5D3F">
        <w:rPr>
          <w:color w:val="000000" w:themeColor="text1"/>
        </w:rPr>
        <w:t>,</w:t>
      </w:r>
      <w:r w:rsidRPr="002756C0">
        <w:rPr>
          <w:color w:val="000000" w:themeColor="text1"/>
        </w:rPr>
        <w:t xml:space="preserve"> where the genotypic sex was identified based on Y-specific markers allowing identification of XX and XY samples. </w:t>
      </w:r>
      <w:r w:rsidR="006D58EA" w:rsidRPr="002756C0">
        <w:rPr>
          <w:color w:val="000000" w:themeColor="text1"/>
        </w:rPr>
        <w:t>No XY females were observed</w:t>
      </w:r>
      <w:r w:rsidR="00D35285">
        <w:rPr>
          <w:color w:val="000000" w:themeColor="text1"/>
        </w:rPr>
        <w:t>,</w:t>
      </w:r>
      <w:r w:rsidR="006D58EA" w:rsidRPr="002756C0">
        <w:rPr>
          <w:color w:val="000000" w:themeColor="text1"/>
        </w:rPr>
        <w:t xml:space="preserve"> </w:t>
      </w:r>
      <w:r w:rsidR="006D58EA">
        <w:rPr>
          <w:color w:val="000000" w:themeColor="text1"/>
        </w:rPr>
        <w:t>which is consistent with previous observations</w:t>
      </w:r>
      <w:r w:rsidR="006D58EA" w:rsidRPr="002756C0">
        <w:rPr>
          <w:color w:val="000000" w:themeColor="text1"/>
        </w:rPr>
        <w:t xml:space="preserve"> that recombination and/or mutation involving these loci is negligible and </w:t>
      </w:r>
      <w:r w:rsidR="006D58EA">
        <w:rPr>
          <w:color w:val="000000" w:themeColor="text1"/>
        </w:rPr>
        <w:t>does</w:t>
      </w:r>
      <w:r w:rsidR="006D58EA" w:rsidRPr="002756C0">
        <w:rPr>
          <w:color w:val="000000" w:themeColor="text1"/>
        </w:rPr>
        <w:t xml:space="preserve"> not affect the accuracy of genotypic sex assignment</w:t>
      </w:r>
      <w:r w:rsidRPr="002756C0">
        <w:rPr>
          <w:color w:val="000000" w:themeColor="text1"/>
        </w:rPr>
        <w:t xml:space="preserve">. Genotypic sex (ZZ/ZW) for </w:t>
      </w:r>
      <w:r w:rsidRPr="002756C0">
        <w:rPr>
          <w:i/>
          <w:iCs/>
          <w:color w:val="000000" w:themeColor="text1"/>
        </w:rPr>
        <w:t>P. vitticeps</w:t>
      </w:r>
      <w:r w:rsidRPr="002756C0">
        <w:rPr>
          <w:color w:val="000000" w:themeColor="text1"/>
        </w:rPr>
        <w:t xml:space="preserve"> was determined using a PCR</w:t>
      </w:r>
      <w:r w:rsidR="002E4F04">
        <w:rPr>
          <w:color w:val="000000" w:themeColor="text1"/>
        </w:rPr>
        <w:t>-</w:t>
      </w:r>
      <w:r w:rsidRPr="002756C0">
        <w:rPr>
          <w:color w:val="000000" w:themeColor="text1"/>
        </w:rPr>
        <w:t xml:space="preserve">based molecular sex test that amplifies a W-chromosome-specific size polymorphism </w:t>
      </w:r>
      <w:sdt>
        <w:sdtPr>
          <w:rPr>
            <w:color w:val="000000"/>
          </w:rPr>
          <w:tag w:val="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101522543"/>
          <w:placeholder>
            <w:docPart w:val="DefaultPlaceholder_-1854013440"/>
          </w:placeholder>
        </w:sdtPr>
        <w:sdtContent>
          <w:r w:rsidR="00EB4892" w:rsidRPr="00EB4892">
            <w:rPr>
              <w:color w:val="000000"/>
            </w:rPr>
            <w:t>(Holleley et al., 2015)</w:t>
          </w:r>
        </w:sdtContent>
      </w:sdt>
      <w:r w:rsidR="00AB4841">
        <w:rPr>
          <w:color w:val="000000" w:themeColor="text1"/>
        </w:rPr>
        <w:t xml:space="preserve">, </w:t>
      </w:r>
      <w:r w:rsidRPr="002756C0">
        <w:rPr>
          <w:color w:val="000000" w:themeColor="text1"/>
        </w:rPr>
        <w:t>in which two bands amplify in ZW individuals and one control band amplifies in ZZ individuals.</w:t>
      </w:r>
      <w:r w:rsidR="006D58EA">
        <w:rPr>
          <w:color w:val="000000" w:themeColor="text1"/>
        </w:rPr>
        <w:t xml:space="preserve"> No ZW males were observed.</w:t>
      </w:r>
      <w:r w:rsidRPr="002756C0">
        <w:rPr>
          <w:color w:val="000000" w:themeColor="text1"/>
        </w:rPr>
        <w:t xml:space="preserve"> All PCR products were visualized on a 1.5% agarose gel using SYBR Safe (Life Technologies, Carlsbad, USA), and all molecular sex tests were conducted blind to the phenotypic sex of the individuals. </w:t>
      </w:r>
      <w:r w:rsidR="00B351B9">
        <w:rPr>
          <w:color w:val="000000" w:themeColor="text1"/>
        </w:rPr>
        <w:t xml:space="preserve">For </w:t>
      </w:r>
      <w:r w:rsidRPr="002756C0">
        <w:rPr>
          <w:color w:val="000000" w:themeColor="text1"/>
        </w:rPr>
        <w:t>both species</w:t>
      </w:r>
      <w:r w:rsidR="00D35285">
        <w:rPr>
          <w:color w:val="000000" w:themeColor="text1"/>
        </w:rPr>
        <w:t>,</w:t>
      </w:r>
      <w:r w:rsidRPr="002756C0">
        <w:rPr>
          <w:color w:val="000000" w:themeColor="text1"/>
        </w:rPr>
        <w:t xml:space="preserve"> </w:t>
      </w:r>
      <w:r w:rsidR="00B351B9">
        <w:rPr>
          <w:color w:val="000000" w:themeColor="text1"/>
        </w:rPr>
        <w:t xml:space="preserve">sex class accounted for genotype and phenotype and when </w:t>
      </w:r>
      <w:r w:rsidRPr="002756C0">
        <w:rPr>
          <w:color w:val="000000" w:themeColor="text1"/>
        </w:rPr>
        <w:t xml:space="preserve">genotype–phenotype discordance </w:t>
      </w:r>
      <w:r w:rsidR="00C16888">
        <w:rPr>
          <w:color w:val="000000" w:themeColor="text1"/>
        </w:rPr>
        <w:t xml:space="preserve">occurred </w:t>
      </w:r>
      <w:r w:rsidR="00B351B9">
        <w:rPr>
          <w:color w:val="000000" w:themeColor="text1"/>
        </w:rPr>
        <w:t xml:space="preserve">individuals were </w:t>
      </w:r>
      <w:r w:rsidRPr="002756C0">
        <w:rPr>
          <w:color w:val="000000" w:themeColor="text1"/>
        </w:rPr>
        <w:t>classified as sex-reversed</w:t>
      </w:r>
      <w:r w:rsidR="00DE5D3F">
        <w:rPr>
          <w:color w:val="000000" w:themeColor="text1"/>
        </w:rPr>
        <w:t xml:space="preserve"> </w:t>
      </w:r>
      <w:sdt>
        <w:sdtPr>
          <w:rPr>
            <w:color w:val="000000"/>
          </w:rPr>
          <w:tag w:val="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90753375"/>
          <w:placeholder>
            <w:docPart w:val="DefaultPlaceholder_-1854013440"/>
          </w:placeholder>
        </w:sdtPr>
        <w:sdtContent>
          <w:r w:rsidR="00EB4892" w:rsidRPr="00EB4892">
            <w:rPr>
              <w:color w:val="000000"/>
            </w:rPr>
            <w:t>(Holleley et al., 2015)</w:t>
          </w:r>
        </w:sdtContent>
      </w:sdt>
      <w:r w:rsidR="00DE5D3F">
        <w:rPr>
          <w:color w:val="000000" w:themeColor="text1"/>
        </w:rPr>
        <w:t>.</w:t>
      </w:r>
    </w:p>
    <w:p w14:paraId="648975D2" w14:textId="7F48E08A" w:rsidR="001E7716" w:rsidRPr="0069440C" w:rsidRDefault="007A5D35" w:rsidP="00A146D7">
      <w:pPr>
        <w:contextualSpacing/>
        <w:rPr>
          <w:b/>
          <w:bCs/>
          <w:color w:val="000000" w:themeColor="text1"/>
        </w:rPr>
      </w:pPr>
      <w:r w:rsidRPr="0069440C">
        <w:rPr>
          <w:b/>
          <w:bCs/>
          <w:color w:val="000000" w:themeColor="text1"/>
        </w:rPr>
        <w:t>2.</w:t>
      </w:r>
      <w:r w:rsidR="00331F77" w:rsidRPr="0069440C">
        <w:rPr>
          <w:b/>
          <w:bCs/>
          <w:color w:val="000000" w:themeColor="text1"/>
        </w:rPr>
        <w:t xml:space="preserve">3 </w:t>
      </w:r>
      <w:r w:rsidRPr="0069440C">
        <w:rPr>
          <w:b/>
          <w:bCs/>
          <w:color w:val="000000" w:themeColor="text1"/>
        </w:rPr>
        <w:t>|</w:t>
      </w:r>
      <w:r w:rsidR="00F65450" w:rsidRPr="0069440C">
        <w:rPr>
          <w:b/>
          <w:bCs/>
          <w:color w:val="000000" w:themeColor="text1"/>
        </w:rPr>
        <w:t xml:space="preserve"> </w:t>
      </w:r>
      <w:r w:rsidR="002756C0">
        <w:rPr>
          <w:b/>
          <w:bCs/>
          <w:color w:val="000000" w:themeColor="text1"/>
        </w:rPr>
        <w:t xml:space="preserve">Respirometry </w:t>
      </w:r>
    </w:p>
    <w:p w14:paraId="0A52FD65" w14:textId="6DED1E41" w:rsidR="002756C0" w:rsidRPr="002756C0" w:rsidRDefault="00C555B3" w:rsidP="00A146D7">
      <w:pPr>
        <w:contextualSpacing/>
        <w:rPr>
          <w:color w:val="000000" w:themeColor="text1"/>
        </w:rPr>
      </w:pPr>
      <w:r w:rsidRPr="0051528F">
        <w:rPr>
          <w:color w:val="000000" w:themeColor="text1"/>
        </w:rPr>
        <w:t xml:space="preserve">Metabolic rate (MR) was </w:t>
      </w:r>
      <w:r w:rsidR="0051528F" w:rsidRPr="0051528F">
        <w:rPr>
          <w:color w:val="000000" w:themeColor="text1"/>
        </w:rPr>
        <w:t>defined</w:t>
      </w:r>
      <w:r w:rsidRPr="0051528F">
        <w:rPr>
          <w:color w:val="000000" w:themeColor="text1"/>
        </w:rPr>
        <w:t xml:space="preserve"> as </w:t>
      </w:r>
      <w:r w:rsidR="0051528F" w:rsidRPr="0051528F">
        <w:rPr>
          <w:color w:val="000000" w:themeColor="text1"/>
        </w:rPr>
        <w:t xml:space="preserve">the </w:t>
      </w:r>
      <w:r w:rsidRPr="0051528F">
        <w:rPr>
          <w:color w:val="000000" w:themeColor="text1"/>
        </w:rPr>
        <w:t>rate of oxygen consumption (V̇O</w:t>
      </w:r>
      <w:r w:rsidRPr="0051528F">
        <w:rPr>
          <w:color w:val="000000" w:themeColor="text1"/>
          <w:vertAlign w:val="subscript"/>
        </w:rPr>
        <w:t>2</w:t>
      </w:r>
      <w:r w:rsidRPr="0051528F">
        <w:rPr>
          <w:color w:val="000000" w:themeColor="text1"/>
        </w:rPr>
        <w:t>, mL min</w:t>
      </w:r>
      <w:r w:rsidRPr="0051528F">
        <w:rPr>
          <w:color w:val="000000" w:themeColor="text1"/>
          <w:vertAlign w:val="superscript"/>
        </w:rPr>
        <w:t>−1</w:t>
      </w:r>
      <w:r w:rsidRPr="0051528F">
        <w:rPr>
          <w:color w:val="000000" w:themeColor="text1"/>
        </w:rPr>
        <w:t xml:space="preserve">) of post-absorptive animal </w:t>
      </w:r>
      <w:r w:rsidR="0051528F" w:rsidRPr="0051528F">
        <w:rPr>
          <w:color w:val="000000" w:themeColor="text1"/>
        </w:rPr>
        <w:t xml:space="preserve">using a </w:t>
      </w:r>
      <w:r w:rsidR="00DF7EF5" w:rsidRPr="0051528F">
        <w:t xml:space="preserve">stop </w:t>
      </w:r>
      <w:r w:rsidR="00E92942" w:rsidRPr="0051528F">
        <w:t xml:space="preserve">flow </w:t>
      </w:r>
      <w:r w:rsidR="002756C0" w:rsidRPr="0051528F">
        <w:rPr>
          <w:color w:val="000000" w:themeColor="text1"/>
        </w:rPr>
        <w:t xml:space="preserve">respirometry system </w:t>
      </w:r>
      <w:r w:rsidR="0051528F" w:rsidRPr="0051528F">
        <w:rPr>
          <w:color w:val="000000" w:themeColor="text1"/>
        </w:rPr>
        <w:t>(</w:t>
      </w:r>
      <w:r w:rsidR="00DF7EF5" w:rsidRPr="0051528F">
        <w:rPr>
          <w:color w:val="000000" w:themeColor="text1"/>
        </w:rPr>
        <w:t>Stable</w:t>
      </w:r>
      <w:r w:rsidR="002756C0" w:rsidRPr="0051528F">
        <w:rPr>
          <w:color w:val="000000" w:themeColor="text1"/>
        </w:rPr>
        <w:t xml:space="preserve"> System FMS</w:t>
      </w:r>
      <w:r w:rsidR="0051528F" w:rsidRPr="0051528F">
        <w:rPr>
          <w:color w:val="000000" w:themeColor="text1"/>
        </w:rPr>
        <w:t xml:space="preserve">, </w:t>
      </w:r>
      <w:r w:rsidR="002756C0" w:rsidRPr="0051528F">
        <w:rPr>
          <w:color w:val="000000" w:themeColor="text1"/>
        </w:rPr>
        <w:t>Las Vegas NV, USA).</w:t>
      </w:r>
      <w:r w:rsidR="0051528F">
        <w:rPr>
          <w:color w:val="000000" w:themeColor="text1"/>
        </w:rPr>
        <w:t xml:space="preserve"> </w:t>
      </w:r>
      <w:r w:rsidR="002756C0" w:rsidRPr="00C555B3">
        <w:rPr>
          <w:color w:val="000000" w:themeColor="text1"/>
        </w:rPr>
        <w:t>A</w:t>
      </w:r>
      <w:r w:rsidR="002756C0" w:rsidRPr="002756C0">
        <w:rPr>
          <w:color w:val="000000" w:themeColor="text1"/>
        </w:rPr>
        <w:t xml:space="preserve"> gas analyser sub-sampler was used to pump outside air scrubbed of </w:t>
      </w:r>
      <w:r w:rsidR="008E2B22">
        <w:rPr>
          <w:color w:val="000000" w:themeColor="text1"/>
        </w:rPr>
        <w:t>CO</w:t>
      </w:r>
      <w:r w:rsidR="008E2B22" w:rsidRPr="008E2B22">
        <w:rPr>
          <w:color w:val="000000" w:themeColor="text1"/>
          <w:vertAlign w:val="subscript"/>
        </w:rPr>
        <w:t>2</w:t>
      </w:r>
      <w:r w:rsidR="008E2B22" w:rsidRPr="002756C0">
        <w:rPr>
          <w:color w:val="000000" w:themeColor="text1"/>
        </w:rPr>
        <w:t xml:space="preserve"> </w:t>
      </w:r>
      <w:r w:rsidR="002756C0" w:rsidRPr="002756C0">
        <w:rPr>
          <w:color w:val="000000" w:themeColor="text1"/>
        </w:rPr>
        <w:t>(using soda lime, Chem-Supply, AUS) and water vapour (using Drierite, W. A. Hammond Drierite Co. Ltd) to a mass flow controller that regulated flow rate to a nominal value of 130 ml min</w:t>
      </w:r>
      <w:r w:rsidR="002756C0"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B. duperreyi</w:t>
      </w:r>
      <w:r w:rsidR="002756C0" w:rsidRPr="002756C0">
        <w:rPr>
          <w:color w:val="000000" w:themeColor="text1"/>
        </w:rPr>
        <w:t>) or 250 ml min</w:t>
      </w:r>
      <w:r w:rsidR="008E2B22"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P. vitticeps</w:t>
      </w:r>
      <w:r w:rsidR="002756C0" w:rsidRPr="002756C0">
        <w:rPr>
          <w:color w:val="000000" w:themeColor="text1"/>
        </w:rPr>
        <w:t>). After passing through the mass flow controller, air was pushed through an airtight cylindrical respirometry chamber, with dimensions designed specifically for each species (</w:t>
      </w:r>
      <w:r w:rsidR="002756C0" w:rsidRPr="002756C0">
        <w:rPr>
          <w:i/>
          <w:iCs/>
          <w:color w:val="000000" w:themeColor="text1"/>
        </w:rPr>
        <w:t>B. duperreyi</w:t>
      </w:r>
      <w:r w:rsidR="002756C0" w:rsidRPr="002756C0">
        <w:rPr>
          <w:color w:val="000000" w:themeColor="text1"/>
        </w:rPr>
        <w:t xml:space="preserve">: 75x20mm; </w:t>
      </w:r>
      <w:r w:rsidR="002756C0" w:rsidRPr="002756C0">
        <w:rPr>
          <w:i/>
          <w:iCs/>
          <w:color w:val="000000" w:themeColor="text1"/>
        </w:rPr>
        <w:t>P. vitticeps</w:t>
      </w:r>
      <w:r w:rsidR="002756C0" w:rsidRPr="002756C0">
        <w:rPr>
          <w:color w:val="000000" w:themeColor="text1"/>
        </w:rPr>
        <w:t xml:space="preserve">: 200x40mm). Air was pushed into the chamber and then through a flow meter ensuring that flow rates were constant. Air was then rescrubbed of water </w:t>
      </w:r>
      <w:r w:rsidR="0087169D" w:rsidRPr="002756C0">
        <w:rPr>
          <w:color w:val="000000" w:themeColor="text1"/>
        </w:rPr>
        <w:t>vapor</w:t>
      </w:r>
      <w:r w:rsidR="000D6691">
        <w:rPr>
          <w:color w:val="000000" w:themeColor="text1"/>
        </w:rPr>
        <w:t xml:space="preserve">, </w:t>
      </w:r>
      <w:r w:rsidR="002756C0" w:rsidRPr="002756C0">
        <w:rPr>
          <w:color w:val="000000" w:themeColor="text1"/>
        </w:rPr>
        <w:t>using Drierite</w:t>
      </w:r>
      <w:r w:rsidR="0087169D">
        <w:rPr>
          <w:color w:val="000000" w:themeColor="text1"/>
        </w:rPr>
        <w:t>,</w:t>
      </w:r>
      <w:r w:rsidR="002756C0" w:rsidRPr="002756C0">
        <w:rPr>
          <w:color w:val="000000" w:themeColor="text1"/>
        </w:rPr>
        <w:t xml:space="preserve"> before being passed through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gas analysers. The fractional concentration of O</w:t>
      </w:r>
      <m:oMath>
        <m:sSub>
          <m:sSubPr>
            <m:ctrlPr>
              <w:rPr>
                <w:rFonts w:ascii="Cambria Math" w:hAnsi="Cambria Math"/>
                <w:color w:val="000000" w:themeColor="text1"/>
              </w:rPr>
            </m:ctrlPr>
          </m:sSubPr>
          <m:e>
            <m:r>
              <w:rPr>
                <w:rFonts w:ascii="Cambria Math" w:hAnsi="Cambria Math"/>
                <w:color w:val="000000" w:themeColor="text1"/>
              </w:rPr>
              <m:t>​</m:t>
            </m:r>
          </m:e>
          <m:sub>
            <m:r>
              <w:rPr>
                <w:rFonts w:ascii="Cambria Math" w:hAnsi="Cambria Math"/>
                <w:color w:val="000000" w:themeColor="text1"/>
              </w:rPr>
              <m:t>2</m:t>
            </m:r>
          </m:sub>
        </m:sSub>
      </m:oMath>
      <w:r w:rsidR="002756C0" w:rsidRPr="002756C0">
        <w:rPr>
          <w:color w:val="000000" w:themeColor="text1"/>
        </w:rPr>
        <w:t xml:space="preserve"> in the ex-current air (</w:t>
      </w:r>
      <w:r w:rsidR="008E2B22">
        <w:rPr>
          <w:color w:val="000000" w:themeColor="text1"/>
        </w:rPr>
        <w:t>FO</w:t>
      </w:r>
      <w:r w:rsidR="008E2B22" w:rsidRPr="008E2B22">
        <w:rPr>
          <w:color w:val="000000" w:themeColor="text1"/>
          <w:vertAlign w:val="subscript"/>
        </w:rPr>
        <w:t>2</w:t>
      </w:r>
      <w:r w:rsidR="002756C0" w:rsidRPr="002756C0">
        <w:rPr>
          <w:color w:val="000000" w:themeColor="text1"/>
        </w:rPr>
        <w:t xml:space="preserve">) was recorded at a frequency of 1 Hz. Following the manufacture protocols, both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analysers were calibrated prior to experiments.</w:t>
      </w:r>
    </w:p>
    <w:p w14:paraId="408D42E9" w14:textId="485AF141" w:rsidR="005106C6" w:rsidRDefault="00D9592E" w:rsidP="00A146D7">
      <w:pPr>
        <w:ind w:firstLine="720"/>
        <w:contextualSpacing/>
        <w:rPr>
          <w:color w:val="000000" w:themeColor="text1"/>
        </w:rPr>
      </w:pPr>
      <w:r>
        <w:rPr>
          <w:color w:val="000000" w:themeColor="text1"/>
        </w:rPr>
        <w:t>Metabolic rate</w:t>
      </w:r>
      <w:r w:rsidR="00EB4892">
        <w:rPr>
          <w:color w:val="000000" w:themeColor="text1"/>
        </w:rPr>
        <w:t xml:space="preserve"> was</w:t>
      </w:r>
      <w:r w:rsidR="004D337E">
        <w:rPr>
          <w:color w:val="000000" w:themeColor="text1"/>
        </w:rPr>
        <w:t xml:space="preserve"> measured within </w:t>
      </w:r>
      <w:r w:rsidR="00EB4892">
        <w:rPr>
          <w:color w:val="000000" w:themeColor="text1"/>
        </w:rPr>
        <w:t>3</w:t>
      </w:r>
      <w:r w:rsidR="004D337E">
        <w:rPr>
          <w:color w:val="000000" w:themeColor="text1"/>
        </w:rPr>
        <w:t xml:space="preserve"> weeks of hatching</w:t>
      </w:r>
      <w:r>
        <w:rPr>
          <w:color w:val="000000" w:themeColor="text1"/>
        </w:rPr>
        <w:t xml:space="preserve"> for all individuals</w:t>
      </w:r>
      <w:r w:rsidR="004D337E">
        <w:rPr>
          <w:color w:val="000000" w:themeColor="text1"/>
        </w:rPr>
        <w:t xml:space="preserve">. </w:t>
      </w:r>
      <w:r w:rsidR="000C353F">
        <w:rPr>
          <w:color w:val="000000" w:themeColor="text1"/>
        </w:rPr>
        <w:t>After a minimum of</w:t>
      </w:r>
      <w:r w:rsidR="002756C0" w:rsidRPr="002756C0">
        <w:rPr>
          <w:color w:val="000000" w:themeColor="text1"/>
        </w:rPr>
        <w:t xml:space="preserve"> 24</w:t>
      </w:r>
      <w:r w:rsidR="0047068D">
        <w:rPr>
          <w:color w:val="000000" w:themeColor="text1"/>
        </w:rPr>
        <w:t xml:space="preserve"> h </w:t>
      </w:r>
      <w:r w:rsidR="000C353F">
        <w:rPr>
          <w:color w:val="000000" w:themeColor="text1"/>
        </w:rPr>
        <w:t xml:space="preserve">fasting period, </w:t>
      </w:r>
      <w:r w:rsidR="002756C0" w:rsidRPr="002756C0">
        <w:rPr>
          <w:color w:val="000000" w:themeColor="text1"/>
        </w:rPr>
        <w:t xml:space="preserve">body mass </w:t>
      </w:r>
      <w:r w:rsidR="000C353F">
        <w:rPr>
          <w:color w:val="000000" w:themeColor="text1"/>
        </w:rPr>
        <w:t>(</w:t>
      </w:r>
      <w:r w:rsidR="000C353F" w:rsidRPr="002756C0">
        <w:rPr>
          <w:color w:val="000000" w:themeColor="text1"/>
        </w:rPr>
        <w:t>0.01g</w:t>
      </w:r>
      <w:r w:rsidR="000C353F">
        <w:rPr>
          <w:color w:val="000000" w:themeColor="text1"/>
        </w:rPr>
        <w:t>) was measured</w:t>
      </w:r>
      <w:r w:rsidR="002756C0" w:rsidRPr="002756C0">
        <w:rPr>
          <w:color w:val="000000" w:themeColor="text1"/>
        </w:rPr>
        <w:t xml:space="preserve"> </w:t>
      </w:r>
      <w:r w:rsidR="000C353F">
        <w:rPr>
          <w:color w:val="000000" w:themeColor="text1"/>
        </w:rPr>
        <w:t xml:space="preserve">of each individual lizard </w:t>
      </w:r>
      <w:r w:rsidR="002756C0" w:rsidRPr="002756C0">
        <w:rPr>
          <w:color w:val="000000" w:themeColor="text1"/>
        </w:rPr>
        <w:t>using a digital sale (Ohaus SP-202) before and after being placed in the respirometry chamber. Two incubators (</w:t>
      </w:r>
      <w:proofErr w:type="spellStart"/>
      <w:r w:rsidR="002756C0" w:rsidRPr="002756C0">
        <w:rPr>
          <w:color w:val="000000" w:themeColor="text1"/>
        </w:rPr>
        <w:t>LabWit</w:t>
      </w:r>
      <w:proofErr w:type="spellEnd"/>
      <w:r w:rsidR="002756C0" w:rsidRPr="002756C0">
        <w:rPr>
          <w:color w:val="000000" w:themeColor="text1"/>
        </w:rPr>
        <w:t xml:space="preserve">, ZXSDR1090) were used to control the </w:t>
      </w:r>
      <w:r w:rsidR="00B40F25">
        <w:rPr>
          <w:color w:val="000000" w:themeColor="text1"/>
        </w:rPr>
        <w:t>temperature</w:t>
      </w:r>
      <w:r w:rsidR="00B40F25" w:rsidRPr="002756C0">
        <w:rPr>
          <w:color w:val="000000" w:themeColor="text1"/>
        </w:rPr>
        <w:t xml:space="preserve"> </w:t>
      </w:r>
      <w:r w:rsidR="002756C0" w:rsidRPr="002756C0">
        <w:rPr>
          <w:color w:val="000000" w:themeColor="text1"/>
        </w:rPr>
        <w:t>of outside air being pulled into the respirometry system</w:t>
      </w:r>
      <w:r w:rsidR="0024695E">
        <w:rPr>
          <w:color w:val="000000" w:themeColor="text1"/>
        </w:rPr>
        <w:t xml:space="preserve"> and </w:t>
      </w:r>
      <w:r w:rsidR="00B40F25">
        <w:rPr>
          <w:color w:val="000000" w:themeColor="text1"/>
        </w:rPr>
        <w:t xml:space="preserve">then flowed through to the second incubator </w:t>
      </w:r>
      <w:r w:rsidR="0024695E">
        <w:rPr>
          <w:color w:val="000000" w:themeColor="text1"/>
        </w:rPr>
        <w:t>that</w:t>
      </w:r>
      <w:r w:rsidR="002756C0" w:rsidRPr="002756C0">
        <w:rPr>
          <w:color w:val="000000" w:themeColor="text1"/>
        </w:rPr>
        <w:t xml:space="preserve"> control</w:t>
      </w:r>
      <w:r w:rsidR="00B40F25">
        <w:rPr>
          <w:color w:val="000000" w:themeColor="text1"/>
        </w:rPr>
        <w:t>led</w:t>
      </w:r>
      <w:r w:rsidR="002756C0" w:rsidRPr="002756C0">
        <w:rPr>
          <w:color w:val="000000" w:themeColor="text1"/>
        </w:rPr>
        <w:t xml:space="preserve"> the temperature (</w:t>
      </w:r>
      <m:oMath>
        <m:r>
          <m:rPr>
            <m:sty m:val="p"/>
          </m:rPr>
          <w:rPr>
            <w:rFonts w:ascii="Cambria Math" w:hAnsi="Cambria Math"/>
            <w:color w:val="000000" w:themeColor="text1"/>
          </w:rPr>
          <m:t>±</m:t>
        </m:r>
      </m:oMath>
      <w:r w:rsidR="002756C0" w:rsidRPr="002756C0">
        <w:rPr>
          <w:color w:val="000000" w:themeColor="text1"/>
        </w:rPr>
        <w:t xml:space="preserve"> 1°C) in which</w:t>
      </w:r>
      <w:r w:rsidR="00B40F25">
        <w:rPr>
          <w:color w:val="000000" w:themeColor="text1"/>
        </w:rPr>
        <w:t xml:space="preserve"> animals in</w:t>
      </w:r>
      <w:r w:rsidR="002756C0" w:rsidRPr="002756C0">
        <w:rPr>
          <w:color w:val="000000" w:themeColor="text1"/>
        </w:rPr>
        <w:t xml:space="preserve"> chambers were placed. Incubator temperatures were held at a constant temperature relevant to the </w:t>
      </w:r>
      <w:r w:rsidR="00881DBE">
        <w:rPr>
          <w:color w:val="000000" w:themeColor="text1"/>
        </w:rPr>
        <w:t>thermal preference</w:t>
      </w:r>
      <w:r w:rsidR="002756C0" w:rsidRPr="002756C0">
        <w:rPr>
          <w:color w:val="000000" w:themeColor="text1"/>
        </w:rPr>
        <w:t xml:space="preserve"> for each species (</w:t>
      </w:r>
      <w:r w:rsidR="002756C0" w:rsidRPr="002756C0">
        <w:rPr>
          <w:i/>
          <w:iCs/>
          <w:color w:val="000000" w:themeColor="text1"/>
        </w:rPr>
        <w:t>B. duperreyi</w:t>
      </w:r>
      <w:r w:rsidR="00E227E6">
        <w:rPr>
          <w:i/>
          <w:iCs/>
          <w:color w:val="000000" w:themeColor="text1"/>
        </w:rPr>
        <w:t xml:space="preserve"> </w:t>
      </w:r>
      <w:r w:rsidR="00E227E6" w:rsidRPr="002756C0">
        <w:rPr>
          <w:color w:val="000000" w:themeColor="text1"/>
        </w:rPr>
        <w:t xml:space="preserve">34°C </w:t>
      </w:r>
      <w:sdt>
        <w:sdtPr>
          <w:rPr>
            <w:iCs/>
            <w:color w:val="000000"/>
          </w:rPr>
          <w:tag w:val="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
          <w:id w:val="197365931"/>
          <w:placeholder>
            <w:docPart w:val="DefaultPlaceholder_-1854013440"/>
          </w:placeholder>
        </w:sdtPr>
        <w:sdtContent>
          <w:r w:rsidR="00EB4892" w:rsidRPr="00EB4892">
            <w:rPr>
              <w:iCs/>
              <w:color w:val="000000"/>
            </w:rPr>
            <w:t>(Du et al., 2010)</w:t>
          </w:r>
        </w:sdtContent>
      </w:sdt>
      <w:r w:rsidR="00DE5D3F">
        <w:rPr>
          <w:color w:val="000000" w:themeColor="text1"/>
        </w:rPr>
        <w:t xml:space="preserve">; </w:t>
      </w:r>
      <w:r w:rsidR="002756C0" w:rsidRPr="002756C0">
        <w:rPr>
          <w:i/>
          <w:iCs/>
          <w:color w:val="000000" w:themeColor="text1"/>
        </w:rPr>
        <w:t>P. vitticeps</w:t>
      </w:r>
      <w:r w:rsidR="00E227E6">
        <w:rPr>
          <w:i/>
          <w:iCs/>
          <w:color w:val="000000" w:themeColor="text1"/>
        </w:rPr>
        <w:t xml:space="preserve"> </w:t>
      </w:r>
      <w:r w:rsidR="00E227E6" w:rsidRPr="002756C0">
        <w:rPr>
          <w:color w:val="000000" w:themeColor="text1"/>
        </w:rPr>
        <w:t>33°C</w:t>
      </w:r>
      <w:r w:rsidR="00DE5D3F">
        <w:rPr>
          <w:color w:val="000000" w:themeColor="text1"/>
        </w:rPr>
        <w:t xml:space="preserve"> </w:t>
      </w:r>
      <w:sdt>
        <w:sdtPr>
          <w:rPr>
            <w:color w:val="000000"/>
          </w:rPr>
          <w:tag w:val="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998298527"/>
          <w:placeholder>
            <w:docPart w:val="DefaultPlaceholder_-1854013440"/>
          </w:placeholder>
        </w:sdtPr>
        <w:sdtContent>
          <w:r w:rsidR="00EB4892" w:rsidRPr="00EB4892">
            <w:rPr>
              <w:color w:val="000000"/>
            </w:rPr>
            <w:t>(Greer, 1989)</w:t>
          </w:r>
        </w:sdtContent>
      </w:sdt>
      <w:r w:rsidR="002756C0" w:rsidRPr="002756C0">
        <w:rPr>
          <w:color w:val="000000" w:themeColor="text1"/>
        </w:rPr>
        <w:t xml:space="preserve">. </w:t>
      </w:r>
      <w:r w:rsidR="00E92942" w:rsidRPr="002756C0">
        <w:rPr>
          <w:color w:val="000000" w:themeColor="text1"/>
        </w:rPr>
        <w:t xml:space="preserve">At approximately 17:00 lizards were placed in respirometry chambers inside a dark incubator and remained in </w:t>
      </w:r>
      <w:r w:rsidR="00E92942">
        <w:rPr>
          <w:color w:val="000000" w:themeColor="text1"/>
        </w:rPr>
        <w:t xml:space="preserve">the </w:t>
      </w:r>
      <w:r w:rsidR="00E92942" w:rsidRPr="002756C0">
        <w:rPr>
          <w:color w:val="000000" w:themeColor="text1"/>
        </w:rPr>
        <w:t xml:space="preserve">chambers overnight </w:t>
      </w:r>
      <w:r w:rsidR="00E92942">
        <w:rPr>
          <w:color w:val="000000" w:themeColor="text1"/>
        </w:rPr>
        <w:t>for</w:t>
      </w:r>
      <w:r w:rsidR="00E92942" w:rsidRPr="002756C0">
        <w:rPr>
          <w:color w:val="000000" w:themeColor="text1"/>
        </w:rPr>
        <w:t xml:space="preserve"> the duration of the experiment. </w:t>
      </w:r>
      <w:r>
        <w:rPr>
          <w:color w:val="000000" w:themeColor="text1"/>
        </w:rPr>
        <w:t>As such, these animals were mainly in a quiescent state, but some activity may have occurred within the cham</w:t>
      </w:r>
      <w:r w:rsidR="00B77BD4">
        <w:rPr>
          <w:color w:val="000000" w:themeColor="text1"/>
        </w:rPr>
        <w:t xml:space="preserve">ber. </w:t>
      </w:r>
      <w:r w:rsidR="00E92942">
        <w:rPr>
          <w:color w:val="000000" w:themeColor="text1"/>
        </w:rPr>
        <w:t>Each respirometry trial</w:t>
      </w:r>
      <w:r w:rsidR="00E92942" w:rsidRPr="002756C0">
        <w:rPr>
          <w:color w:val="000000" w:themeColor="text1"/>
        </w:rPr>
        <w:t xml:space="preserve"> lasted approximately 14 h, and to ensure that animals were </w:t>
      </w:r>
      <w:r w:rsidR="00E92942">
        <w:rPr>
          <w:color w:val="000000" w:themeColor="text1"/>
        </w:rPr>
        <w:t>habituated</w:t>
      </w:r>
      <w:r w:rsidR="00E92942" w:rsidRPr="002756C0">
        <w:rPr>
          <w:color w:val="000000" w:themeColor="text1"/>
        </w:rPr>
        <w:t xml:space="preserve"> within chambers</w:t>
      </w:r>
      <w:r w:rsidR="00E92942">
        <w:rPr>
          <w:color w:val="000000" w:themeColor="text1"/>
        </w:rPr>
        <w:t>,</w:t>
      </w:r>
      <w:r w:rsidR="00E92942" w:rsidRPr="002756C0">
        <w:rPr>
          <w:color w:val="000000" w:themeColor="text1"/>
        </w:rPr>
        <w:t xml:space="preserve"> the first 2 h of data were discarded from analysis. Th</w:t>
      </w:r>
      <w:r w:rsidR="00E92942">
        <w:rPr>
          <w:color w:val="000000" w:themeColor="text1"/>
        </w:rPr>
        <w:t>e</w:t>
      </w:r>
      <w:r w:rsidR="00E92942" w:rsidRPr="002756C0">
        <w:rPr>
          <w:color w:val="000000" w:themeColor="text1"/>
        </w:rPr>
        <w:t xml:space="preserve"> system contained seven chambers that lizards were placed in individually and one empty chamber designated as a control. </w:t>
      </w:r>
      <w:r w:rsidR="00E92942">
        <w:rPr>
          <w:color w:val="000000" w:themeColor="text1"/>
        </w:rPr>
        <w:t>The O</w:t>
      </w:r>
      <w:r w:rsidR="00E92942" w:rsidRPr="00611BAA">
        <w:rPr>
          <w:color w:val="000000" w:themeColor="text1"/>
          <w:vertAlign w:val="subscript"/>
        </w:rPr>
        <w:t>2</w:t>
      </w:r>
      <w:r w:rsidR="00E92942">
        <w:rPr>
          <w:color w:val="000000" w:themeColor="text1"/>
        </w:rPr>
        <w:t xml:space="preserve"> consumption of</w:t>
      </w:r>
      <w:r w:rsidR="00E92942" w:rsidRPr="002756C0">
        <w:rPr>
          <w:color w:val="000000" w:themeColor="text1"/>
        </w:rPr>
        <w:t xml:space="preserve"> </w:t>
      </w:r>
      <w:r w:rsidR="002756C0" w:rsidRPr="002756C0">
        <w:rPr>
          <w:color w:val="000000" w:themeColor="text1"/>
        </w:rPr>
        <w:t>each lizard was measured continuously for 5 min over a 70 min sampling window</w:t>
      </w:r>
      <w:r w:rsidR="00F54952">
        <w:rPr>
          <w:color w:val="000000" w:themeColor="text1"/>
        </w:rPr>
        <w:t>,</w:t>
      </w:r>
      <w:r w:rsidR="002756C0" w:rsidRPr="002756C0">
        <w:rPr>
          <w:color w:val="000000" w:themeColor="text1"/>
        </w:rPr>
        <w:t xml:space="preserve"> and this sampling sequence was repeated </w:t>
      </w:r>
      <w:r w:rsidR="00E92942">
        <w:rPr>
          <w:color w:val="000000" w:themeColor="text1"/>
        </w:rPr>
        <w:t>every 70</w:t>
      </w:r>
      <w:r w:rsidR="00052B18">
        <w:rPr>
          <w:color w:val="000000" w:themeColor="text1"/>
        </w:rPr>
        <w:t xml:space="preserve"> min </w:t>
      </w:r>
      <w:r w:rsidR="00E92942">
        <w:rPr>
          <w:color w:val="000000" w:themeColor="text1"/>
        </w:rPr>
        <w:t>for</w:t>
      </w:r>
      <w:r w:rsidR="00E92942" w:rsidRPr="002756C0">
        <w:rPr>
          <w:color w:val="000000" w:themeColor="text1"/>
        </w:rPr>
        <w:t xml:space="preserve"> the duration of the experiment</w:t>
      </w:r>
      <w:r w:rsidR="002756C0" w:rsidRPr="002756C0">
        <w:rPr>
          <w:color w:val="000000" w:themeColor="text1"/>
        </w:rPr>
        <w:t>. Immediately following each individual lizard measurement, the control chamber recorded for 5 min as a baseline of</w:t>
      </w:r>
      <w:r w:rsidR="00B40F25">
        <w:rPr>
          <w:color w:val="000000" w:themeColor="text1"/>
        </w:rPr>
        <w:t xml:space="preserve"> O</w:t>
      </w:r>
      <w:r w:rsidR="00B40F25" w:rsidRPr="00851E34">
        <w:rPr>
          <w:color w:val="000000" w:themeColor="text1"/>
          <w:vertAlign w:val="subscript"/>
        </w:rPr>
        <w:t>2</w:t>
      </w:r>
      <w:r w:rsidR="002756C0" w:rsidRPr="002756C0">
        <w:rPr>
          <w:color w:val="000000" w:themeColor="text1"/>
        </w:rPr>
        <w:t xml:space="preserve">. During each 70 min sampling window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depletion for each individual was identified using the R package “</w:t>
      </w:r>
      <w:proofErr w:type="spellStart"/>
      <w:r w:rsidR="002756C0" w:rsidRPr="002756C0">
        <w:rPr>
          <w:color w:val="000000" w:themeColor="text1"/>
        </w:rPr>
        <w:t>metabR</w:t>
      </w:r>
      <w:proofErr w:type="spellEnd"/>
      <w:r w:rsidR="002756C0" w:rsidRPr="002756C0">
        <w:rPr>
          <w:color w:val="000000" w:themeColor="text1"/>
        </w:rPr>
        <w:t>” (github.com/daniel1noble/</w:t>
      </w:r>
      <w:proofErr w:type="spellStart"/>
      <w:r w:rsidR="002756C0" w:rsidRPr="002756C0">
        <w:rPr>
          <w:color w:val="000000" w:themeColor="text1"/>
        </w:rPr>
        <w:t>metabR</w:t>
      </w:r>
      <w:proofErr w:type="spellEnd"/>
      <w:r w:rsidR="002756C0" w:rsidRPr="002756C0">
        <w:rPr>
          <w:color w:val="000000" w:themeColor="text1"/>
        </w:rPr>
        <w:t xml:space="preserve">) and </w:t>
      </w:r>
      <w:r w:rsidR="00B40F25">
        <w:rPr>
          <w:color w:val="000000" w:themeColor="text1"/>
        </w:rPr>
        <w:t>O</w:t>
      </w:r>
      <w:r w:rsidR="00B40F25" w:rsidRPr="001E44FB">
        <w:rPr>
          <w:color w:val="000000" w:themeColor="text1"/>
          <w:vertAlign w:val="subscript"/>
        </w:rPr>
        <w:t>2</w:t>
      </w:r>
      <w:r w:rsidR="00B40F25">
        <w:rPr>
          <w:color w:val="000000" w:themeColor="text1"/>
          <w:vertAlign w:val="subscript"/>
        </w:rPr>
        <w:t xml:space="preserve"> </w:t>
      </w:r>
      <w:r w:rsidR="002E4463" w:rsidRPr="002756C0">
        <w:rPr>
          <w:color w:val="000000" w:themeColor="text1"/>
        </w:rPr>
        <w:t xml:space="preserve">depletion was averaged for each individual </w:t>
      </w:r>
      <w:r w:rsidR="002E4463">
        <w:rPr>
          <w:color w:val="000000" w:themeColor="text1"/>
        </w:rPr>
        <w:t>across</w:t>
      </w:r>
      <w:r w:rsidR="002E4463" w:rsidRPr="002756C0">
        <w:rPr>
          <w:color w:val="000000" w:themeColor="text1"/>
        </w:rPr>
        <w:t xml:space="preserve"> the night to represent MR</w:t>
      </w:r>
      <w:r w:rsidR="002756C0" w:rsidRPr="002756C0">
        <w:rPr>
          <w:color w:val="000000" w:themeColor="text1"/>
        </w:rPr>
        <w:t xml:space="preserve">. The rate of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depleted by an individual was calculated following</w:t>
      </w:r>
      <w:r w:rsidR="00B104A5">
        <w:rPr>
          <w:color w:val="000000" w:themeColor="text1"/>
        </w:rPr>
        <w:t xml:space="preserve"> </w:t>
      </w:r>
      <w:r w:rsidR="00045CC8">
        <w:rPr>
          <w:color w:val="000000" w:themeColor="text1"/>
        </w:rPr>
        <w:t xml:space="preserve">Eq. 4.21 </w:t>
      </w:r>
      <w:r w:rsidR="005374D2">
        <w:rPr>
          <w:i/>
          <w:iCs/>
          <w:color w:val="000000" w:themeColor="text1"/>
        </w:rPr>
        <w:t xml:space="preserve">in </w:t>
      </w:r>
      <w:sdt>
        <w:sdtPr>
          <w:rPr>
            <w:color w:val="000000"/>
          </w:rPr>
          <w:tag w:val="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
          <w:id w:val="-1582445834"/>
          <w:placeholder>
            <w:docPart w:val="DefaultPlaceholder_-1854013440"/>
          </w:placeholder>
        </w:sdtPr>
        <w:sdtContent>
          <w:proofErr w:type="spellStart"/>
          <w:r w:rsidR="00EB4892" w:rsidRPr="00EB4892">
            <w:rPr>
              <w:color w:val="000000"/>
            </w:rPr>
            <w:t>Lighton</w:t>
          </w:r>
          <w:proofErr w:type="spellEnd"/>
          <w:r w:rsidR="00EB4892" w:rsidRPr="00EB4892">
            <w:rPr>
              <w:color w:val="000000"/>
            </w:rPr>
            <w:t>, 2008)</w:t>
          </w:r>
        </w:sdtContent>
      </w:sdt>
      <w:r w:rsidR="00DE5D3F">
        <w:rPr>
          <w:color w:val="000000" w:themeColor="text1"/>
        </w:rPr>
        <w:t>:</w:t>
      </w:r>
    </w:p>
    <w:p w14:paraId="544D1566" w14:textId="77777777" w:rsidR="005106C6" w:rsidRDefault="005106C6" w:rsidP="00A146D7">
      <w:pPr>
        <w:contextualSpacing/>
        <w:rPr>
          <w:color w:val="000000" w:themeColor="text1"/>
        </w:rPr>
      </w:pPr>
    </w:p>
    <w:p w14:paraId="38BA883C" w14:textId="73804D01" w:rsidR="002756C0" w:rsidRPr="002756C0" w:rsidRDefault="00000000" w:rsidP="00A146D7">
      <w:pPr>
        <w:ind w:firstLine="720"/>
        <w:contextualSpacing/>
        <w:rPr>
          <w:color w:val="000000" w:themeColor="text1"/>
        </w:rPr>
      </w:pPr>
      <m:oMathPara>
        <m:oMathParaPr>
          <m:jc m:val="center"/>
        </m:oMathParaPr>
        <m:oMath>
          <m:acc>
            <m:accPr>
              <m:chr m:val="̇"/>
              <m:ctrlPr>
                <w:rPr>
                  <w:rFonts w:ascii="Cambria Math" w:hAnsi="Cambria Math"/>
                  <w:color w:val="000000" w:themeColor="text1"/>
                </w:rPr>
              </m:ctrlPr>
            </m:accPr>
            <m:e>
              <m:r>
                <w:rPr>
                  <w:rFonts w:ascii="Cambria Math" w:hAnsi="Cambria Math"/>
                  <w:color w:val="000000" w:themeColor="text1"/>
                </w:rPr>
                <m:t>V</m:t>
              </m:r>
            </m:e>
          </m:acc>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w:rPr>
              <w:rFonts w:ascii="Cambria Math" w:hAnsi="Cambria Math"/>
              <w:color w:val="000000" w:themeColor="text1"/>
            </w:rPr>
            <m:t>mLmi</m:t>
          </m:r>
          <m:sSup>
            <m:sSupPr>
              <m:ctrlPr>
                <w:rPr>
                  <w:rFonts w:ascii="Cambria Math" w:hAnsi="Cambria Math"/>
                  <w:color w:val="000000" w:themeColor="text1"/>
                </w:rPr>
              </m:ctrlPr>
            </m:sSupPr>
            <m:e>
              <m:r>
                <w:rPr>
                  <w:rFonts w:ascii="Cambria Math" w:hAnsi="Cambria Math"/>
                  <w:color w:val="000000" w:themeColor="text1"/>
                </w:rPr>
                <m:t>n</m:t>
              </m:r>
            </m:e>
            <m:sup>
              <m:r>
                <m:rPr>
                  <m:sty m:val="p"/>
                </m:rPr>
                <w:rPr>
                  <w:rFonts w:ascii="Cambria Math" w:hAnsi="Cambria Math"/>
                  <w:color w:val="000000" w:themeColor="text1"/>
                </w:rPr>
                <m:t>-1</m:t>
              </m:r>
            </m:sup>
          </m:sSup>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Chamber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lizard</m:t>
                  </m:r>
                </m:sub>
              </m:sSub>
              <m:r>
                <m:rPr>
                  <m:sty m:val="p"/>
                </m:rPr>
                <w:rPr>
                  <w:rFonts w:ascii="Cambria Math" w:hAnsi="Cambria Math"/>
                  <w:color w:val="000000" w:themeColor="text1"/>
                </w:rPr>
                <m:t>)</m:t>
              </m:r>
            </m:num>
            <m:den>
              <m:r>
                <w:rPr>
                  <w:rFonts w:ascii="Cambria Math" w:hAnsi="Cambria Math"/>
                  <w:color w:val="000000" w:themeColor="text1"/>
                </w:rPr>
                <m:t>t</m:t>
              </m:r>
            </m:den>
          </m:f>
        </m:oMath>
      </m:oMathPara>
    </w:p>
    <w:p w14:paraId="0FC04E92" w14:textId="77777777" w:rsidR="00052B18" w:rsidRDefault="00052B18" w:rsidP="00A146D7">
      <w:pPr>
        <w:contextualSpacing/>
        <w:rPr>
          <w:color w:val="000000" w:themeColor="text1"/>
        </w:rPr>
      </w:pPr>
    </w:p>
    <w:p w14:paraId="3EC89D0B" w14:textId="1ACCC135" w:rsidR="002756C0" w:rsidRDefault="002756C0" w:rsidP="00A146D7">
      <w:pPr>
        <w:contextualSpacing/>
        <w:rPr>
          <w:ins w:id="112" w:author="Daniel Noble" w:date="2023-04-19T15:11:00Z"/>
          <w:color w:val="000000" w:themeColor="text1"/>
        </w:rPr>
      </w:pPr>
      <w:r w:rsidRPr="002756C0">
        <w:rPr>
          <w:color w:val="000000" w:themeColor="text1"/>
        </w:rPr>
        <w:t xml:space="preserve">where the rate of </w:t>
      </w:r>
      <w:r w:rsidR="00B40F25">
        <w:rPr>
          <w:color w:val="000000" w:themeColor="text1"/>
        </w:rPr>
        <w:t>O</w:t>
      </w:r>
      <w:r w:rsidR="00B40F25" w:rsidRPr="001E44FB">
        <w:rPr>
          <w:color w:val="000000" w:themeColor="text1"/>
          <w:vertAlign w:val="subscript"/>
        </w:rPr>
        <w:t>2</w:t>
      </w:r>
      <w:r w:rsidRPr="002756C0">
        <w:rPr>
          <w:color w:val="000000" w:themeColor="text1"/>
        </w:rPr>
        <w:t xml:space="preserve"> is the maximum percentage of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Pr="002756C0">
        <w:rPr>
          <w:color w:val="000000" w:themeColor="text1"/>
        </w:rPr>
        <w:t>a sample below that baseline; V</w:t>
      </w:r>
      <w:r w:rsidR="008E2B22" w:rsidRPr="008E2B22">
        <w:rPr>
          <w:color w:val="000000" w:themeColor="text1"/>
          <w:vertAlign w:val="subscript"/>
        </w:rPr>
        <w:t>chamber</w:t>
      </w:r>
      <w:r w:rsidRPr="002756C0">
        <w:rPr>
          <w:color w:val="000000" w:themeColor="text1"/>
        </w:rPr>
        <w:t xml:space="preserve"> is the volume of the chamber (</w:t>
      </w:r>
      <w:r w:rsidRPr="002756C0">
        <w:rPr>
          <w:i/>
          <w:iCs/>
          <w:color w:val="000000" w:themeColor="text1"/>
        </w:rPr>
        <w:t>B. duperreyi</w:t>
      </w:r>
      <w:r w:rsidRPr="002756C0">
        <w:rPr>
          <w:color w:val="000000" w:themeColor="text1"/>
        </w:rPr>
        <w:t xml:space="preserve">: 23.56 mL; </w:t>
      </w:r>
      <w:r w:rsidRPr="002756C0">
        <w:rPr>
          <w:i/>
          <w:iCs/>
          <w:color w:val="000000" w:themeColor="text1"/>
        </w:rPr>
        <w:t>P. vitticeps</w:t>
      </w:r>
      <w:r w:rsidRPr="002756C0">
        <w:rPr>
          <w:color w:val="000000" w:themeColor="text1"/>
        </w:rPr>
        <w:t xml:space="preserve">: 251.33 mL); </w:t>
      </w:r>
      <w:proofErr w:type="spellStart"/>
      <w:r w:rsidR="008E2B22">
        <w:rPr>
          <w:color w:val="000000" w:themeColor="text1"/>
        </w:rPr>
        <w:t>V</w:t>
      </w:r>
      <w:r w:rsidR="008E2B22" w:rsidRPr="008E2B22">
        <w:rPr>
          <w:color w:val="000000" w:themeColor="text1"/>
          <w:vertAlign w:val="subscript"/>
        </w:rPr>
        <w:t>lizard</w:t>
      </w:r>
      <w:proofErr w:type="spellEnd"/>
      <w:r w:rsidRPr="002756C0">
        <w:rPr>
          <w:color w:val="000000" w:themeColor="text1"/>
        </w:rPr>
        <w:t xml:space="preserve"> was calculated as an average between the pre- and post-measurement mass of each individual, and t is the duration of time the chamber was sealed between air samples taken (70 min). The mass of each lizard was used as a proxy for its volume (1g = 1 ml) because of their high correlation and increased accuracy and precision in </w:t>
      </w:r>
      <w:r w:rsidR="00120A6B">
        <w:rPr>
          <w:color w:val="000000" w:themeColor="text1"/>
        </w:rPr>
        <w:t xml:space="preserve">mass </w:t>
      </w:r>
      <w:r w:rsidR="008E2B22">
        <w:rPr>
          <w:color w:val="000000" w:themeColor="text1"/>
        </w:rPr>
        <w:t>measurements</w:t>
      </w:r>
      <w:r w:rsidR="008E2B22" w:rsidRPr="00DE5D3F">
        <w:rPr>
          <w:color w:val="000000" w:themeColor="text1"/>
          <w:vertAlign w:val="superscript"/>
        </w:rPr>
        <w:t xml:space="preserve"> </w:t>
      </w:r>
      <w:sdt>
        <w:sdtPr>
          <w:rPr>
            <w:color w:val="000000"/>
          </w:rPr>
          <w:tag w:val="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
          <w:id w:val="-1098243653"/>
          <w:placeholder>
            <w:docPart w:val="DefaultPlaceholder_-1854013440"/>
          </w:placeholder>
        </w:sdtPr>
        <w:sdtContent>
          <w:r w:rsidR="00EB4892" w:rsidRPr="00EB4892">
            <w:rPr>
              <w:color w:val="000000"/>
            </w:rPr>
            <w:t>(Friesen et al., 2017)</w:t>
          </w:r>
        </w:sdtContent>
      </w:sdt>
      <w:r w:rsidR="00DE5D3F">
        <w:rPr>
          <w:color w:val="000000" w:themeColor="text1"/>
        </w:rPr>
        <w:t>.</w:t>
      </w:r>
      <w:r w:rsidR="00D973FF">
        <w:rPr>
          <w:color w:val="000000" w:themeColor="text1"/>
        </w:rPr>
        <w:t xml:space="preserve"> </w:t>
      </w:r>
    </w:p>
    <w:p w14:paraId="5ED42684" w14:textId="77777777" w:rsidR="00227CBD" w:rsidRDefault="00227CBD" w:rsidP="00A146D7">
      <w:pPr>
        <w:contextualSpacing/>
        <w:rPr>
          <w:color w:val="000000" w:themeColor="text1"/>
        </w:rPr>
      </w:pPr>
    </w:p>
    <w:p w14:paraId="7E813F37" w14:textId="3FCB0D02" w:rsidR="000269F4" w:rsidRPr="0069440C" w:rsidRDefault="007A5D35" w:rsidP="00A146D7">
      <w:pPr>
        <w:contextualSpacing/>
        <w:rPr>
          <w:b/>
          <w:bCs/>
          <w:color w:val="000000" w:themeColor="text1"/>
        </w:rPr>
      </w:pPr>
      <w:r w:rsidRPr="0069440C">
        <w:rPr>
          <w:b/>
          <w:bCs/>
          <w:color w:val="000000" w:themeColor="text1"/>
        </w:rPr>
        <w:t xml:space="preserve">2.4 | </w:t>
      </w:r>
      <w:r w:rsidR="002756C0">
        <w:rPr>
          <w:b/>
          <w:bCs/>
          <w:color w:val="000000" w:themeColor="text1"/>
        </w:rPr>
        <w:t>Growth and survival</w:t>
      </w:r>
    </w:p>
    <w:p w14:paraId="0C5BD55A" w14:textId="6E24A7EF" w:rsidR="008F19F9" w:rsidRDefault="008F19F9" w:rsidP="00A146D7">
      <w:pPr>
        <w:keepNext/>
        <w:contextualSpacing/>
        <w:rPr>
          <w:ins w:id="113" w:author="Daniel Noble" w:date="2023-04-19T15:11:00Z"/>
          <w:color w:val="000000" w:themeColor="text1"/>
        </w:rPr>
      </w:pPr>
      <w:r w:rsidRPr="008F19F9">
        <w:rPr>
          <w:color w:val="000000" w:themeColor="text1"/>
        </w:rPr>
        <w:t xml:space="preserve">Measurements of snout-to-vent length (SVL) and mass were used to estimate growth rates. </w:t>
      </w:r>
      <w:r w:rsidR="00947872">
        <w:rPr>
          <w:color w:val="000000" w:themeColor="text1"/>
        </w:rPr>
        <w:t xml:space="preserve">SVL and mass were </w:t>
      </w:r>
      <w:r w:rsidR="005B228F">
        <w:rPr>
          <w:color w:val="000000" w:themeColor="text1"/>
        </w:rPr>
        <w:t xml:space="preserve">initially measured during respirometry experiments and </w:t>
      </w:r>
      <w:r w:rsidR="00052B18">
        <w:rPr>
          <w:color w:val="000000" w:themeColor="text1"/>
        </w:rPr>
        <w:t>r</w:t>
      </w:r>
      <w:r w:rsidR="00947872" w:rsidRPr="008F19F9">
        <w:rPr>
          <w:color w:val="000000" w:themeColor="text1"/>
        </w:rPr>
        <w:t>emeasure</w:t>
      </w:r>
      <w:r w:rsidR="00947872">
        <w:rPr>
          <w:color w:val="000000" w:themeColor="text1"/>
        </w:rPr>
        <w:t>d</w:t>
      </w:r>
      <w:r w:rsidR="00947872" w:rsidRPr="008F19F9">
        <w:rPr>
          <w:color w:val="000000" w:themeColor="text1"/>
        </w:rPr>
        <w:t xml:space="preserve"> 6 months after the initial measurements. </w:t>
      </w:r>
      <w:r w:rsidRPr="008F19F9">
        <w:rPr>
          <w:color w:val="000000" w:themeColor="text1"/>
        </w:rPr>
        <w:t xml:space="preserve">Growth rate was calculated by </w:t>
      </w:r>
      <w:r w:rsidR="00843480">
        <w:rPr>
          <w:color w:val="000000" w:themeColor="text1"/>
        </w:rPr>
        <w:t>subtracting initial measurements</w:t>
      </w:r>
      <w:r w:rsidR="00AD0312" w:rsidRPr="008F19F9">
        <w:rPr>
          <w:color w:val="000000" w:themeColor="text1"/>
        </w:rPr>
        <w:t xml:space="preserve"> </w:t>
      </w:r>
      <w:r w:rsidRPr="008F19F9">
        <w:rPr>
          <w:color w:val="000000" w:themeColor="text1"/>
        </w:rPr>
        <w:t xml:space="preserve">(SVL or mass) </w:t>
      </w:r>
      <w:r w:rsidR="00843480">
        <w:rPr>
          <w:color w:val="000000" w:themeColor="text1"/>
        </w:rPr>
        <w:t xml:space="preserve">from </w:t>
      </w:r>
      <w:r w:rsidR="005B228F">
        <w:rPr>
          <w:color w:val="000000" w:themeColor="text1"/>
        </w:rPr>
        <w:t xml:space="preserve">the </w:t>
      </w:r>
      <w:r w:rsidR="00843480">
        <w:rPr>
          <w:color w:val="000000" w:themeColor="text1"/>
        </w:rPr>
        <w:t xml:space="preserve">final </w:t>
      </w:r>
      <w:r w:rsidRPr="008F19F9">
        <w:rPr>
          <w:color w:val="000000" w:themeColor="text1"/>
        </w:rPr>
        <w:t xml:space="preserve">remeasurement </w:t>
      </w:r>
      <w:r w:rsidR="00843480">
        <w:rPr>
          <w:color w:val="000000" w:themeColor="text1"/>
        </w:rPr>
        <w:t>and dividing</w:t>
      </w:r>
      <w:r w:rsidRPr="008F19F9">
        <w:rPr>
          <w:color w:val="000000" w:themeColor="text1"/>
        </w:rPr>
        <w:t xml:space="preserve"> </w:t>
      </w:r>
      <w:r w:rsidR="00843480">
        <w:rPr>
          <w:color w:val="000000" w:themeColor="text1"/>
        </w:rPr>
        <w:t>the elapsed time between measurements</w:t>
      </w:r>
      <w:r w:rsidRPr="008F19F9">
        <w:rPr>
          <w:color w:val="000000" w:themeColor="text1"/>
        </w:rPr>
        <w:t xml:space="preserve">. </w:t>
      </w:r>
      <w:r w:rsidR="00843480">
        <w:rPr>
          <w:color w:val="000000" w:themeColor="text1"/>
        </w:rPr>
        <w:t xml:space="preserve">SVL growth rate was recorded in mm/d for both species, and mass growth rate was </w:t>
      </w:r>
      <w:r w:rsidRPr="008F19F9">
        <w:rPr>
          <w:color w:val="000000" w:themeColor="text1"/>
        </w:rPr>
        <w:t xml:space="preserve">recorded in centigrams (cg/d) for </w:t>
      </w:r>
      <w:r w:rsidRPr="008F19F9">
        <w:rPr>
          <w:i/>
          <w:iCs/>
          <w:color w:val="000000" w:themeColor="text1"/>
        </w:rPr>
        <w:t>B. duperreyi</w:t>
      </w:r>
      <w:r w:rsidRPr="008F19F9">
        <w:rPr>
          <w:color w:val="000000" w:themeColor="text1"/>
        </w:rPr>
        <w:t xml:space="preserve"> and (g/d) for </w:t>
      </w:r>
      <w:r w:rsidRPr="008F19F9">
        <w:rPr>
          <w:i/>
          <w:iCs/>
          <w:color w:val="000000" w:themeColor="text1"/>
        </w:rPr>
        <w:t>P. vitticeps</w:t>
      </w:r>
      <w:r w:rsidRPr="008F19F9">
        <w:rPr>
          <w:color w:val="000000" w:themeColor="text1"/>
        </w:rPr>
        <w:t>.</w:t>
      </w:r>
      <w:ins w:id="114" w:author="Kris.Wild" w:date="2023-04-21T13:03:00Z">
        <w:r w:rsidR="008041D1">
          <w:rPr>
            <w:color w:val="000000" w:themeColor="text1"/>
          </w:rPr>
          <w:t xml:space="preserve"> </w:t>
        </w:r>
      </w:ins>
      <w:del w:id="115" w:author="Kris.Wild" w:date="2023-04-21T13:03:00Z">
        <w:r w:rsidRPr="008F19F9" w:rsidDel="00DF1054">
          <w:rPr>
            <w:color w:val="000000" w:themeColor="text1"/>
          </w:rPr>
          <w:delText xml:space="preserve"> </w:delText>
        </w:r>
      </w:del>
      <w:r w:rsidRPr="008F19F9">
        <w:rPr>
          <w:color w:val="000000" w:themeColor="text1"/>
        </w:rPr>
        <w:t xml:space="preserve">The survival rate of hatchlings was determined by documenting the frequency of mortality between </w:t>
      </w:r>
      <w:r w:rsidR="005B228F">
        <w:rPr>
          <w:color w:val="000000" w:themeColor="text1"/>
        </w:rPr>
        <w:t xml:space="preserve">the </w:t>
      </w:r>
      <w:r w:rsidRPr="008F19F9">
        <w:rPr>
          <w:color w:val="000000" w:themeColor="text1"/>
        </w:rPr>
        <w:t xml:space="preserve">hatch date and </w:t>
      </w:r>
      <w:r w:rsidR="005B228F">
        <w:rPr>
          <w:color w:val="000000" w:themeColor="text1"/>
        </w:rPr>
        <w:t>6 months</w:t>
      </w:r>
      <w:r w:rsidRPr="008F19F9">
        <w:rPr>
          <w:color w:val="000000" w:themeColor="text1"/>
        </w:rPr>
        <w:t xml:space="preserve"> </w:t>
      </w:r>
      <w:r w:rsidR="005B228F">
        <w:rPr>
          <w:color w:val="000000" w:themeColor="text1"/>
        </w:rPr>
        <w:t>post-hatch</w:t>
      </w:r>
      <w:r w:rsidRPr="008F19F9">
        <w:rPr>
          <w:color w:val="000000" w:themeColor="text1"/>
        </w:rPr>
        <w:t xml:space="preserve"> date for both species.</w:t>
      </w:r>
    </w:p>
    <w:p w14:paraId="710432B8" w14:textId="77777777" w:rsidR="00227CBD" w:rsidRDefault="00227CBD" w:rsidP="00A146D7">
      <w:pPr>
        <w:keepNext/>
        <w:contextualSpacing/>
        <w:rPr>
          <w:color w:val="000000" w:themeColor="text1"/>
        </w:rPr>
      </w:pPr>
    </w:p>
    <w:p w14:paraId="5702EEA1" w14:textId="1272A875" w:rsidR="00071E22" w:rsidRPr="0069440C" w:rsidRDefault="007A5D35" w:rsidP="00A146D7">
      <w:pPr>
        <w:keepNext/>
        <w:contextualSpacing/>
        <w:rPr>
          <w:b/>
          <w:bCs/>
          <w:color w:val="000000" w:themeColor="text1"/>
        </w:rPr>
      </w:pPr>
      <w:r w:rsidRPr="0069440C">
        <w:rPr>
          <w:b/>
          <w:bCs/>
          <w:color w:val="000000" w:themeColor="text1"/>
        </w:rPr>
        <w:t xml:space="preserve">2.5 | </w:t>
      </w:r>
      <w:r w:rsidR="008F19F9">
        <w:rPr>
          <w:b/>
          <w:bCs/>
          <w:color w:val="000000" w:themeColor="text1"/>
        </w:rPr>
        <w:t>Statistical analysis</w:t>
      </w:r>
    </w:p>
    <w:p w14:paraId="3CB7C9E9" w14:textId="7614F27D" w:rsidR="008F19F9" w:rsidRDefault="008F19F9" w:rsidP="007F15D4">
      <w:pPr>
        <w:contextualSpacing/>
        <w:rPr>
          <w:color w:val="000000" w:themeColor="text1"/>
        </w:rPr>
      </w:pPr>
      <w:r w:rsidRPr="008F19F9">
        <w:rPr>
          <w:color w:val="000000" w:themeColor="text1"/>
        </w:rPr>
        <w:t>All statistical analysis were conducted using the R environment, ver. 4.1.0 (</w:t>
      </w:r>
      <w:hyperlink r:id="rId15" w:history="1">
        <w:r w:rsidRPr="008F19F9">
          <w:rPr>
            <w:rStyle w:val="Hyperlink"/>
          </w:rPr>
          <w:t>www.r.-project.org</w:t>
        </w:r>
      </w:hyperlink>
      <w:r w:rsidRPr="008F19F9">
        <w:rPr>
          <w:color w:val="000000" w:themeColor="text1"/>
        </w:rPr>
        <w:t xml:space="preserve">). Bayesian linear mixed effect </w:t>
      </w:r>
      <w:r w:rsidRPr="003114C6">
        <w:rPr>
          <w:color w:val="000000" w:themeColor="text1"/>
        </w:rPr>
        <w:t xml:space="preserve">models from the package </w:t>
      </w:r>
      <w:r w:rsidRPr="003114C6">
        <w:rPr>
          <w:i/>
          <w:iCs/>
          <w:color w:val="000000" w:themeColor="text1"/>
        </w:rPr>
        <w:t>brms</w:t>
      </w:r>
      <w:r w:rsidRPr="003114C6">
        <w:rPr>
          <w:color w:val="000000" w:themeColor="text1"/>
        </w:rPr>
        <w:t xml:space="preserve"> </w:t>
      </w:r>
      <w:sdt>
        <w:sdtPr>
          <w:rPr>
            <w:color w:val="000000"/>
          </w:rPr>
          <w:tag w:val="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
          <w:id w:val="-755672483"/>
          <w:placeholder>
            <w:docPart w:val="DefaultPlaceholder_-1854013440"/>
          </w:placeholder>
        </w:sdtPr>
        <w:sdtContent>
          <w:r w:rsidR="00EB4892" w:rsidRPr="003114C6">
            <w:rPr>
              <w:color w:val="000000"/>
            </w:rPr>
            <w:t>(</w:t>
          </w:r>
          <w:proofErr w:type="spellStart"/>
          <w:r w:rsidR="00EB4892" w:rsidRPr="003114C6">
            <w:rPr>
              <w:color w:val="000000"/>
            </w:rPr>
            <w:t>Bürkner</w:t>
          </w:r>
          <w:proofErr w:type="spellEnd"/>
          <w:r w:rsidR="00EB4892" w:rsidRPr="003114C6">
            <w:rPr>
              <w:color w:val="000000"/>
            </w:rPr>
            <w:t>, 2017)</w:t>
          </w:r>
        </w:sdtContent>
      </w:sdt>
      <w:r w:rsidR="00DE5D3F" w:rsidRPr="003114C6">
        <w:rPr>
          <w:color w:val="000000" w:themeColor="text1"/>
        </w:rPr>
        <w:t xml:space="preserve"> w</w:t>
      </w:r>
      <w:r w:rsidRPr="003114C6">
        <w:rPr>
          <w:color w:val="000000" w:themeColor="text1"/>
        </w:rPr>
        <w:t>ere used to analyse O</w:t>
      </w:r>
      <w:r w:rsidRPr="003114C6">
        <w:rPr>
          <w:color w:val="000000" w:themeColor="text1"/>
          <w:vertAlign w:val="subscript"/>
        </w:rPr>
        <w:t>2</w:t>
      </w:r>
      <w:r w:rsidRPr="003114C6">
        <w:rPr>
          <w:color w:val="000000" w:themeColor="text1"/>
        </w:rPr>
        <w:t xml:space="preserve"> data for each </w:t>
      </w:r>
      <w:r w:rsidRPr="007004FA">
        <w:rPr>
          <w:color w:val="000000" w:themeColor="text1"/>
        </w:rPr>
        <w:t>species</w:t>
      </w:r>
      <w:del w:id="116" w:author="Kris.Wild" w:date="2023-04-10T11:35:00Z">
        <w:r w:rsidRPr="007004FA" w:rsidDel="007F15D4">
          <w:rPr>
            <w:color w:val="000000" w:themeColor="text1"/>
          </w:rPr>
          <w:delText>.</w:delText>
        </w:r>
      </w:del>
      <w:ins w:id="117" w:author="Kris.Wild" w:date="2023-04-10T11:32:00Z">
        <w:r w:rsidR="007F15D4" w:rsidRPr="007004FA">
          <w:rPr>
            <w:color w:val="000000" w:themeColor="text1"/>
          </w:rPr>
          <w:t xml:space="preserve">. </w:t>
        </w:r>
      </w:ins>
      <w:ins w:id="118" w:author="Daniel Noble" w:date="2023-04-19T14:44:00Z">
        <w:r w:rsidR="000734D1" w:rsidRPr="007004FA">
          <w:rPr>
            <w:color w:val="000000" w:themeColor="text1"/>
            <w:rPrChange w:id="119" w:author="Kris.Wild" w:date="2023-04-22T07:52:00Z">
              <w:rPr>
                <w:rFonts w:ascii="Calibri" w:hAnsi="Calibri" w:cs="Calibri"/>
                <w:color w:val="4472C4" w:themeColor="accent1"/>
              </w:rPr>
            </w:rPrChange>
          </w:rPr>
          <w:t xml:space="preserve">We used Bayesian modelling approaches because of their flexibility with respect to parameter estimation. It is also easier to interpret and manipulate posterior probabilities for each parameter in the model. </w:t>
        </w:r>
      </w:ins>
      <w:del w:id="120" w:author="Kris.Wild" w:date="2023-04-10T11:28:00Z">
        <w:r w:rsidRPr="008F19F9" w:rsidDel="007F15D4">
          <w:rPr>
            <w:color w:val="000000" w:themeColor="text1"/>
          </w:rPr>
          <w:delText xml:space="preserve"> </w:delText>
        </w:r>
      </w:del>
      <w:r w:rsidRPr="008F19F9">
        <w:rPr>
          <w:color w:val="000000" w:themeColor="text1"/>
        </w:rPr>
        <w:t xml:space="preserve">Default priors </w:t>
      </w:r>
      <w:ins w:id="121" w:author="Daniel Noble" w:date="2023-04-19T14:51:00Z">
        <w:r w:rsidR="000734D1">
          <w:rPr>
            <w:i/>
            <w:iCs/>
            <w:color w:val="000000" w:themeColor="text1"/>
          </w:rPr>
          <w:t xml:space="preserve">(See Supplementary Material for Details) </w:t>
        </w:r>
      </w:ins>
      <w:ins w:id="122" w:author="Kris.Wild" w:date="2023-04-10T11:35:00Z">
        <w:r w:rsidR="007F15D4">
          <w:rPr>
            <w:color w:val="000000" w:themeColor="text1"/>
          </w:rPr>
          <w:t xml:space="preserve">were used </w:t>
        </w:r>
      </w:ins>
      <w:r w:rsidRPr="008F19F9">
        <w:rPr>
          <w:color w:val="000000" w:themeColor="text1"/>
        </w:rPr>
        <w:t xml:space="preserve">and 4 MCMC chains of 5000 were run with a burn in of 1000 and a thinning interval of 5 for the “brms” models. All models were checked for proper mixing and convergence by visually inspecting trace plots. </w:t>
      </w:r>
      <w:r w:rsidR="00447AA7">
        <w:rPr>
          <w:color w:val="000000" w:themeColor="text1"/>
        </w:rPr>
        <w:t>F</w:t>
      </w:r>
      <w:r w:rsidR="00447AA7" w:rsidRPr="008F19F9">
        <w:rPr>
          <w:color w:val="000000" w:themeColor="text1"/>
        </w:rPr>
        <w:t xml:space="preserve">or each species </w:t>
      </w:r>
      <w:r w:rsidR="00447AA7">
        <w:rPr>
          <w:color w:val="000000" w:themeColor="text1"/>
        </w:rPr>
        <w:t>t</w:t>
      </w:r>
      <w:r w:rsidRPr="008F19F9">
        <w:rPr>
          <w:color w:val="000000" w:themeColor="text1"/>
        </w:rPr>
        <w:t>wo models were fit</w:t>
      </w:r>
      <w:r w:rsidR="00A3309D">
        <w:rPr>
          <w:color w:val="000000" w:themeColor="text1"/>
        </w:rPr>
        <w:t>ted</w:t>
      </w:r>
      <w:r w:rsidRPr="008F19F9">
        <w:rPr>
          <w:color w:val="000000" w:themeColor="text1"/>
        </w:rPr>
        <w:t>, the first in</w:t>
      </w:r>
      <w:r w:rsidR="00447AA7">
        <w:rPr>
          <w:color w:val="000000" w:themeColor="text1"/>
        </w:rPr>
        <w:t xml:space="preserve"> </w:t>
      </w:r>
      <w:r w:rsidRPr="008F19F9">
        <w:rPr>
          <w:color w:val="000000" w:themeColor="text1"/>
        </w:rPr>
        <w:t>which homoscedasticity of the data was assumed and the second in which heteroscedasticity was accounted for within the data. The first model for estimating metabolism was fitted using the following structure:</w:t>
      </w:r>
    </w:p>
    <w:p w14:paraId="32FB2ED8" w14:textId="77777777" w:rsidR="0024695E" w:rsidRPr="008F19F9" w:rsidRDefault="0024695E" w:rsidP="00A146D7">
      <w:pPr>
        <w:contextualSpacing/>
        <w:rPr>
          <w:color w:val="000000" w:themeColor="text1"/>
        </w:rPr>
      </w:pPr>
    </w:p>
    <w:p w14:paraId="71C9BE51" w14:textId="6AD437AD" w:rsidR="008F19F9" w:rsidRPr="00194DA9" w:rsidRDefault="008F19F9" w:rsidP="00A146D7">
      <w:pPr>
        <w:contextualSpacing/>
        <w:rPr>
          <w:color w:val="000000" w:themeColor="text1"/>
        </w:rPr>
      </w:pPr>
      <m:oMathPara>
        <m:oMathParaPr>
          <m:jc m:val="center"/>
        </m:oMathParaP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m:rPr>
                  <m:sty m:val="p"/>
                </m:rPr>
                <w:rPr>
                  <w:rFonts w:ascii="Cambria Math" w:hAnsi="Cambria Math"/>
                  <w:color w:val="000000" w:themeColor="text1"/>
                </w:rPr>
                <m:t>+</m:t>
              </m:r>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w:rPr>
              <w:rFonts w:ascii="Cambria Math" w:hAnsi="Cambria Math"/>
              <w:color w:val="000000" w:themeColor="text1"/>
            </w:rPr>
            <m:t>+</m:t>
          </m:r>
          <m:sSub>
            <m:sSubPr>
              <m:ctrlPr>
                <w:rPr>
                  <w:rFonts w:ascii="Cambria Math" w:hAnsi="Cambria Math"/>
                  <w:color w:val="000000" w:themeColor="text1"/>
                </w:rPr>
              </m:ctrlPr>
            </m:sSubPr>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4</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r>
                        <m:rPr>
                          <m:sty m:val="p"/>
                        </m:rPr>
                        <w:rPr>
                          <w:rFonts w:ascii="Cambria Math" w:hAnsi="Cambria Math"/>
                          <w:color w:val="000000" w:themeColor="text1"/>
                        </w:rPr>
                        <m:t>)</m:t>
                      </m:r>
                    </m:sub>
                  </m:sSub>
                  <m:r>
                    <m:rPr>
                      <m:sty m:val="p"/>
                    </m:rPr>
                    <w:rPr>
                      <w:rFonts w:ascii="Cambria Math" w:hAnsi="Cambria Math"/>
                      <w:color w:val="000000" w:themeColor="text1"/>
                    </w:rPr>
                    <m:t>⋅</m:t>
                  </m:r>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e>
              </m:d>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ijk</m:t>
              </m:r>
            </m:sub>
          </m:sSub>
        </m:oMath>
      </m:oMathPara>
    </w:p>
    <w:p w14:paraId="7B56D56B" w14:textId="77777777" w:rsidR="0024695E" w:rsidRDefault="0024695E" w:rsidP="00A146D7">
      <w:pPr>
        <w:contextualSpacing/>
        <w:rPr>
          <w:color w:val="000000" w:themeColor="text1"/>
        </w:rPr>
      </w:pPr>
    </w:p>
    <w:p w14:paraId="53BD569D" w14:textId="2701A081" w:rsidR="005A0E7D" w:rsidRPr="00246C9C" w:rsidRDefault="008F19F9" w:rsidP="00A146D7">
      <w:pPr>
        <w:spacing w:before="240"/>
        <w:contextualSpacing/>
        <w:rPr>
          <w:color w:val="000000" w:themeColor="text1"/>
        </w:rPr>
      </w:pPr>
      <w:r w:rsidRPr="008F19F9">
        <w:rPr>
          <w:color w:val="000000" w:themeColor="text1"/>
        </w:rPr>
        <w:t xml:space="preserve">where </w:t>
      </w: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oMath>
      <w:r w:rsidRPr="008F19F9">
        <w:rPr>
          <w:color w:val="000000" w:themeColor="text1"/>
        </w:rPr>
        <w:t xml:space="preserve"> is the metabolic rate (</w:t>
      </w:r>
      <m:oMath>
        <m:r>
          <w:rPr>
            <w:rFonts w:ascii="Cambria Math" w:hAnsi="Cambria Math" w:cstheme="majorHAnsi"/>
            <w:color w:val="000000" w:themeColor="text1"/>
          </w:rPr>
          <m:t>log </m:t>
        </m:r>
        <m:acc>
          <m:accPr>
            <m:chr m:val="̇"/>
            <m:ctrlPr>
              <w:rPr>
                <w:rFonts w:ascii="Cambria Math" w:hAnsi="Cambria Math" w:cstheme="majorHAnsi"/>
                <w:i/>
                <w:color w:val="000000" w:themeColor="text1"/>
              </w:rPr>
            </m:ctrlPr>
          </m:accPr>
          <m:e>
            <m:r>
              <w:rPr>
                <w:rFonts w:ascii="Cambria Math" w:hAnsi="Cambria Math" w:cstheme="majorHAnsi"/>
                <w:color w:val="000000" w:themeColor="text1"/>
              </w:rPr>
              <m:t>V</m:t>
            </m:r>
          </m:e>
        </m:acc>
        <m:sSub>
          <m:sSubPr>
            <m:ctrlPr>
              <w:rPr>
                <w:rFonts w:ascii="Cambria Math" w:hAnsi="Cambria Math" w:cstheme="majorHAnsi"/>
                <w:color w:val="000000" w:themeColor="text1"/>
              </w:rPr>
            </m:ctrlPr>
          </m:sSubPr>
          <m:e>
            <m:r>
              <w:rPr>
                <w:rFonts w:ascii="Cambria Math" w:hAnsi="Cambria Math" w:cstheme="majorHAnsi"/>
                <w:color w:val="000000" w:themeColor="text1"/>
              </w:rPr>
              <m:t>O</m:t>
            </m:r>
          </m:e>
          <m:sub>
            <m:r>
              <w:rPr>
                <w:rFonts w:ascii="Cambria Math" w:hAnsi="Cambria Math" w:cstheme="majorHAnsi"/>
                <w:color w:val="000000" w:themeColor="text1"/>
              </w:rPr>
              <m:t>2</m:t>
            </m:r>
          </m:sub>
        </m:sSub>
        <m:r>
          <m:rPr>
            <m:sty m:val="p"/>
          </m:rPr>
          <w:rPr>
            <w:rFonts w:ascii="Cambria Math" w:hAnsi="Cambria Math" w:cstheme="majorHAnsi"/>
            <w:color w:val="000000" w:themeColor="text1"/>
          </w:rPr>
          <m:t>⋅</m:t>
        </m:r>
        <m:r>
          <w:rPr>
            <w:rFonts w:ascii="Cambria Math" w:hAnsi="Cambria Math" w:cstheme="majorHAnsi"/>
            <w:color w:val="000000" w:themeColor="text1"/>
          </w:rPr>
          <m:t>m</m:t>
        </m:r>
        <m:sSup>
          <m:sSupPr>
            <m:ctrlPr>
              <w:rPr>
                <w:rFonts w:ascii="Cambria Math" w:hAnsi="Cambria Math" w:cstheme="majorHAnsi"/>
                <w:color w:val="000000" w:themeColor="text1"/>
              </w:rPr>
            </m:ctrlPr>
          </m:sSupPr>
          <m:e>
            <m:r>
              <w:rPr>
                <w:rFonts w:ascii="Cambria Math" w:hAnsi="Cambria Math" w:cstheme="majorHAnsi"/>
                <w:color w:val="000000" w:themeColor="text1"/>
              </w:rPr>
              <m:t>L</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r>
          <m:rPr>
            <m:sty m:val="p"/>
          </m:rPr>
          <w:rPr>
            <w:rFonts w:ascii="Cambria Math" w:hAnsi="Cambria Math" w:cstheme="majorHAnsi"/>
            <w:color w:val="000000" w:themeColor="text1"/>
          </w:rPr>
          <m:t>⋅</m:t>
        </m:r>
        <m:r>
          <w:rPr>
            <w:rFonts w:ascii="Cambria Math" w:hAnsi="Cambria Math" w:cstheme="majorHAnsi"/>
            <w:color w:val="000000" w:themeColor="text1"/>
          </w:rPr>
          <m:t>mi</m:t>
        </m:r>
        <m:sSup>
          <m:sSupPr>
            <m:ctrlPr>
              <w:rPr>
                <w:rFonts w:ascii="Cambria Math" w:hAnsi="Cambria Math" w:cstheme="majorHAnsi"/>
                <w:color w:val="000000" w:themeColor="text1"/>
              </w:rPr>
            </m:ctrlPr>
          </m:sSupPr>
          <m:e>
            <m:r>
              <w:rPr>
                <w:rFonts w:ascii="Cambria Math" w:hAnsi="Cambria Math" w:cstheme="majorHAnsi"/>
                <w:color w:val="000000" w:themeColor="text1"/>
              </w:rPr>
              <m:t>n</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oMath>
      <w:r w:rsidRPr="008F19F9">
        <w:rPr>
          <w:color w:val="000000" w:themeColor="text1"/>
        </w:rPr>
        <w:t xml:space="preserve">) for measurement </w:t>
      </w:r>
      <w:proofErr w:type="spellStart"/>
      <w:r w:rsidRPr="008F19F9">
        <w:rPr>
          <w:i/>
          <w:iCs/>
          <w:color w:val="000000" w:themeColor="text1"/>
        </w:rPr>
        <w:t>i</w:t>
      </w:r>
      <w:proofErr w:type="spellEnd"/>
      <w:r w:rsidRPr="008F19F9">
        <w:rPr>
          <w:color w:val="000000" w:themeColor="text1"/>
        </w:rPr>
        <w:t xml:space="preserve"> (</w:t>
      </w:r>
      <w:proofErr w:type="spellStart"/>
      <w:r w:rsidRPr="008F19F9">
        <w:rPr>
          <w:color w:val="000000" w:themeColor="text1"/>
        </w:rPr>
        <w:t>i</w:t>
      </w:r>
      <w:proofErr w:type="spellEnd"/>
      <w:r w:rsidRPr="008F19F9">
        <w:rPr>
          <w:color w:val="000000" w:themeColor="text1"/>
        </w:rPr>
        <w:t xml:space="preserve">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m</m:t>
            </m:r>
          </m:sub>
        </m:sSub>
      </m:oMath>
      <w:r w:rsidRPr="008F19F9">
        <w:rPr>
          <w:color w:val="000000" w:themeColor="text1"/>
        </w:rPr>
        <w:t xml:space="preserve">, number of measurements) on individual </w:t>
      </w:r>
      <w:r w:rsidRPr="008F19F9">
        <w:rPr>
          <w:i/>
          <w:iCs/>
          <w:color w:val="000000" w:themeColor="text1"/>
        </w:rPr>
        <w:t>j</w:t>
      </w:r>
      <w:r w:rsidRPr="008F19F9">
        <w:rPr>
          <w:color w:val="000000" w:themeColor="text1"/>
        </w:rPr>
        <w:t xml:space="preserve"> (j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id</m:t>
            </m:r>
          </m:sub>
        </m:sSub>
      </m:oMath>
      <w:r w:rsidRPr="008F19F9">
        <w:rPr>
          <w:color w:val="000000" w:themeColor="text1"/>
        </w:rPr>
        <w:t xml:space="preserve">, number of individuals) and day </w:t>
      </w:r>
      <w:r w:rsidRPr="008F19F9">
        <w:rPr>
          <w:i/>
          <w:iCs/>
          <w:color w:val="000000" w:themeColor="text1"/>
        </w:rPr>
        <w:t>k</w:t>
      </w:r>
      <w:r w:rsidRPr="008F19F9">
        <w:rPr>
          <w:color w:val="000000" w:themeColor="text1"/>
        </w:rPr>
        <w:t xml:space="preserve"> (k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d</m:t>
            </m:r>
          </m:sub>
        </m:sSub>
      </m:oMath>
      <w:r w:rsidRPr="008F19F9">
        <w:rPr>
          <w:color w:val="000000" w:themeColor="text1"/>
        </w:rPr>
        <w:t xml:space="preserve">, number of days). </w:t>
      </w:r>
      <w:r w:rsidR="00120A6B">
        <w:rPr>
          <w:color w:val="000000" w:themeColor="text1"/>
        </w:rPr>
        <w:t>C</w:t>
      </w:r>
      <w:r w:rsidR="00120A6B" w:rsidRPr="008F19F9">
        <w:rPr>
          <w:color w:val="000000" w:themeColor="text1"/>
        </w:rPr>
        <w:t>ontrasts for the different sex classes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oMath>
      <w:r w:rsidR="00120A6B" w:rsidRPr="008F19F9">
        <w:rPr>
          <w:color w:val="000000" w:themeColor="text1"/>
        </w:rPr>
        <w:t xml:space="preserve">), where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00120A6B" w:rsidRPr="008F19F9">
        <w:rPr>
          <w:color w:val="000000" w:themeColor="text1"/>
        </w:rPr>
        <w:t xml:space="preserve"> are for </w:t>
      </w:r>
      <w:r w:rsidR="00120A6B">
        <w:rPr>
          <w:color w:val="000000" w:themeColor="text1"/>
        </w:rPr>
        <w:t>concordant</w:t>
      </w:r>
      <w:r w:rsidR="00120A6B" w:rsidRPr="008F19F9">
        <w:rPr>
          <w:color w:val="000000" w:themeColor="text1"/>
        </w:rPr>
        <w:t xml:space="preserve"> sex</w:t>
      </w:r>
      <w:r w:rsidR="00120A6B">
        <w:rPr>
          <w:color w:val="000000" w:themeColor="text1"/>
        </w:rPr>
        <w:t>es</w:t>
      </w:r>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oMath>
      <w:r w:rsidR="00120A6B" w:rsidRPr="008F19F9">
        <w:rPr>
          <w:color w:val="000000" w:themeColor="text1"/>
        </w:rPr>
        <w:t xml:space="preserve"> sex-reversed animals, respectivel</w:t>
      </w:r>
      <w:r w:rsidR="00120A6B">
        <w:rPr>
          <w:color w:val="000000" w:themeColor="text1"/>
        </w:rPr>
        <w:t xml:space="preserve">y. </w:t>
      </w:r>
      <w:r w:rsidRPr="008F19F9">
        <w:rPr>
          <w:color w:val="000000" w:themeColor="text1"/>
        </w:rPr>
        <w:t xml:space="preserve">A linear </w:t>
      </w:r>
      <w:r w:rsidR="006B39F1" w:rsidRPr="008F19F9">
        <w:rPr>
          <w:color w:val="000000" w:themeColor="text1"/>
        </w:rPr>
        <w:t>slope</w:t>
      </w:r>
      <w:r w:rsidR="006B39F1">
        <w:rPr>
          <w:color w:val="000000" w:themeColor="text1"/>
        </w:rPr>
        <w:t xml:space="preserve"> </w:t>
      </w:r>
      <m:oMath>
        <m:r>
          <w:rPr>
            <w:rFonts w:ascii="Cambria Math" w:hAnsi="Cambria Math"/>
            <w:color w:val="000000" w:themeColor="text1"/>
          </w:rPr>
          <m:t>β</m:t>
        </m:r>
      </m:oMath>
      <w:r w:rsidR="006B39F1">
        <w:rPr>
          <w:color w:val="000000" w:themeColor="text1"/>
          <w:vertAlign w:val="subscript"/>
        </w:rPr>
        <w:t>4</w:t>
      </w:r>
      <w:r w:rsidR="006B39F1" w:rsidRPr="008F19F9" w:rsidDel="006B39F1">
        <w:rPr>
          <w:color w:val="000000" w:themeColor="text1"/>
        </w:rPr>
        <w:t xml:space="preserve"> </w:t>
      </w:r>
      <w:r w:rsidRPr="008F19F9">
        <w:rPr>
          <w:color w:val="000000" w:themeColor="text1"/>
        </w:rPr>
        <w:t>was estimated for measurement time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Pr="008F19F9">
        <w:rPr>
          <w:color w:val="000000" w:themeColor="text1"/>
        </w:rPr>
        <w:t>, z-transformed)</w:t>
      </w:r>
      <w:r w:rsidR="007A29B7">
        <w:rPr>
          <w:color w:val="000000" w:themeColor="text1"/>
        </w:rPr>
        <w:t xml:space="preserve"> and a</w:t>
      </w:r>
      <w:r w:rsidR="007A29B7" w:rsidRPr="008F19F9">
        <w:rPr>
          <w:color w:val="000000" w:themeColor="text1"/>
        </w:rPr>
        <w:t xml:space="preserve"> random intercept (</w:t>
      </w:r>
      <m:oMath>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oMath>
      <w:r w:rsidR="007A29B7" w:rsidRPr="008F19F9">
        <w:rPr>
          <w:color w:val="000000" w:themeColor="text1"/>
        </w:rPr>
        <w:t xml:space="preserve">) and slope for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007A29B7"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sub>
        </m:sSub>
      </m:oMath>
      <w:r w:rsidR="007A29B7" w:rsidRPr="008F19F9">
        <w:rPr>
          <w:color w:val="000000" w:themeColor="text1"/>
        </w:rPr>
        <w:t xml:space="preserve">) </w:t>
      </w:r>
      <w:r w:rsidR="007A29B7">
        <w:rPr>
          <w:color w:val="000000" w:themeColor="text1"/>
        </w:rPr>
        <w:t xml:space="preserve">were included </w:t>
      </w:r>
      <w:r w:rsidR="007A29B7" w:rsidRPr="008F19F9">
        <w:rPr>
          <w:color w:val="000000" w:themeColor="text1"/>
        </w:rPr>
        <w:t xml:space="preserve">for individual </w:t>
      </w:r>
      <w:r w:rsidR="007A29B7" w:rsidRPr="008F19F9">
        <w:rPr>
          <w:i/>
          <w:iCs/>
          <w:color w:val="000000" w:themeColor="text1"/>
        </w:rPr>
        <w:t>j</w:t>
      </w:r>
      <w:r w:rsidR="007A29B7" w:rsidRPr="008F19F9">
        <w:rPr>
          <w:color w:val="000000" w:themeColor="text1"/>
        </w:rPr>
        <w:t xml:space="preserve"> across measurement occasions</w:t>
      </w:r>
      <w:r w:rsidR="006B39F1">
        <w:rPr>
          <w:color w:val="000000" w:themeColor="text1"/>
        </w:rPr>
        <w:t>. A</w:t>
      </w:r>
      <w:r w:rsidRPr="008F19F9">
        <w:rPr>
          <w:color w:val="000000" w:themeColor="text1"/>
        </w:rPr>
        <w:t xml:space="preserve"> linear slope for log transformed mass (</w:t>
      </w:r>
      <m:oMath>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oMath>
      <w:r w:rsidRPr="008F19F9">
        <w:rPr>
          <w:color w:val="000000" w:themeColor="text1"/>
        </w:rPr>
        <w:t>, centered on mean, sc)</w:t>
      </w:r>
      <w:r w:rsidR="006B39F1">
        <w:rPr>
          <w:color w:val="000000" w:themeColor="text1"/>
        </w:rPr>
        <w:t xml:space="preserve"> and</w:t>
      </w:r>
      <w:r w:rsidRPr="008F19F9">
        <w:rPr>
          <w:color w:val="000000" w:themeColor="text1"/>
        </w:rPr>
        <w:t xml:space="preserve"> </w:t>
      </w:r>
      <w:r w:rsidR="006B39F1">
        <w:rPr>
          <w:color w:val="000000" w:themeColor="text1"/>
        </w:rPr>
        <w:t>m</w:t>
      </w:r>
      <w:r w:rsidR="006B39F1" w:rsidRPr="008F19F9">
        <w:rPr>
          <w:color w:val="000000" w:themeColor="text1"/>
        </w:rPr>
        <w:t xml:space="preserve">ass </w:t>
      </w:r>
      <w:r w:rsidRPr="008F19F9">
        <w:rPr>
          <w:color w:val="000000" w:themeColor="text1"/>
        </w:rPr>
        <w:t xml:space="preserve">scaling relationships were estimated </w:t>
      </w:r>
      <w:r w:rsidR="00C03246">
        <w:rPr>
          <w:color w:val="000000" w:themeColor="text1"/>
        </w:rPr>
        <w:t xml:space="preserve">separately </w:t>
      </w:r>
      <w:r w:rsidRPr="008F19F9">
        <w:rPr>
          <w:color w:val="000000" w:themeColor="text1"/>
        </w:rPr>
        <w:t xml:space="preserve">for the different sex classes (i.e.,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6B39F1">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Pr="008F19F9">
        <w:rPr>
          <w:color w:val="000000" w:themeColor="text1"/>
        </w:rPr>
        <w:t>,</w:t>
      </w:r>
      <w:r w:rsidR="006B39F1">
        <w:rPr>
          <w:color w:val="000000" w:themeColor="text1"/>
        </w:rPr>
        <w:t xml:space="preserve"> and </w:t>
      </w:r>
      <w:r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 xml:space="preserve">SR </m:t>
            </m:r>
          </m:sub>
        </m:sSub>
      </m:oMath>
      <w:r w:rsidRPr="008F19F9">
        <w:rPr>
          <w:color w:val="000000" w:themeColor="text1"/>
        </w:rPr>
        <w:t xml:space="preserve">respectively). Deviations </w:t>
      </w:r>
      <w:r w:rsidRPr="008F19F9">
        <w:rPr>
          <w:color w:val="000000" w:themeColor="text1"/>
        </w:rPr>
        <w:lastRenderedPageBreak/>
        <w:t>were sampled from a multivariate normal distribution (~</w:t>
      </w:r>
      <m:oMath>
        <m:r>
          <w:rPr>
            <w:rFonts w:ascii="Cambria Math" w:hAnsi="Cambria Math"/>
            <w:color w:val="000000" w:themeColor="text1"/>
          </w:rPr>
          <m:t>MVN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ID</m:t>
            </m:r>
          </m:e>
        </m:d>
      </m:oMath>
      <w:r w:rsidRPr="008F19F9">
        <w:rPr>
          <w:color w:val="000000" w:themeColor="text1"/>
        </w:rPr>
        <w:t>, where ID is a (co)variance matrix with a random intercept and slope variance and their covariance. A random</w:t>
      </w:r>
      <w:r w:rsidR="005A0E7D">
        <w:rPr>
          <w:color w:val="000000" w:themeColor="text1"/>
        </w:rPr>
        <w:t>-effect for</w:t>
      </w:r>
      <w:r w:rsidRPr="008F19F9">
        <w:rPr>
          <w:color w:val="000000" w:themeColor="text1"/>
        </w:rPr>
        <w:t xml:space="preserve"> day (</w:t>
      </w: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oMath>
      <w:r w:rsidRPr="008F19F9">
        <w:rPr>
          <w:color w:val="000000" w:themeColor="text1"/>
        </w:rPr>
        <w:t xml:space="preserve">) (~ </w:t>
      </w:r>
      <m:oMath>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k</m:t>
                </m:r>
              </m:sub>
              <m:sup>
                <m:r>
                  <w:rPr>
                    <w:rFonts w:ascii="Cambria Math" w:hAnsi="Cambria Math"/>
                    <w:color w:val="000000" w:themeColor="text1"/>
                  </w:rPr>
                  <m:t>2</m:t>
                </m:r>
              </m:sup>
            </m:sSubSup>
          </m:e>
        </m:d>
      </m:oMath>
      <w:r w:rsidRPr="008F19F9">
        <w:rPr>
          <w:color w:val="000000" w:themeColor="text1"/>
        </w:rPr>
        <w:t>) was als</w:t>
      </w:r>
      <w:r w:rsidR="005A0E7D">
        <w:rPr>
          <w:color w:val="000000" w:themeColor="text1"/>
        </w:rPr>
        <w:t>o included in the model to account for variation across days in metabolic rate</w:t>
      </w:r>
      <w:r w:rsidRPr="008F19F9">
        <w:rPr>
          <w:color w:val="000000" w:themeColor="text1"/>
        </w:rPr>
        <w:t>.</w:t>
      </w:r>
      <w:r w:rsidR="003C6FB5">
        <w:rPr>
          <w:color w:val="000000" w:themeColor="text1"/>
        </w:rPr>
        <w:t xml:space="preserve"> In all models, we retained data for each measurement throughout the night to improve analytical power. Given that animals were quiescent, our MR data is expected to be representative of </w:t>
      </w:r>
      <w:r w:rsidR="003C6FB5" w:rsidRPr="0019556D">
        <w:rPr>
          <w:color w:val="000000" w:themeColor="text1"/>
        </w:rPr>
        <w:t>Standard Metabolic Rate (SMR). Nonetheless, some movement did occur in our chambers. As such,</w:t>
      </w:r>
      <w:r w:rsidRPr="0019556D">
        <w:rPr>
          <w:color w:val="000000" w:themeColor="text1"/>
        </w:rPr>
        <w:t xml:space="preserve"> </w:t>
      </w:r>
      <w:r w:rsidR="003C6FB5" w:rsidRPr="0019556D">
        <w:rPr>
          <w:color w:val="000000" w:themeColor="text1"/>
        </w:rPr>
        <w:t xml:space="preserve">we </w:t>
      </w:r>
      <w:r w:rsidR="0051528F" w:rsidRPr="0019556D">
        <w:rPr>
          <w:color w:val="000000" w:themeColor="text1"/>
        </w:rPr>
        <w:t xml:space="preserve">also </w:t>
      </w:r>
      <w:r w:rsidR="00ED44EB" w:rsidRPr="0019556D">
        <w:rPr>
          <w:color w:val="000000" w:themeColor="text1"/>
        </w:rPr>
        <w:t xml:space="preserve">fit the same models </w:t>
      </w:r>
      <w:r w:rsidR="0051528F" w:rsidRPr="0019556D">
        <w:rPr>
          <w:color w:val="000000" w:themeColor="text1"/>
        </w:rPr>
        <w:t xml:space="preserve">described above </w:t>
      </w:r>
      <w:r w:rsidR="00246C9C" w:rsidRPr="0019556D">
        <w:rPr>
          <w:color w:val="000000" w:themeColor="text1"/>
        </w:rPr>
        <w:t xml:space="preserve">but kept the </w:t>
      </w:r>
      <w:r w:rsidR="00246C9C" w:rsidRPr="0019556D">
        <w:t>lowest 10% of</w:t>
      </w:r>
      <w:r w:rsidR="00A976A6" w:rsidRPr="0019556D">
        <w:t xml:space="preserve"> </w:t>
      </w:r>
      <w:r w:rsidR="00246C9C" w:rsidRPr="0019556D">
        <w:t xml:space="preserve">oxygen consumption </w:t>
      </w:r>
      <w:r w:rsidR="00625A37" w:rsidRPr="0019556D">
        <w:t xml:space="preserve">values </w:t>
      </w:r>
      <w:r w:rsidR="00246C9C" w:rsidRPr="0019556D">
        <w:t>during trials</w:t>
      </w:r>
      <w:r w:rsidR="00625A37" w:rsidRPr="0019556D">
        <w:t xml:space="preserve"> – data that should be quite close to SMR</w:t>
      </w:r>
      <w:r w:rsidR="0078449D" w:rsidRPr="0019556D">
        <w:t xml:space="preserve">. </w:t>
      </w:r>
      <w:r w:rsidR="00625A37" w:rsidRPr="0019556D">
        <w:t xml:space="preserve">We found no changes in our results when using the full dataset </w:t>
      </w:r>
      <w:r w:rsidR="00ED44EB" w:rsidRPr="0019556D">
        <w:t xml:space="preserve">compared to the </w:t>
      </w:r>
      <w:r w:rsidR="00052972" w:rsidRPr="0019556D">
        <w:t xml:space="preserve">dataset that only used the </w:t>
      </w:r>
      <w:r w:rsidR="00ED44EB" w:rsidRPr="0019556D">
        <w:t>lowest 10%</w:t>
      </w:r>
      <w:r w:rsidR="00625A37" w:rsidRPr="0019556D">
        <w:t xml:space="preserve"> </w:t>
      </w:r>
      <w:r w:rsidR="00246C9C" w:rsidRPr="0019556D">
        <w:t>(</w:t>
      </w:r>
      <w:r w:rsidR="00246C9C" w:rsidRPr="0019556D">
        <w:rPr>
          <w:i/>
          <w:iCs/>
        </w:rPr>
        <w:t xml:space="preserve">see </w:t>
      </w:r>
      <w:r w:rsidR="00246C9C" w:rsidRPr="0019556D">
        <w:t>Fig. S</w:t>
      </w:r>
      <w:r w:rsidR="0078449D" w:rsidRPr="0019556D">
        <w:t>2</w:t>
      </w:r>
      <w:r w:rsidR="00246C9C" w:rsidRPr="0019556D">
        <w:t xml:space="preserve">; Tables </w:t>
      </w:r>
      <w:del w:id="123" w:author="Kris.Wild" w:date="2023-04-21T21:50:00Z">
        <w:r w:rsidR="00246C9C" w:rsidRPr="0019556D" w:rsidDel="00AF54D9">
          <w:delText xml:space="preserve">S2 </w:delText>
        </w:r>
      </w:del>
      <w:ins w:id="124" w:author="Kris.Wild" w:date="2023-04-21T21:50:00Z">
        <w:r w:rsidR="00AF54D9" w:rsidRPr="0019556D">
          <w:t>S</w:t>
        </w:r>
        <w:r w:rsidR="00AF54D9">
          <w:t>1</w:t>
        </w:r>
        <w:r w:rsidR="00AF54D9" w:rsidRPr="0019556D">
          <w:t xml:space="preserve"> </w:t>
        </w:r>
      </w:ins>
      <w:r w:rsidR="00246C9C" w:rsidRPr="0019556D">
        <w:t xml:space="preserve">&amp; </w:t>
      </w:r>
      <w:del w:id="125" w:author="Kris.Wild" w:date="2023-04-21T21:50:00Z">
        <w:r w:rsidR="00246C9C" w:rsidRPr="0019556D" w:rsidDel="00AF54D9">
          <w:delText xml:space="preserve">S3 </w:delText>
        </w:r>
      </w:del>
      <w:ins w:id="126" w:author="Kris.Wild" w:date="2023-04-21T21:50:00Z">
        <w:r w:rsidR="00AF54D9" w:rsidRPr="0019556D">
          <w:t>S</w:t>
        </w:r>
        <w:r w:rsidR="00AF54D9">
          <w:t>2</w:t>
        </w:r>
        <w:r w:rsidR="00AF54D9" w:rsidRPr="0019556D">
          <w:t xml:space="preserve"> </w:t>
        </w:r>
      </w:ins>
      <w:r w:rsidR="00246C9C" w:rsidRPr="0019556D">
        <w:t xml:space="preserve">in </w:t>
      </w:r>
      <w:r w:rsidR="00246C9C" w:rsidRPr="0019556D">
        <w:rPr>
          <w:i/>
          <w:iCs/>
        </w:rPr>
        <w:t>Supp</w:t>
      </w:r>
      <w:r w:rsidR="00246C9C" w:rsidRPr="0019556D">
        <w:t xml:space="preserve">). Therefore, all </w:t>
      </w:r>
      <w:r w:rsidR="00246C9C" w:rsidRPr="0019556D">
        <w:rPr>
          <w:color w:val="000000" w:themeColor="text1"/>
        </w:rPr>
        <w:t>V̇O</w:t>
      </w:r>
      <w:r w:rsidR="00246C9C" w:rsidRPr="0019556D">
        <w:rPr>
          <w:color w:val="000000" w:themeColor="text1"/>
          <w:vertAlign w:val="subscript"/>
        </w:rPr>
        <w:t>2</w:t>
      </w:r>
      <w:r w:rsidR="00246C9C" w:rsidRPr="0019556D">
        <w:rPr>
          <w:color w:val="000000" w:themeColor="text1"/>
        </w:rPr>
        <w:t xml:space="preserve"> </w:t>
      </w:r>
      <w:r w:rsidR="00246C9C" w:rsidRPr="0019556D">
        <w:t>measurements</w:t>
      </w:r>
      <w:r w:rsidR="00A976A6" w:rsidRPr="0019556D">
        <w:t xml:space="preserve"> from</w:t>
      </w:r>
      <w:r w:rsidR="00246C9C" w:rsidRPr="0019556D">
        <w:t xml:space="preserve"> trials</w:t>
      </w:r>
      <w:r w:rsidR="002D1C8D" w:rsidRPr="0019556D">
        <w:t xml:space="preserve"> (MR)</w:t>
      </w:r>
      <w:r w:rsidR="00246C9C" w:rsidRPr="0019556D">
        <w:t xml:space="preserve"> </w:t>
      </w:r>
      <w:r w:rsidR="006E578D" w:rsidRPr="0019556D">
        <w:t xml:space="preserve">were kept </w:t>
      </w:r>
      <w:r w:rsidR="002D1C8D" w:rsidRPr="0019556D">
        <w:t xml:space="preserve">for </w:t>
      </w:r>
      <w:r w:rsidR="00246C9C" w:rsidRPr="0019556D">
        <w:t>further analysis.</w:t>
      </w:r>
      <w:r w:rsidR="00246C9C">
        <w:t xml:space="preserve"> </w:t>
      </w:r>
    </w:p>
    <w:p w14:paraId="63971EFD" w14:textId="35023B41" w:rsidR="008F19F9" w:rsidDel="007F15D4" w:rsidRDefault="008F19F9" w:rsidP="007F15D4">
      <w:pPr>
        <w:ind w:firstLine="720"/>
        <w:contextualSpacing/>
        <w:rPr>
          <w:del w:id="127" w:author="Kris.Wild" w:date="2023-04-10T11:36:00Z"/>
          <w:color w:val="000000" w:themeColor="text1"/>
        </w:rPr>
      </w:pPr>
      <w:r w:rsidRPr="008F19F9">
        <w:rPr>
          <w:color w:val="000000" w:themeColor="text1"/>
        </w:rPr>
        <w:t>Differences in growth rates were compared across sex class</w:t>
      </w:r>
      <w:ins w:id="128" w:author="Kris.Wild" w:date="2023-04-21T11:16:00Z">
        <w:r w:rsidR="003114C6">
          <w:rPr>
            <w:color w:val="000000" w:themeColor="text1"/>
          </w:rPr>
          <w:t xml:space="preserve"> </w:t>
        </w:r>
      </w:ins>
      <w:del w:id="129" w:author="Kris.Wild" w:date="2023-04-21T11:18:00Z">
        <w:r w:rsidRPr="008F19F9" w:rsidDel="003114C6">
          <w:rPr>
            <w:color w:val="000000" w:themeColor="text1"/>
          </w:rPr>
          <w:delText xml:space="preserve"> </w:delText>
        </w:r>
      </w:del>
      <w:r w:rsidRPr="008F19F9">
        <w:rPr>
          <w:color w:val="000000" w:themeColor="text1"/>
        </w:rPr>
        <w:t xml:space="preserve">using Bayesian linear </w:t>
      </w:r>
      <w:del w:id="130" w:author="Kris.Wild" w:date="2023-04-06T15:03:00Z">
        <w:r w:rsidRPr="008F19F9" w:rsidDel="00FC6010">
          <w:rPr>
            <w:color w:val="000000" w:themeColor="text1"/>
          </w:rPr>
          <w:delText xml:space="preserve">mixed effect </w:delText>
        </w:r>
      </w:del>
      <w:r w:rsidRPr="008F19F9">
        <w:rPr>
          <w:color w:val="000000" w:themeColor="text1"/>
        </w:rPr>
        <w:t>models</w:t>
      </w:r>
      <w:ins w:id="131" w:author="Kris.Wild" w:date="2023-04-21T21:37:00Z">
        <w:r w:rsidR="00D70EDA">
          <w:rPr>
            <w:color w:val="000000" w:themeColor="text1"/>
          </w:rPr>
          <w:t xml:space="preserve"> </w:t>
        </w:r>
      </w:ins>
      <w:ins w:id="132" w:author="Kris.Wild" w:date="2023-04-21T21:40:00Z">
        <w:r w:rsidR="00D70EDA">
          <w:rPr>
            <w:color w:val="000000" w:themeColor="text1"/>
          </w:rPr>
          <w:t>while accounting for</w:t>
        </w:r>
      </w:ins>
      <w:ins w:id="133" w:author="Kris.Wild" w:date="2023-04-21T21:37:00Z">
        <w:r w:rsidR="00D70EDA">
          <w:rPr>
            <w:color w:val="000000" w:themeColor="text1"/>
          </w:rPr>
          <w:t xml:space="preserve"> individual mean metabolism</w:t>
        </w:r>
      </w:ins>
      <w:r w:rsidRPr="008F19F9">
        <w:rPr>
          <w:color w:val="000000" w:themeColor="text1"/>
        </w:rPr>
        <w:t xml:space="preserve">. </w:t>
      </w:r>
      <w:del w:id="134" w:author="Kris.Wild" w:date="2023-04-21T21:39:00Z">
        <w:r w:rsidRPr="008F19F9" w:rsidDel="00D70EDA">
          <w:rPr>
            <w:color w:val="000000" w:themeColor="text1"/>
          </w:rPr>
          <w:delText xml:space="preserve">Growth </w:delText>
        </w:r>
      </w:del>
      <w:ins w:id="135" w:author="Kris.Wild" w:date="2023-04-21T21:40:00Z">
        <w:r w:rsidR="00D70EDA">
          <w:rPr>
            <w:color w:val="000000" w:themeColor="text1"/>
          </w:rPr>
          <w:t>This allowed us to test if there was a relationship between metabolism and growth rate</w:t>
        </w:r>
      </w:ins>
      <w:ins w:id="136" w:author="Kris.Wild" w:date="2023-04-22T07:47:00Z">
        <w:r w:rsidR="00282C3C">
          <w:rPr>
            <w:color w:val="000000" w:themeColor="text1"/>
          </w:rPr>
          <w:t xml:space="preserve"> </w:t>
        </w:r>
      </w:ins>
      <w:ins w:id="137" w:author="Kris.Wild" w:date="2023-04-21T21:40:00Z">
        <w:r w:rsidR="00D70EDA">
          <w:rPr>
            <w:color w:val="000000" w:themeColor="text1"/>
          </w:rPr>
          <w:t xml:space="preserve">(mass or </w:t>
        </w:r>
        <w:proofErr w:type="spellStart"/>
        <w:r w:rsidR="00D70EDA">
          <w:rPr>
            <w:color w:val="000000" w:themeColor="text1"/>
          </w:rPr>
          <w:t>svl</w:t>
        </w:r>
        <w:proofErr w:type="spellEnd"/>
        <w:r w:rsidR="00D70EDA">
          <w:rPr>
            <w:color w:val="000000" w:themeColor="text1"/>
          </w:rPr>
          <w:t>) across sex class</w:t>
        </w:r>
      </w:ins>
      <w:del w:id="138" w:author="Kris.Wild" w:date="2023-04-21T21:40:00Z">
        <w:r w:rsidRPr="008F19F9" w:rsidDel="00D70EDA">
          <w:rPr>
            <w:color w:val="000000" w:themeColor="text1"/>
          </w:rPr>
          <w:delText xml:space="preserve">rate of SVL </w:delText>
        </w:r>
      </w:del>
      <w:del w:id="139" w:author="Kris.Wild" w:date="2023-04-21T21:39:00Z">
        <w:r w:rsidRPr="008F19F9" w:rsidDel="00D70EDA">
          <w:rPr>
            <w:color w:val="000000" w:themeColor="text1"/>
          </w:rPr>
          <w:delText xml:space="preserve">and </w:delText>
        </w:r>
      </w:del>
      <w:del w:id="140" w:author="Kris.Wild" w:date="2023-04-21T21:40:00Z">
        <w:r w:rsidRPr="008F19F9" w:rsidDel="00D70EDA">
          <w:rPr>
            <w:color w:val="000000" w:themeColor="text1"/>
          </w:rPr>
          <w:delText>mass</w:delText>
        </w:r>
      </w:del>
      <w:del w:id="141" w:author="Kris.Wild" w:date="2023-04-21T21:39:00Z">
        <w:r w:rsidRPr="008F19F9" w:rsidDel="00D70EDA">
          <w:rPr>
            <w:color w:val="000000" w:themeColor="text1"/>
          </w:rPr>
          <w:delText xml:space="preserve"> </w:delText>
        </w:r>
      </w:del>
      <w:del w:id="142" w:author="Kris.Wild" w:date="2023-04-21T21:40:00Z">
        <w:r w:rsidRPr="008F19F9" w:rsidDel="00D70EDA">
          <w:rPr>
            <w:color w:val="000000" w:themeColor="text1"/>
          </w:rPr>
          <w:delText>were analysed</w:delText>
        </w:r>
      </w:del>
      <w:del w:id="143" w:author="Kris.Wild" w:date="2023-04-21T21:36:00Z">
        <w:r w:rsidRPr="008F19F9" w:rsidDel="00D70EDA">
          <w:rPr>
            <w:color w:val="000000" w:themeColor="text1"/>
          </w:rPr>
          <w:delText xml:space="preserve"> as a function of initial size (or mass) measurements, </w:delText>
        </w:r>
      </w:del>
      <w:del w:id="144" w:author="Kris.Wild" w:date="2023-04-21T21:40:00Z">
        <w:r w:rsidRPr="008F19F9" w:rsidDel="00D70EDA">
          <w:rPr>
            <w:color w:val="000000" w:themeColor="text1"/>
          </w:rPr>
          <w:delText>sex class and their interaction</w:delText>
        </w:r>
      </w:del>
      <w:r w:rsidRPr="008F19F9">
        <w:rPr>
          <w:color w:val="000000" w:themeColor="text1"/>
        </w:rPr>
        <w:t xml:space="preserve">. </w:t>
      </w:r>
      <w:r w:rsidR="000C353F">
        <w:rPr>
          <w:color w:val="000000" w:themeColor="text1"/>
        </w:rPr>
        <w:t xml:space="preserve">Fisher’s </w:t>
      </w:r>
      <w:r w:rsidRPr="008F19F9">
        <w:rPr>
          <w:color w:val="000000" w:themeColor="text1"/>
        </w:rPr>
        <w:t xml:space="preserve">exact tests were used to determine if there was an association between sex class and frequency of hatchling mortality after </w:t>
      </w:r>
      <w:r w:rsidR="005B228F">
        <w:rPr>
          <w:color w:val="000000" w:themeColor="text1"/>
        </w:rPr>
        <w:t>six months</w:t>
      </w:r>
      <w:r w:rsidRPr="008F19F9">
        <w:rPr>
          <w:color w:val="000000" w:themeColor="text1"/>
        </w:rPr>
        <w:t>.</w:t>
      </w:r>
    </w:p>
    <w:p w14:paraId="699C3D00" w14:textId="77777777" w:rsidR="007F15D4" w:rsidRPr="008F19F9" w:rsidRDefault="007F15D4" w:rsidP="00A146D7">
      <w:pPr>
        <w:ind w:firstLine="720"/>
        <w:contextualSpacing/>
        <w:rPr>
          <w:ins w:id="145" w:author="Kris.Wild" w:date="2023-04-10T11:36:00Z"/>
          <w:color w:val="000000" w:themeColor="text1"/>
        </w:rPr>
      </w:pPr>
    </w:p>
    <w:p w14:paraId="1B91EC21" w14:textId="1040A99F" w:rsidR="005A0E7D" w:rsidRPr="00E41ECD" w:rsidRDefault="008F19F9" w:rsidP="008E77D9">
      <w:pPr>
        <w:ind w:firstLine="720"/>
        <w:contextualSpacing/>
        <w:rPr>
          <w:color w:val="000000" w:themeColor="text1"/>
        </w:rPr>
      </w:pPr>
      <w:r w:rsidRPr="008F19F9">
        <w:rPr>
          <w:color w:val="000000" w:themeColor="text1"/>
        </w:rPr>
        <w:t>For all Bayesian models, posterior estimates were from multiple chains</w:t>
      </w:r>
      <w:r w:rsidR="005B228F">
        <w:rPr>
          <w:color w:val="000000" w:themeColor="text1"/>
        </w:rPr>
        <w:t>,</w:t>
      </w:r>
      <w:r w:rsidRPr="008F19F9">
        <w:rPr>
          <w:color w:val="000000" w:themeColor="text1"/>
        </w:rPr>
        <w:t xml:space="preserve"> and </w:t>
      </w:r>
      <w:r w:rsidR="00C03246">
        <w:rPr>
          <w:color w:val="000000" w:themeColor="text1"/>
        </w:rPr>
        <w:t xml:space="preserve">we </w:t>
      </w:r>
      <w:r w:rsidRPr="008F19F9">
        <w:rPr>
          <w:color w:val="000000" w:themeColor="text1"/>
        </w:rPr>
        <w:t>present posterior means and their 95% credible intervals.</w:t>
      </w:r>
      <w:ins w:id="146" w:author="Kris.Wild" w:date="2023-04-10T11:36:00Z">
        <w:r w:rsidR="007F15D4">
          <w:rPr>
            <w:color w:val="000000" w:themeColor="text1"/>
          </w:rPr>
          <w:t xml:space="preserve"> </w:t>
        </w:r>
      </w:ins>
      <w:del w:id="147" w:author="Kris.Wild" w:date="2023-04-10T11:42:00Z">
        <w:r w:rsidRPr="008F19F9" w:rsidDel="0085741E">
          <w:rPr>
            <w:color w:val="000000" w:themeColor="text1"/>
          </w:rPr>
          <w:delText xml:space="preserve"> </w:delText>
        </w:r>
      </w:del>
      <w:r w:rsidR="00C03246" w:rsidRPr="008F19F9">
        <w:rPr>
          <w:color w:val="000000" w:themeColor="text1"/>
        </w:rPr>
        <w:t>To</w:t>
      </w:r>
      <w:r w:rsidRPr="008F19F9">
        <w:rPr>
          <w:color w:val="000000" w:themeColor="text1"/>
        </w:rPr>
        <w:t xml:space="preserve"> test for the </w:t>
      </w:r>
      <w:r w:rsidR="00EB26ED">
        <w:rPr>
          <w:color w:val="000000" w:themeColor="text1"/>
        </w:rPr>
        <w:t>L</w:t>
      </w:r>
      <w:r w:rsidRPr="008F19F9">
        <w:rPr>
          <w:color w:val="000000" w:themeColor="text1"/>
        </w:rPr>
        <w:t xml:space="preserve">ike </w:t>
      </w:r>
      <w:r w:rsidR="00EB26ED">
        <w:rPr>
          <w:color w:val="000000" w:themeColor="text1"/>
        </w:rPr>
        <w:t>G</w:t>
      </w:r>
      <w:r w:rsidRPr="008F19F9">
        <w:rPr>
          <w:color w:val="000000" w:themeColor="text1"/>
        </w:rPr>
        <w:t xml:space="preserve">enotype (genotype - sex-reversed) or </w:t>
      </w:r>
      <w:r w:rsidR="00EB26ED">
        <w:rPr>
          <w:color w:val="000000" w:themeColor="text1"/>
        </w:rPr>
        <w:t>L</w:t>
      </w:r>
      <w:r w:rsidRPr="008F19F9">
        <w:rPr>
          <w:color w:val="000000" w:themeColor="text1"/>
        </w:rPr>
        <w:t xml:space="preserve">ike </w:t>
      </w:r>
      <w:r w:rsidR="00EB26ED">
        <w:rPr>
          <w:color w:val="000000" w:themeColor="text1"/>
        </w:rPr>
        <w:t>P</w:t>
      </w:r>
      <w:r w:rsidRPr="008F19F9">
        <w:rPr>
          <w:color w:val="000000" w:themeColor="text1"/>
        </w:rPr>
        <w:t xml:space="preserve">henotype (phenotype - sex-reversed) </w:t>
      </w:r>
      <w:r w:rsidR="00EB26ED">
        <w:rPr>
          <w:color w:val="000000" w:themeColor="text1"/>
        </w:rPr>
        <w:t xml:space="preserve">framework </w:t>
      </w:r>
      <w:r w:rsidRPr="008F19F9">
        <w:rPr>
          <w:color w:val="000000" w:themeColor="text1"/>
        </w:rPr>
        <w:t>for each species, contrasts were calculated by subtracting the posterior distributions of each sex</w:t>
      </w:r>
      <w:r w:rsidR="00C16888">
        <w:rPr>
          <w:color w:val="000000" w:themeColor="text1"/>
        </w:rPr>
        <w:t xml:space="preserve"> class</w:t>
      </w:r>
      <w:r w:rsidRPr="008F19F9">
        <w:rPr>
          <w:color w:val="000000" w:themeColor="text1"/>
        </w:rPr>
        <w:t xml:space="preserve">. To test if the magnitude of these differences varied </w:t>
      </w:r>
      <w:r w:rsidRPr="00E41ECD">
        <w:rPr>
          <w:color w:val="000000" w:themeColor="text1"/>
        </w:rPr>
        <w:t xml:space="preserve">significantly, probabilities of </w:t>
      </w:r>
      <w:r w:rsidR="00320F11" w:rsidRPr="00E41ECD">
        <w:rPr>
          <w:color w:val="000000" w:themeColor="text1"/>
        </w:rPr>
        <w:t>parameter estimates were considered statistically significant when the 95% CIs did not include 0, and the pMCMC values</w:t>
      </w:r>
      <w:r w:rsidR="00111EE5" w:rsidRPr="00E41ECD">
        <w:rPr>
          <w:color w:val="000000" w:themeColor="text1"/>
        </w:rPr>
        <w:t xml:space="preserve"> calculated </w:t>
      </w:r>
      <w:r w:rsidR="000379F2" w:rsidRPr="00E41ECD">
        <w:rPr>
          <w:color w:val="000000" w:themeColor="text1"/>
        </w:rPr>
        <w:t>by</w:t>
      </w:r>
      <w:r w:rsidR="00111EE5" w:rsidRPr="00E41ECD">
        <w:rPr>
          <w:color w:val="000000" w:themeColor="text1"/>
        </w:rPr>
        <w:t xml:space="preserve"> </w:t>
      </w:r>
      <w:proofErr w:type="spellStart"/>
      <w:r w:rsidR="00111EE5" w:rsidRPr="00E41ECD">
        <w:rPr>
          <w:i/>
          <w:iCs/>
          <w:color w:val="000000" w:themeColor="text1"/>
        </w:rPr>
        <w:t>MCMCglm</w:t>
      </w:r>
      <w:r w:rsidR="00111EE5" w:rsidRPr="00AB4841">
        <w:rPr>
          <w:i/>
          <w:iCs/>
          <w:color w:val="000000" w:themeColor="text1"/>
        </w:rPr>
        <w:t>m</w:t>
      </w:r>
      <w:proofErr w:type="spellEnd"/>
      <w:r w:rsidR="00111EE5" w:rsidRPr="00E41ECD">
        <w:rPr>
          <w:color w:val="000000" w:themeColor="text1"/>
        </w:rPr>
        <w:t xml:space="preserve"> </w:t>
      </w:r>
      <w:r w:rsidR="00320F11" w:rsidRPr="00E41ECD">
        <w:rPr>
          <w:color w:val="000000" w:themeColor="text1"/>
        </w:rPr>
        <w:t>were less than 0.05</w:t>
      </w:r>
      <w:r w:rsidR="008E57D7" w:rsidRPr="00E41ECD">
        <w:rPr>
          <w:color w:val="000000" w:themeColor="text1"/>
        </w:rPr>
        <w:t xml:space="preserve"> </w:t>
      </w:r>
      <w:sdt>
        <w:sdtPr>
          <w:rPr>
            <w:color w:val="000000"/>
          </w:rPr>
          <w:tag w:val="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
          <w:id w:val="-930895752"/>
          <w:placeholder>
            <w:docPart w:val="DefaultPlaceholder_-1854013440"/>
          </w:placeholder>
        </w:sdtPr>
        <w:sdtContent>
          <w:r w:rsidR="00EB4892" w:rsidRPr="00EB4892">
            <w:rPr>
              <w:color w:val="000000"/>
            </w:rPr>
            <w:t>(Hadfield, 2010)</w:t>
          </w:r>
        </w:sdtContent>
      </w:sdt>
      <w:r w:rsidR="00320F11" w:rsidRPr="00E41ECD">
        <w:rPr>
          <w:color w:val="000000" w:themeColor="text1"/>
        </w:rPr>
        <w:t xml:space="preserve">. </w:t>
      </w:r>
      <w:r w:rsidR="004F7AE9" w:rsidRPr="00E41ECD">
        <w:rPr>
          <w:color w:val="000000" w:themeColor="text1"/>
        </w:rPr>
        <w:t>Data, code, and additional resources</w:t>
      </w:r>
      <w:r w:rsidR="00D706C8">
        <w:rPr>
          <w:color w:val="000000" w:themeColor="text1"/>
        </w:rPr>
        <w:t xml:space="preserve"> are available at </w:t>
      </w:r>
      <w:hyperlink r:id="rId16" w:history="1">
        <w:r w:rsidR="00D706C8" w:rsidRPr="00197B35">
          <w:rPr>
            <w:rStyle w:val="Hyperlink"/>
          </w:rPr>
          <w:t>https://github.com/daniel1noble/energy_sex_reversal.git</w:t>
        </w:r>
      </w:hyperlink>
      <w:r w:rsidR="00D706C8">
        <w:rPr>
          <w:color w:val="000000" w:themeColor="text1"/>
        </w:rPr>
        <w:t xml:space="preserve">. </w:t>
      </w:r>
    </w:p>
    <w:p w14:paraId="46CE13AB" w14:textId="77777777" w:rsidR="000734D1" w:rsidRDefault="000734D1" w:rsidP="00A146D7">
      <w:pPr>
        <w:contextualSpacing/>
        <w:rPr>
          <w:ins w:id="148" w:author="Daniel Noble" w:date="2023-04-19T14:43:00Z"/>
          <w:b/>
          <w:bCs/>
          <w:color w:val="000000" w:themeColor="text1"/>
        </w:rPr>
      </w:pPr>
    </w:p>
    <w:p w14:paraId="5AF3B135" w14:textId="1AA4FEC2" w:rsidR="00360B6F" w:rsidRPr="0069440C" w:rsidRDefault="007A5D35" w:rsidP="00A146D7">
      <w:pPr>
        <w:contextualSpacing/>
        <w:rPr>
          <w:b/>
          <w:bCs/>
          <w:color w:val="000000" w:themeColor="text1"/>
        </w:rPr>
      </w:pPr>
      <w:r w:rsidRPr="00E41ECD">
        <w:rPr>
          <w:b/>
          <w:bCs/>
          <w:color w:val="000000" w:themeColor="text1"/>
        </w:rPr>
        <w:t xml:space="preserve">3 | </w:t>
      </w:r>
      <w:r w:rsidR="00360B6F" w:rsidRPr="00E41ECD">
        <w:rPr>
          <w:b/>
          <w:bCs/>
          <w:color w:val="000000" w:themeColor="text1"/>
        </w:rPr>
        <w:t>Results</w:t>
      </w:r>
    </w:p>
    <w:p w14:paraId="5BDC0F9B" w14:textId="6BA006DA" w:rsidR="00D76628" w:rsidRPr="0069440C" w:rsidRDefault="007A5D35" w:rsidP="00A146D7">
      <w:pPr>
        <w:contextualSpacing/>
        <w:rPr>
          <w:b/>
          <w:bCs/>
          <w:color w:val="000000" w:themeColor="text1"/>
        </w:rPr>
      </w:pPr>
      <w:r w:rsidRPr="0069440C">
        <w:rPr>
          <w:b/>
          <w:bCs/>
          <w:color w:val="000000" w:themeColor="text1"/>
        </w:rPr>
        <w:t>3.1 |</w:t>
      </w:r>
      <w:r w:rsidR="00E86023" w:rsidRPr="0069440C">
        <w:rPr>
          <w:b/>
          <w:bCs/>
          <w:color w:val="000000" w:themeColor="text1"/>
        </w:rPr>
        <w:t xml:space="preserve"> </w:t>
      </w:r>
      <w:r w:rsidR="008F19F9">
        <w:rPr>
          <w:b/>
          <w:bCs/>
          <w:color w:val="000000" w:themeColor="text1"/>
        </w:rPr>
        <w:t xml:space="preserve">Energetic </w:t>
      </w:r>
      <w:r w:rsidR="005A1B06">
        <w:rPr>
          <w:b/>
          <w:bCs/>
          <w:color w:val="000000" w:themeColor="text1"/>
        </w:rPr>
        <w:t xml:space="preserve">consequences </w:t>
      </w:r>
      <w:r w:rsidR="008F19F9">
        <w:rPr>
          <w:b/>
          <w:bCs/>
          <w:color w:val="000000" w:themeColor="text1"/>
        </w:rPr>
        <w:t>of sex-reversal</w:t>
      </w:r>
      <w:r w:rsidR="001D3338" w:rsidRPr="0069440C">
        <w:rPr>
          <w:b/>
          <w:bCs/>
          <w:color w:val="000000" w:themeColor="text1"/>
        </w:rPr>
        <w:t xml:space="preserve"> </w:t>
      </w:r>
    </w:p>
    <w:p w14:paraId="7885D010" w14:textId="5293ADC0" w:rsidR="00EF77E5" w:rsidRPr="00EF77E5" w:rsidRDefault="00EF77E5" w:rsidP="00A146D7">
      <w:pPr>
        <w:contextualSpacing/>
        <w:rPr>
          <w:color w:val="000000" w:themeColor="text1"/>
          <w:shd w:val="clear" w:color="auto" w:fill="FFFFFF"/>
          <w:lang w:val="en-US"/>
        </w:rPr>
      </w:pPr>
      <w:r w:rsidRPr="00EF77E5">
        <w:rPr>
          <w:i/>
          <w:iCs/>
          <w:color w:val="000000" w:themeColor="text1"/>
          <w:shd w:val="clear" w:color="auto" w:fill="FFFFFF"/>
          <w:lang w:val="en-US"/>
        </w:rPr>
        <w:t>Bassiana duperreyi</w:t>
      </w:r>
      <w:r w:rsidRPr="00EF77E5">
        <w:rPr>
          <w:color w:val="000000" w:themeColor="text1"/>
          <w:shd w:val="clear" w:color="auto" w:fill="FFFFFF"/>
          <w:lang w:val="en-US"/>
        </w:rPr>
        <w:t xml:space="preserve"> -</w:t>
      </w:r>
      <w:r>
        <w:rPr>
          <w:color w:val="000000" w:themeColor="text1"/>
          <w:shd w:val="clear" w:color="auto" w:fill="FFFFFF"/>
          <w:lang w:val="en-US"/>
        </w:rPr>
        <w:t xml:space="preserve"> </w:t>
      </w:r>
      <w:r w:rsidRPr="00EF77E5">
        <w:rPr>
          <w:color w:val="000000" w:themeColor="text1"/>
          <w:shd w:val="clear" w:color="auto" w:fill="FFFFFF"/>
          <w:lang w:val="en-US"/>
        </w:rPr>
        <w:t>A total of 760 measurements for 40 individuals (male</w:t>
      </w:r>
      <m:oMath>
        <m:sSub>
          <m:sSubPr>
            <m:ctrlPr>
              <w:rPr>
                <w:rFonts w:ascii="Cambria Math" w:hAnsi="Cambria Math"/>
                <w:color w:val="000000" w:themeColor="text1"/>
                <w:shd w:val="clear" w:color="auto" w:fill="FFFFFF"/>
                <w:lang w:val="en-US"/>
              </w:rPr>
            </m:ctrlPr>
          </m:sSubPr>
          <m:e>
            <m:r>
              <m:rPr>
                <m:sty m:val="p"/>
              </m:rPr>
              <w:rPr>
                <w:rFonts w:ascii="Cambria Math" w:hAnsi="Cambria Math"/>
                <w:color w:val="000000" w:themeColor="text1"/>
                <w:shd w:val="clear" w:color="auto" w:fill="FFFFFF"/>
                <w:lang w:val="en-US"/>
              </w:rPr>
              <m:t>​</m:t>
            </m:r>
          </m:e>
          <m:sub>
            <m:r>
              <m:rPr>
                <m:sty m:val="p"/>
              </m:rPr>
              <w:rPr>
                <w:rFonts w:ascii="Cambria Math" w:hAnsi="Cambria Math"/>
                <w:color w:val="000000" w:themeColor="text1"/>
                <w:shd w:val="clear" w:color="auto" w:fill="FFFFFF"/>
                <w:lang w:val="en-US"/>
              </w:rPr>
              <m:t>SR</m:t>
            </m:r>
          </m:sub>
        </m:sSub>
      </m:oMath>
      <w:r w:rsidRPr="00EF77E5">
        <w:rPr>
          <w:color w:val="000000" w:themeColor="text1"/>
          <w:shd w:val="clear" w:color="auto" w:fill="FFFFFF"/>
          <w:lang w:val="en-US"/>
        </w:rPr>
        <w:t xml:space="preserve"> XX: n = 13, female XX: n = 15, male XY: n = 12) were recorded. </w:t>
      </w:r>
      <w:r w:rsidR="00697D2E" w:rsidRPr="00EF77E5">
        <w:rPr>
          <w:color w:val="000000" w:themeColor="text1"/>
          <w:shd w:val="clear" w:color="auto" w:fill="FFFFFF"/>
          <w:lang w:val="en-US"/>
        </w:rPr>
        <w:t>There was a strong scaling relationship between log metabolic rate and log mass (Table 1)</w:t>
      </w:r>
      <w:ins w:id="149" w:author="Kris.Wild" w:date="2023-04-06T15:11:00Z">
        <w:r w:rsidR="00E92EC2">
          <w:rPr>
            <w:color w:val="000000" w:themeColor="text1"/>
            <w:shd w:val="clear" w:color="auto" w:fill="FFFFFF"/>
            <w:lang w:val="en-US"/>
          </w:rPr>
          <w:t>,</w:t>
        </w:r>
      </w:ins>
      <w:r w:rsidR="00697D2E" w:rsidRPr="00EF77E5">
        <w:rPr>
          <w:color w:val="000000" w:themeColor="text1"/>
          <w:shd w:val="clear" w:color="auto" w:fill="FFFFFF"/>
          <w:lang w:val="en-US"/>
        </w:rPr>
        <w:t xml:space="preserve"> </w:t>
      </w:r>
      <w:del w:id="150" w:author="Kris.Wild" w:date="2023-04-06T15:11:00Z">
        <w:r w:rsidR="00697D2E" w:rsidRPr="00EF77E5" w:rsidDel="00E92EC2">
          <w:rPr>
            <w:color w:val="000000" w:themeColor="text1"/>
            <w:shd w:val="clear" w:color="auto" w:fill="FFFFFF"/>
            <w:lang w:val="en-US"/>
          </w:rPr>
          <w:delText xml:space="preserve">that </w:delText>
        </w:r>
      </w:del>
      <w:ins w:id="151" w:author="Kris.Wild" w:date="2023-04-06T15:11:00Z">
        <w:r w:rsidR="00E92EC2">
          <w:rPr>
            <w:color w:val="000000" w:themeColor="text1"/>
            <w:shd w:val="clear" w:color="auto" w:fill="FFFFFF"/>
            <w:lang w:val="en-US"/>
          </w:rPr>
          <w:t>and scaling slopes</w:t>
        </w:r>
        <w:r w:rsidR="00E92EC2" w:rsidRPr="00EF77E5">
          <w:rPr>
            <w:color w:val="000000" w:themeColor="text1"/>
            <w:shd w:val="clear" w:color="auto" w:fill="FFFFFF"/>
            <w:lang w:val="en-US"/>
          </w:rPr>
          <w:t xml:space="preserve"> </w:t>
        </w:r>
      </w:ins>
      <w:r w:rsidR="006F3F30">
        <w:rPr>
          <w:color w:val="000000" w:themeColor="text1"/>
          <w:shd w:val="clear" w:color="auto" w:fill="FFFFFF"/>
          <w:lang w:val="en-US"/>
        </w:rPr>
        <w:t xml:space="preserve">varied significantly </w:t>
      </w:r>
      <w:del w:id="152" w:author="Kris.Wild" w:date="2023-04-06T15:12:00Z">
        <w:r w:rsidR="006F3F30" w:rsidDel="00E92EC2">
          <w:rPr>
            <w:color w:val="000000" w:themeColor="text1"/>
            <w:shd w:val="clear" w:color="auto" w:fill="FFFFFF"/>
            <w:lang w:val="en-US"/>
          </w:rPr>
          <w:delText xml:space="preserve">by </w:delText>
        </w:r>
      </w:del>
      <w:ins w:id="153" w:author="Kris.Wild" w:date="2023-04-06T15:12:00Z">
        <w:r w:rsidR="00E92EC2">
          <w:rPr>
            <w:color w:val="000000" w:themeColor="text1"/>
            <w:shd w:val="clear" w:color="auto" w:fill="FFFFFF"/>
            <w:lang w:val="en-US"/>
          </w:rPr>
          <w:t xml:space="preserve">depending </w:t>
        </w:r>
      </w:ins>
      <w:r w:rsidR="006F3F30">
        <w:rPr>
          <w:color w:val="000000" w:themeColor="text1"/>
          <w:shd w:val="clear" w:color="auto" w:fill="FFFFFF"/>
          <w:lang w:val="en-US"/>
        </w:rPr>
        <w:t>sex</w:t>
      </w:r>
      <w:r w:rsidR="00697D2E" w:rsidRPr="00EF77E5">
        <w:rPr>
          <w:color w:val="000000" w:themeColor="text1"/>
          <w:shd w:val="clear" w:color="auto" w:fill="FFFFFF"/>
          <w:lang w:val="en-US"/>
        </w:rPr>
        <w:t xml:space="preserve"> class (significant interaction between sex </w:t>
      </w:r>
      <w:r w:rsidR="00697D2E">
        <w:rPr>
          <w:color w:val="000000" w:themeColor="text1"/>
          <w:shd w:val="clear" w:color="auto" w:fill="FFFFFF"/>
          <w:lang w:val="en-US"/>
        </w:rPr>
        <w:t>class</w:t>
      </w:r>
      <w:r w:rsidR="00187F2B">
        <w:rPr>
          <w:color w:val="000000" w:themeColor="text1"/>
          <w:shd w:val="clear" w:color="auto" w:fill="FFFFFF"/>
          <w:lang w:val="en-US"/>
        </w:rPr>
        <w:t xml:space="preserve"> </w:t>
      </w:r>
      <w:r w:rsidR="00697D2E" w:rsidRPr="00EF77E5">
        <w:rPr>
          <w:color w:val="000000" w:themeColor="text1"/>
          <w:shd w:val="clear" w:color="auto" w:fill="FFFFFF"/>
          <w:lang w:val="en-US"/>
        </w:rPr>
        <w:t xml:space="preserve">× </w:t>
      </w:r>
      <w:proofErr w:type="spellStart"/>
      <w:r w:rsidR="00697D2E" w:rsidRPr="00EF77E5">
        <w:rPr>
          <w:color w:val="000000" w:themeColor="text1"/>
          <w:shd w:val="clear" w:color="auto" w:fill="FFFFFF"/>
          <w:lang w:val="en-US"/>
        </w:rPr>
        <w:t>logmass</w:t>
      </w:r>
      <w:proofErr w:type="spellEnd"/>
      <w:r w:rsidR="00697D2E" w:rsidRPr="00EF77E5">
        <w:rPr>
          <w:color w:val="000000" w:themeColor="text1"/>
          <w:shd w:val="clear" w:color="auto" w:fill="FFFFFF"/>
          <w:lang w:val="en-US"/>
        </w:rPr>
        <w:t xml:space="preserve"> </w:t>
      </w:r>
      <w:r w:rsidR="00697D2E">
        <w:rPr>
          <w:color w:val="000000" w:themeColor="text1"/>
          <w:shd w:val="clear" w:color="auto" w:fill="FFFFFF"/>
          <w:lang w:val="en-US"/>
        </w:rPr>
        <w:t>–</w:t>
      </w:r>
      <w:r w:rsidR="00697D2E" w:rsidRPr="00EF77E5">
        <w:rPr>
          <w:color w:val="000000" w:themeColor="text1"/>
          <w:shd w:val="clear" w:color="auto" w:fill="FFFFFF"/>
          <w:lang w:val="en-US"/>
        </w:rPr>
        <w:t xml:space="preserve"> </w:t>
      </w:r>
      <w:r w:rsidR="00697D2E">
        <w:rPr>
          <w:color w:val="000000" w:themeColor="text1"/>
          <w:shd w:val="clear" w:color="auto" w:fill="FFFFFF"/>
          <w:lang w:val="en-US"/>
        </w:rPr>
        <w:t>Fig.</w:t>
      </w:r>
      <w:r w:rsidR="00697D2E" w:rsidRPr="00EF77E5">
        <w:rPr>
          <w:color w:val="000000" w:themeColor="text1"/>
          <w:shd w:val="clear" w:color="auto" w:fill="FFFFFF"/>
          <w:lang w:val="en-US"/>
        </w:rPr>
        <w:t xml:space="preserve"> 2A). Sex-reversed male </w:t>
      </w:r>
      <w:r w:rsidR="00697D2E">
        <w:rPr>
          <w:color w:val="000000" w:themeColor="text1"/>
          <w:shd w:val="clear" w:color="auto" w:fill="FFFFFF"/>
          <w:lang w:val="en-US"/>
        </w:rPr>
        <w:t xml:space="preserve">XX </w:t>
      </w:r>
      <w:r w:rsidR="00697D2E" w:rsidRPr="009F1551">
        <w:rPr>
          <w:i/>
          <w:iCs/>
          <w:color w:val="000000" w:themeColor="text1"/>
          <w:shd w:val="clear" w:color="auto" w:fill="FFFFFF"/>
          <w:lang w:val="en-US"/>
        </w:rPr>
        <w:t>B. duperreyi</w:t>
      </w:r>
      <w:r w:rsidR="00697D2E" w:rsidRPr="00EF77E5">
        <w:rPr>
          <w:color w:val="000000" w:themeColor="text1"/>
          <w:shd w:val="clear" w:color="auto" w:fill="FFFFFF"/>
          <w:lang w:val="en-US"/>
        </w:rPr>
        <w:t xml:space="preserve"> had a </w:t>
      </w:r>
      <w:ins w:id="154" w:author="Kris.Wild" w:date="2023-04-06T15:18:00Z">
        <w:r w:rsidR="00040EDC">
          <w:rPr>
            <w:color w:val="000000" w:themeColor="text1"/>
            <w:shd w:val="clear" w:color="auto" w:fill="FFFFFF"/>
            <w:lang w:val="en-US"/>
          </w:rPr>
          <w:t>mass-specific metabolic rate that</w:t>
        </w:r>
      </w:ins>
      <w:del w:id="155" w:author="Kris.Wild" w:date="2023-04-06T15:17:00Z">
        <w:r w:rsidR="00697D2E" w:rsidRPr="00EF77E5" w:rsidDel="00040EDC">
          <w:rPr>
            <w:color w:val="000000" w:themeColor="text1"/>
            <w:shd w:val="clear" w:color="auto" w:fill="FFFFFF"/>
            <w:lang w:val="en-US"/>
          </w:rPr>
          <w:delText xml:space="preserve">scaling </w:delText>
        </w:r>
      </w:del>
      <w:ins w:id="156" w:author="Kris.Wild" w:date="2023-04-06T15:13:00Z">
        <w:r w:rsidR="00E92EC2">
          <w:rPr>
            <w:color w:val="000000" w:themeColor="text1"/>
            <w:shd w:val="clear" w:color="auto" w:fill="FFFFFF"/>
            <w:lang w:val="en-US"/>
          </w:rPr>
          <w:t xml:space="preserve"> </w:t>
        </w:r>
      </w:ins>
      <w:del w:id="157" w:author="Kris.Wild" w:date="2023-04-06T15:13:00Z">
        <w:r w:rsidR="00697D2E" w:rsidRPr="00EF77E5" w:rsidDel="00E92EC2">
          <w:rPr>
            <w:color w:val="000000" w:themeColor="text1"/>
            <w:shd w:val="clear" w:color="auto" w:fill="FFFFFF"/>
            <w:lang w:val="en-US"/>
          </w:rPr>
          <w:delText xml:space="preserve">relationship that </w:delText>
        </w:r>
      </w:del>
      <w:r w:rsidR="00697D2E" w:rsidRPr="00EF77E5">
        <w:rPr>
          <w:color w:val="000000" w:themeColor="text1"/>
          <w:shd w:val="clear" w:color="auto" w:fill="FFFFFF"/>
          <w:lang w:val="en-US"/>
        </w:rPr>
        <w:t xml:space="preserve">was most </w:t>
      </w:r>
      <w:r w:rsidR="00C03246" w:rsidRPr="00EF77E5">
        <w:rPr>
          <w:color w:val="000000" w:themeColor="text1"/>
          <w:shd w:val="clear" w:color="auto" w:fill="FFFFFF"/>
          <w:lang w:val="en-US"/>
        </w:rPr>
        <w:t>like</w:t>
      </w:r>
      <w:r w:rsidR="00697D2E" w:rsidRPr="00EF77E5">
        <w:rPr>
          <w:color w:val="000000" w:themeColor="text1"/>
          <w:shd w:val="clear" w:color="auto" w:fill="FFFFFF"/>
          <w:lang w:val="en-US"/>
        </w:rPr>
        <w:t xml:space="preserve"> their phenotypic counterparts (male XY - male</w:t>
      </w:r>
      <w:r w:rsidR="00D9334F" w:rsidRPr="00D9334F">
        <w:rPr>
          <w:color w:val="000000" w:themeColor="text1"/>
          <w:shd w:val="clear" w:color="auto" w:fill="FFFFFF"/>
          <w:vertAlign w:val="subscript"/>
          <w:lang w:val="en-US"/>
        </w:rPr>
        <w:t>SR</w:t>
      </w:r>
      <w:r w:rsidR="00697D2E" w:rsidRPr="00EF77E5">
        <w:rPr>
          <w:color w:val="000000" w:themeColor="text1"/>
          <w:shd w:val="clear" w:color="auto" w:fill="FFFFFF"/>
          <w:lang w:val="en-US"/>
        </w:rPr>
        <w:t xml:space="preserve"> XX; </w:t>
      </w:r>
      <w:proofErr w:type="spellStart"/>
      <w:r w:rsidR="00697D2E" w:rsidRPr="00EF77E5">
        <w:rPr>
          <w:color w:val="000000" w:themeColor="text1"/>
          <w:shd w:val="clear" w:color="auto" w:fill="FFFFFF"/>
          <w:lang w:val="en-US"/>
        </w:rPr>
        <w:t>pMCMC</w:t>
      </w:r>
      <w:proofErr w:type="spellEnd"/>
      <w:r w:rsidR="00697D2E" w:rsidRPr="00EF77E5">
        <w:rPr>
          <w:color w:val="000000" w:themeColor="text1"/>
          <w:shd w:val="clear" w:color="auto" w:fill="FFFFFF"/>
          <w:lang w:val="en-US"/>
        </w:rPr>
        <w:t xml:space="preserve"> = 0.33; Table </w:t>
      </w:r>
      <w:r w:rsidR="00AB15A3">
        <w:rPr>
          <w:color w:val="000000" w:themeColor="text1"/>
          <w:shd w:val="clear" w:color="auto" w:fill="FFFFFF"/>
          <w:lang w:val="en-US"/>
        </w:rPr>
        <w:t>3</w:t>
      </w:r>
      <w:r w:rsidR="00697D2E" w:rsidRPr="00EF77E5">
        <w:rPr>
          <w:color w:val="000000" w:themeColor="text1"/>
          <w:shd w:val="clear" w:color="auto" w:fill="FFFFFF"/>
          <w:lang w:val="en-US"/>
        </w:rPr>
        <w:t xml:space="preserve">) and lower than their genotypic counterparts (female XX - </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00D9334F" w:rsidRPr="00EF77E5">
        <w:rPr>
          <w:color w:val="000000" w:themeColor="text1"/>
          <w:shd w:val="clear" w:color="auto" w:fill="FFFFFF"/>
          <w:lang w:val="en-US"/>
        </w:rPr>
        <w:t xml:space="preserve"> </w:t>
      </w:r>
      <w:r w:rsidR="00697D2E" w:rsidRPr="00EF77E5">
        <w:rPr>
          <w:color w:val="000000" w:themeColor="text1"/>
          <w:shd w:val="clear" w:color="auto" w:fill="FFFFFF"/>
          <w:lang w:val="en-US"/>
        </w:rPr>
        <w:t>XX;</w:t>
      </w:r>
      <w:r w:rsidR="00697D2E">
        <w:rPr>
          <w:color w:val="000000" w:themeColor="text1"/>
          <w:shd w:val="clear" w:color="auto" w:fill="FFFFFF"/>
          <w:lang w:val="en-US"/>
        </w:rPr>
        <w:t xml:space="preserve"> </w:t>
      </w:r>
      <w:proofErr w:type="spellStart"/>
      <w:r w:rsidR="00697D2E">
        <w:rPr>
          <w:color w:val="000000" w:themeColor="text1"/>
          <w:shd w:val="clear" w:color="auto" w:fill="FFFFFF"/>
          <w:lang w:val="en-US"/>
        </w:rPr>
        <w:t>pMCMC</w:t>
      </w:r>
      <w:proofErr w:type="spellEnd"/>
      <w:r w:rsidR="00697D2E">
        <w:rPr>
          <w:color w:val="000000" w:themeColor="text1"/>
          <w:shd w:val="clear" w:color="auto" w:fill="FFFFFF"/>
          <w:lang w:val="en-US"/>
        </w:rPr>
        <w:t xml:space="preserve"> &lt; 0.01</w:t>
      </w:r>
      <w:r w:rsidR="00697D2E" w:rsidRPr="00EF77E5">
        <w:rPr>
          <w:color w:val="000000" w:themeColor="text1"/>
          <w:shd w:val="clear" w:color="auto" w:fill="FFFFFF"/>
          <w:lang w:val="en-US"/>
        </w:rPr>
        <w:t xml:space="preserve">). </w:t>
      </w:r>
      <w:r w:rsidR="00697D2E" w:rsidRPr="00E00B02">
        <w:rPr>
          <w:color w:val="000000" w:themeColor="text1"/>
          <w:shd w:val="clear" w:color="auto" w:fill="FFFFFF"/>
          <w:lang w:val="en-GB"/>
        </w:rPr>
        <w:t>For phenotypic males (</w:t>
      </w:r>
      <w:r w:rsidR="00697D2E">
        <w:rPr>
          <w:color w:val="000000" w:themeColor="text1"/>
          <w:shd w:val="clear" w:color="auto" w:fill="FFFFFF"/>
          <w:lang w:val="en-GB"/>
        </w:rPr>
        <w:t>male</w:t>
      </w:r>
      <w:r w:rsidR="00697D2E" w:rsidRPr="00E00B02">
        <w:rPr>
          <w:color w:val="000000" w:themeColor="text1"/>
          <w:shd w:val="clear" w:color="auto" w:fill="FFFFFF"/>
          <w:vertAlign w:val="subscript"/>
          <w:lang w:val="en-GB"/>
        </w:rPr>
        <w:t>SR</w:t>
      </w:r>
      <w:r w:rsidR="00697D2E" w:rsidRPr="00E00B02">
        <w:rPr>
          <w:color w:val="000000" w:themeColor="text1"/>
          <w:shd w:val="clear" w:color="auto" w:fill="FFFFFF"/>
          <w:lang w:val="en-GB"/>
        </w:rPr>
        <w:t xml:space="preserve"> XX &amp; male XX), </w:t>
      </w:r>
      <w:r w:rsidR="00E00142">
        <w:rPr>
          <w:color w:val="000000" w:themeColor="text1"/>
          <w:shd w:val="clear" w:color="auto" w:fill="FFFFFF"/>
          <w:lang w:val="en-GB"/>
        </w:rPr>
        <w:t>the</w:t>
      </w:r>
      <w:r w:rsidR="00E00142" w:rsidRPr="00E00B02">
        <w:rPr>
          <w:color w:val="000000" w:themeColor="text1"/>
          <w:shd w:val="clear" w:color="auto" w:fill="FFFFFF"/>
          <w:lang w:val="en-GB"/>
        </w:rPr>
        <w:t xml:space="preserve"> </w:t>
      </w:r>
      <w:r w:rsidR="00697D2E" w:rsidRPr="00E00B02">
        <w:rPr>
          <w:color w:val="000000" w:themeColor="text1"/>
          <w:shd w:val="clear" w:color="auto" w:fill="FFFFFF"/>
          <w:lang w:val="en-GB"/>
        </w:rPr>
        <w:t xml:space="preserve">scaling relationship between </w:t>
      </w:r>
      <w:proofErr w:type="spellStart"/>
      <w:r w:rsidR="00697D2E" w:rsidRPr="00E00B02">
        <w:rPr>
          <w:color w:val="000000" w:themeColor="text1"/>
          <w:shd w:val="clear" w:color="auto" w:fill="FFFFFF"/>
          <w:lang w:val="en-GB"/>
        </w:rPr>
        <w:t>logmass</w:t>
      </w:r>
      <w:proofErr w:type="spellEnd"/>
      <w:r w:rsidR="00697D2E" w:rsidRPr="00E00B02">
        <w:rPr>
          <w:color w:val="000000" w:themeColor="text1"/>
          <w:shd w:val="clear" w:color="auto" w:fill="FFFFFF"/>
          <w:lang w:val="en-GB"/>
        </w:rPr>
        <w:t xml:space="preserve"> and metabolism change</w:t>
      </w:r>
      <w:r w:rsidR="00697D2E">
        <w:rPr>
          <w:color w:val="000000" w:themeColor="text1"/>
          <w:shd w:val="clear" w:color="auto" w:fill="FFFFFF"/>
          <w:lang w:val="en-GB"/>
        </w:rPr>
        <w:t>d</w:t>
      </w:r>
      <w:r w:rsidR="00697D2E" w:rsidRPr="00E00B02">
        <w:rPr>
          <w:color w:val="000000" w:themeColor="text1"/>
          <w:shd w:val="clear" w:color="auto" w:fill="FFFFFF"/>
          <w:lang w:val="en-GB"/>
        </w:rPr>
        <w:t xml:space="preserve"> similarly across differently sized individuals (Fig</w:t>
      </w:r>
      <w:r w:rsidR="006F3F30">
        <w:rPr>
          <w:color w:val="000000" w:themeColor="text1"/>
          <w:shd w:val="clear" w:color="auto" w:fill="FFFFFF"/>
          <w:lang w:val="en-GB"/>
        </w:rPr>
        <w:t>.</w:t>
      </w:r>
      <w:r w:rsidR="00697D2E" w:rsidRPr="00E00B02">
        <w:rPr>
          <w:color w:val="000000" w:themeColor="text1"/>
          <w:shd w:val="clear" w:color="auto" w:fill="FFFFFF"/>
          <w:lang w:val="en-GB"/>
        </w:rPr>
        <w:t xml:space="preserve"> 2B</w:t>
      </w:r>
      <w:ins w:id="158" w:author="Kris.Wild" w:date="2023-04-21T21:46:00Z">
        <w:r w:rsidR="00AF54D9">
          <w:rPr>
            <w:color w:val="000000" w:themeColor="text1"/>
            <w:shd w:val="clear" w:color="auto" w:fill="FFFFFF"/>
            <w:lang w:val="en-GB"/>
          </w:rPr>
          <w:t>; Table S</w:t>
        </w:r>
      </w:ins>
      <w:ins w:id="159" w:author="Kris.Wild" w:date="2023-04-21T22:31:00Z">
        <w:r w:rsidR="00DE191E">
          <w:rPr>
            <w:color w:val="000000" w:themeColor="text1"/>
            <w:shd w:val="clear" w:color="auto" w:fill="FFFFFF"/>
            <w:lang w:val="en-GB"/>
          </w:rPr>
          <w:t>3</w:t>
        </w:r>
      </w:ins>
      <w:r w:rsidR="00697D2E" w:rsidRPr="00E00B02">
        <w:rPr>
          <w:color w:val="000000" w:themeColor="text1"/>
          <w:shd w:val="clear" w:color="auto" w:fill="FFFFFF"/>
          <w:lang w:val="en-GB"/>
        </w:rPr>
        <w:t>).</w:t>
      </w:r>
      <w:r w:rsidR="00697D2E">
        <w:rPr>
          <w:color w:val="000000" w:themeColor="text1"/>
          <w:shd w:val="clear" w:color="auto" w:fill="FFFFFF"/>
          <w:lang w:val="en-US"/>
        </w:rPr>
        <w:t xml:space="preserve"> </w:t>
      </w:r>
      <w:r w:rsidR="00883035" w:rsidRPr="00EF77E5">
        <w:rPr>
          <w:color w:val="000000" w:themeColor="text1"/>
          <w:shd w:val="clear" w:color="auto" w:fill="FFFFFF"/>
          <w:lang w:val="en-US"/>
        </w:rPr>
        <w:t xml:space="preserve">Pairwise comparisons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indicated no differences in body mass across our treatments (Fi</w:t>
      </w:r>
      <w:r w:rsidR="00883035">
        <w:rPr>
          <w:color w:val="000000" w:themeColor="text1"/>
          <w:shd w:val="clear" w:color="auto" w:fill="FFFFFF"/>
          <w:lang w:val="en-US"/>
        </w:rPr>
        <w:t xml:space="preserve">g. </w:t>
      </w:r>
      <w:r w:rsidR="00883035" w:rsidRPr="00EF77E5">
        <w:rPr>
          <w:color w:val="000000" w:themeColor="text1"/>
          <w:shd w:val="clear" w:color="auto" w:fill="FFFFFF"/>
          <w:lang w:val="en-US"/>
        </w:rPr>
        <w:t xml:space="preserve">2A; Table </w:t>
      </w:r>
      <w:del w:id="160" w:author="Kris.Wild" w:date="2023-04-21T21:50:00Z">
        <w:r w:rsidR="00883035" w:rsidRPr="00EF77E5" w:rsidDel="00AF54D9">
          <w:rPr>
            <w:color w:val="000000" w:themeColor="text1"/>
            <w:shd w:val="clear" w:color="auto" w:fill="FFFFFF"/>
            <w:lang w:val="en-US"/>
          </w:rPr>
          <w:delText>S</w:delText>
        </w:r>
        <w:r w:rsidR="00636134" w:rsidDel="00AF54D9">
          <w:rPr>
            <w:color w:val="000000" w:themeColor="text1"/>
            <w:shd w:val="clear" w:color="auto" w:fill="FFFFFF"/>
            <w:lang w:val="en-US"/>
          </w:rPr>
          <w:delText>3</w:delText>
        </w:r>
      </w:del>
      <w:ins w:id="161" w:author="Kris.Wild" w:date="2023-04-21T21:50:00Z">
        <w:r w:rsidR="00AF54D9" w:rsidRPr="00EF77E5">
          <w:rPr>
            <w:color w:val="000000" w:themeColor="text1"/>
            <w:shd w:val="clear" w:color="auto" w:fill="FFFFFF"/>
            <w:lang w:val="en-US"/>
          </w:rPr>
          <w:t>S</w:t>
        </w:r>
      </w:ins>
      <w:ins w:id="162" w:author="Kris.Wild" w:date="2023-04-21T22:31:00Z">
        <w:r w:rsidR="00DE191E">
          <w:rPr>
            <w:color w:val="000000" w:themeColor="text1"/>
            <w:shd w:val="clear" w:color="auto" w:fill="FFFFFF"/>
            <w:lang w:val="en-US"/>
          </w:rPr>
          <w:t>4</w:t>
        </w:r>
      </w:ins>
      <w:r w:rsidR="00883035" w:rsidRPr="00EF77E5">
        <w:rPr>
          <w:color w:val="000000" w:themeColor="text1"/>
          <w:shd w:val="clear" w:color="auto" w:fill="FFFFFF"/>
          <w:lang w:val="en-US"/>
        </w:rPr>
        <w:t>).</w:t>
      </w:r>
      <w:r w:rsidR="00883035">
        <w:rPr>
          <w:color w:val="000000" w:themeColor="text1"/>
          <w:shd w:val="clear" w:color="auto" w:fill="FFFFFF"/>
          <w:lang w:val="en-US"/>
        </w:rPr>
        <w:t xml:space="preserve"> </w:t>
      </w:r>
      <w:r w:rsidRPr="00EF77E5">
        <w:rPr>
          <w:color w:val="000000" w:themeColor="text1"/>
          <w:shd w:val="clear" w:color="auto" w:fill="FFFFFF"/>
          <w:lang w:val="en-US"/>
        </w:rPr>
        <w:t xml:space="preserve">The homogeneous variance model was the most parsimonious ([heteroscedastic model – homoscedastic model] loo: -5.5, SE = 6.87), accounting for 77% (95% CI:0.75 - 0.78) of the variation in metabolic rate. </w:t>
      </w:r>
    </w:p>
    <w:p w14:paraId="685BB996" w14:textId="1358AEE6" w:rsidR="007118DA" w:rsidRPr="00EF77E5" w:rsidRDefault="00EF77E5" w:rsidP="00A146D7">
      <w:pPr>
        <w:ind w:firstLine="720"/>
        <w:contextualSpacing/>
        <w:rPr>
          <w:color w:val="000000" w:themeColor="text1"/>
          <w:shd w:val="clear" w:color="auto" w:fill="FFFFFF"/>
          <w:lang w:val="en-US"/>
        </w:rPr>
      </w:pPr>
      <w:r w:rsidRPr="00EF77E5">
        <w:rPr>
          <w:i/>
          <w:iCs/>
          <w:color w:val="000000" w:themeColor="text1"/>
          <w:shd w:val="clear" w:color="auto" w:fill="FFFFFF"/>
          <w:lang w:val="en-US"/>
        </w:rPr>
        <w:t>Pogona vitticeps</w:t>
      </w:r>
      <w:r w:rsidRPr="00EF77E5">
        <w:rPr>
          <w:color w:val="000000" w:themeColor="text1"/>
          <w:shd w:val="clear" w:color="auto" w:fill="FFFFFF"/>
          <w:lang w:val="en-US"/>
        </w:rPr>
        <w:t xml:space="preserve"> - A total of 1365</w:t>
      </w:r>
      <w:r w:rsidR="009F17FF">
        <w:rPr>
          <w:color w:val="000000" w:themeColor="text1"/>
          <w:shd w:val="clear" w:color="auto" w:fill="FFFFFF"/>
          <w:lang w:val="en-US"/>
        </w:rPr>
        <w:t xml:space="preserve"> </w:t>
      </w:r>
      <w:r w:rsidRPr="00EF77E5">
        <w:rPr>
          <w:color w:val="000000" w:themeColor="text1"/>
          <w:shd w:val="clear" w:color="auto" w:fill="FFFFFF"/>
          <w:lang w:val="en-US"/>
        </w:rPr>
        <w:t>measurements for 96 individuals (fe</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Pr="00EF77E5">
        <w:rPr>
          <w:color w:val="000000" w:themeColor="text1"/>
          <w:shd w:val="clear" w:color="auto" w:fill="FFFFFF"/>
          <w:lang w:val="en-US"/>
        </w:rPr>
        <w:t xml:space="preserve"> ZZ: n = 28, female ZW: n = 30, male ZZ: n = 38) were recorded. There was a strong scaling relationship between log metabolic rate and log mass (Table </w:t>
      </w:r>
      <w:r w:rsidR="00AB15A3">
        <w:rPr>
          <w:color w:val="000000" w:themeColor="text1"/>
          <w:shd w:val="clear" w:color="auto" w:fill="FFFFFF"/>
          <w:lang w:val="en-US"/>
        </w:rPr>
        <w:t>2</w:t>
      </w:r>
      <w:r w:rsidRPr="00EF77E5">
        <w:rPr>
          <w:color w:val="000000" w:themeColor="text1"/>
          <w:shd w:val="clear" w:color="auto" w:fill="FFFFFF"/>
          <w:lang w:val="en-US"/>
        </w:rPr>
        <w:t>)</w:t>
      </w:r>
      <w:ins w:id="163" w:author="Kris.Wild" w:date="2023-04-06T15:12:00Z">
        <w:r w:rsidR="00E92EC2">
          <w:rPr>
            <w:color w:val="000000" w:themeColor="text1"/>
            <w:shd w:val="clear" w:color="auto" w:fill="FFFFFF"/>
            <w:lang w:val="en-US"/>
          </w:rPr>
          <w:t>,</w:t>
        </w:r>
      </w:ins>
      <w:r w:rsidRPr="00EF77E5">
        <w:rPr>
          <w:color w:val="000000" w:themeColor="text1"/>
          <w:shd w:val="clear" w:color="auto" w:fill="FFFFFF"/>
          <w:lang w:val="en-US"/>
        </w:rPr>
        <w:t xml:space="preserve"> </w:t>
      </w:r>
      <w:del w:id="164" w:author="Kris.Wild" w:date="2023-04-06T15:09:00Z">
        <w:r w:rsidR="006F3F30" w:rsidDel="00E92EC2">
          <w:rPr>
            <w:color w:val="000000" w:themeColor="text1"/>
            <w:shd w:val="clear" w:color="auto" w:fill="FFFFFF"/>
            <w:lang w:val="en-US"/>
          </w:rPr>
          <w:delText xml:space="preserve">that </w:delText>
        </w:r>
      </w:del>
      <w:ins w:id="165" w:author="Kris.Wild" w:date="2023-04-06T15:09:00Z">
        <w:r w:rsidR="00E92EC2">
          <w:rPr>
            <w:color w:val="000000" w:themeColor="text1"/>
            <w:shd w:val="clear" w:color="auto" w:fill="FFFFFF"/>
            <w:lang w:val="en-US"/>
          </w:rPr>
          <w:t xml:space="preserve">and scaling slopes </w:t>
        </w:r>
      </w:ins>
      <w:r w:rsidR="006F3F30">
        <w:rPr>
          <w:color w:val="000000" w:themeColor="text1"/>
          <w:shd w:val="clear" w:color="auto" w:fill="FFFFFF"/>
          <w:lang w:val="en-US"/>
        </w:rPr>
        <w:t xml:space="preserve">varied significantly </w:t>
      </w:r>
      <w:del w:id="166" w:author="Kris.Wild" w:date="2023-04-06T15:12:00Z">
        <w:r w:rsidR="006F3F30" w:rsidDel="00E92EC2">
          <w:rPr>
            <w:color w:val="000000" w:themeColor="text1"/>
            <w:shd w:val="clear" w:color="auto" w:fill="FFFFFF"/>
            <w:lang w:val="en-US"/>
          </w:rPr>
          <w:delText xml:space="preserve">by </w:delText>
        </w:r>
      </w:del>
      <w:ins w:id="167" w:author="Kris.Wild" w:date="2023-04-06T15:12:00Z">
        <w:r w:rsidR="00E92EC2">
          <w:rPr>
            <w:color w:val="000000" w:themeColor="text1"/>
            <w:shd w:val="clear" w:color="auto" w:fill="FFFFFF"/>
            <w:lang w:val="en-US"/>
          </w:rPr>
          <w:t xml:space="preserve">depending </w:t>
        </w:r>
      </w:ins>
      <w:r w:rsidR="006F3F30">
        <w:rPr>
          <w:color w:val="000000" w:themeColor="text1"/>
          <w:shd w:val="clear" w:color="auto" w:fill="FFFFFF"/>
          <w:lang w:val="en-US"/>
        </w:rPr>
        <w:t>sex</w:t>
      </w:r>
      <w:r w:rsidR="006F3F30" w:rsidRPr="00EF77E5">
        <w:rPr>
          <w:color w:val="000000" w:themeColor="text1"/>
          <w:shd w:val="clear" w:color="auto" w:fill="FFFFFF"/>
          <w:lang w:val="en-US"/>
        </w:rPr>
        <w:t xml:space="preserve"> class </w:t>
      </w:r>
      <w:r w:rsidRPr="00EF77E5">
        <w:rPr>
          <w:color w:val="000000" w:themeColor="text1"/>
          <w:shd w:val="clear" w:color="auto" w:fill="FFFFFF"/>
          <w:lang w:val="en-US"/>
        </w:rPr>
        <w:t xml:space="preserve">(significant interaction between sex </w:t>
      </w:r>
      <w:r w:rsidR="00C16888">
        <w:rPr>
          <w:color w:val="000000" w:themeColor="text1"/>
          <w:shd w:val="clear" w:color="auto" w:fill="FFFFFF"/>
          <w:lang w:val="en-US"/>
        </w:rPr>
        <w:t xml:space="preserve">class </w:t>
      </w:r>
      <w:r w:rsidRPr="00EF77E5">
        <w:rPr>
          <w:color w:val="000000" w:themeColor="text1"/>
          <w:shd w:val="clear" w:color="auto" w:fill="FFFFFF"/>
          <w:lang w:val="en-US"/>
        </w:rPr>
        <w:t xml:space="preserve">× </w:t>
      </w:r>
      <w:proofErr w:type="spellStart"/>
      <w:r w:rsidRPr="00EF77E5">
        <w:rPr>
          <w:color w:val="000000" w:themeColor="text1"/>
          <w:shd w:val="clear" w:color="auto" w:fill="FFFFFF"/>
          <w:lang w:val="en-US"/>
        </w:rPr>
        <w:t>logmass</w:t>
      </w:r>
      <w:proofErr w:type="spellEnd"/>
      <w:r w:rsidRPr="00EF77E5">
        <w:rPr>
          <w:color w:val="000000" w:themeColor="text1"/>
          <w:shd w:val="clear" w:color="auto" w:fill="FFFFFF"/>
          <w:lang w:val="en-US"/>
        </w:rPr>
        <w:t xml:space="preserve"> - </w:t>
      </w:r>
      <w:r w:rsidR="00917820" w:rsidRPr="00EF77E5">
        <w:rPr>
          <w:color w:val="000000" w:themeColor="text1"/>
          <w:shd w:val="clear" w:color="auto" w:fill="FFFFFF"/>
          <w:lang w:val="en-US"/>
        </w:rPr>
        <w:t>Fi</w:t>
      </w:r>
      <w:r w:rsidR="00917820">
        <w:rPr>
          <w:color w:val="000000" w:themeColor="text1"/>
          <w:shd w:val="clear" w:color="auto" w:fill="FFFFFF"/>
          <w:lang w:val="en-US"/>
        </w:rPr>
        <w:t>g.</w:t>
      </w:r>
      <w:r w:rsidR="00917820" w:rsidRPr="00EF77E5">
        <w:rPr>
          <w:color w:val="000000" w:themeColor="text1"/>
          <w:shd w:val="clear" w:color="auto" w:fill="FFFFFF"/>
          <w:lang w:val="en-US"/>
        </w:rPr>
        <w:t xml:space="preserve"> </w:t>
      </w:r>
      <w:r w:rsidRPr="00EF77E5">
        <w:rPr>
          <w:color w:val="000000" w:themeColor="text1"/>
          <w:shd w:val="clear" w:color="auto" w:fill="FFFFFF"/>
          <w:lang w:val="en-US"/>
        </w:rPr>
        <w:t xml:space="preserve">2C). </w:t>
      </w:r>
      <w:ins w:id="168" w:author="Kris.Wild" w:date="2023-04-21T11:26:00Z">
        <w:r w:rsidR="00B56F4B" w:rsidRPr="00B56F4B">
          <w:rPr>
            <w:color w:val="000000" w:themeColor="text1"/>
            <w:shd w:val="clear" w:color="auto" w:fill="FFFFFF"/>
            <w:lang w:val="en-US"/>
            <w:rPrChange w:id="169" w:author="Kris.Wild" w:date="2023-04-21T11:26:00Z">
              <w:rPr>
                <w:i/>
                <w:iCs/>
                <w:color w:val="000000" w:themeColor="text1"/>
                <w:shd w:val="clear" w:color="auto" w:fill="FFFFFF"/>
                <w:lang w:val="en-US"/>
              </w:rPr>
            </w:rPrChange>
          </w:rPr>
          <w:t xml:space="preserve">Sex-reversed female </w:t>
        </w:r>
        <w:r w:rsidR="00B56F4B" w:rsidRPr="008041D1">
          <w:rPr>
            <w:i/>
            <w:iCs/>
            <w:color w:val="000000" w:themeColor="text1"/>
            <w:shd w:val="clear" w:color="auto" w:fill="FFFFFF"/>
            <w:lang w:val="en-US"/>
          </w:rPr>
          <w:t>P. vitticeps</w:t>
        </w:r>
        <w:r w:rsidR="00B56F4B" w:rsidRPr="00B56F4B">
          <w:rPr>
            <w:color w:val="000000" w:themeColor="text1"/>
            <w:shd w:val="clear" w:color="auto" w:fill="FFFFFF"/>
            <w:lang w:val="en-US"/>
            <w:rPrChange w:id="170" w:author="Kris.Wild" w:date="2023-04-21T11:26:00Z">
              <w:rPr>
                <w:i/>
                <w:iCs/>
                <w:color w:val="000000" w:themeColor="text1"/>
                <w:shd w:val="clear" w:color="auto" w:fill="FFFFFF"/>
                <w:lang w:val="en-US"/>
              </w:rPr>
            </w:rPrChange>
          </w:rPr>
          <w:t xml:space="preserve"> (female</w:t>
        </w:r>
        <w:r w:rsidR="00B56F4B" w:rsidRPr="00B56F4B">
          <w:rPr>
            <w:color w:val="000000" w:themeColor="text1"/>
            <w:shd w:val="clear" w:color="auto" w:fill="FFFFFF"/>
            <w:vertAlign w:val="subscript"/>
            <w:lang w:val="en-US"/>
            <w:rPrChange w:id="171"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172" w:author="Kris.Wild" w:date="2023-04-21T11:26:00Z">
              <w:rPr>
                <w:i/>
                <w:iCs/>
                <w:color w:val="000000" w:themeColor="text1"/>
                <w:shd w:val="clear" w:color="auto" w:fill="FFFFFF"/>
                <w:lang w:val="en-US"/>
              </w:rPr>
            </w:rPrChange>
          </w:rPr>
          <w:t xml:space="preserve"> ZZ) had a mass-specific metabolic rate that was overall higher than their genotypic counterparts (male ZZ - female</w:t>
        </w:r>
        <w:r w:rsidR="00B56F4B" w:rsidRPr="00B56F4B">
          <w:rPr>
            <w:color w:val="000000" w:themeColor="text1"/>
            <w:shd w:val="clear" w:color="auto" w:fill="FFFFFF"/>
            <w:vertAlign w:val="subscript"/>
            <w:lang w:val="en-US"/>
            <w:rPrChange w:id="173"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174" w:author="Kris.Wild" w:date="2023-04-21T11:26:00Z">
              <w:rPr>
                <w:i/>
                <w:iCs/>
                <w:color w:val="000000" w:themeColor="text1"/>
                <w:shd w:val="clear" w:color="auto" w:fill="FFFFFF"/>
                <w:lang w:val="en-US"/>
              </w:rPr>
            </w:rPrChange>
          </w:rPr>
          <w:t xml:space="preserve"> ZZ; </w:t>
        </w:r>
        <w:proofErr w:type="spellStart"/>
        <w:r w:rsidR="00B56F4B" w:rsidRPr="00B56F4B">
          <w:rPr>
            <w:color w:val="000000" w:themeColor="text1"/>
            <w:shd w:val="clear" w:color="auto" w:fill="FFFFFF"/>
            <w:lang w:val="en-US"/>
            <w:rPrChange w:id="175" w:author="Kris.Wild" w:date="2023-04-21T11:26:00Z">
              <w:rPr>
                <w:i/>
                <w:iCs/>
                <w:color w:val="000000" w:themeColor="text1"/>
                <w:shd w:val="clear" w:color="auto" w:fill="FFFFFF"/>
                <w:lang w:val="en-US"/>
              </w:rPr>
            </w:rPrChange>
          </w:rPr>
          <w:t>pMCMC</w:t>
        </w:r>
        <w:proofErr w:type="spellEnd"/>
        <w:r w:rsidR="00B56F4B" w:rsidRPr="00B56F4B">
          <w:rPr>
            <w:color w:val="000000" w:themeColor="text1"/>
            <w:shd w:val="clear" w:color="auto" w:fill="FFFFFF"/>
            <w:lang w:val="en-US"/>
            <w:rPrChange w:id="176" w:author="Kris.Wild" w:date="2023-04-21T11:26:00Z">
              <w:rPr>
                <w:i/>
                <w:iCs/>
                <w:color w:val="000000" w:themeColor="text1"/>
                <w:shd w:val="clear" w:color="auto" w:fill="FFFFFF"/>
                <w:lang w:val="en-US"/>
              </w:rPr>
            </w:rPrChange>
          </w:rPr>
          <w:t xml:space="preserve"> &lt; 0.01), but lower than their phenotypic counterparts (female ZW - female</w:t>
        </w:r>
        <w:r w:rsidR="00B56F4B" w:rsidRPr="00B56F4B">
          <w:rPr>
            <w:color w:val="000000" w:themeColor="text1"/>
            <w:shd w:val="clear" w:color="auto" w:fill="FFFFFF"/>
            <w:vertAlign w:val="subscript"/>
            <w:lang w:val="en-US"/>
            <w:rPrChange w:id="177"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178" w:author="Kris.Wild" w:date="2023-04-21T11:26:00Z">
              <w:rPr>
                <w:i/>
                <w:iCs/>
                <w:color w:val="000000" w:themeColor="text1"/>
                <w:shd w:val="clear" w:color="auto" w:fill="FFFFFF"/>
                <w:lang w:val="en-US"/>
              </w:rPr>
            </w:rPrChange>
          </w:rPr>
          <w:t xml:space="preserve"> ZZ; </w:t>
        </w:r>
        <w:proofErr w:type="spellStart"/>
        <w:r w:rsidR="00B56F4B" w:rsidRPr="00B56F4B">
          <w:rPr>
            <w:color w:val="000000" w:themeColor="text1"/>
            <w:shd w:val="clear" w:color="auto" w:fill="FFFFFF"/>
            <w:lang w:val="en-US"/>
            <w:rPrChange w:id="179" w:author="Kris.Wild" w:date="2023-04-21T11:26:00Z">
              <w:rPr>
                <w:i/>
                <w:iCs/>
                <w:color w:val="000000" w:themeColor="text1"/>
                <w:shd w:val="clear" w:color="auto" w:fill="FFFFFF"/>
                <w:lang w:val="en-US"/>
              </w:rPr>
            </w:rPrChange>
          </w:rPr>
          <w:t>pMCMC</w:t>
        </w:r>
        <w:proofErr w:type="spellEnd"/>
        <w:r w:rsidR="00B56F4B" w:rsidRPr="00B56F4B">
          <w:rPr>
            <w:color w:val="000000" w:themeColor="text1"/>
            <w:shd w:val="clear" w:color="auto" w:fill="FFFFFF"/>
            <w:lang w:val="en-US"/>
            <w:rPrChange w:id="180" w:author="Kris.Wild" w:date="2023-04-21T11:26:00Z">
              <w:rPr>
                <w:i/>
                <w:iCs/>
                <w:color w:val="000000" w:themeColor="text1"/>
                <w:shd w:val="clear" w:color="auto" w:fill="FFFFFF"/>
                <w:lang w:val="en-US"/>
              </w:rPr>
            </w:rPrChange>
          </w:rPr>
          <w:t xml:space="preserve"> = </w:t>
        </w:r>
        <w:r w:rsidR="00B56F4B" w:rsidRPr="00B56F4B">
          <w:rPr>
            <w:color w:val="000000" w:themeColor="text1"/>
            <w:shd w:val="clear" w:color="auto" w:fill="FFFFFF"/>
            <w:lang w:val="en-US"/>
            <w:rPrChange w:id="181" w:author="Kris.Wild" w:date="2023-04-21T11:26:00Z">
              <w:rPr>
                <w:i/>
                <w:iCs/>
                <w:color w:val="000000" w:themeColor="text1"/>
                <w:shd w:val="clear" w:color="auto" w:fill="FFFFFF"/>
                <w:lang w:val="en-US"/>
              </w:rPr>
            </w:rPrChange>
          </w:rPr>
          <w:lastRenderedPageBreak/>
          <w:t xml:space="preserve">0.04; Table 3). The mass scaling relationship of metabolism was more like </w:t>
        </w:r>
        <w:proofErr w:type="spellStart"/>
        <w:r w:rsidR="00B56F4B" w:rsidRPr="00B56F4B">
          <w:rPr>
            <w:color w:val="000000" w:themeColor="text1"/>
            <w:shd w:val="clear" w:color="auto" w:fill="FFFFFF"/>
            <w:lang w:val="en-US"/>
            <w:rPrChange w:id="182" w:author="Kris.Wild" w:date="2023-04-21T11:26:00Z">
              <w:rPr>
                <w:i/>
                <w:iCs/>
                <w:color w:val="000000" w:themeColor="text1"/>
                <w:shd w:val="clear" w:color="auto" w:fill="FFFFFF"/>
                <w:lang w:val="en-US"/>
              </w:rPr>
            </w:rPrChange>
          </w:rPr>
          <w:t>ZZmales</w:t>
        </w:r>
        <w:proofErr w:type="spellEnd"/>
        <w:r w:rsidR="00B56F4B" w:rsidRPr="00B56F4B">
          <w:rPr>
            <w:color w:val="000000" w:themeColor="text1"/>
            <w:shd w:val="clear" w:color="auto" w:fill="FFFFFF"/>
            <w:lang w:val="en-US"/>
            <w:rPrChange w:id="183" w:author="Kris.Wild" w:date="2023-04-21T11:26:00Z">
              <w:rPr>
                <w:i/>
                <w:iCs/>
                <w:color w:val="000000" w:themeColor="text1"/>
                <w:shd w:val="clear" w:color="auto" w:fill="FFFFFF"/>
                <w:lang w:val="en-US"/>
              </w:rPr>
            </w:rPrChange>
          </w:rPr>
          <w:t xml:space="preserve"> than ZW females (Fig. 2D</w:t>
        </w:r>
      </w:ins>
      <w:ins w:id="184" w:author="Kris.Wild" w:date="2023-04-21T21:52:00Z">
        <w:r w:rsidR="007D2212">
          <w:rPr>
            <w:color w:val="000000" w:themeColor="text1"/>
            <w:shd w:val="clear" w:color="auto" w:fill="FFFFFF"/>
            <w:lang w:val="en-US"/>
          </w:rPr>
          <w:t>; Table S3</w:t>
        </w:r>
      </w:ins>
      <w:ins w:id="185" w:author="Kris.Wild" w:date="2023-04-21T11:26:00Z">
        <w:r w:rsidR="00B56F4B" w:rsidRPr="00B56F4B">
          <w:rPr>
            <w:color w:val="000000" w:themeColor="text1"/>
            <w:shd w:val="clear" w:color="auto" w:fill="FFFFFF"/>
            <w:lang w:val="en-US"/>
            <w:rPrChange w:id="186" w:author="Kris.Wild" w:date="2023-04-21T11:26:00Z">
              <w:rPr>
                <w:i/>
                <w:iCs/>
                <w:color w:val="000000" w:themeColor="text1"/>
                <w:shd w:val="clear" w:color="auto" w:fill="FFFFFF"/>
                <w:lang w:val="en-US"/>
              </w:rPr>
            </w:rPrChange>
          </w:rPr>
          <w:t>)</w:t>
        </w:r>
        <w:del w:id="187" w:author="Daniel Noble" w:date="2023-04-22T08:29:00Z">
          <w:r w:rsidR="00B56F4B" w:rsidRPr="00B56F4B" w:rsidDel="0071069C">
            <w:rPr>
              <w:color w:val="000000" w:themeColor="text1"/>
              <w:shd w:val="clear" w:color="auto" w:fill="FFFFFF"/>
              <w:lang w:val="en-US"/>
              <w:rPrChange w:id="188" w:author="Kris.Wild" w:date="2023-04-21T11:26:00Z">
                <w:rPr>
                  <w:i/>
                  <w:iCs/>
                  <w:color w:val="000000" w:themeColor="text1"/>
                  <w:shd w:val="clear" w:color="auto" w:fill="FFFFFF"/>
                  <w:lang w:val="en-US"/>
                </w:rPr>
              </w:rPrChange>
            </w:rPr>
            <w:delText xml:space="preserve">, indicating that </w:delText>
          </w:r>
        </w:del>
        <w:del w:id="189" w:author="Daniel Noble" w:date="2023-04-22T08:28:00Z">
          <w:r w:rsidR="00B56F4B" w:rsidRPr="00B56F4B" w:rsidDel="0071069C">
            <w:rPr>
              <w:color w:val="000000" w:themeColor="text1"/>
              <w:shd w:val="clear" w:color="auto" w:fill="FFFFFF"/>
              <w:lang w:val="en-US"/>
              <w:rPrChange w:id="190" w:author="Kris.Wild" w:date="2023-04-21T11:26:00Z">
                <w:rPr>
                  <w:i/>
                  <w:iCs/>
                  <w:color w:val="000000" w:themeColor="text1"/>
                  <w:shd w:val="clear" w:color="auto" w:fill="FFFFFF"/>
                  <w:lang w:val="en-US"/>
                </w:rPr>
              </w:rPrChange>
            </w:rPr>
            <w:delText xml:space="preserve">as </w:delText>
          </w:r>
        </w:del>
      </w:ins>
      <w:ins w:id="191" w:author="Daniel Noble" w:date="2023-04-22T08:29:00Z">
        <w:r w:rsidR="0071069C">
          <w:rPr>
            <w:color w:val="000000" w:themeColor="text1"/>
            <w:shd w:val="clear" w:color="auto" w:fill="FFFFFF"/>
            <w:lang w:val="en-US"/>
          </w:rPr>
          <w:t>. As a consequence, l</w:t>
        </w:r>
      </w:ins>
      <w:ins w:id="192" w:author="Daniel Noble" w:date="2023-04-22T08:28:00Z">
        <w:r w:rsidR="0071069C">
          <w:rPr>
            <w:color w:val="000000" w:themeColor="text1"/>
            <w:shd w:val="clear" w:color="auto" w:fill="FFFFFF"/>
            <w:lang w:val="en-US"/>
          </w:rPr>
          <w:t xml:space="preserve">arge </w:t>
        </w:r>
      </w:ins>
      <w:ins w:id="193" w:author="Kris.Wild" w:date="2023-04-21T11:26:00Z">
        <w:r w:rsidR="00B56F4B" w:rsidRPr="00B56F4B">
          <w:rPr>
            <w:color w:val="000000" w:themeColor="text1"/>
            <w:shd w:val="clear" w:color="auto" w:fill="FFFFFF"/>
            <w:lang w:val="en-US"/>
            <w:rPrChange w:id="194" w:author="Kris.Wild" w:date="2023-04-21T11:26:00Z">
              <w:rPr>
                <w:i/>
                <w:iCs/>
                <w:color w:val="000000" w:themeColor="text1"/>
                <w:shd w:val="clear" w:color="auto" w:fill="FFFFFF"/>
                <w:lang w:val="en-US"/>
              </w:rPr>
            </w:rPrChange>
          </w:rPr>
          <w:t>female</w:t>
        </w:r>
      </w:ins>
      <m:oMath>
        <m:sSub>
          <m:sSubPr>
            <m:ctrlPr>
              <w:ins w:id="195" w:author="Kris.Wild" w:date="2023-04-21T11:26:00Z">
                <w:rPr>
                  <w:rFonts w:ascii="Cambria Math" w:hAnsi="Cambria Math"/>
                  <w:color w:val="000000" w:themeColor="text1"/>
                  <w:shd w:val="clear" w:color="auto" w:fill="FFFFFF"/>
                  <w:lang w:val="en-US"/>
                </w:rPr>
              </w:ins>
            </m:ctrlPr>
          </m:sSubPr>
          <m:e>
            <m:r>
              <w:ins w:id="196" w:author="Kris.Wild" w:date="2023-04-21T11:26:00Z">
                <m:rPr>
                  <m:sty m:val="p"/>
                </m:rPr>
                <w:rPr>
                  <w:rFonts w:ascii="Cambria Math" w:hAnsi="Cambria Math"/>
                  <w:color w:val="000000" w:themeColor="text1"/>
                  <w:shd w:val="clear" w:color="auto" w:fill="FFFFFF"/>
                  <w:lang w:val="en-US"/>
                </w:rPr>
                <m:t>​</m:t>
              </w:ins>
            </m:r>
          </m:e>
          <m:sub>
            <m:r>
              <w:ins w:id="197" w:author="Kris.Wild" w:date="2023-04-21T11:26:00Z">
                <m:rPr>
                  <m:sty m:val="p"/>
                </m:rPr>
                <w:rPr>
                  <w:rFonts w:ascii="Cambria Math" w:hAnsi="Cambria Math"/>
                  <w:color w:val="000000" w:themeColor="text1"/>
                  <w:shd w:val="clear" w:color="auto" w:fill="FFFFFF"/>
                  <w:lang w:val="en-US"/>
                </w:rPr>
                <m:t>SR</m:t>
              </w:ins>
            </m:r>
          </m:sub>
        </m:sSub>
      </m:oMath>
      <w:ins w:id="198" w:author="Kris.Wild" w:date="2023-04-21T11:26:00Z">
        <w:r w:rsidR="00B56F4B" w:rsidRPr="00B56F4B">
          <w:rPr>
            <w:color w:val="000000" w:themeColor="text1"/>
            <w:shd w:val="clear" w:color="auto" w:fill="FFFFFF"/>
            <w:lang w:val="en-US"/>
            <w:rPrChange w:id="199" w:author="Kris.Wild" w:date="2023-04-21T11:26:00Z">
              <w:rPr>
                <w:i/>
                <w:iCs/>
                <w:color w:val="000000" w:themeColor="text1"/>
                <w:shd w:val="clear" w:color="auto" w:fill="FFFFFF"/>
                <w:lang w:val="en-US"/>
              </w:rPr>
            </w:rPrChange>
          </w:rPr>
          <w:t xml:space="preserve"> ZZ </w:t>
        </w:r>
        <w:del w:id="200" w:author="Daniel Noble" w:date="2023-04-22T08:28:00Z">
          <w:r w:rsidR="00B56F4B" w:rsidRPr="00B56F4B" w:rsidDel="0071069C">
            <w:rPr>
              <w:color w:val="000000" w:themeColor="text1"/>
              <w:shd w:val="clear" w:color="auto" w:fill="FFFFFF"/>
              <w:lang w:val="en-US"/>
              <w:rPrChange w:id="201" w:author="Kris.Wild" w:date="2023-04-21T11:26:00Z">
                <w:rPr>
                  <w:i/>
                  <w:iCs/>
                  <w:color w:val="000000" w:themeColor="text1"/>
                  <w:shd w:val="clear" w:color="auto" w:fill="FFFFFF"/>
                  <w:lang w:val="en-US"/>
                </w:rPr>
              </w:rPrChange>
            </w:rPr>
            <w:delText>got larger metabolism was</w:delText>
          </w:r>
        </w:del>
      </w:ins>
      <w:ins w:id="202" w:author="Daniel Noble" w:date="2023-04-22T08:28:00Z">
        <w:r w:rsidR="0071069C">
          <w:rPr>
            <w:color w:val="000000" w:themeColor="text1"/>
            <w:shd w:val="clear" w:color="auto" w:fill="FFFFFF"/>
            <w:lang w:val="en-US"/>
          </w:rPr>
          <w:t xml:space="preserve">have significantly </w:t>
        </w:r>
      </w:ins>
      <w:ins w:id="203" w:author="Daniel Noble" w:date="2023-04-22T08:29:00Z">
        <w:r w:rsidR="0071069C">
          <w:rPr>
            <w:color w:val="000000" w:themeColor="text1"/>
            <w:shd w:val="clear" w:color="auto" w:fill="FFFFFF"/>
            <w:lang w:val="en-US"/>
          </w:rPr>
          <w:t xml:space="preserve">lower </w:t>
        </w:r>
      </w:ins>
      <w:ins w:id="204" w:author="Kris.Wild" w:date="2023-04-21T11:26:00Z">
        <w:del w:id="205" w:author="Daniel Noble" w:date="2023-04-22T08:28:00Z">
          <w:r w:rsidR="00B56F4B" w:rsidRPr="00B56F4B" w:rsidDel="0071069C">
            <w:rPr>
              <w:color w:val="000000" w:themeColor="text1"/>
              <w:shd w:val="clear" w:color="auto" w:fill="FFFFFF"/>
              <w:lang w:val="en-US"/>
              <w:rPrChange w:id="206" w:author="Kris.Wild" w:date="2023-04-21T11:26:00Z">
                <w:rPr>
                  <w:i/>
                  <w:iCs/>
                  <w:color w:val="000000" w:themeColor="text1"/>
                  <w:shd w:val="clear" w:color="auto" w:fill="FFFFFF"/>
                  <w:lang w:val="en-US"/>
                </w:rPr>
              </w:rPrChange>
            </w:rPr>
            <w:delText xml:space="preserve"> much higher</w:delText>
          </w:r>
        </w:del>
      </w:ins>
      <w:ins w:id="207" w:author="Daniel Noble" w:date="2023-04-22T08:28:00Z">
        <w:r w:rsidR="0071069C">
          <w:rPr>
            <w:color w:val="000000" w:themeColor="text1"/>
            <w:shd w:val="clear" w:color="auto" w:fill="FFFFFF"/>
            <w:lang w:val="en-US"/>
          </w:rPr>
          <w:t>metabolism</w:t>
        </w:r>
      </w:ins>
      <w:ins w:id="208" w:author="Kris.Wild" w:date="2023-04-21T11:26:00Z">
        <w:r w:rsidR="00B56F4B" w:rsidRPr="00B56F4B">
          <w:rPr>
            <w:color w:val="000000" w:themeColor="text1"/>
            <w:shd w:val="clear" w:color="auto" w:fill="FFFFFF"/>
            <w:lang w:val="en-US"/>
            <w:rPrChange w:id="209" w:author="Kris.Wild" w:date="2023-04-21T11:26:00Z">
              <w:rPr>
                <w:i/>
                <w:iCs/>
                <w:color w:val="000000" w:themeColor="text1"/>
                <w:shd w:val="clear" w:color="auto" w:fill="FFFFFF"/>
                <w:lang w:val="en-US"/>
              </w:rPr>
            </w:rPrChange>
          </w:rPr>
          <w:t xml:space="preserve"> compared to </w:t>
        </w:r>
        <w:del w:id="210" w:author="Daniel Noble" w:date="2023-04-22T08:30:00Z">
          <w:r w:rsidR="00B56F4B" w:rsidRPr="00B56F4B" w:rsidDel="0071069C">
            <w:rPr>
              <w:color w:val="000000" w:themeColor="text1"/>
              <w:shd w:val="clear" w:color="auto" w:fill="FFFFFF"/>
              <w:lang w:val="en-US"/>
              <w:rPrChange w:id="211" w:author="Kris.Wild" w:date="2023-04-21T11:26:00Z">
                <w:rPr>
                  <w:i/>
                  <w:iCs/>
                  <w:color w:val="000000" w:themeColor="text1"/>
                  <w:shd w:val="clear" w:color="auto" w:fill="FFFFFF"/>
                  <w:lang w:val="en-US"/>
                </w:rPr>
              </w:rPrChange>
            </w:rPr>
            <w:delText xml:space="preserve">as </w:delText>
          </w:r>
        </w:del>
        <w:r w:rsidR="00B56F4B" w:rsidRPr="00B56F4B">
          <w:rPr>
            <w:color w:val="000000" w:themeColor="text1"/>
            <w:shd w:val="clear" w:color="auto" w:fill="FFFFFF"/>
            <w:lang w:val="en-US"/>
            <w:rPrChange w:id="212" w:author="Kris.Wild" w:date="2023-04-21T11:26:00Z">
              <w:rPr>
                <w:i/>
                <w:iCs/>
                <w:color w:val="000000" w:themeColor="text1"/>
                <w:shd w:val="clear" w:color="auto" w:fill="FFFFFF"/>
                <w:lang w:val="en-US"/>
              </w:rPr>
            </w:rPrChange>
          </w:rPr>
          <w:t>female ZW of comparable size</w:t>
        </w:r>
      </w:ins>
      <w:ins w:id="213" w:author="Daniel Noble" w:date="2023-04-22T08:28:00Z">
        <w:r w:rsidR="0071069C">
          <w:rPr>
            <w:color w:val="000000" w:themeColor="text1"/>
            <w:shd w:val="clear" w:color="auto" w:fill="FFFFFF"/>
            <w:lang w:val="en-US"/>
          </w:rPr>
          <w:t xml:space="preserve"> (see Figure 2D</w:t>
        </w:r>
      </w:ins>
      <w:ins w:id="214" w:author="Kris.Wild" w:date="2023-04-22T08:58:00Z">
        <w:r w:rsidR="002E0FA4">
          <w:rPr>
            <w:color w:val="000000" w:themeColor="text1"/>
            <w:shd w:val="clear" w:color="auto" w:fill="FFFFFF"/>
            <w:lang w:val="en-US"/>
          </w:rPr>
          <w:t>; Table S3</w:t>
        </w:r>
      </w:ins>
      <w:ins w:id="215" w:author="Daniel Noble" w:date="2023-04-22T08:28:00Z">
        <w:r w:rsidR="0071069C">
          <w:rPr>
            <w:color w:val="000000" w:themeColor="text1"/>
            <w:shd w:val="clear" w:color="auto" w:fill="FFFFFF"/>
            <w:lang w:val="en-US"/>
          </w:rPr>
          <w:t>)</w:t>
        </w:r>
      </w:ins>
      <w:ins w:id="216" w:author="Kris.Wild" w:date="2023-04-21T11:26:00Z">
        <w:r w:rsidR="00B56F4B" w:rsidRPr="00B56F4B">
          <w:rPr>
            <w:color w:val="000000" w:themeColor="text1"/>
            <w:shd w:val="clear" w:color="auto" w:fill="FFFFFF"/>
            <w:lang w:val="en-US"/>
          </w:rPr>
          <w:t xml:space="preserve">. </w:t>
        </w:r>
      </w:ins>
      <w:ins w:id="217" w:author="Daniel Noble" w:date="2023-04-19T15:36:00Z">
        <w:del w:id="218" w:author="Kris.Wild" w:date="2023-04-21T11:26:00Z">
          <w:r w:rsidR="00507EA9" w:rsidRPr="0053317D" w:rsidDel="00B56F4B">
            <w:rPr>
              <w:rFonts w:ascii="Calibri" w:hAnsi="Calibri" w:cs="Calibri"/>
              <w:i/>
              <w:iCs/>
              <w:color w:val="4472C4" w:themeColor="accent1"/>
              <w:lang w:val="en-US"/>
            </w:rPr>
            <w:delText>Sex-reversed female P. vitticeps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had a mass-specific metabolic rate that was overall higher than their genotypic counterparts (male ZZ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&lt; 0.01), but lower than their phenotypic counterparts (female ZW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 0.04; Table 3). </w:delText>
          </w:r>
          <w:r w:rsidR="00507EA9" w:rsidDel="00B56F4B">
            <w:rPr>
              <w:rFonts w:ascii="Calibri" w:hAnsi="Calibri" w:cs="Calibri"/>
              <w:i/>
              <w:iCs/>
              <w:color w:val="4472C4" w:themeColor="accent1"/>
              <w:lang w:val="en-US"/>
            </w:rPr>
            <w:delText>T</w:delText>
          </w:r>
          <w:r w:rsidR="00507EA9" w:rsidRPr="0053317D" w:rsidDel="00B56F4B">
            <w:rPr>
              <w:rFonts w:ascii="Calibri" w:hAnsi="Calibri" w:cs="Calibri"/>
              <w:i/>
              <w:iCs/>
              <w:color w:val="4472C4" w:themeColor="accent1"/>
              <w:lang w:val="en-US"/>
            </w:rPr>
            <w:delText>he mass scaling relationship of metabolism was more like ZZmales than ZW females (Fig. 2D)</w:delText>
          </w:r>
          <w:r w:rsidR="00507EA9" w:rsidDel="00B56F4B">
            <w:rPr>
              <w:rFonts w:ascii="Calibri" w:hAnsi="Calibri" w:cs="Calibri"/>
              <w:i/>
              <w:iCs/>
              <w:color w:val="4472C4" w:themeColor="accent1"/>
              <w:lang w:val="en-US"/>
            </w:rPr>
            <w:delText>, indicating that a</w:delText>
          </w:r>
          <w:r w:rsidR="00507EA9" w:rsidRPr="0053317D" w:rsidDel="00B56F4B">
            <w:rPr>
              <w:rFonts w:ascii="Calibri" w:hAnsi="Calibri" w:cs="Calibri"/>
              <w:i/>
              <w:iCs/>
              <w:color w:val="4472C4" w:themeColor="accent1"/>
              <w:lang w:val="en-US"/>
            </w:rPr>
            <w:delText>s female</w:delText>
          </w:r>
        </w:del>
      </w:ins>
      <m:oMath>
        <m:sSub>
          <m:sSubPr>
            <m:ctrlPr>
              <w:ins w:id="219" w:author="Daniel Noble" w:date="2023-04-19T15:36:00Z">
                <w:del w:id="220" w:author="Kris.Wild" w:date="2023-04-21T11:26:00Z">
                  <w:rPr>
                    <w:rFonts w:ascii="Cambria Math" w:hAnsi="Cambria Math" w:cs="Calibri"/>
                    <w:i/>
                    <w:iCs/>
                    <w:color w:val="4472C4" w:themeColor="accent1"/>
                    <w:lang w:val="en-US"/>
                  </w:rPr>
                </w:del>
              </w:ins>
            </m:ctrlPr>
          </m:sSubPr>
          <m:e>
            <m:r>
              <w:ins w:id="221" w:author="Daniel Noble" w:date="2023-04-19T15:36:00Z">
                <w:del w:id="222" w:author="Kris.Wild" w:date="2023-04-21T11:26:00Z">
                  <w:rPr>
                    <w:rFonts w:ascii="Cambria Math" w:hAnsi="Cambria Math" w:cs="Calibri"/>
                    <w:color w:val="4472C4" w:themeColor="accent1"/>
                    <w:lang w:val="en-US"/>
                  </w:rPr>
                  <m:t>​</m:t>
                </w:del>
              </w:ins>
            </m:r>
          </m:e>
          <m:sub>
            <m:r>
              <w:ins w:id="223" w:author="Daniel Noble" w:date="2023-04-19T15:36:00Z">
                <w:del w:id="224" w:author="Kris.Wild" w:date="2023-04-21T11:26:00Z">
                  <w:rPr>
                    <w:rFonts w:ascii="Cambria Math" w:hAnsi="Cambria Math" w:cs="Calibri"/>
                    <w:color w:val="4472C4" w:themeColor="accent1"/>
                    <w:lang w:val="en-US"/>
                  </w:rPr>
                  <m:t>SR</m:t>
                </w:del>
              </w:ins>
            </m:r>
          </m:sub>
        </m:sSub>
      </m:oMath>
      <w:ins w:id="225" w:author="Daniel Noble" w:date="2023-04-19T15:36:00Z">
        <w:del w:id="226" w:author="Kris.Wild" w:date="2023-04-21T11:26:00Z">
          <w:r w:rsidR="00507EA9" w:rsidRPr="0053317D" w:rsidDel="00B56F4B">
            <w:rPr>
              <w:rFonts w:ascii="Calibri" w:hAnsi="Calibri" w:cs="Calibri"/>
              <w:i/>
              <w:iCs/>
              <w:color w:val="4472C4" w:themeColor="accent1"/>
              <w:lang w:val="en-US"/>
            </w:rPr>
            <w:delText xml:space="preserve"> ZZ got larger</w:delText>
          </w:r>
          <w:r w:rsidR="00507EA9" w:rsidDel="00B56F4B">
            <w:rPr>
              <w:rFonts w:ascii="Calibri" w:hAnsi="Calibri" w:cs="Calibri"/>
              <w:i/>
              <w:iCs/>
              <w:color w:val="4472C4" w:themeColor="accent1"/>
              <w:lang w:val="en-US"/>
            </w:rPr>
            <w:delText xml:space="preserve"> metabolism was much higher compared to a</w:delText>
          </w:r>
          <w:r w:rsidR="00507EA9" w:rsidRPr="0053317D" w:rsidDel="00B56F4B">
            <w:rPr>
              <w:rFonts w:ascii="Calibri" w:hAnsi="Calibri" w:cs="Calibri"/>
              <w:i/>
              <w:iCs/>
              <w:color w:val="4472C4" w:themeColor="accent1"/>
              <w:lang w:val="en-US"/>
            </w:rPr>
            <w:delText>s female</w:delText>
          </w:r>
        </w:del>
      </w:ins>
      <m:oMath>
        <m:sSub>
          <m:sSubPr>
            <m:ctrlPr>
              <w:ins w:id="227" w:author="Daniel Noble" w:date="2023-04-19T15:36:00Z">
                <w:del w:id="228" w:author="Kris.Wild" w:date="2023-04-21T11:26:00Z">
                  <w:rPr>
                    <w:rFonts w:ascii="Cambria Math" w:hAnsi="Cambria Math" w:cs="Calibri"/>
                    <w:i/>
                    <w:iCs/>
                    <w:color w:val="4472C4" w:themeColor="accent1"/>
                    <w:lang w:val="en-US"/>
                  </w:rPr>
                </w:del>
              </w:ins>
            </m:ctrlPr>
          </m:sSubPr>
          <m:e>
            <m:r>
              <w:ins w:id="229" w:author="Daniel Noble" w:date="2023-04-19T15:36:00Z">
                <w:del w:id="230" w:author="Kris.Wild" w:date="2023-04-21T11:26:00Z">
                  <w:rPr>
                    <w:rFonts w:ascii="Cambria Math" w:hAnsi="Cambria Math" w:cs="Calibri"/>
                    <w:color w:val="4472C4" w:themeColor="accent1"/>
                    <w:lang w:val="en-US"/>
                  </w:rPr>
                  <m:t>​</m:t>
                </w:del>
              </w:ins>
            </m:r>
          </m:e>
          <m:sub/>
        </m:sSub>
      </m:oMath>
      <w:ins w:id="231" w:author="Daniel Noble" w:date="2023-04-19T15:36:00Z">
        <w:del w:id="232" w:author="Kris.Wild" w:date="2023-04-21T11:26:00Z">
          <w:r w:rsidR="00507EA9" w:rsidRPr="0053317D" w:rsidDel="00B56F4B">
            <w:rPr>
              <w:rFonts w:ascii="Calibri" w:hAnsi="Calibri" w:cs="Calibri"/>
              <w:i/>
              <w:iCs/>
              <w:color w:val="4472C4" w:themeColor="accent1"/>
              <w:lang w:val="en-US"/>
            </w:rPr>
            <w:delText xml:space="preserve"> Z</w:delText>
          </w:r>
          <w:r w:rsidR="00507EA9" w:rsidDel="00B56F4B">
            <w:rPr>
              <w:rFonts w:ascii="Calibri" w:hAnsi="Calibri" w:cs="Calibri"/>
              <w:i/>
              <w:iCs/>
              <w:color w:val="4472C4" w:themeColor="accent1"/>
              <w:lang w:val="en-US"/>
            </w:rPr>
            <w:delText xml:space="preserve">W of comparable </w:delText>
          </w:r>
          <w:r w:rsidR="00507EA9" w:rsidRPr="00B56F4B" w:rsidDel="00B56F4B">
            <w:rPr>
              <w:i/>
              <w:iCs/>
              <w:color w:val="4472C4" w:themeColor="accent1"/>
              <w:lang w:val="en-US"/>
              <w:rPrChange w:id="233" w:author="Kris.Wild" w:date="2023-04-21T11:26:00Z">
                <w:rPr>
                  <w:rFonts w:ascii="Calibri" w:hAnsi="Calibri" w:cs="Calibri"/>
                  <w:i/>
                  <w:iCs/>
                  <w:color w:val="4472C4" w:themeColor="accent1"/>
                  <w:lang w:val="en-US"/>
                </w:rPr>
              </w:rPrChange>
            </w:rPr>
            <w:delText>size</w:delText>
          </w:r>
        </w:del>
      </w:ins>
      <w:del w:id="234" w:author="Kris.Wild" w:date="2023-04-21T11:26:00Z">
        <w:r w:rsidR="000C7BFB" w:rsidDel="00B56F4B">
          <w:rPr>
            <w:color w:val="000000" w:themeColor="text1"/>
            <w:shd w:val="clear" w:color="auto" w:fill="FFFFFF"/>
            <w:lang w:val="en-US"/>
          </w:rPr>
          <w:delText xml:space="preserve">. </w:delText>
        </w:r>
      </w:del>
      <w:r w:rsidR="00883035" w:rsidRPr="00EF77E5">
        <w:rPr>
          <w:color w:val="000000" w:themeColor="text1"/>
          <w:shd w:val="clear" w:color="auto" w:fill="FFFFFF"/>
          <w:lang w:val="en-US"/>
        </w:rPr>
        <w:t xml:space="preserve">Pairwise comparisons of body mass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 xml:space="preserve">in </w:t>
      </w:r>
      <w:r w:rsidR="00883035" w:rsidRPr="00D1447C">
        <w:rPr>
          <w:i/>
          <w:iCs/>
          <w:color w:val="000000" w:themeColor="text1"/>
          <w:shd w:val="clear" w:color="auto" w:fill="FFFFFF"/>
          <w:lang w:val="en-US"/>
        </w:rPr>
        <w:t>P. vitticeps</w:t>
      </w:r>
      <w:r w:rsidR="00883035" w:rsidRPr="00EF77E5">
        <w:rPr>
          <w:color w:val="000000" w:themeColor="text1"/>
          <w:shd w:val="clear" w:color="auto" w:fill="FFFFFF"/>
          <w:lang w:val="en-US"/>
        </w:rPr>
        <w:t xml:space="preserve"> indicated no differences in body mass across treatments (Fi</w:t>
      </w:r>
      <w:r w:rsidR="00883035">
        <w:rPr>
          <w:color w:val="000000" w:themeColor="text1"/>
          <w:shd w:val="clear" w:color="auto" w:fill="FFFFFF"/>
          <w:lang w:val="en-US"/>
        </w:rPr>
        <w:t>g.</w:t>
      </w:r>
      <w:r w:rsidR="00883035" w:rsidRPr="00EF77E5">
        <w:rPr>
          <w:color w:val="000000" w:themeColor="text1"/>
          <w:shd w:val="clear" w:color="auto" w:fill="FFFFFF"/>
          <w:lang w:val="en-US"/>
        </w:rPr>
        <w:t xml:space="preserve"> 2C; Table S</w:t>
      </w:r>
      <w:r w:rsidR="00636134">
        <w:rPr>
          <w:color w:val="000000" w:themeColor="text1"/>
          <w:shd w:val="clear" w:color="auto" w:fill="FFFFFF"/>
          <w:lang w:val="en-US"/>
        </w:rPr>
        <w:t>4</w:t>
      </w:r>
      <w:r w:rsidR="00883035" w:rsidRPr="00EF77E5">
        <w:rPr>
          <w:color w:val="000000" w:themeColor="text1"/>
          <w:shd w:val="clear" w:color="auto" w:fill="FFFFFF"/>
          <w:lang w:val="en-US"/>
        </w:rPr>
        <w:t xml:space="preserve">). </w:t>
      </w:r>
      <w:r w:rsidR="00697D2E" w:rsidRPr="00EF77E5">
        <w:rPr>
          <w:color w:val="000000" w:themeColor="text1"/>
          <w:shd w:val="clear" w:color="auto" w:fill="FFFFFF"/>
          <w:lang w:val="en-US"/>
        </w:rPr>
        <w:t>The heteroscedasticity variance model was the most parsimonious ([heteroscedastic model – homoscedastic model] loo: -189.8, SE = 33.96), accounting for 84% (95% CI:0.83 - 0.85) of the variation in metabolic rate</w:t>
      </w:r>
      <w:r w:rsidR="00697D2E">
        <w:rPr>
          <w:color w:val="000000" w:themeColor="text1"/>
          <w:shd w:val="clear" w:color="auto" w:fill="FFFFFF"/>
          <w:lang w:val="en-US"/>
        </w:rPr>
        <w:t>.</w:t>
      </w:r>
    </w:p>
    <w:p w14:paraId="46ECAE9A" w14:textId="77777777" w:rsidR="003D1000" w:rsidRDefault="003D1000" w:rsidP="00A146D7">
      <w:pPr>
        <w:contextualSpacing/>
        <w:rPr>
          <w:ins w:id="235" w:author="Daniel Noble" w:date="2023-04-19T14:23:00Z"/>
          <w:b/>
          <w:bCs/>
          <w:color w:val="000000" w:themeColor="text1"/>
        </w:rPr>
      </w:pPr>
    </w:p>
    <w:p w14:paraId="4FCA0376" w14:textId="1400CD6B" w:rsidR="00E1503F" w:rsidRDefault="00E1503F" w:rsidP="00A146D7">
      <w:pPr>
        <w:contextualSpacing/>
        <w:rPr>
          <w:color w:val="000000" w:themeColor="text1"/>
          <w:shd w:val="clear" w:color="auto" w:fill="FFFFFF"/>
        </w:rPr>
      </w:pPr>
      <w:r w:rsidRPr="0069440C">
        <w:rPr>
          <w:b/>
          <w:bCs/>
          <w:color w:val="000000" w:themeColor="text1"/>
        </w:rPr>
        <w:t>3.</w:t>
      </w:r>
      <w:r>
        <w:rPr>
          <w:b/>
          <w:bCs/>
          <w:color w:val="000000" w:themeColor="text1"/>
        </w:rPr>
        <w:t>2</w:t>
      </w:r>
      <w:r w:rsidRPr="0069440C">
        <w:rPr>
          <w:b/>
          <w:bCs/>
          <w:color w:val="000000" w:themeColor="text1"/>
        </w:rPr>
        <w:t xml:space="preserve"> | </w:t>
      </w:r>
      <w:r w:rsidR="008F19F9">
        <w:rPr>
          <w:b/>
          <w:bCs/>
          <w:color w:val="000000" w:themeColor="text1"/>
        </w:rPr>
        <w:t>Effects of sex-reversal on growt</w:t>
      </w:r>
      <w:ins w:id="236" w:author="Kris.Wild" w:date="2023-04-21T11:45:00Z">
        <w:r w:rsidR="00F32F19">
          <w:rPr>
            <w:b/>
            <w:bCs/>
            <w:color w:val="000000" w:themeColor="text1"/>
          </w:rPr>
          <w:t>h</w:t>
        </w:r>
      </w:ins>
      <w:del w:id="237" w:author="Kris.Wild" w:date="2023-04-21T11:45:00Z">
        <w:r w:rsidR="008F19F9" w:rsidDel="00F32F19">
          <w:rPr>
            <w:b/>
            <w:bCs/>
            <w:color w:val="000000" w:themeColor="text1"/>
          </w:rPr>
          <w:delText>h</w:delText>
        </w:r>
      </w:del>
      <w:r w:rsidR="008F19F9">
        <w:rPr>
          <w:b/>
          <w:bCs/>
          <w:color w:val="000000" w:themeColor="text1"/>
        </w:rPr>
        <w:t xml:space="preserve"> and survival</w:t>
      </w:r>
    </w:p>
    <w:p w14:paraId="44EA0BE6" w14:textId="2AD63C7D" w:rsidR="007118DA" w:rsidRPr="00854992" w:rsidRDefault="00854992" w:rsidP="00A146D7">
      <w:pPr>
        <w:keepNext/>
        <w:spacing w:before="240" w:after="120"/>
        <w:contextualSpacing/>
        <w:rPr>
          <w:color w:val="000000" w:themeColor="text1"/>
          <w:shd w:val="clear" w:color="auto" w:fill="FFFFFF"/>
          <w:lang w:val="en-US"/>
        </w:rPr>
      </w:pPr>
      <w:r w:rsidRPr="00854992">
        <w:rPr>
          <w:color w:val="000000" w:themeColor="text1"/>
          <w:shd w:val="clear" w:color="auto" w:fill="FFFFFF"/>
          <w:lang w:val="en-US"/>
        </w:rPr>
        <w:t xml:space="preserve">Growth rates for both SVL and mass supported the Null </w:t>
      </w:r>
      <w:r w:rsidR="00EB26ED" w:rsidRPr="00EB26ED">
        <w:rPr>
          <w:color w:val="000000" w:themeColor="text1"/>
        </w:rPr>
        <w:t xml:space="preserve">prediction </w:t>
      </w:r>
      <w:r w:rsidRPr="00854992">
        <w:rPr>
          <w:color w:val="000000" w:themeColor="text1"/>
          <w:shd w:val="clear" w:color="auto" w:fill="FFFFFF"/>
          <w:lang w:val="en-US"/>
        </w:rPr>
        <w:t xml:space="preserve">among </w:t>
      </w:r>
      <w:r w:rsidRPr="00854992">
        <w:rPr>
          <w:i/>
          <w:iCs/>
          <w:color w:val="000000" w:themeColor="text1"/>
          <w:shd w:val="clear" w:color="auto" w:fill="FFFFFF"/>
          <w:lang w:val="en-US"/>
        </w:rPr>
        <w:t>B. duperrey</w:t>
      </w:r>
      <w:r w:rsidR="00664D80">
        <w:rPr>
          <w:i/>
          <w:iCs/>
          <w:color w:val="000000" w:themeColor="text1"/>
          <w:shd w:val="clear" w:color="auto" w:fill="FFFFFF"/>
          <w:lang w:val="en-US"/>
        </w:rPr>
        <w:t>i</w:t>
      </w:r>
      <w:r w:rsidR="00586500">
        <w:rPr>
          <w:i/>
          <w:iCs/>
          <w:color w:val="000000" w:themeColor="text1"/>
          <w:shd w:val="clear" w:color="auto" w:fill="FFFFFF"/>
          <w:lang w:val="en-US"/>
        </w:rPr>
        <w:t>,</w:t>
      </w:r>
      <w:r w:rsidR="00586500">
        <w:rPr>
          <w:color w:val="000000" w:themeColor="text1"/>
          <w:shd w:val="clear" w:color="auto" w:fill="FFFFFF"/>
          <w:lang w:val="en-US"/>
        </w:rPr>
        <w:t xml:space="preserve"> where there were no</w:t>
      </w:r>
      <w:r w:rsidRPr="00854992">
        <w:rPr>
          <w:color w:val="000000" w:themeColor="text1"/>
          <w:shd w:val="clear" w:color="auto" w:fill="FFFFFF"/>
          <w:lang w:val="en-US"/>
        </w:rPr>
        <w:t xml:space="preserve"> detectible differences across sex class (Table </w:t>
      </w:r>
      <w:r w:rsidR="00AB15A3">
        <w:rPr>
          <w:color w:val="000000" w:themeColor="text1"/>
          <w:shd w:val="clear" w:color="auto" w:fill="FFFFFF"/>
          <w:lang w:val="en-US"/>
        </w:rPr>
        <w:t>3</w:t>
      </w:r>
      <w:del w:id="238" w:author="Kris.Wild" w:date="2023-04-21T21:54:00Z">
        <w:r w:rsidRPr="00854992" w:rsidDel="007D2212">
          <w:rPr>
            <w:color w:val="000000" w:themeColor="text1"/>
            <w:shd w:val="clear" w:color="auto" w:fill="FFFFFF"/>
            <w:lang w:val="en-US"/>
          </w:rPr>
          <w:delText>; Table S</w:delText>
        </w:r>
        <w:r w:rsidR="00636134" w:rsidDel="007D2212">
          <w:rPr>
            <w:color w:val="000000" w:themeColor="text1"/>
            <w:shd w:val="clear" w:color="auto" w:fill="FFFFFF"/>
            <w:lang w:val="en-US"/>
          </w:rPr>
          <w:delText>5</w:delText>
        </w:r>
      </w:del>
      <w:r w:rsidRPr="00854992">
        <w:rPr>
          <w:color w:val="000000" w:themeColor="text1"/>
          <w:shd w:val="clear" w:color="auto" w:fill="FFFFFF"/>
          <w:lang w:val="en-US"/>
        </w:rPr>
        <w:t xml:space="preserve">). </w:t>
      </w:r>
      <w:r w:rsidR="00580000">
        <w:rPr>
          <w:color w:val="000000" w:themeColor="text1"/>
          <w:shd w:val="clear" w:color="auto" w:fill="FFFFFF"/>
          <w:lang w:val="en-US"/>
        </w:rPr>
        <w:t>Similarly</w:t>
      </w:r>
      <w:r w:rsidRPr="00854992">
        <w:rPr>
          <w:color w:val="000000" w:themeColor="text1"/>
          <w:shd w:val="clear" w:color="auto" w:fill="FFFFFF"/>
          <w:lang w:val="en-US"/>
        </w:rPr>
        <w:t xml:space="preserve">, in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the Null </w:t>
      </w:r>
      <w:r w:rsidR="00EB26ED" w:rsidRPr="00EB26ED">
        <w:rPr>
          <w:color w:val="000000" w:themeColor="text1"/>
        </w:rPr>
        <w:t xml:space="preserve">prediction </w:t>
      </w:r>
      <w:r w:rsidR="009A6ACF">
        <w:rPr>
          <w:color w:val="000000" w:themeColor="text1"/>
          <w:shd w:val="clear" w:color="auto" w:fill="FFFFFF"/>
          <w:lang w:val="en-US"/>
        </w:rPr>
        <w:t xml:space="preserve">was supported </w:t>
      </w:r>
      <w:r w:rsidRPr="00854992">
        <w:rPr>
          <w:color w:val="000000" w:themeColor="text1"/>
          <w:shd w:val="clear" w:color="auto" w:fill="FFFFFF"/>
          <w:lang w:val="en-US"/>
        </w:rPr>
        <w:t>when comparing SVL</w:t>
      </w:r>
      <w:r w:rsidR="00580000">
        <w:rPr>
          <w:color w:val="000000" w:themeColor="text1"/>
          <w:shd w:val="clear" w:color="auto" w:fill="FFFFFF"/>
          <w:lang w:val="en-US"/>
        </w:rPr>
        <w:t xml:space="preserve"> and mass</w:t>
      </w:r>
      <w:r w:rsidRPr="00854992">
        <w:rPr>
          <w:color w:val="000000" w:themeColor="text1"/>
          <w:shd w:val="clear" w:color="auto" w:fill="FFFFFF"/>
          <w:lang w:val="en-US"/>
        </w:rPr>
        <w:t xml:space="preserve"> </w:t>
      </w:r>
      <w:r w:rsidR="00580000">
        <w:rPr>
          <w:color w:val="000000" w:themeColor="text1"/>
          <w:shd w:val="clear" w:color="auto" w:fill="FFFFFF"/>
          <w:lang w:val="en-US"/>
        </w:rPr>
        <w:t xml:space="preserve">growth </w:t>
      </w:r>
      <w:r w:rsidRPr="00854992">
        <w:rPr>
          <w:color w:val="000000" w:themeColor="text1"/>
          <w:shd w:val="clear" w:color="auto" w:fill="FFFFFF"/>
          <w:lang w:val="en-US"/>
        </w:rPr>
        <w:t>rates across sex</w:t>
      </w:r>
      <w:r w:rsidR="00495FA6">
        <w:rPr>
          <w:color w:val="000000" w:themeColor="text1"/>
          <w:shd w:val="clear" w:color="auto" w:fill="FFFFFF"/>
          <w:lang w:val="en-US"/>
        </w:rPr>
        <w:t xml:space="preserve"> </w:t>
      </w:r>
      <w:r w:rsidRPr="00854992">
        <w:rPr>
          <w:color w:val="000000" w:themeColor="text1"/>
          <w:shd w:val="clear" w:color="auto" w:fill="FFFFFF"/>
          <w:lang w:val="en-US"/>
        </w:rPr>
        <w:t xml:space="preserve">class (Table </w:t>
      </w:r>
      <w:r w:rsidR="00AB15A3">
        <w:rPr>
          <w:color w:val="000000" w:themeColor="text1"/>
          <w:shd w:val="clear" w:color="auto" w:fill="FFFFFF"/>
          <w:lang w:val="en-US"/>
        </w:rPr>
        <w:t>3</w:t>
      </w:r>
      <w:del w:id="239" w:author="Kris.Wild" w:date="2023-04-21T21:53:00Z">
        <w:r w:rsidRPr="00854992" w:rsidDel="007D2212">
          <w:rPr>
            <w:color w:val="000000" w:themeColor="text1"/>
            <w:shd w:val="clear" w:color="auto" w:fill="FFFFFF"/>
            <w:lang w:val="en-US"/>
          </w:rPr>
          <w:delText>; Table S</w:delText>
        </w:r>
        <w:r w:rsidR="00636134" w:rsidDel="007D2212">
          <w:rPr>
            <w:color w:val="000000" w:themeColor="text1"/>
            <w:shd w:val="clear" w:color="auto" w:fill="FFFFFF"/>
            <w:lang w:val="en-US"/>
          </w:rPr>
          <w:delText>5</w:delText>
        </w:r>
      </w:del>
      <w:ins w:id="240" w:author="Kris.Wild" w:date="2023-04-21T21:54:00Z">
        <w:r w:rsidR="007D2212">
          <w:rPr>
            <w:color w:val="000000" w:themeColor="text1"/>
            <w:shd w:val="clear" w:color="auto" w:fill="FFFFFF"/>
            <w:lang w:val="en-US"/>
          </w:rPr>
          <w:t>).</w:t>
        </w:r>
      </w:ins>
      <w:del w:id="241" w:author="Kris.Wild" w:date="2023-04-21T21:54:00Z">
        <w:r w:rsidRPr="00854992" w:rsidDel="007D2212">
          <w:rPr>
            <w:color w:val="000000" w:themeColor="text1"/>
            <w:shd w:val="clear" w:color="auto" w:fill="FFFFFF"/>
            <w:lang w:val="en-US"/>
          </w:rPr>
          <w:delText xml:space="preserve">). </w:delText>
        </w:r>
      </w:del>
      <w:ins w:id="242" w:author="Kris.Wild" w:date="2023-04-21T21:54:00Z">
        <w:r w:rsidR="007D2212">
          <w:rPr>
            <w:color w:val="000000" w:themeColor="text1"/>
            <w:shd w:val="clear" w:color="auto" w:fill="FFFFFF"/>
            <w:lang w:val="en-US"/>
          </w:rPr>
          <w:t xml:space="preserve"> For </w:t>
        </w:r>
        <w:del w:id="243" w:author="Kristoffer Wild" w:date="2023-04-26T11:05:00Z">
          <w:r w:rsidR="007D2212" w:rsidDel="00795754">
            <w:rPr>
              <w:color w:val="000000" w:themeColor="text1"/>
              <w:shd w:val="clear" w:color="auto" w:fill="FFFFFF"/>
              <w:lang w:val="en-US"/>
            </w:rPr>
            <w:delText>neither</w:delText>
          </w:r>
        </w:del>
      </w:ins>
      <w:proofErr w:type="gramStart"/>
      <w:ins w:id="244" w:author="Kristoffer Wild" w:date="2023-04-26T11:05:00Z">
        <w:r w:rsidR="00795754">
          <w:rPr>
            <w:color w:val="000000" w:themeColor="text1"/>
            <w:shd w:val="clear" w:color="auto" w:fill="FFFFFF"/>
            <w:lang w:val="en-US"/>
          </w:rPr>
          <w:t xml:space="preserve">both </w:t>
        </w:r>
      </w:ins>
      <w:ins w:id="245" w:author="Kris.Wild" w:date="2023-04-21T21:54:00Z">
        <w:r w:rsidR="007D2212">
          <w:rPr>
            <w:color w:val="000000" w:themeColor="text1"/>
            <w:shd w:val="clear" w:color="auto" w:fill="FFFFFF"/>
            <w:lang w:val="en-US"/>
          </w:rPr>
          <w:t xml:space="preserve"> species</w:t>
        </w:r>
        <w:proofErr w:type="gramEnd"/>
        <w:r w:rsidR="007D2212">
          <w:rPr>
            <w:color w:val="000000" w:themeColor="text1"/>
            <w:shd w:val="clear" w:color="auto" w:fill="FFFFFF"/>
            <w:lang w:val="en-US"/>
          </w:rPr>
          <w:t>,</w:t>
        </w:r>
      </w:ins>
      <w:ins w:id="246" w:author="Kris.Wild" w:date="2023-04-21T21:55:00Z">
        <w:r w:rsidR="007D2212">
          <w:rPr>
            <w:color w:val="000000" w:themeColor="text1"/>
            <w:shd w:val="clear" w:color="auto" w:fill="FFFFFF"/>
            <w:lang w:val="en-US"/>
          </w:rPr>
          <w:t xml:space="preserve"> there was no relationship between</w:t>
        </w:r>
      </w:ins>
      <w:ins w:id="247" w:author="Kris.Wild" w:date="2023-04-21T21:54:00Z">
        <w:r w:rsidR="007D2212">
          <w:rPr>
            <w:color w:val="000000" w:themeColor="text1"/>
            <w:shd w:val="clear" w:color="auto" w:fill="FFFFFF"/>
            <w:lang w:val="en-US"/>
          </w:rPr>
          <w:t xml:space="preserve"> individual metabolism </w:t>
        </w:r>
      </w:ins>
      <w:ins w:id="248" w:author="Kris.Wild" w:date="2023-04-21T21:55:00Z">
        <w:r w:rsidR="007D2212">
          <w:rPr>
            <w:color w:val="000000" w:themeColor="text1"/>
            <w:shd w:val="clear" w:color="auto" w:fill="FFFFFF"/>
            <w:lang w:val="en-US"/>
          </w:rPr>
          <w:t>and growth rate estimates (Table S5 &amp; S6).</w:t>
        </w:r>
      </w:ins>
      <w:ins w:id="249" w:author="Kris.Wild" w:date="2023-04-21T21:54:00Z">
        <w:r w:rsidR="007D2212">
          <w:rPr>
            <w:color w:val="000000" w:themeColor="text1"/>
            <w:shd w:val="clear" w:color="auto" w:fill="FFFFFF"/>
            <w:lang w:val="en-US"/>
          </w:rPr>
          <w:t xml:space="preserve">  </w:t>
        </w:r>
      </w:ins>
      <w:r w:rsidRPr="00854992">
        <w:rPr>
          <w:color w:val="000000" w:themeColor="text1"/>
          <w:shd w:val="clear" w:color="auto" w:fill="FFFFFF"/>
          <w:lang w:val="en-US"/>
        </w:rPr>
        <w:t xml:space="preserve">Sex-reversed male </w:t>
      </w:r>
      <w:r w:rsidRPr="00854992">
        <w:rPr>
          <w:i/>
          <w:iCs/>
          <w:color w:val="000000" w:themeColor="text1"/>
          <w:shd w:val="clear" w:color="auto" w:fill="FFFFFF"/>
          <w:lang w:val="en-US"/>
        </w:rPr>
        <w:t>B. duperreyi</w:t>
      </w:r>
      <w:r w:rsidRPr="00854992">
        <w:rPr>
          <w:color w:val="000000" w:themeColor="text1"/>
          <w:shd w:val="clear" w:color="auto" w:fill="FFFFFF"/>
          <w:lang w:val="en-US"/>
        </w:rPr>
        <w:t xml:space="preserve"> had the lowest rates of survival (77%; Table </w:t>
      </w:r>
      <w:del w:id="250" w:author="Kris.Wild" w:date="2023-04-21T11:32:00Z">
        <w:r w:rsidRPr="00854992" w:rsidDel="00130D47">
          <w:rPr>
            <w:color w:val="000000" w:themeColor="text1"/>
            <w:shd w:val="clear" w:color="auto" w:fill="FFFFFF"/>
            <w:lang w:val="en-US"/>
          </w:rPr>
          <w:delText>S</w:delText>
        </w:r>
        <w:r w:rsidR="00636134" w:rsidDel="00130D47">
          <w:rPr>
            <w:color w:val="000000" w:themeColor="text1"/>
            <w:shd w:val="clear" w:color="auto" w:fill="FFFFFF"/>
            <w:lang w:val="en-US"/>
          </w:rPr>
          <w:delText>6</w:delText>
        </w:r>
      </w:del>
      <w:ins w:id="251" w:author="Kris.Wild" w:date="2023-04-21T11:32:00Z">
        <w:r w:rsidR="00130D47" w:rsidRPr="00854992">
          <w:rPr>
            <w:color w:val="000000" w:themeColor="text1"/>
            <w:shd w:val="clear" w:color="auto" w:fill="FFFFFF"/>
            <w:lang w:val="en-US"/>
          </w:rPr>
          <w:t>S</w:t>
        </w:r>
      </w:ins>
      <w:ins w:id="252" w:author="Kris.Wild" w:date="2023-04-21T11:52:00Z">
        <w:r w:rsidR="00F32F19">
          <w:rPr>
            <w:color w:val="000000" w:themeColor="text1"/>
            <w:shd w:val="clear" w:color="auto" w:fill="FFFFFF"/>
            <w:lang w:val="en-US"/>
          </w:rPr>
          <w:t>7</w:t>
        </w:r>
      </w:ins>
      <w:r w:rsidRPr="00854992">
        <w:rPr>
          <w:color w:val="000000" w:themeColor="text1"/>
          <w:shd w:val="clear" w:color="auto" w:fill="FFFFFF"/>
          <w:lang w:val="en-US"/>
        </w:rPr>
        <w:t xml:space="preserve">) in comparison to concordant females (87%) and concordant males (100%), but this relationship was non-significant (p = 0.29). Similarly, sex-reversed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individuals had the lowest rates of survival (75%; Table 3) in comparison to concordant females (83%) and concordant males (95%), but this relationship was </w:t>
      </w:r>
      <w:r w:rsidR="001537E8">
        <w:rPr>
          <w:color w:val="000000" w:themeColor="text1"/>
          <w:shd w:val="clear" w:color="auto" w:fill="FFFFFF"/>
          <w:lang w:val="en-US"/>
        </w:rPr>
        <w:t xml:space="preserve">also </w:t>
      </w:r>
      <w:r w:rsidRPr="00854992">
        <w:rPr>
          <w:color w:val="000000" w:themeColor="text1"/>
          <w:shd w:val="clear" w:color="auto" w:fill="FFFFFF"/>
          <w:lang w:val="en-US"/>
        </w:rPr>
        <w:t>not significant (p = 0.06).</w:t>
      </w:r>
    </w:p>
    <w:p w14:paraId="4D103C57" w14:textId="77777777" w:rsidR="00D27FC1" w:rsidRDefault="00D27FC1" w:rsidP="00A146D7">
      <w:pPr>
        <w:keepNext/>
        <w:spacing w:before="240" w:after="120"/>
        <w:contextualSpacing/>
        <w:rPr>
          <w:ins w:id="253" w:author="Daniel Noble" w:date="2023-04-19T13:39:00Z"/>
          <w:b/>
          <w:bCs/>
          <w:color w:val="000000" w:themeColor="text1"/>
        </w:rPr>
      </w:pPr>
    </w:p>
    <w:p w14:paraId="76548759" w14:textId="16E43D4C" w:rsidR="00F42CA4" w:rsidRPr="0069440C" w:rsidRDefault="00F760DC" w:rsidP="00A146D7">
      <w:pPr>
        <w:keepNext/>
        <w:spacing w:before="240" w:after="120"/>
        <w:contextualSpacing/>
        <w:rPr>
          <w:b/>
          <w:bCs/>
          <w:color w:val="000000" w:themeColor="text1"/>
        </w:rPr>
      </w:pPr>
      <w:r w:rsidRPr="0069440C">
        <w:rPr>
          <w:b/>
          <w:bCs/>
          <w:color w:val="000000" w:themeColor="text1"/>
        </w:rPr>
        <w:t>4</w:t>
      </w:r>
      <w:r w:rsidR="007A5D35" w:rsidRPr="0069440C">
        <w:rPr>
          <w:b/>
          <w:bCs/>
          <w:color w:val="000000" w:themeColor="text1"/>
        </w:rPr>
        <w:t xml:space="preserve"> | </w:t>
      </w:r>
      <w:r w:rsidR="00321400" w:rsidRPr="0069440C">
        <w:rPr>
          <w:b/>
          <w:bCs/>
          <w:color w:val="000000" w:themeColor="text1"/>
        </w:rPr>
        <w:t>Discussio</w:t>
      </w:r>
      <w:r w:rsidR="0047233A" w:rsidRPr="0069440C">
        <w:rPr>
          <w:b/>
          <w:bCs/>
          <w:color w:val="000000" w:themeColor="text1"/>
        </w:rPr>
        <w:t>n</w:t>
      </w:r>
    </w:p>
    <w:p w14:paraId="0B7AD8EF" w14:textId="5398BEB8" w:rsidR="00944319" w:rsidRPr="00DE27BA" w:rsidRDefault="00AE3565" w:rsidP="00A146D7">
      <w:pPr>
        <w:contextualSpacing/>
        <w:rPr>
          <w:color w:val="000000" w:themeColor="text1"/>
        </w:rPr>
      </w:pPr>
      <w:r w:rsidRPr="0035255B">
        <w:t>In this study, we examined two species with different modes of sex-reversal to test whether metabolic, growth, and survival differed for sex-reversed individuals and how these individuals compare to their phenotypic or genotypic sex.</w:t>
      </w:r>
      <w:r w:rsidR="00212C00" w:rsidRPr="0035255B">
        <w:t xml:space="preserve"> Metabolic responses</w:t>
      </w:r>
      <w:r w:rsidRPr="0035255B">
        <w:t xml:space="preserve"> differed between the two species, with clear support for the </w:t>
      </w:r>
      <w:r w:rsidRPr="00625621">
        <w:t>Like</w:t>
      </w:r>
      <w:r w:rsidRPr="0035255B">
        <w:t xml:space="preserve"> Phenotype </w:t>
      </w:r>
      <w:ins w:id="254" w:author="Kris.Wild" w:date="2023-04-12T09:18:00Z">
        <w:r w:rsidR="0035255B">
          <w:t xml:space="preserve">Hypothesis </w:t>
        </w:r>
      </w:ins>
      <w:r w:rsidRPr="0035255B">
        <w:t xml:space="preserve">when males </w:t>
      </w:r>
      <w:r w:rsidRPr="0035255B">
        <w:rPr>
          <w:color w:val="000000" w:themeColor="text1"/>
        </w:rPr>
        <w:t xml:space="preserve">reverse sex </w:t>
      </w:r>
      <w:r w:rsidRPr="0035255B">
        <w:t>(</w:t>
      </w:r>
      <w:r w:rsidRPr="0035255B">
        <w:rPr>
          <w:color w:val="000000" w:themeColor="text1"/>
        </w:rPr>
        <w:t>male</w:t>
      </w:r>
      <w:r w:rsidRPr="0035255B">
        <w:rPr>
          <w:color w:val="000000" w:themeColor="text1"/>
          <w:vertAlign w:val="subscript"/>
        </w:rPr>
        <w:t>SR</w:t>
      </w:r>
      <w:r w:rsidRPr="0035255B">
        <w:rPr>
          <w:color w:val="000000" w:themeColor="text1"/>
        </w:rPr>
        <w:t xml:space="preserve"> XX; </w:t>
      </w:r>
      <w:r w:rsidRPr="0035255B">
        <w:rPr>
          <w:i/>
          <w:iCs/>
          <w:color w:val="000000" w:themeColor="text1"/>
        </w:rPr>
        <w:t>Bassiana duperreyi</w:t>
      </w:r>
      <w:r w:rsidRPr="0035255B">
        <w:rPr>
          <w:color w:val="000000" w:themeColor="text1"/>
        </w:rPr>
        <w:t xml:space="preserve">) and equivocal support for each </w:t>
      </w:r>
      <w:del w:id="255" w:author="Kris.Wild" w:date="2023-04-12T09:18:00Z">
        <w:r w:rsidR="00EB26ED" w:rsidRPr="0035255B" w:rsidDel="0035255B">
          <w:rPr>
            <w:color w:val="000000" w:themeColor="text1"/>
          </w:rPr>
          <w:delText xml:space="preserve">prediction </w:delText>
        </w:r>
      </w:del>
      <w:ins w:id="256" w:author="Kris.Wild" w:date="2023-04-12T09:18:00Z">
        <w:r w:rsidR="0035255B">
          <w:rPr>
            <w:color w:val="000000" w:themeColor="text1"/>
          </w:rPr>
          <w:t>hypothesis</w:t>
        </w:r>
        <w:r w:rsidR="0035255B" w:rsidRPr="0035255B">
          <w:rPr>
            <w:color w:val="000000" w:themeColor="text1"/>
          </w:rPr>
          <w:t xml:space="preserve"> </w:t>
        </w:r>
      </w:ins>
      <w:r w:rsidRPr="0035255B">
        <w:rPr>
          <w:color w:val="000000" w:themeColor="text1"/>
        </w:rPr>
        <w:t>when females reverse sex (female</w:t>
      </w:r>
      <w:r w:rsidRPr="0035255B">
        <w:rPr>
          <w:color w:val="000000" w:themeColor="text1"/>
          <w:vertAlign w:val="subscript"/>
        </w:rPr>
        <w:t xml:space="preserve">SR </w:t>
      </w:r>
      <w:r w:rsidRPr="0035255B">
        <w:rPr>
          <w:color w:val="000000" w:themeColor="text1"/>
        </w:rPr>
        <w:t>ZZ;</w:t>
      </w:r>
      <w:r w:rsidRPr="0035255B">
        <w:rPr>
          <w:i/>
          <w:iCs/>
          <w:color w:val="000000" w:themeColor="text1"/>
        </w:rPr>
        <w:t xml:space="preserve"> Pogona vitticeps</w:t>
      </w:r>
      <w:r w:rsidRPr="0035255B">
        <w:rPr>
          <w:color w:val="000000" w:themeColor="text1"/>
        </w:rPr>
        <w:t>).</w:t>
      </w:r>
      <w:r w:rsidR="00212C00" w:rsidRPr="0035255B">
        <w:rPr>
          <w:color w:val="000000" w:themeColor="text1"/>
        </w:rPr>
        <w:t xml:space="preserve"> </w:t>
      </w:r>
      <w:r w:rsidRPr="0035255B">
        <w:rPr>
          <w:color w:val="000000" w:themeColor="text1"/>
        </w:rPr>
        <w:t xml:space="preserve">For both species, </w:t>
      </w:r>
      <w:r w:rsidR="0031578B" w:rsidRPr="0035255B">
        <w:rPr>
          <w:color w:val="000000" w:themeColor="text1"/>
        </w:rPr>
        <w:t xml:space="preserve">regardless of whether individuals reversed sex, </w:t>
      </w:r>
      <w:r w:rsidRPr="0035255B">
        <w:rPr>
          <w:color w:val="000000" w:themeColor="text1"/>
        </w:rPr>
        <w:t>phenotypic females required more energy than phenotypic males as individuals grew larger</w:t>
      </w:r>
      <w:r w:rsidR="0031578B" w:rsidRPr="0035255B">
        <w:rPr>
          <w:color w:val="000000" w:themeColor="text1"/>
        </w:rPr>
        <w:t xml:space="preserve">. </w:t>
      </w:r>
      <w:r w:rsidRPr="0035255B">
        <w:rPr>
          <w:color w:val="000000" w:themeColor="text1"/>
        </w:rPr>
        <w:t xml:space="preserve">Higher energy requirements for phenotypic females may partly be driven by energy allocation towards reproduction investment (Congdon, 1989; </w:t>
      </w:r>
      <w:sdt>
        <w:sdtPr>
          <w:rPr>
            <w:color w:val="000000"/>
          </w:rPr>
          <w:tag w:val="MENDELEY_CITATION_v3_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"/>
          <w:id w:val="-1708480259"/>
          <w:placeholder>
            <w:docPart w:val="DefaultPlaceholder_-1854013440"/>
          </w:placeholder>
        </w:sdtPr>
        <w:sdtContent>
          <w:r w:rsidR="00EB4892" w:rsidRPr="0035255B">
            <w:t xml:space="preserve">Hayward &amp; </w:t>
          </w:r>
          <w:proofErr w:type="spellStart"/>
          <w:r w:rsidR="00EB4892" w:rsidRPr="0035255B">
            <w:t>Gillooly</w:t>
          </w:r>
          <w:proofErr w:type="spellEnd"/>
          <w:r w:rsidR="00EB4892" w:rsidRPr="0035255B">
            <w:t>, 2011</w:t>
          </w:r>
        </w:sdtContent>
      </w:sdt>
      <w:r w:rsidRPr="0035255B">
        <w:rPr>
          <w:color w:val="000000" w:themeColor="text1"/>
        </w:rPr>
        <w:t>).</w:t>
      </w:r>
      <w:r w:rsidRPr="0035255B">
        <w:t xml:space="preserve"> </w:t>
      </w:r>
      <w:r w:rsidRPr="0035255B">
        <w:rPr>
          <w:color w:val="000000" w:themeColor="text1"/>
        </w:rPr>
        <w:t xml:space="preserve">While sex-reversed animals appeared to have reduced survival, albeit not significantly so, there is </w:t>
      </w:r>
      <w:r w:rsidRPr="0035255B">
        <w:rPr>
          <w:color w:val="000000" w:themeColor="text1"/>
          <w:lang w:val="en-GB"/>
        </w:rPr>
        <w:t>no clear evidence in either species for growth advantages over their phenotypic sex</w:t>
      </w:r>
      <w:r w:rsidRPr="0035255B">
        <w:rPr>
          <w:color w:val="000000" w:themeColor="text1"/>
        </w:rPr>
        <w:t>.</w:t>
      </w:r>
      <w:r w:rsidR="00212C00" w:rsidRPr="0035255B">
        <w:rPr>
          <w:color w:val="000000" w:themeColor="text1"/>
        </w:rPr>
        <w:t xml:space="preserve"> </w:t>
      </w:r>
      <w:ins w:id="257" w:author="Kris.Wild" w:date="2023-04-11T10:49:00Z">
        <w:r w:rsidR="00CF50C6" w:rsidRPr="0035255B">
          <w:rPr>
            <w:color w:val="000000" w:themeColor="text1"/>
            <w:shd w:val="clear" w:color="auto" w:fill="FFFFFF"/>
          </w:rPr>
          <w:t>Toge</w:t>
        </w:r>
      </w:ins>
      <w:ins w:id="258" w:author="Kris.Wild" w:date="2023-04-11T10:50:00Z">
        <w:r w:rsidR="00CF50C6" w:rsidRPr="0035255B">
          <w:rPr>
            <w:color w:val="000000" w:themeColor="text1"/>
            <w:shd w:val="clear" w:color="auto" w:fill="FFFFFF"/>
          </w:rPr>
          <w:t>ther this</w:t>
        </w:r>
      </w:ins>
      <w:ins w:id="259" w:author="Kris.Wild" w:date="2023-04-11T10:48:00Z">
        <w:r w:rsidR="00CF50C6" w:rsidRPr="0035255B">
          <w:rPr>
            <w:color w:val="000000" w:themeColor="text1"/>
            <w:shd w:val="clear" w:color="auto" w:fill="FFFFFF"/>
          </w:rPr>
          <w:t xml:space="preserve"> suggests </w:t>
        </w:r>
      </w:ins>
      <w:ins w:id="260" w:author="Kris.Wild" w:date="2023-04-11T10:47:00Z">
        <w:r w:rsidR="00CF50C6" w:rsidRPr="0035255B">
          <w:rPr>
            <w:color w:val="000000" w:themeColor="text1"/>
            <w:shd w:val="clear" w:color="auto" w:fill="FFFFFF"/>
          </w:rPr>
          <w:t xml:space="preserve">traits </w:t>
        </w:r>
      </w:ins>
      <w:ins w:id="261" w:author="Kris.Wild" w:date="2023-04-11T10:46:00Z">
        <w:r w:rsidR="00CF50C6" w:rsidRPr="0035255B">
          <w:rPr>
            <w:color w:val="000000" w:themeColor="text1"/>
            <w:shd w:val="clear" w:color="auto" w:fill="FFFFFF"/>
          </w:rPr>
          <w:t xml:space="preserve">associated with energy use and growth </w:t>
        </w:r>
      </w:ins>
      <w:ins w:id="262" w:author="Kris.Wild" w:date="2023-04-11T11:06:00Z">
        <w:r w:rsidR="00CB25B1" w:rsidRPr="0035255B">
          <w:rPr>
            <w:color w:val="000000" w:themeColor="text1"/>
            <w:shd w:val="clear" w:color="auto" w:fill="FFFFFF"/>
          </w:rPr>
          <w:t>may</w:t>
        </w:r>
      </w:ins>
      <w:ins w:id="263" w:author="Kris.Wild" w:date="2023-04-11T10:46:00Z">
        <w:r w:rsidR="00CF50C6" w:rsidRPr="0035255B">
          <w:rPr>
            <w:color w:val="000000" w:themeColor="text1"/>
            <w:shd w:val="clear" w:color="auto" w:fill="FFFFFF"/>
          </w:rPr>
          <w:t xml:space="preserve"> not </w:t>
        </w:r>
      </w:ins>
      <w:ins w:id="264" w:author="Kris.Wild" w:date="2023-04-12T09:17:00Z">
        <w:r w:rsidR="0035255B">
          <w:rPr>
            <w:color w:val="000000" w:themeColor="text1"/>
            <w:shd w:val="clear" w:color="auto" w:fill="FFFFFF"/>
          </w:rPr>
          <w:t xml:space="preserve">be </w:t>
        </w:r>
      </w:ins>
      <w:ins w:id="265" w:author="Kris.Wild" w:date="2023-04-11T10:46:00Z">
        <w:r w:rsidR="00CF50C6" w:rsidRPr="0035255B">
          <w:rPr>
            <w:color w:val="000000" w:themeColor="text1"/>
            <w:shd w:val="clear" w:color="auto" w:fill="FFFFFF"/>
          </w:rPr>
          <w:t>particularly strongly tied to genes on the sex chromosomes</w:t>
        </w:r>
      </w:ins>
      <w:ins w:id="266" w:author="Kris.Wild" w:date="2023-04-11T11:06:00Z">
        <w:r w:rsidR="00CB25B1" w:rsidRPr="0035255B">
          <w:rPr>
            <w:color w:val="000000" w:themeColor="text1"/>
            <w:shd w:val="clear" w:color="auto" w:fill="FFFFFF"/>
          </w:rPr>
          <w:t>,</w:t>
        </w:r>
      </w:ins>
      <w:ins w:id="267" w:author="Kris.Wild" w:date="2023-04-11T10:46:00Z">
        <w:r w:rsidR="00CF50C6" w:rsidRPr="0035255B">
          <w:rPr>
            <w:color w:val="000000" w:themeColor="text1"/>
            <w:shd w:val="clear" w:color="auto" w:fill="FFFFFF"/>
          </w:rPr>
          <w:t xml:space="preserve"> </w:t>
        </w:r>
      </w:ins>
      <w:ins w:id="268" w:author="Kris.Wild" w:date="2023-04-11T10:48:00Z">
        <w:r w:rsidR="00CF50C6" w:rsidRPr="0035255B">
          <w:rPr>
            <w:color w:val="000000" w:themeColor="text1"/>
            <w:shd w:val="clear" w:color="auto" w:fill="FFFFFF"/>
          </w:rPr>
          <w:t xml:space="preserve">and </w:t>
        </w:r>
      </w:ins>
      <w:ins w:id="269" w:author="Kris.Wild" w:date="2023-04-11T11:12:00Z">
        <w:r w:rsidR="00CB25B1" w:rsidRPr="0035255B">
          <w:rPr>
            <w:color w:val="000000" w:themeColor="text1"/>
            <w:shd w:val="clear" w:color="auto" w:fill="FFFFFF"/>
          </w:rPr>
          <w:t>other mechanisms</w:t>
        </w:r>
      </w:ins>
      <w:ins w:id="270" w:author="Kris.Wild" w:date="2023-04-12T09:17:00Z">
        <w:r w:rsidR="0035255B">
          <w:rPr>
            <w:color w:val="000000" w:themeColor="text1"/>
            <w:shd w:val="clear" w:color="auto" w:fill="FFFFFF"/>
          </w:rPr>
          <w:t>,</w:t>
        </w:r>
      </w:ins>
      <w:ins w:id="271" w:author="Kris.Wild" w:date="2023-04-11T11:12:00Z">
        <w:r w:rsidR="00CB25B1" w:rsidRPr="0035255B">
          <w:rPr>
            <w:color w:val="000000" w:themeColor="text1"/>
            <w:shd w:val="clear" w:color="auto" w:fill="FFFFFF"/>
          </w:rPr>
          <w:t xml:space="preserve"> such as </w:t>
        </w:r>
      </w:ins>
      <w:ins w:id="272" w:author="Kris.Wild" w:date="2023-04-11T10:50:00Z">
        <w:r w:rsidR="00CF50C6" w:rsidRPr="0035255B">
          <w:rPr>
            <w:color w:val="000000" w:themeColor="text1"/>
            <w:shd w:val="clear" w:color="auto" w:fill="FFFFFF"/>
          </w:rPr>
          <w:t xml:space="preserve">hormonal </w:t>
        </w:r>
      </w:ins>
      <w:ins w:id="273" w:author="Kris.Wild" w:date="2023-04-11T10:52:00Z">
        <w:r w:rsidR="00CF50C6" w:rsidRPr="0035255B">
          <w:rPr>
            <w:color w:val="000000" w:themeColor="text1"/>
            <w:shd w:val="clear" w:color="auto" w:fill="FFFFFF"/>
          </w:rPr>
          <w:t>pathways</w:t>
        </w:r>
      </w:ins>
      <w:ins w:id="274" w:author="Kris.Wild" w:date="2023-04-12T09:17:00Z">
        <w:r w:rsidR="0035255B">
          <w:rPr>
            <w:color w:val="000000" w:themeColor="text1"/>
            <w:shd w:val="clear" w:color="auto" w:fill="FFFFFF"/>
          </w:rPr>
          <w:t>,</w:t>
        </w:r>
      </w:ins>
      <w:ins w:id="275" w:author="Kris.Wild" w:date="2023-04-11T10:50:00Z">
        <w:r w:rsidR="00CF50C6" w:rsidRPr="0035255B">
          <w:rPr>
            <w:color w:val="000000" w:themeColor="text1"/>
            <w:shd w:val="clear" w:color="auto" w:fill="FFFFFF"/>
          </w:rPr>
          <w:t xml:space="preserve"> may explain </w:t>
        </w:r>
      </w:ins>
      <w:ins w:id="276" w:author="Kris.Wild" w:date="2023-04-11T11:12:00Z">
        <w:r w:rsidR="00212E9C" w:rsidRPr="0035255B">
          <w:rPr>
            <w:color w:val="000000" w:themeColor="text1"/>
            <w:shd w:val="clear" w:color="auto" w:fill="FFFFFF"/>
          </w:rPr>
          <w:t>the</w:t>
        </w:r>
      </w:ins>
      <w:ins w:id="277" w:author="Kris.Wild" w:date="2023-04-11T10:51:00Z">
        <w:r w:rsidR="00CF50C6" w:rsidRPr="0035255B">
          <w:rPr>
            <w:color w:val="000000" w:themeColor="text1"/>
            <w:shd w:val="clear" w:color="auto" w:fill="FFFFFF"/>
          </w:rPr>
          <w:t xml:space="preserve"> stronger signal for </w:t>
        </w:r>
      </w:ins>
      <w:ins w:id="278" w:author="Kris.Wild" w:date="2023-04-11T10:50:00Z">
        <w:r w:rsidR="00CF50C6" w:rsidRPr="0035255B">
          <w:rPr>
            <w:color w:val="000000" w:themeColor="text1"/>
            <w:shd w:val="clear" w:color="auto" w:fill="FFFFFF"/>
          </w:rPr>
          <w:t xml:space="preserve">phenotypic </w:t>
        </w:r>
      </w:ins>
      <w:ins w:id="279" w:author="Kris.Wild" w:date="2023-04-11T10:51:00Z">
        <w:r w:rsidR="00CF50C6" w:rsidRPr="0035255B">
          <w:rPr>
            <w:color w:val="000000" w:themeColor="text1"/>
            <w:shd w:val="clear" w:color="auto" w:fill="FFFFFF"/>
          </w:rPr>
          <w:t>sex differences (</w:t>
        </w:r>
      </w:ins>
      <w:ins w:id="280" w:author="Kris.Wild" w:date="2023-04-11T12:05:00Z">
        <w:r w:rsidR="00416385" w:rsidRPr="0035255B">
          <w:t xml:space="preserve">van </w:t>
        </w:r>
        <w:proofErr w:type="spellStart"/>
        <w:r w:rsidR="00416385" w:rsidRPr="0035255B">
          <w:t>Doorn</w:t>
        </w:r>
        <w:proofErr w:type="spellEnd"/>
        <w:r w:rsidR="00416385" w:rsidRPr="0035255B">
          <w:t xml:space="preserve"> &amp; Kirkpatrick, 2010</w:t>
        </w:r>
      </w:ins>
      <w:ins w:id="281" w:author="Kris.Wild" w:date="2023-04-11T10:51:00Z">
        <w:r w:rsidR="00CF50C6" w:rsidRPr="0035255B">
          <w:rPr>
            <w:color w:val="000000" w:themeColor="text1"/>
          </w:rPr>
          <w:t xml:space="preserve">; </w:t>
        </w:r>
        <w:r w:rsidR="00CF50C6" w:rsidRPr="0035255B">
          <w:rPr>
            <w:color w:val="000000" w:themeColor="text1"/>
            <w:shd w:val="clear" w:color="auto" w:fill="FFFFFF"/>
          </w:rPr>
          <w:t>Cox et al., 2017)</w:t>
        </w:r>
      </w:ins>
      <w:ins w:id="282" w:author="Kris.Wild" w:date="2023-04-11T10:53:00Z">
        <w:r w:rsidR="00406052" w:rsidRPr="0035255B">
          <w:rPr>
            <w:color w:val="000000" w:themeColor="text1"/>
            <w:shd w:val="clear" w:color="auto" w:fill="FFFFFF"/>
          </w:rPr>
          <w:t xml:space="preserve">. </w:t>
        </w:r>
      </w:ins>
      <w:del w:id="283" w:author="Kris.Wild" w:date="2023-04-11T10:52:00Z">
        <w:r w:rsidR="00212C00" w:rsidRPr="0035255B" w:rsidDel="00CF50C6">
          <w:rPr>
            <w:color w:val="000000" w:themeColor="text1"/>
            <w:lang w:val="en-GB"/>
          </w:rPr>
          <w:delText>It is possible that within ZZ/ZW GSD systems, hatchling female</w:delText>
        </w:r>
        <w:r w:rsidR="00212C00" w:rsidRPr="0035255B" w:rsidDel="00CF50C6">
          <w:rPr>
            <w:color w:val="000000" w:themeColor="text1"/>
            <w:vertAlign w:val="subscript"/>
            <w:lang w:val="en-GB"/>
          </w:rPr>
          <w:delText>SR</w:delText>
        </w:r>
        <w:r w:rsidR="00212C00" w:rsidRPr="0035255B" w:rsidDel="00CF50C6">
          <w:rPr>
            <w:color w:val="000000" w:themeColor="text1"/>
            <w:lang w:val="en-GB"/>
          </w:rPr>
          <w:delText xml:space="preserve"> ZZ experience competing energetic demands associated with both their phenotype and genotype due to high energy demands documented in phenotypic females </w:delText>
        </w:r>
      </w:del>
      <w:customXmlDelRangeStart w:id="284" w:author="Kris.Wild" w:date="2023-04-11T10:52:00Z"/>
      <w:sdt>
        <w:sdtPr>
          <w:rPr>
            <w:color w:val="000000"/>
            <w:lang w:val="en-GB"/>
          </w:rPr>
          <w:tag w:val="MENDELEY_CITATION_v3_eyJwcm9wZXJ0aWVzIjp7Im5vdGVJbmRleCI6MH0sImNpdGF0aW9uSUQiOiJNRU5ERUxFWV9DSVRBVElPTl9lYTUyNjRmYi04MzJhLTRjZjktYTU3MS00OGNkMDNjYTEwNzIiLCJpc0VkaXRlZCI6ZmFsc2UsIm1hbnVhbE92ZXJyaWRlIjp7ImlzTWFudWFsbHlPdmVycmlkZGVuIjpmYWxzZSwibWFudWFsT3ZlcnJpZGVUZXh0IjoiIiwiY2l0ZXByb2NUZXh0IjoiKEdlZmZyb3ksIDIwMjI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
          <w:id w:val="-955329922"/>
          <w:placeholder>
            <w:docPart w:val="BA100B6B31A94D40A3A39B0AA901B38D"/>
          </w:placeholder>
        </w:sdtPr>
        <w:sdtContent>
          <w:customXmlDelRangeEnd w:id="284"/>
          <w:del w:id="285" w:author="Kris.Wild" w:date="2023-04-11T10:52:00Z">
            <w:r w:rsidR="00EB4892" w:rsidRPr="0035255B" w:rsidDel="00CF50C6">
              <w:rPr>
                <w:color w:val="000000"/>
                <w:lang w:val="en-GB"/>
              </w:rPr>
              <w:delText>(Geffroy, 2022)</w:delText>
            </w:r>
          </w:del>
          <w:customXmlDelRangeStart w:id="286" w:author="Kris.Wild" w:date="2023-04-11T10:52:00Z"/>
        </w:sdtContent>
      </w:sdt>
      <w:customXmlDelRangeEnd w:id="286"/>
      <w:del w:id="287" w:author="Kris.Wild" w:date="2023-04-11T10:52:00Z">
        <w:r w:rsidR="00212C00" w:rsidRPr="0035255B" w:rsidDel="00CF50C6">
          <w:rPr>
            <w:color w:val="000000" w:themeColor="text1"/>
            <w:lang w:val="en-GB"/>
          </w:rPr>
          <w:delText>.</w:delText>
        </w:r>
        <w:r w:rsidRPr="0035255B" w:rsidDel="00406052">
          <w:rPr>
            <w:color w:val="000000" w:themeColor="text1"/>
          </w:rPr>
          <w:delText xml:space="preserve"> </w:delText>
        </w:r>
      </w:del>
      <w:r w:rsidR="0031578B" w:rsidRPr="0035255B">
        <w:rPr>
          <w:color w:val="000000" w:themeColor="text1"/>
        </w:rPr>
        <w:t>If</w:t>
      </w:r>
      <w:r w:rsidR="001D7EB5" w:rsidRPr="0035255B">
        <w:rPr>
          <w:color w:val="000000" w:themeColor="text1"/>
        </w:rPr>
        <w:t xml:space="preserve"> </w:t>
      </w:r>
      <w:r w:rsidR="00DE27BA" w:rsidRPr="0035255B">
        <w:rPr>
          <w:color w:val="000000" w:themeColor="text1"/>
        </w:rPr>
        <w:t>these patterns occur in adult individuals in natural populations</w:t>
      </w:r>
      <w:r w:rsidR="00B54F67" w:rsidRPr="0035255B">
        <w:rPr>
          <w:color w:val="000000" w:themeColor="text1"/>
        </w:rPr>
        <w:t>,</w:t>
      </w:r>
      <w:r w:rsidR="00DE27BA" w:rsidRPr="0035255B">
        <w:rPr>
          <w:color w:val="000000" w:themeColor="text1"/>
        </w:rPr>
        <w:t xml:space="preserve"> energetic processes may have varying impacts on the species' life-history traits, which could provide insight </w:t>
      </w:r>
      <w:r w:rsidR="002D1C8D" w:rsidRPr="0035255B">
        <w:rPr>
          <w:color w:val="000000" w:themeColor="text1"/>
        </w:rPr>
        <w:t>into what constrains</w:t>
      </w:r>
      <w:r w:rsidR="0031578B" w:rsidRPr="0035255B">
        <w:rPr>
          <w:color w:val="000000" w:themeColor="text1"/>
        </w:rPr>
        <w:t xml:space="preserve"> the distribution of</w:t>
      </w:r>
      <w:r w:rsidR="002D1C8D" w:rsidRPr="0035255B">
        <w:rPr>
          <w:color w:val="000000" w:themeColor="text1"/>
        </w:rPr>
        <w:t xml:space="preserve"> </w:t>
      </w:r>
      <w:r w:rsidR="001D7EB5" w:rsidRPr="0035255B">
        <w:rPr>
          <w:color w:val="000000" w:themeColor="text1"/>
        </w:rPr>
        <w:t xml:space="preserve">sex-reversal </w:t>
      </w:r>
      <w:r w:rsidR="00DE27BA" w:rsidRPr="0035255B">
        <w:rPr>
          <w:color w:val="000000" w:themeColor="text1"/>
        </w:rPr>
        <w:t>in nature.</w:t>
      </w:r>
      <w:r w:rsidR="00DE27BA">
        <w:rPr>
          <w:color w:val="000000" w:themeColor="text1"/>
        </w:rPr>
        <w:t xml:space="preserve"> </w:t>
      </w:r>
    </w:p>
    <w:p w14:paraId="23D34889" w14:textId="02BF9B66" w:rsidR="00B233F1" w:rsidRPr="00A25A54" w:rsidRDefault="0031578B" w:rsidP="003469AB">
      <w:pPr>
        <w:ind w:firstLine="720"/>
        <w:contextualSpacing/>
        <w:rPr>
          <w:color w:val="000000" w:themeColor="text1"/>
        </w:rPr>
      </w:pPr>
      <w:r>
        <w:rPr>
          <w:color w:val="000000" w:themeColor="text1"/>
        </w:rPr>
        <w:t xml:space="preserve">This is the first study in any </w:t>
      </w:r>
      <w:r w:rsidRPr="00DF747A">
        <w:rPr>
          <w:color w:val="000000" w:themeColor="text1"/>
        </w:rPr>
        <w:t>vertebrate species</w:t>
      </w:r>
      <w:r>
        <w:rPr>
          <w:color w:val="000000" w:themeColor="text1"/>
        </w:rPr>
        <w:t xml:space="preserve"> to estimate the</w:t>
      </w:r>
      <w:r w:rsidR="00B233F1" w:rsidRPr="00DF747A">
        <w:rPr>
          <w:color w:val="000000" w:themeColor="text1"/>
        </w:rPr>
        <w:t xml:space="preserve"> metabolic consequences of </w:t>
      </w:r>
      <w:r w:rsidR="00B233F1">
        <w:rPr>
          <w:color w:val="000000" w:themeColor="text1"/>
        </w:rPr>
        <w:t>temperature-induced</w:t>
      </w:r>
      <w:r w:rsidR="00B233F1" w:rsidRPr="00DF747A">
        <w:rPr>
          <w:color w:val="000000" w:themeColor="text1"/>
        </w:rPr>
        <w:t xml:space="preserve"> </w:t>
      </w:r>
      <w:r w:rsidR="00B233F1">
        <w:rPr>
          <w:color w:val="000000" w:themeColor="text1"/>
        </w:rPr>
        <w:t>sex reversal</w:t>
      </w:r>
      <w:r>
        <w:rPr>
          <w:color w:val="000000" w:themeColor="text1"/>
        </w:rPr>
        <w:t xml:space="preserve">. In both GSD systems in this study, concordant females had higher mass scaling relationships </w:t>
      </w:r>
      <w:del w:id="288" w:author="Daniel Noble" w:date="2023-04-19T13:43:00Z">
        <w:r w:rsidDel="00D27FC1">
          <w:rPr>
            <w:color w:val="000000" w:themeColor="text1"/>
          </w:rPr>
          <w:delText xml:space="preserve">in </w:delText>
        </w:r>
      </w:del>
      <w:ins w:id="289" w:author="Daniel Noble" w:date="2023-04-19T13:43:00Z">
        <w:r w:rsidR="00D27FC1">
          <w:rPr>
            <w:color w:val="000000" w:themeColor="text1"/>
          </w:rPr>
          <w:t xml:space="preserve">for </w:t>
        </w:r>
      </w:ins>
      <w:r>
        <w:rPr>
          <w:color w:val="000000" w:themeColor="text1"/>
        </w:rPr>
        <w:t>metabolism than concordant males (Tables 1 &amp; 2), but we showed</w:t>
      </w:r>
      <w:r w:rsidRPr="00DF747A">
        <w:rPr>
          <w:color w:val="000000" w:themeColor="text1"/>
        </w:rPr>
        <w:t xml:space="preserve"> </w:t>
      </w:r>
      <w:r>
        <w:rPr>
          <w:color w:val="000000" w:themeColor="text1"/>
        </w:rPr>
        <w:t xml:space="preserve">that metabolic scaling relationships of sex-reversed individuals differed depending on the GSD system. </w:t>
      </w:r>
      <w:del w:id="290" w:author="Kris.Wild" w:date="2023-04-11T10:53:00Z">
        <w:r w:rsidRPr="005E4AC5" w:rsidDel="00406052">
          <w:rPr>
            <w:color w:val="000000" w:themeColor="text1"/>
            <w:highlight w:val="yellow"/>
            <w:rPrChange w:id="291" w:author="Kris.Wild" w:date="2023-04-12T09:19:00Z">
              <w:rPr>
                <w:color w:val="000000" w:themeColor="text1"/>
              </w:rPr>
            </w:rPrChange>
          </w:rPr>
          <w:delText>I</w:delText>
        </w:r>
        <w:r w:rsidR="00B233F1" w:rsidRPr="005E4AC5" w:rsidDel="00406052">
          <w:rPr>
            <w:color w:val="000000" w:themeColor="text1"/>
            <w:highlight w:val="yellow"/>
            <w:rPrChange w:id="292" w:author="Kris.Wild" w:date="2023-04-12T09:19:00Z">
              <w:rPr>
                <w:color w:val="000000" w:themeColor="text1"/>
              </w:rPr>
            </w:rPrChange>
          </w:rPr>
          <w:delText xml:space="preserve">n </w:delText>
        </w:r>
      </w:del>
      <w:ins w:id="293" w:author="Kris.Wild" w:date="2023-04-12T09:21:00Z">
        <w:r w:rsidR="005E4AC5">
          <w:rPr>
            <w:color w:val="000000" w:themeColor="text1"/>
          </w:rPr>
          <w:t>In</w:t>
        </w:r>
      </w:ins>
      <w:ins w:id="294" w:author="Kris.Wild" w:date="2023-04-11T10:53:00Z">
        <w:r w:rsidR="00406052">
          <w:rPr>
            <w:color w:val="000000" w:themeColor="text1"/>
          </w:rPr>
          <w:t xml:space="preserve"> </w:t>
        </w:r>
      </w:ins>
      <w:r w:rsidR="00B233F1">
        <w:rPr>
          <w:color w:val="000000" w:themeColor="text1"/>
        </w:rPr>
        <w:t>the ZZ/ZW system</w:t>
      </w:r>
      <w:r w:rsidR="001D7EB5">
        <w:rPr>
          <w:color w:val="000000" w:themeColor="text1"/>
        </w:rPr>
        <w:t>,</w:t>
      </w:r>
      <w:r w:rsidR="00B233F1">
        <w:rPr>
          <w:color w:val="000000" w:themeColor="text1"/>
        </w:rPr>
        <w:t xml:space="preserve"> larger sex-reversed females (female</w:t>
      </w:r>
      <w:r w:rsidR="00B233F1" w:rsidRPr="00004F7A">
        <w:rPr>
          <w:color w:val="000000" w:themeColor="text1"/>
          <w:vertAlign w:val="subscript"/>
        </w:rPr>
        <w:t>SR</w:t>
      </w:r>
      <w:r w:rsidR="00B233F1">
        <w:rPr>
          <w:color w:val="000000" w:themeColor="text1"/>
        </w:rPr>
        <w:t xml:space="preserve"> ZZ;&gt; </w:t>
      </w:r>
      <w:r w:rsidR="00B233F1" w:rsidRPr="00DF747A">
        <w:rPr>
          <w:color w:val="000000" w:themeColor="text1"/>
        </w:rPr>
        <w:t>+1.5SD above mean mass</w:t>
      </w:r>
      <w:r w:rsidR="00B233F1">
        <w:rPr>
          <w:color w:val="000000" w:themeColor="text1"/>
        </w:rPr>
        <w:t>) have lower metabolism (15%) than concordant females (female ZW) and appear to be more like concordant males (male ZZ; Fig. 2D</w:t>
      </w:r>
      <w:ins w:id="295" w:author="Kris.Wild" w:date="2023-04-22T07:09:00Z">
        <w:r w:rsidR="005330F2">
          <w:rPr>
            <w:color w:val="000000" w:themeColor="text1"/>
          </w:rPr>
          <w:t>; Table S3</w:t>
        </w:r>
      </w:ins>
      <w:r w:rsidR="00B233F1">
        <w:rPr>
          <w:color w:val="000000" w:themeColor="text1"/>
        </w:rPr>
        <w:t>).</w:t>
      </w:r>
      <w:ins w:id="296" w:author="Kris.Wild" w:date="2023-04-22T07:30:00Z">
        <w:r w:rsidR="00E9400C">
          <w:rPr>
            <w:color w:val="000000" w:themeColor="text1"/>
          </w:rPr>
          <w:t xml:space="preserve"> </w:t>
        </w:r>
        <w:r w:rsidR="00E9400C">
          <w:t xml:space="preserve">There is evidence that </w:t>
        </w:r>
      </w:ins>
      <w:ins w:id="297" w:author="Kris.Wild" w:date="2023-04-22T07:31:00Z">
        <w:r w:rsidR="00E9400C">
          <w:t>se</w:t>
        </w:r>
      </w:ins>
      <w:ins w:id="298" w:author="Kris.Wild" w:date="2023-04-22T07:32:00Z">
        <w:r w:rsidR="00E9400C">
          <w:t>lection does occur for</w:t>
        </w:r>
      </w:ins>
      <w:ins w:id="299" w:author="Kris.Wild" w:date="2023-04-22T07:30:00Z">
        <w:r w:rsidR="00E9400C">
          <w:t xml:space="preserve"> larger hatchling lizards in the wild, i.e. ‘bigger is better’ hypothesis (</w:t>
        </w:r>
      </w:ins>
      <w:ins w:id="300" w:author="Kris.Wild" w:date="2023-04-22T07:36:00Z">
        <w:r w:rsidR="00E9400C">
          <w:t>Ferguson</w:t>
        </w:r>
      </w:ins>
      <w:ins w:id="301" w:author="Kris.Wild" w:date="2023-04-22T07:33:00Z">
        <w:r w:rsidR="00E9400C">
          <w:t xml:space="preserve"> &amp; Fox 1984; </w:t>
        </w:r>
      </w:ins>
      <w:proofErr w:type="spellStart"/>
      <w:ins w:id="302" w:author="Kris.Wild" w:date="2023-04-22T07:30:00Z">
        <w:r w:rsidR="00E9400C">
          <w:t>Sinervo</w:t>
        </w:r>
        <w:proofErr w:type="spellEnd"/>
        <w:r w:rsidR="00E9400C">
          <w:t xml:space="preserve"> et al.,1992; Warner &amp; Andrews</w:t>
        </w:r>
      </w:ins>
      <w:ins w:id="303" w:author="Kris.Wild" w:date="2023-04-22T07:33:00Z">
        <w:r w:rsidR="00E9400C">
          <w:t xml:space="preserve">, </w:t>
        </w:r>
      </w:ins>
      <w:ins w:id="304" w:author="Kris.Wild" w:date="2023-04-22T07:30:00Z">
        <w:r w:rsidR="00E9400C">
          <w:t>2002).</w:t>
        </w:r>
      </w:ins>
      <w:r w:rsidR="00B233F1">
        <w:rPr>
          <w:color w:val="000000" w:themeColor="text1"/>
        </w:rPr>
        <w:t xml:space="preserve"> </w:t>
      </w:r>
      <w:ins w:id="305" w:author="Kris.Wild" w:date="2023-04-22T07:32:00Z">
        <w:r w:rsidR="00E9400C">
          <w:rPr>
            <w:color w:val="000000" w:themeColor="text1"/>
          </w:rPr>
          <w:lastRenderedPageBreak/>
          <w:t>Together, when</w:t>
        </w:r>
      </w:ins>
      <w:ins w:id="306" w:author="Kris.Wild" w:date="2023-04-22T07:09:00Z">
        <w:r w:rsidR="005330F2">
          <w:rPr>
            <w:color w:val="000000" w:themeColor="text1"/>
          </w:rPr>
          <w:t xml:space="preserve"> investigating</w:t>
        </w:r>
      </w:ins>
      <w:ins w:id="307" w:author="Kris.Wild" w:date="2023-04-21T14:24:00Z">
        <w:r w:rsidR="00D65BEB">
          <w:rPr>
            <w:color w:val="000000" w:themeColor="text1"/>
          </w:rPr>
          <w:t xml:space="preserve"> larger </w:t>
        </w:r>
      </w:ins>
      <w:ins w:id="308" w:author="Kris.Wild" w:date="2023-04-22T07:34:00Z">
        <w:r w:rsidR="00E9400C">
          <w:rPr>
            <w:i/>
            <w:iCs/>
            <w:color w:val="000000" w:themeColor="text1"/>
          </w:rPr>
          <w:t xml:space="preserve">P. vitticeps </w:t>
        </w:r>
      </w:ins>
      <w:ins w:id="309" w:author="Kris.Wild" w:date="2023-04-21T14:24:00Z">
        <w:r w:rsidR="00D65BEB">
          <w:rPr>
            <w:color w:val="000000" w:themeColor="text1"/>
          </w:rPr>
          <w:t xml:space="preserve">individuals within </w:t>
        </w:r>
      </w:ins>
      <w:ins w:id="310" w:author="Kris.Wild" w:date="2023-04-22T07:40:00Z">
        <w:r w:rsidR="00C01F57">
          <w:rPr>
            <w:color w:val="000000" w:themeColor="text1"/>
          </w:rPr>
          <w:t>a</w:t>
        </w:r>
      </w:ins>
      <w:ins w:id="311" w:author="Kris.Wild" w:date="2023-04-21T14:24:00Z">
        <w:r w:rsidR="00D65BEB">
          <w:rPr>
            <w:color w:val="000000" w:themeColor="text1"/>
          </w:rPr>
          <w:t xml:space="preserve"> population</w:t>
        </w:r>
      </w:ins>
      <w:ins w:id="312" w:author="Kris.Wild" w:date="2023-04-11T09:35:00Z">
        <w:r w:rsidR="00C604E1" w:rsidRPr="0065490A">
          <w:rPr>
            <w:color w:val="000000" w:themeColor="text1"/>
            <w:rPrChange w:id="313" w:author="Kris.Wild" w:date="2023-04-11T12:09:00Z">
              <w:rPr>
                <w:color w:val="000000" w:themeColor="text1"/>
                <w:highlight w:val="yellow"/>
              </w:rPr>
            </w:rPrChange>
          </w:rPr>
          <w:t xml:space="preserve">, </w:t>
        </w:r>
      </w:ins>
      <w:ins w:id="314" w:author="Daniel Noble" w:date="2023-04-19T13:44:00Z">
        <w:r w:rsidR="00D27FC1">
          <w:rPr>
            <w:color w:val="000000" w:themeColor="text1"/>
          </w:rPr>
          <w:t xml:space="preserve">we predict that </w:t>
        </w:r>
      </w:ins>
      <w:ins w:id="315" w:author="Kris.Wild" w:date="2023-04-11T09:35:00Z">
        <w:r w:rsidR="00C604E1" w:rsidRPr="0065490A">
          <w:rPr>
            <w:color w:val="000000" w:themeColor="text1"/>
            <w:rPrChange w:id="316" w:author="Kris.Wild" w:date="2023-04-11T12:09:00Z">
              <w:rPr>
                <w:color w:val="000000" w:themeColor="text1"/>
                <w:highlight w:val="yellow"/>
              </w:rPr>
            </w:rPrChange>
          </w:rPr>
          <w:t>female</w:t>
        </w:r>
        <w:r w:rsidR="00C604E1" w:rsidRPr="0065490A">
          <w:rPr>
            <w:color w:val="000000" w:themeColor="text1"/>
            <w:vertAlign w:val="subscript"/>
            <w:rPrChange w:id="317" w:author="Kris.Wild" w:date="2023-04-11T12:09:00Z">
              <w:rPr>
                <w:color w:val="000000" w:themeColor="text1"/>
                <w:highlight w:val="yellow"/>
                <w:vertAlign w:val="subscript"/>
              </w:rPr>
            </w:rPrChange>
          </w:rPr>
          <w:t xml:space="preserve">SR </w:t>
        </w:r>
        <w:r w:rsidR="00C604E1" w:rsidRPr="0065490A">
          <w:rPr>
            <w:color w:val="000000" w:themeColor="text1"/>
            <w:rPrChange w:id="318" w:author="Kris.Wild" w:date="2023-04-11T12:09:00Z">
              <w:rPr>
                <w:color w:val="000000" w:themeColor="text1"/>
                <w:highlight w:val="yellow"/>
              </w:rPr>
            </w:rPrChange>
          </w:rPr>
          <w:t>ZZ would have more residual energy than female ZW to allocate to</w:t>
        </w:r>
      </w:ins>
      <w:ins w:id="319" w:author="Kris.Wild" w:date="2023-04-11T09:38:00Z">
        <w:r w:rsidR="00C604E1" w:rsidRPr="0065490A">
          <w:rPr>
            <w:color w:val="000000" w:themeColor="text1"/>
            <w:rPrChange w:id="320" w:author="Kris.Wild" w:date="2023-04-11T12:09:00Z">
              <w:rPr>
                <w:color w:val="000000" w:themeColor="text1"/>
                <w:highlight w:val="yellow"/>
              </w:rPr>
            </w:rPrChange>
          </w:rPr>
          <w:t>wards</w:t>
        </w:r>
      </w:ins>
      <w:ins w:id="321" w:author="Kris.Wild" w:date="2023-04-11T09:35:00Z">
        <w:r w:rsidR="00C604E1" w:rsidRPr="0065490A">
          <w:rPr>
            <w:color w:val="000000" w:themeColor="text1"/>
            <w:rPrChange w:id="322" w:author="Kris.Wild" w:date="2023-04-11T12:09:00Z">
              <w:rPr>
                <w:color w:val="000000" w:themeColor="text1"/>
                <w:highlight w:val="yellow"/>
              </w:rPr>
            </w:rPrChange>
          </w:rPr>
          <w:t xml:space="preserve"> maintenance</w:t>
        </w:r>
      </w:ins>
      <w:ins w:id="323" w:author="Kris.Wild" w:date="2023-04-19T16:16:00Z">
        <w:r w:rsidR="003469AB">
          <w:rPr>
            <w:color w:val="000000" w:themeColor="text1"/>
          </w:rPr>
          <w:t>,</w:t>
        </w:r>
      </w:ins>
      <w:ins w:id="324" w:author="Kris.Wild" w:date="2023-04-11T09:35:00Z">
        <w:r w:rsidR="00C604E1" w:rsidRPr="0065490A">
          <w:rPr>
            <w:color w:val="000000" w:themeColor="text1"/>
            <w:rPrChange w:id="325" w:author="Kris.Wild" w:date="2023-04-11T12:09:00Z">
              <w:rPr>
                <w:color w:val="000000" w:themeColor="text1"/>
                <w:highlight w:val="yellow"/>
              </w:rPr>
            </w:rPrChange>
          </w:rPr>
          <w:t xml:space="preserve"> </w:t>
        </w:r>
      </w:ins>
      <w:ins w:id="326" w:author="Kris.Wild" w:date="2023-04-19T16:19:00Z">
        <w:r w:rsidR="003469AB" w:rsidRPr="003469AB">
          <w:rPr>
            <w:color w:val="000000" w:themeColor="text1"/>
          </w:rPr>
          <w:t>growth,</w:t>
        </w:r>
      </w:ins>
      <w:ins w:id="327" w:author="Kris.Wild" w:date="2023-04-19T16:17:00Z">
        <w:r w:rsidR="003469AB">
          <w:rPr>
            <w:color w:val="000000" w:themeColor="text1"/>
          </w:rPr>
          <w:t xml:space="preserve"> or behaviours</w:t>
        </w:r>
      </w:ins>
      <w:ins w:id="328" w:author="Kris.Wild" w:date="2023-04-11T09:35:00Z">
        <w:r w:rsidR="00C604E1" w:rsidRPr="0065490A">
          <w:rPr>
            <w:color w:val="000000" w:themeColor="text1"/>
            <w:rPrChange w:id="329" w:author="Kris.Wild" w:date="2023-04-11T12:09:00Z">
              <w:rPr>
                <w:color w:val="000000" w:themeColor="text1"/>
                <w:highlight w:val="yellow"/>
              </w:rPr>
            </w:rPrChange>
          </w:rPr>
          <w:t xml:space="preserve"> after resting metabolic costs have been paid. </w:t>
        </w:r>
      </w:ins>
      <w:r w:rsidR="00B233F1" w:rsidRPr="0065490A">
        <w:rPr>
          <w:color w:val="000000" w:themeColor="text1"/>
        </w:rPr>
        <w:t>This surplus in energy reserves for female</w:t>
      </w:r>
      <w:r w:rsidR="00B233F1" w:rsidRPr="0065490A">
        <w:rPr>
          <w:color w:val="000000" w:themeColor="text1"/>
          <w:vertAlign w:val="subscript"/>
        </w:rPr>
        <w:t>SR</w:t>
      </w:r>
      <w:r w:rsidR="00B233F1" w:rsidRPr="0065490A">
        <w:rPr>
          <w:color w:val="000000" w:themeColor="text1"/>
        </w:rPr>
        <w:t xml:space="preserve"> ZZ may explain why </w:t>
      </w:r>
      <w:ins w:id="330" w:author="Kris.Wild" w:date="2023-04-19T16:15:00Z">
        <w:r w:rsidR="003469AB">
          <w:rPr>
            <w:color w:val="000000" w:themeColor="text1"/>
          </w:rPr>
          <w:t>sub-adult (&lt;1year) and adult</w:t>
        </w:r>
      </w:ins>
      <w:ins w:id="331" w:author="Kris.Wild" w:date="2023-04-19T16:16:00Z">
        <w:r w:rsidR="003469AB">
          <w:rPr>
            <w:color w:val="000000" w:themeColor="text1"/>
          </w:rPr>
          <w:t xml:space="preserve"> </w:t>
        </w:r>
      </w:ins>
      <w:del w:id="332" w:author="Kris.Wild" w:date="2023-04-19T16:16:00Z">
        <w:r w:rsidR="00B233F1" w:rsidRPr="0065490A" w:rsidDel="003469AB">
          <w:rPr>
            <w:color w:val="000000" w:themeColor="text1"/>
          </w:rPr>
          <w:delText xml:space="preserve">adult </w:delText>
        </w:r>
      </w:del>
      <w:r w:rsidR="00B233F1" w:rsidRPr="0065490A">
        <w:rPr>
          <w:color w:val="000000" w:themeColor="text1"/>
        </w:rPr>
        <w:t>female</w:t>
      </w:r>
      <w:r w:rsidR="00B233F1" w:rsidRPr="0065490A">
        <w:rPr>
          <w:color w:val="000000" w:themeColor="text1"/>
          <w:vertAlign w:val="subscript"/>
        </w:rPr>
        <w:t>SR</w:t>
      </w:r>
      <w:r w:rsidR="00B233F1" w:rsidRPr="0065490A">
        <w:rPr>
          <w:color w:val="000000" w:themeColor="text1"/>
        </w:rPr>
        <w:t xml:space="preserve"> ZZ </w:t>
      </w:r>
      <w:r w:rsidRPr="0065490A">
        <w:rPr>
          <w:i/>
          <w:iCs/>
          <w:color w:val="000000" w:themeColor="text1"/>
        </w:rPr>
        <w:t>P. vitticeps</w:t>
      </w:r>
      <w:ins w:id="333" w:author="Kris.Wild" w:date="2023-04-19T16:16:00Z">
        <w:r w:rsidR="003469AB">
          <w:rPr>
            <w:i/>
            <w:iCs/>
            <w:color w:val="000000" w:themeColor="text1"/>
          </w:rPr>
          <w:t xml:space="preserve"> </w:t>
        </w:r>
        <w:r w:rsidR="003469AB">
          <w:rPr>
            <w:color w:val="000000" w:themeColor="text1"/>
          </w:rPr>
          <w:t xml:space="preserve">have similar </w:t>
        </w:r>
      </w:ins>
      <w:ins w:id="334" w:author="Kris.Wild" w:date="2023-04-19T16:17:00Z">
        <w:r w:rsidR="003469AB">
          <w:rPr>
            <w:color w:val="000000" w:themeColor="text1"/>
          </w:rPr>
          <w:t>behaviours and morphologies as male ZZ</w:t>
        </w:r>
      </w:ins>
      <w:r w:rsidRPr="0065490A">
        <w:rPr>
          <w:i/>
          <w:iCs/>
          <w:color w:val="000000" w:themeColor="text1"/>
        </w:rPr>
        <w:t xml:space="preserve"> </w:t>
      </w:r>
      <w:del w:id="335" w:author="Kris.Wild" w:date="2023-04-19T16:16:00Z">
        <w:r w:rsidR="00B233F1" w:rsidRPr="0065490A" w:rsidDel="003469AB">
          <w:rPr>
            <w:color w:val="000000" w:themeColor="text1"/>
          </w:rPr>
          <w:delText xml:space="preserve">are </w:delText>
        </w:r>
      </w:del>
      <w:del w:id="336" w:author="Kris.Wild" w:date="2023-04-11T09:34:00Z">
        <w:r w:rsidR="00B233F1" w:rsidRPr="0065490A" w:rsidDel="00C604E1">
          <w:rPr>
            <w:color w:val="000000" w:themeColor="text1"/>
          </w:rPr>
          <w:delText xml:space="preserve">more </w:delText>
        </w:r>
      </w:del>
      <w:del w:id="337" w:author="Kris.Wild" w:date="2023-04-11T09:32:00Z">
        <w:r w:rsidR="00B233F1" w:rsidRPr="0065490A" w:rsidDel="00C604E1">
          <w:rPr>
            <w:color w:val="000000" w:themeColor="text1"/>
          </w:rPr>
          <w:delText xml:space="preserve">active, aggressive, and </w:delText>
        </w:r>
      </w:del>
      <w:del w:id="338" w:author="Kris.Wild" w:date="2023-04-19T16:16:00Z">
        <w:r w:rsidR="00B233F1" w:rsidRPr="0065490A" w:rsidDel="003469AB">
          <w:rPr>
            <w:color w:val="000000" w:themeColor="text1"/>
          </w:rPr>
          <w:delText xml:space="preserve">larger </w:delText>
        </w:r>
      </w:del>
      <w:del w:id="339" w:author="Kris.Wild" w:date="2023-04-11T09:37:00Z">
        <w:r w:rsidR="00B233F1" w:rsidRPr="0065490A" w:rsidDel="00C604E1">
          <w:rPr>
            <w:color w:val="000000" w:themeColor="text1"/>
          </w:rPr>
          <w:delText xml:space="preserve">than female ZW </w:delText>
        </w:r>
      </w:del>
      <w:sdt>
        <w:sdtPr>
          <w:rPr>
            <w:color w:val="000000"/>
          </w:rPr>
          <w:tag w:val="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918714138"/>
          <w:placeholder>
            <w:docPart w:val="463379438B85514880DD3BB1C60D3954"/>
          </w:placeholder>
        </w:sdtPr>
        <w:sdtContent>
          <w:r w:rsidR="00EB4892" w:rsidRPr="0065490A">
            <w:rPr>
              <w:color w:val="000000"/>
              <w:rPrChange w:id="340" w:author="Kris.Wild" w:date="2023-04-11T12:09:00Z">
                <w:rPr/>
              </w:rPrChange>
            </w:rPr>
            <w:t>(Holleley et al., 2015</w:t>
          </w:r>
          <w:ins w:id="341" w:author="Kris.Wild" w:date="2023-04-19T16:17:00Z">
            <w:r w:rsidR="003469AB">
              <w:rPr>
                <w:color w:val="000000"/>
              </w:rPr>
              <w:t>; Li et al., 2015</w:t>
            </w:r>
          </w:ins>
          <w:del w:id="342" w:author="Kris.Wild" w:date="2023-04-11T09:32:00Z">
            <w:r w:rsidR="00EB4892" w:rsidRPr="0065490A" w:rsidDel="00C604E1">
              <w:rPr>
                <w:color w:val="000000"/>
              </w:rPr>
              <w:delText>; Li et al., 2016</w:delText>
            </w:r>
          </w:del>
          <w:r w:rsidR="00EB4892" w:rsidRPr="0065490A">
            <w:rPr>
              <w:color w:val="000000"/>
            </w:rPr>
            <w:t>)</w:t>
          </w:r>
        </w:sdtContent>
      </w:sdt>
      <w:del w:id="343" w:author="Kris.Wild" w:date="2023-04-11T09:35:00Z">
        <w:r w:rsidR="00B233F1" w:rsidRPr="0065490A" w:rsidDel="00C604E1">
          <w:rPr>
            <w:color w:val="000000" w:themeColor="text1"/>
          </w:rPr>
          <w:delText xml:space="preserve">. </w:delText>
        </w:r>
      </w:del>
      <w:del w:id="344" w:author="Kris.Wild" w:date="2023-04-11T09:34:00Z">
        <w:r w:rsidR="00B233F1" w:rsidRPr="0065490A" w:rsidDel="00C604E1">
          <w:rPr>
            <w:color w:val="000000" w:themeColor="text1"/>
          </w:rPr>
          <w:delText xml:space="preserve">For example, </w:delText>
        </w:r>
      </w:del>
      <w:del w:id="345" w:author="Kris.Wild" w:date="2023-04-11T09:32:00Z">
        <w:r w:rsidR="00B233F1" w:rsidRPr="0065490A" w:rsidDel="00C604E1">
          <w:rPr>
            <w:color w:val="000000" w:themeColor="text1"/>
          </w:rPr>
          <w:delText xml:space="preserve">if larger phenotypic females have similar amounts of energy intake in </w:delText>
        </w:r>
        <w:r w:rsidR="001D7EB5" w:rsidRPr="0065490A" w:rsidDel="00C604E1">
          <w:rPr>
            <w:color w:val="000000" w:themeColor="text1"/>
          </w:rPr>
          <w:delText xml:space="preserve">the </w:delText>
        </w:r>
        <w:r w:rsidR="00B233F1" w:rsidRPr="0065490A" w:rsidDel="00C604E1">
          <w:rPr>
            <w:color w:val="000000" w:themeColor="text1"/>
          </w:rPr>
          <w:delText xml:space="preserve">ZZ/ZW system, and </w:delText>
        </w:r>
      </w:del>
      <w:del w:id="346" w:author="Kris.Wild" w:date="2023-04-11T09:35:00Z">
        <w:r w:rsidR="00B233F1" w:rsidRPr="0065490A" w:rsidDel="00C604E1">
          <w:rPr>
            <w:color w:val="000000" w:themeColor="text1"/>
          </w:rPr>
          <w:delText>all other aspects of the energy budget are the same, female</w:delText>
        </w:r>
        <w:r w:rsidR="00B233F1" w:rsidRPr="0065490A" w:rsidDel="00C604E1">
          <w:rPr>
            <w:color w:val="000000" w:themeColor="text1"/>
            <w:vertAlign w:val="subscript"/>
          </w:rPr>
          <w:delText xml:space="preserve">SR </w:delText>
        </w:r>
        <w:r w:rsidR="00B233F1" w:rsidRPr="0065490A" w:rsidDel="00C604E1">
          <w:rPr>
            <w:color w:val="000000" w:themeColor="text1"/>
          </w:rPr>
          <w:delText xml:space="preserve">ZZ would have more residual energy than female ZW to allocate to </w:delText>
        </w:r>
      </w:del>
      <w:del w:id="347" w:author="Kris.Wild" w:date="2023-04-11T09:32:00Z">
        <w:r w:rsidR="00B233F1" w:rsidRPr="0065490A" w:rsidDel="00C604E1">
          <w:rPr>
            <w:color w:val="000000" w:themeColor="text1"/>
          </w:rPr>
          <w:delText xml:space="preserve">production </w:delText>
        </w:r>
      </w:del>
      <w:del w:id="348" w:author="Kris.Wild" w:date="2023-04-11T09:35:00Z">
        <w:r w:rsidR="00B233F1" w:rsidRPr="0065490A" w:rsidDel="00C604E1">
          <w:rPr>
            <w:color w:val="000000" w:themeColor="text1"/>
          </w:rPr>
          <w:delText xml:space="preserve">and </w:delText>
        </w:r>
      </w:del>
      <w:del w:id="349" w:author="Kris.Wild" w:date="2023-04-11T09:33:00Z">
        <w:r w:rsidR="00B233F1" w:rsidRPr="0065490A" w:rsidDel="00C604E1">
          <w:rPr>
            <w:color w:val="000000" w:themeColor="text1"/>
          </w:rPr>
          <w:delText xml:space="preserve">activity </w:delText>
        </w:r>
      </w:del>
      <w:del w:id="350" w:author="Kris.Wild" w:date="2023-04-11T09:35:00Z">
        <w:r w:rsidR="00B233F1" w:rsidRPr="0065490A" w:rsidDel="00C604E1">
          <w:rPr>
            <w:color w:val="000000" w:themeColor="text1"/>
          </w:rPr>
          <w:delText>after resting metabolic costs have been paid</w:delText>
        </w:r>
      </w:del>
      <w:r w:rsidR="00B233F1" w:rsidRPr="0065490A">
        <w:rPr>
          <w:color w:val="000000" w:themeColor="text1"/>
        </w:rPr>
        <w:t>.</w:t>
      </w:r>
      <w:del w:id="351" w:author="Kris.Wild" w:date="2023-04-11T10:41:00Z">
        <w:r w:rsidR="00B233F1" w:rsidRPr="0065490A" w:rsidDel="005333B4">
          <w:rPr>
            <w:color w:val="000000" w:themeColor="text1"/>
          </w:rPr>
          <w:delText xml:space="preserve"> However,</w:delText>
        </w:r>
      </w:del>
      <w:ins w:id="352" w:author="Kris.Wild" w:date="2023-04-11T09:43:00Z">
        <w:r w:rsidR="006706A4" w:rsidRPr="0065490A">
          <w:rPr>
            <w:color w:val="000000" w:themeColor="text1"/>
            <w:rPrChange w:id="353" w:author="Kris.Wild" w:date="2023-04-11T12:09:00Z">
              <w:rPr>
                <w:color w:val="000000" w:themeColor="text1"/>
                <w:highlight w:val="yellow"/>
              </w:rPr>
            </w:rPrChange>
          </w:rPr>
          <w:t xml:space="preserve"> </w:t>
        </w:r>
      </w:ins>
      <w:del w:id="354" w:author="Kris.Wild" w:date="2023-04-11T09:43:00Z">
        <w:r w:rsidR="00B233F1" w:rsidRPr="0065490A" w:rsidDel="006706A4">
          <w:rPr>
            <w:color w:val="000000" w:themeColor="text1"/>
          </w:rPr>
          <w:delText xml:space="preserve"> these</w:delText>
        </w:r>
      </w:del>
      <w:del w:id="355" w:author="Kris.Wild" w:date="2023-04-11T12:07:00Z">
        <w:r w:rsidR="00B233F1" w:rsidRPr="0065490A" w:rsidDel="0065490A">
          <w:rPr>
            <w:color w:val="000000" w:themeColor="text1"/>
          </w:rPr>
          <w:delText xml:space="preserve"> “male-like” </w:delText>
        </w:r>
      </w:del>
      <w:del w:id="356" w:author="Kris.Wild" w:date="2023-04-11T16:22:00Z">
        <w:r w:rsidR="00B233F1" w:rsidRPr="0065490A" w:rsidDel="00BC1987">
          <w:rPr>
            <w:color w:val="000000" w:themeColor="text1"/>
          </w:rPr>
          <w:delText>phenotypes</w:delText>
        </w:r>
      </w:del>
      <w:del w:id="357" w:author="Kris.Wild" w:date="2023-04-19T16:18:00Z">
        <w:r w:rsidR="00B233F1" w:rsidRPr="0065490A" w:rsidDel="003469AB">
          <w:rPr>
            <w:color w:val="000000" w:themeColor="text1"/>
          </w:rPr>
          <w:delText xml:space="preserve"> may also </w:delText>
        </w:r>
      </w:del>
      <w:del w:id="358" w:author="Kris.Wild" w:date="2023-04-12T09:20:00Z">
        <w:r w:rsidR="00B233F1" w:rsidRPr="0065490A" w:rsidDel="005E4AC5">
          <w:rPr>
            <w:color w:val="000000" w:themeColor="text1"/>
          </w:rPr>
          <w:delText xml:space="preserve">be </w:delText>
        </w:r>
      </w:del>
      <w:del w:id="359" w:author="Kris.Wild" w:date="2023-04-11T09:44:00Z">
        <w:r w:rsidR="00B233F1" w:rsidRPr="0065490A" w:rsidDel="006706A4">
          <w:rPr>
            <w:color w:val="000000" w:themeColor="text1"/>
          </w:rPr>
          <w:delText>a selective disadvantage</w:delText>
        </w:r>
      </w:del>
      <w:del w:id="360" w:author="Kris.Wild" w:date="2023-04-19T16:18:00Z">
        <w:r w:rsidR="00B233F1" w:rsidRPr="0065490A" w:rsidDel="003469AB">
          <w:rPr>
            <w:color w:val="000000" w:themeColor="text1"/>
          </w:rPr>
          <w:delText xml:space="preserve"> for female</w:delText>
        </w:r>
        <w:r w:rsidR="00B233F1" w:rsidRPr="0065490A" w:rsidDel="003469AB">
          <w:rPr>
            <w:color w:val="000000" w:themeColor="text1"/>
            <w:vertAlign w:val="subscript"/>
          </w:rPr>
          <w:delText>SR</w:delText>
        </w:r>
        <w:r w:rsidR="00B233F1" w:rsidRPr="0065490A" w:rsidDel="003469AB">
          <w:rPr>
            <w:color w:val="000000" w:themeColor="text1"/>
          </w:rPr>
          <w:delText xml:space="preserve"> ZZ in the wild because female</w:delText>
        </w:r>
        <w:r w:rsidR="00B233F1" w:rsidRPr="0065490A" w:rsidDel="003469AB">
          <w:rPr>
            <w:color w:val="000000" w:themeColor="text1"/>
            <w:vertAlign w:val="subscript"/>
          </w:rPr>
          <w:delText>SR</w:delText>
        </w:r>
        <w:r w:rsidR="00B233F1" w:rsidRPr="0065490A" w:rsidDel="003469AB">
          <w:rPr>
            <w:color w:val="000000" w:themeColor="text1"/>
          </w:rPr>
          <w:delText xml:space="preserve"> ZZ </w:delText>
        </w:r>
      </w:del>
      <w:del w:id="361" w:author="Kris.Wild" w:date="2023-04-11T09:45:00Z">
        <w:r w:rsidR="00B233F1" w:rsidRPr="0065490A" w:rsidDel="006706A4">
          <w:rPr>
            <w:color w:val="000000" w:themeColor="text1"/>
          </w:rPr>
          <w:delText xml:space="preserve">are known to have high mortality and </w:delText>
        </w:r>
      </w:del>
      <w:del w:id="362" w:author="Kris.Wild" w:date="2023-04-19T16:18:00Z">
        <w:r w:rsidR="00B233F1" w:rsidRPr="0065490A" w:rsidDel="003469AB">
          <w:rPr>
            <w:color w:val="000000" w:themeColor="text1"/>
          </w:rPr>
          <w:delText xml:space="preserve">lower fecundity rates </w:delText>
        </w:r>
      </w:del>
      <w:del w:id="363" w:author="Kris.Wild" w:date="2023-04-11T12:08:00Z">
        <w:r w:rsidR="00B233F1" w:rsidRPr="0065490A" w:rsidDel="0065490A">
          <w:rPr>
            <w:color w:val="000000" w:themeColor="text1"/>
          </w:rPr>
          <w:delText>than female ZW</w:delText>
        </w:r>
      </w:del>
      <w:ins w:id="364" w:author="Daniel Noble" w:date="2023-04-19T13:44:00Z">
        <w:del w:id="365" w:author="Kris.Wild" w:date="2023-04-19T16:18:00Z">
          <w:r w:rsidR="00D27FC1" w:rsidDel="003469AB">
            <w:rPr>
              <w:color w:val="000000" w:themeColor="text1"/>
            </w:rPr>
            <w:delText xml:space="preserve">compared </w:delText>
          </w:r>
        </w:del>
      </w:ins>
      <w:del w:id="366" w:author="Kris.Wild" w:date="2023-04-19T16:18:00Z">
        <w:r w:rsidR="00B233F1" w:rsidRPr="0065490A" w:rsidDel="003469AB">
          <w:rPr>
            <w:color w:val="000000" w:themeColor="text1"/>
          </w:rPr>
          <w:delText xml:space="preserve"> </w:delText>
        </w:r>
      </w:del>
      <w:customXmlDelRangeStart w:id="367" w:author="Kris.Wild" w:date="2023-04-19T16:18:00Z"/>
      <w:sdt>
        <w:sdtPr>
          <w:rPr>
            <w:color w:val="000000"/>
          </w:rPr>
          <w:tag w:val="MENDELEY_CITATION_v3_eyJwcm9wZXJ0aWVzIjp7Im5vdGVJbmRleCI6MH0sImNpdGF0aW9uSUQiOiJNRU5ERUxFWV9DSVRBVElPTl84ZTZlNDJlMi04MDg0LTQ5MGYtYmEyYS1kZDQ2YzYxMGZkYWY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835426332"/>
          <w:placeholder>
            <w:docPart w:val="F5BBAC4D8A47E04E9E9B4B9F2D32910A"/>
          </w:placeholder>
        </w:sdtPr>
        <w:sdtContent>
          <w:customXmlDelRangeEnd w:id="367"/>
          <w:del w:id="368" w:author="Kris.Wild" w:date="2023-04-19T16:18:00Z">
            <w:r w:rsidR="00EB4892" w:rsidRPr="0065490A" w:rsidDel="003469AB">
              <w:rPr>
                <w:color w:val="000000"/>
                <w:rPrChange w:id="369" w:author="Kris.Wild" w:date="2023-04-11T12:09:00Z">
                  <w:rPr/>
                </w:rPrChange>
              </w:rPr>
              <w:delText>(Wild et al., 2022)</w:delText>
            </w:r>
          </w:del>
          <w:customXmlDelRangeStart w:id="370" w:author="Kris.Wild" w:date="2023-04-19T16:18:00Z"/>
        </w:sdtContent>
      </w:sdt>
      <w:customXmlDelRangeEnd w:id="370"/>
      <w:del w:id="371" w:author="Kris.Wild" w:date="2023-04-19T16:18:00Z">
        <w:r w:rsidR="00B233F1" w:rsidRPr="0065490A" w:rsidDel="003469AB">
          <w:rPr>
            <w:color w:val="000000" w:themeColor="text1"/>
          </w:rPr>
          <w:delText>.</w:delText>
        </w:r>
        <w:r w:rsidR="00B233F1" w:rsidRPr="00CC5BEB" w:rsidDel="003469AB">
          <w:rPr>
            <w:color w:val="000000" w:themeColor="text1"/>
          </w:rPr>
          <w:delText xml:space="preserve"> </w:delText>
        </w:r>
      </w:del>
      <w:r w:rsidR="00B233F1">
        <w:rPr>
          <w:color w:val="000000" w:themeColor="text1"/>
        </w:rPr>
        <w:t xml:space="preserve">Different </w:t>
      </w:r>
      <w:r w:rsidR="00B233F1" w:rsidRPr="00FF16AF">
        <w:t xml:space="preserve">strategies of energy allocation </w:t>
      </w:r>
      <w:ins w:id="372" w:author="Kris.Wild" w:date="2023-04-22T07:09:00Z">
        <w:r w:rsidR="005330F2">
          <w:t>throughout</w:t>
        </w:r>
      </w:ins>
      <w:ins w:id="373" w:author="Kris.Wild" w:date="2023-04-19T16:18:00Z">
        <w:r w:rsidR="003469AB">
          <w:t xml:space="preserve"> onto</w:t>
        </w:r>
      </w:ins>
      <w:ins w:id="374" w:author="Kris.Wild" w:date="2023-04-19T16:19:00Z">
        <w:r w:rsidR="003469AB">
          <w:t xml:space="preserve">geny </w:t>
        </w:r>
      </w:ins>
      <w:del w:id="375" w:author="Kris.Wild" w:date="2023-04-11T12:09:00Z">
        <w:r w:rsidR="00B233F1" w:rsidRPr="00722C71" w:rsidDel="0065490A">
          <w:rPr>
            <w:color w:val="000000" w:themeColor="text1"/>
          </w:rPr>
          <w:delText xml:space="preserve">between ZZ and ZW </w:delText>
        </w:r>
        <w:r w:rsidR="00212C00" w:rsidDel="0065490A">
          <w:rPr>
            <w:color w:val="000000" w:themeColor="text1"/>
          </w:rPr>
          <w:delText xml:space="preserve">individuals </w:delText>
        </w:r>
      </w:del>
      <w:del w:id="376" w:author="Kris.Wild" w:date="2023-04-11T11:08:00Z">
        <w:r w:rsidR="00B233F1" w:rsidDel="00CB25B1">
          <w:delText>across ontogeny</w:delText>
        </w:r>
        <w:r w:rsidR="00B233F1" w:rsidRPr="00FF16AF" w:rsidDel="00CB25B1">
          <w:delText xml:space="preserve"> </w:delText>
        </w:r>
      </w:del>
      <w:r w:rsidR="00B233F1" w:rsidRPr="00FF16AF">
        <w:t xml:space="preserve">may explain previously observed differences in </w:t>
      </w:r>
      <w:r w:rsidR="00B233F1" w:rsidRPr="00722C71">
        <w:rPr>
          <w:color w:val="000000" w:themeColor="text1"/>
        </w:rPr>
        <w:t>morphology</w:t>
      </w:r>
      <w:ins w:id="377" w:author="Kris.Wild" w:date="2023-04-19T16:19:00Z">
        <w:r w:rsidR="003469AB">
          <w:rPr>
            <w:color w:val="000000" w:themeColor="text1"/>
          </w:rPr>
          <w:t xml:space="preserve">, behaviour, and </w:t>
        </w:r>
      </w:ins>
      <w:del w:id="378" w:author="Kris.Wild" w:date="2023-04-19T16:19:00Z">
        <w:r w:rsidR="00B233F1" w:rsidRPr="00722C71" w:rsidDel="003469AB">
          <w:rPr>
            <w:color w:val="000000" w:themeColor="text1"/>
          </w:rPr>
          <w:delText xml:space="preserve"> </w:delText>
        </w:r>
        <w:r w:rsidR="001D7EB5" w:rsidDel="003469AB">
          <w:rPr>
            <w:color w:val="000000" w:themeColor="text1"/>
          </w:rPr>
          <w:delText>and</w:delText>
        </w:r>
        <w:r w:rsidR="00B233F1" w:rsidRPr="00722C71" w:rsidDel="003469AB">
          <w:rPr>
            <w:color w:val="000000" w:themeColor="text1"/>
          </w:rPr>
          <w:delText xml:space="preserve"> </w:delText>
        </w:r>
      </w:del>
      <w:del w:id="379" w:author="Kris.Wild" w:date="2023-04-11T09:47:00Z">
        <w:r w:rsidR="00B233F1" w:rsidRPr="00722C71" w:rsidDel="006706A4">
          <w:rPr>
            <w:color w:val="000000" w:themeColor="text1"/>
          </w:rPr>
          <w:delText xml:space="preserve">behaviours </w:delText>
        </w:r>
      </w:del>
      <w:ins w:id="380" w:author="Kris.Wild" w:date="2023-04-11T09:47:00Z">
        <w:r w:rsidR="006706A4">
          <w:rPr>
            <w:color w:val="000000" w:themeColor="text1"/>
          </w:rPr>
          <w:t>fecundity differences</w:t>
        </w:r>
        <w:r w:rsidR="006706A4" w:rsidRPr="00722C71">
          <w:rPr>
            <w:color w:val="000000" w:themeColor="text1"/>
          </w:rPr>
          <w:t xml:space="preserve"> </w:t>
        </w:r>
      </w:ins>
      <w:r w:rsidR="00B233F1">
        <w:rPr>
          <w:color w:val="000000" w:themeColor="text1"/>
        </w:rPr>
        <w:t>as</w:t>
      </w:r>
      <w:r w:rsidR="00B233F1" w:rsidRPr="00722C71">
        <w:rPr>
          <w:color w:val="000000" w:themeColor="text1"/>
        </w:rPr>
        <w:t xml:space="preserve"> </w:t>
      </w:r>
      <w:ins w:id="381" w:author="Kris.Wild" w:date="2023-04-21T13:09:00Z">
        <w:r w:rsidR="00DF1054">
          <w:rPr>
            <w:color w:val="000000" w:themeColor="text1"/>
          </w:rPr>
          <w:t xml:space="preserve">sub-adults or </w:t>
        </w:r>
      </w:ins>
      <w:r w:rsidR="00B233F1">
        <w:rPr>
          <w:color w:val="000000" w:themeColor="text1"/>
        </w:rPr>
        <w:t>adults.</w:t>
      </w:r>
      <w:r w:rsidR="00B233F1" w:rsidRPr="002B5FD0">
        <w:rPr>
          <w:b/>
          <w:bCs/>
          <w:color w:val="000000" w:themeColor="text1"/>
        </w:rPr>
        <w:t xml:space="preserve"> </w:t>
      </w:r>
    </w:p>
    <w:p w14:paraId="473A1CFA" w14:textId="733731AE" w:rsidR="0024073E" w:rsidRDefault="004D769C" w:rsidP="00A146D7">
      <w:pPr>
        <w:ind w:firstLine="720"/>
        <w:contextualSpacing/>
        <w:rPr>
          <w:color w:val="000000" w:themeColor="text1"/>
        </w:rPr>
      </w:pPr>
      <w:del w:id="382" w:author="Kris.Wild" w:date="2023-04-11T12:18:00Z">
        <w:r w:rsidDel="0041102C">
          <w:rPr>
            <w:color w:val="000000" w:themeColor="text1"/>
          </w:rPr>
          <w:delText xml:space="preserve">The </w:delText>
        </w:r>
      </w:del>
      <w:ins w:id="383" w:author="Kris.Wild" w:date="2023-04-11T12:18:00Z">
        <w:r w:rsidR="0041102C">
          <w:rPr>
            <w:color w:val="000000" w:themeColor="text1"/>
          </w:rPr>
          <w:t xml:space="preserve">One simple explanation for the </w:t>
        </w:r>
      </w:ins>
      <w:r w:rsidRPr="00DF747A">
        <w:rPr>
          <w:color w:val="000000" w:themeColor="text1"/>
        </w:rPr>
        <w:t xml:space="preserve">lack of differences </w:t>
      </w:r>
      <w:r>
        <w:rPr>
          <w:color w:val="000000" w:themeColor="text1"/>
        </w:rPr>
        <w:t>observed in metabolic rates</w:t>
      </w:r>
      <w:ins w:id="384" w:author="Kris.Wild" w:date="2023-04-11T09:56:00Z">
        <w:r w:rsidR="003F7E8E">
          <w:rPr>
            <w:color w:val="000000" w:themeColor="text1"/>
          </w:rPr>
          <w:t xml:space="preserve"> and growth</w:t>
        </w:r>
      </w:ins>
      <w:r>
        <w:rPr>
          <w:color w:val="000000" w:themeColor="text1"/>
        </w:rPr>
        <w:t xml:space="preserve"> </w:t>
      </w:r>
      <w:r w:rsidRPr="00DF747A">
        <w:rPr>
          <w:color w:val="000000" w:themeColor="text1"/>
        </w:rPr>
        <w:t>between male XY and male</w:t>
      </w:r>
      <w:r w:rsidRPr="00DF747A">
        <w:rPr>
          <w:color w:val="000000" w:themeColor="text1"/>
          <w:vertAlign w:val="subscript"/>
        </w:rPr>
        <w:t xml:space="preserve">SR </w:t>
      </w:r>
      <w:r w:rsidRPr="00DF747A">
        <w:rPr>
          <w:color w:val="000000" w:themeColor="text1"/>
        </w:rPr>
        <w:t>XX</w:t>
      </w:r>
      <w:r>
        <w:rPr>
          <w:color w:val="000000" w:themeColor="text1"/>
        </w:rPr>
        <w:t xml:space="preserve"> </w:t>
      </w:r>
      <w:r>
        <w:rPr>
          <w:i/>
          <w:iCs/>
          <w:color w:val="000000" w:themeColor="text1"/>
        </w:rPr>
        <w:t xml:space="preserve">B. duperreyi </w:t>
      </w:r>
      <w:del w:id="385" w:author="Kris.Wild" w:date="2023-04-11T12:18:00Z">
        <w:r w:rsidDel="0041102C">
          <w:rPr>
            <w:color w:val="000000" w:themeColor="text1"/>
          </w:rPr>
          <w:delText>suggests that</w:delText>
        </w:r>
      </w:del>
      <w:ins w:id="386" w:author="Kris.Wild" w:date="2023-04-11T12:18:00Z">
        <w:r w:rsidR="0041102C">
          <w:rPr>
            <w:color w:val="000000" w:themeColor="text1"/>
          </w:rPr>
          <w:t>is</w:t>
        </w:r>
      </w:ins>
      <w:r>
        <w:rPr>
          <w:color w:val="000000" w:themeColor="text1"/>
        </w:rPr>
        <w:t xml:space="preserve"> </w:t>
      </w:r>
      <w:ins w:id="387" w:author="Kris.Wild" w:date="2023-04-11T12:19:00Z">
        <w:r w:rsidR="0041102C">
          <w:rPr>
            <w:color w:val="000000" w:themeColor="text1"/>
          </w:rPr>
          <w:t xml:space="preserve">there </w:t>
        </w:r>
        <w:del w:id="388" w:author="Daniel Noble" w:date="2023-04-19T15:45:00Z">
          <w:r w:rsidR="0041102C" w:rsidDel="00E955A3">
            <w:rPr>
              <w:color w:val="000000" w:themeColor="text1"/>
            </w:rPr>
            <w:delText>is</w:delText>
          </w:r>
        </w:del>
      </w:ins>
      <w:ins w:id="389" w:author="Daniel Noble" w:date="2023-04-19T15:45:00Z">
        <w:r w:rsidR="00E955A3">
          <w:rPr>
            <w:color w:val="000000" w:themeColor="text1"/>
          </w:rPr>
          <w:t>being</w:t>
        </w:r>
      </w:ins>
      <w:ins w:id="390" w:author="Kris.Wild" w:date="2023-04-11T12:19:00Z">
        <w:r w:rsidR="0041102C">
          <w:rPr>
            <w:color w:val="000000" w:themeColor="text1"/>
          </w:rPr>
          <w:t xml:space="preserve"> </w:t>
        </w:r>
      </w:ins>
      <w:del w:id="391" w:author="Kris.Wild" w:date="2023-04-11T12:19:00Z">
        <w:r w:rsidR="005B228F" w:rsidDel="0041102C">
          <w:rPr>
            <w:color w:val="000000" w:themeColor="text1"/>
          </w:rPr>
          <w:delText xml:space="preserve">this </w:delText>
        </w:r>
      </w:del>
      <w:del w:id="392" w:author="Kris.Wild" w:date="2023-04-11T12:18:00Z">
        <w:r w:rsidR="005B228F" w:rsidDel="0041102C">
          <w:rPr>
            <w:color w:val="000000" w:themeColor="text1"/>
          </w:rPr>
          <w:delText xml:space="preserve">species likely has </w:delText>
        </w:r>
      </w:del>
      <w:r w:rsidR="005B228F">
        <w:rPr>
          <w:color w:val="000000" w:themeColor="text1"/>
        </w:rPr>
        <w:t xml:space="preserve">little or no selection </w:t>
      </w:r>
      <w:del w:id="393" w:author="Daniel Noble" w:date="2023-04-19T15:39:00Z">
        <w:r w:rsidR="005B228F" w:rsidDel="00F15204">
          <w:rPr>
            <w:color w:val="000000" w:themeColor="text1"/>
          </w:rPr>
          <w:delText xml:space="preserve">for </w:delText>
        </w:r>
      </w:del>
      <w:ins w:id="394" w:author="Daniel Noble" w:date="2023-04-19T15:39:00Z">
        <w:r w:rsidR="00F15204">
          <w:rPr>
            <w:color w:val="000000" w:themeColor="text1"/>
          </w:rPr>
          <w:t xml:space="preserve">on </w:t>
        </w:r>
      </w:ins>
      <w:r w:rsidR="005B228F">
        <w:rPr>
          <w:color w:val="000000" w:themeColor="text1"/>
        </w:rPr>
        <w:t xml:space="preserve">sex-reversal </w:t>
      </w:r>
      <w:del w:id="395" w:author="Daniel Noble" w:date="2023-04-19T15:45:00Z">
        <w:r w:rsidDel="00E955A3">
          <w:rPr>
            <w:color w:val="000000" w:themeColor="text1"/>
          </w:rPr>
          <w:delText>during early development</w:delText>
        </w:r>
      </w:del>
      <w:ins w:id="396" w:author="Kris.Wild" w:date="2023-04-11T12:19:00Z">
        <w:del w:id="397" w:author="Daniel Noble" w:date="2023-04-19T15:45:00Z">
          <w:r w:rsidR="0041102C" w:rsidDel="00E955A3">
            <w:rPr>
              <w:color w:val="000000" w:themeColor="text1"/>
            </w:rPr>
            <w:delText xml:space="preserve"> for</w:delText>
          </w:r>
        </w:del>
      </w:ins>
      <w:ins w:id="398" w:author="Daniel Noble" w:date="2023-04-19T15:45:00Z">
        <w:r w:rsidR="00E955A3">
          <w:rPr>
            <w:color w:val="000000" w:themeColor="text1"/>
          </w:rPr>
          <w:t>in</w:t>
        </w:r>
      </w:ins>
      <w:ins w:id="399" w:author="Kris.Wild" w:date="2023-04-11T12:19:00Z">
        <w:r w:rsidR="0041102C">
          <w:rPr>
            <w:color w:val="000000" w:themeColor="text1"/>
          </w:rPr>
          <w:t xml:space="preserve"> this species</w:t>
        </w:r>
      </w:ins>
      <w:r w:rsidRPr="00DF747A">
        <w:rPr>
          <w:color w:val="000000" w:themeColor="text1"/>
        </w:rPr>
        <w:t>.</w:t>
      </w:r>
      <w:r>
        <w:rPr>
          <w:color w:val="000000" w:themeColor="text1"/>
        </w:rPr>
        <w:t xml:space="preserve"> </w:t>
      </w:r>
      <w:r w:rsidRPr="00DF747A">
        <w:rPr>
          <w:color w:val="000000" w:themeColor="text1"/>
        </w:rPr>
        <w:t>However</w:t>
      </w:r>
      <w:r>
        <w:rPr>
          <w:color w:val="000000" w:themeColor="text1"/>
        </w:rPr>
        <w:t xml:space="preserve">, </w:t>
      </w:r>
      <w:del w:id="400" w:author="Kris.Wild" w:date="2023-04-11T12:19:00Z">
        <w:r w:rsidRPr="00DF747A" w:rsidDel="0041102C">
          <w:rPr>
            <w:color w:val="000000" w:themeColor="text1"/>
          </w:rPr>
          <w:delText xml:space="preserve">geographic range, habitat, and behaviours </w:delText>
        </w:r>
        <w:r w:rsidDel="0041102C">
          <w:rPr>
            <w:color w:val="000000" w:themeColor="text1"/>
          </w:rPr>
          <w:delText xml:space="preserve">can </w:delText>
        </w:r>
        <w:r w:rsidR="005B228F" w:rsidDel="0041102C">
          <w:rPr>
            <w:color w:val="000000" w:themeColor="text1"/>
          </w:rPr>
          <w:delText>notably affect</w:delText>
        </w:r>
        <w:r w:rsidRPr="00DF747A" w:rsidDel="0041102C">
          <w:rPr>
            <w:color w:val="000000" w:themeColor="text1"/>
          </w:rPr>
          <w:delText xml:space="preserve"> metabolic rates </w:delText>
        </w:r>
        <w:r w:rsidDel="0041102C">
          <w:rPr>
            <w:color w:val="000000" w:themeColor="text1"/>
          </w:rPr>
          <w:delText>within</w:delText>
        </w:r>
        <w:r w:rsidRPr="00DF747A" w:rsidDel="0041102C">
          <w:rPr>
            <w:color w:val="000000" w:themeColor="text1"/>
          </w:rPr>
          <w:delText xml:space="preserve"> species </w:delText>
        </w:r>
      </w:del>
      <w:customXmlDelRangeStart w:id="401" w:author="Kris.Wild" w:date="2023-04-11T12:19:00Z"/>
      <w:sdt>
        <w:sdtPr>
          <w:rPr>
            <w:color w:val="000000"/>
          </w:rPr>
          <w:tag w:val="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
          <w:id w:val="1004484242"/>
          <w:placeholder>
            <w:docPart w:val="F0250F61E0BDF04FA83018BDCE5CDB72"/>
          </w:placeholder>
        </w:sdtPr>
        <w:sdtContent>
          <w:customXmlDelRangeEnd w:id="401"/>
          <w:del w:id="402" w:author="Kris.Wild" w:date="2023-04-11T12:19:00Z">
            <w:r w:rsidR="00EB4892" w:rsidRPr="00EB4892" w:rsidDel="0041102C">
              <w:rPr>
                <w:color w:val="000000"/>
              </w:rPr>
              <w:delText>(Angilletta, 2001; Sears, 2005)</w:delText>
            </w:r>
          </w:del>
          <w:customXmlDelRangeStart w:id="403" w:author="Kris.Wild" w:date="2023-04-11T12:19:00Z"/>
        </w:sdtContent>
      </w:sdt>
      <w:customXmlDelRangeEnd w:id="403"/>
      <w:del w:id="404" w:author="Kris.Wild" w:date="2023-04-11T12:19:00Z">
        <w:r w:rsidDel="0041102C">
          <w:rPr>
            <w:color w:val="000000" w:themeColor="text1"/>
          </w:rPr>
          <w:delText>. S</w:delText>
        </w:r>
      </w:del>
      <w:ins w:id="405" w:author="Kris.Wild" w:date="2023-04-11T12:19:00Z">
        <w:r w:rsidR="0041102C">
          <w:rPr>
            <w:color w:val="000000" w:themeColor="text1"/>
          </w:rPr>
          <w:t>s</w:t>
        </w:r>
      </w:ins>
      <w:r w:rsidRPr="00DF747A">
        <w:rPr>
          <w:color w:val="000000" w:themeColor="text1"/>
        </w:rPr>
        <w:t xml:space="preserve">ex-reversal in </w:t>
      </w:r>
      <w:r w:rsidRPr="00DF747A">
        <w:rPr>
          <w:i/>
          <w:iCs/>
          <w:color w:val="000000" w:themeColor="text1"/>
        </w:rPr>
        <w:t xml:space="preserve">B. duperreyi </w:t>
      </w:r>
      <w:r w:rsidRPr="00DF747A">
        <w:rPr>
          <w:color w:val="000000" w:themeColor="text1"/>
        </w:rPr>
        <w:t>is linked to changes in elevational gradients where high elevations</w:t>
      </w:r>
      <w:r>
        <w:rPr>
          <w:color w:val="000000" w:themeColor="text1"/>
        </w:rPr>
        <w:t>, with c</w:t>
      </w:r>
      <w:r w:rsidRPr="00DF747A">
        <w:rPr>
          <w:color w:val="000000" w:themeColor="text1"/>
        </w:rPr>
        <w:t>ooler</w:t>
      </w:r>
      <w:r>
        <w:rPr>
          <w:color w:val="000000" w:themeColor="text1"/>
        </w:rPr>
        <w:t xml:space="preserve"> temperatures,</w:t>
      </w:r>
      <w:r w:rsidRPr="00DF747A">
        <w:rPr>
          <w:color w:val="000000" w:themeColor="text1"/>
        </w:rPr>
        <w:t xml:space="preserve"> increase the frequency of sex-reversed males </w:t>
      </w:r>
      <w:sdt>
        <w:sdtPr>
          <w:rPr>
            <w:color w:val="000000"/>
          </w:rPr>
          <w:tag w:val="MENDELEY_CITATION_v3_eyJwcm9wZXJ0aWVzIjp7Im5vdGVJbmRleCI6MH0sImNpdGF0aW9uSUQiOiJNRU5ERUxFWV9DSVRBVElPTl82ZGI2MGUyNi1kY2Q4LTQ2MzktOTI2ZS0zODVkNWNmNmFiZTc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946083266"/>
          <w:placeholder>
            <w:docPart w:val="F0250F61E0BDF04FA83018BDCE5CDB72"/>
          </w:placeholder>
        </w:sdtPr>
        <w:sdtContent>
          <w:r w:rsidR="00EB4892" w:rsidRPr="00EB4892">
            <w:rPr>
              <w:color w:val="000000"/>
            </w:rPr>
            <w:t>(Dissanayake, Holleley, Deakin, et al., 2021)</w:t>
          </w:r>
        </w:sdtContent>
      </w:sdt>
      <w:r w:rsidRPr="00DF747A">
        <w:rPr>
          <w:color w:val="000000" w:themeColor="text1"/>
        </w:rPr>
        <w:t>.</w:t>
      </w:r>
      <w:r>
        <w:rPr>
          <w:color w:val="000000" w:themeColor="text1"/>
        </w:rPr>
        <w:t xml:space="preserve"> </w:t>
      </w:r>
      <w:r w:rsidRPr="00DF747A">
        <w:rPr>
          <w:color w:val="000000" w:themeColor="text1"/>
        </w:rPr>
        <w:t>Additionally</w:t>
      </w:r>
      <w:r>
        <w:rPr>
          <w:color w:val="000000" w:themeColor="text1"/>
        </w:rPr>
        <w:t>,</w:t>
      </w:r>
      <w:r w:rsidRPr="00DF747A">
        <w:rPr>
          <w:color w:val="000000" w:themeColor="text1"/>
        </w:rPr>
        <w:t xml:space="preserve"> hatchling phenotypes</w:t>
      </w:r>
      <w:r>
        <w:rPr>
          <w:color w:val="000000" w:themeColor="text1"/>
        </w:rPr>
        <w:t xml:space="preserve"> - </w:t>
      </w:r>
      <w:r w:rsidRPr="00DF747A">
        <w:rPr>
          <w:color w:val="000000" w:themeColor="text1"/>
        </w:rPr>
        <w:t>morphology, locomotor performance, growth rates</w:t>
      </w:r>
      <w:r>
        <w:rPr>
          <w:color w:val="000000" w:themeColor="text1"/>
        </w:rPr>
        <w:t>, survival, cognitive ability</w:t>
      </w:r>
      <w:r w:rsidR="0024073E">
        <w:rPr>
          <w:color w:val="000000" w:themeColor="text1"/>
        </w:rPr>
        <w:t xml:space="preserve"> </w:t>
      </w:r>
      <w:r>
        <w:rPr>
          <w:color w:val="000000" w:themeColor="text1"/>
        </w:rPr>
        <w:t>-</w:t>
      </w:r>
      <w:r w:rsidRPr="00DF747A">
        <w:rPr>
          <w:color w:val="000000" w:themeColor="text1"/>
        </w:rPr>
        <w:t xml:space="preserve"> are</w:t>
      </w:r>
      <w:r>
        <w:rPr>
          <w:color w:val="000000" w:themeColor="text1"/>
        </w:rPr>
        <w:t xml:space="preserve"> significantly</w:t>
      </w:r>
      <w:r w:rsidRPr="00DF747A">
        <w:rPr>
          <w:color w:val="000000" w:themeColor="text1"/>
        </w:rPr>
        <w:t xml:space="preserve"> influenced by incubation temperatures in </w:t>
      </w:r>
      <w:r w:rsidRPr="00DF747A">
        <w:rPr>
          <w:i/>
          <w:iCs/>
          <w:color w:val="000000" w:themeColor="text1"/>
        </w:rPr>
        <w:t xml:space="preserve">B. duperreyi </w:t>
      </w:r>
      <w:sdt>
        <w:sdtPr>
          <w:rPr>
            <w:color w:val="000000"/>
            <w:vertAlign w:val="superscript"/>
          </w:rPr>
          <w:tag w:val="MENDELEY_CITATION_v3_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11dfSwicGFnZSI6IjI1NTktMjU2OCIsInB1Ymxpc2hlciI6IldpbGV5IE9ubGluZSBMaWJyYXJ5IiwiaXNzdWUiOiI4Iiwidm9sdW1lIjoiNzgiLCJjb250YWluZXItdGl0bGUtc2hvcnQiOiJFY29sb2d5In19LH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"/>
          <w:id w:val="-920102393"/>
          <w:placeholder>
            <w:docPart w:val="F0250F61E0BDF04FA83018BDCE5CDB72"/>
          </w:placeholder>
        </w:sdtPr>
        <w:sdtContent>
          <w:r w:rsidR="00EB4892">
            <w:t>(</w:t>
          </w:r>
          <w:proofErr w:type="spellStart"/>
          <w:r w:rsidR="00EB4892">
            <w:t>Amiel</w:t>
          </w:r>
          <w:proofErr w:type="spellEnd"/>
          <w:r w:rsidR="00EB4892">
            <w:t xml:space="preserve"> &amp; Shine, 2012; Flatt et al., 2001; Shine et al., 1997; Shine &amp; Harlow, 1996)</w:t>
          </w:r>
        </w:sdtContent>
      </w:sdt>
      <w:r>
        <w:rPr>
          <w:color w:val="000000" w:themeColor="text1"/>
        </w:rPr>
        <w:t>.</w:t>
      </w:r>
      <w:r w:rsidRPr="00DF747A">
        <w:rPr>
          <w:color w:val="000000" w:themeColor="text1"/>
        </w:rPr>
        <w:t xml:space="preserve"> </w:t>
      </w:r>
      <w:ins w:id="406" w:author="Kris.Wild" w:date="2023-04-11T12:20:00Z">
        <w:r w:rsidR="0041102C">
          <w:rPr>
            <w:color w:val="000000" w:themeColor="text1"/>
          </w:rPr>
          <w:t>G</w:t>
        </w:r>
      </w:ins>
      <w:ins w:id="407" w:author="Kris.Wild" w:date="2023-04-11T12:19:00Z">
        <w:r w:rsidR="0041102C" w:rsidRPr="00DF747A">
          <w:rPr>
            <w:color w:val="000000" w:themeColor="text1"/>
          </w:rPr>
          <w:t xml:space="preserve">eographic range, habitat, and behaviours </w:t>
        </w:r>
        <w:r w:rsidR="0041102C">
          <w:rPr>
            <w:color w:val="000000" w:themeColor="text1"/>
          </w:rPr>
          <w:t>can notably affect</w:t>
        </w:r>
        <w:r w:rsidR="0041102C" w:rsidRPr="00DF747A">
          <w:rPr>
            <w:color w:val="000000" w:themeColor="text1"/>
          </w:rPr>
          <w:t xml:space="preserve"> metabolic rates </w:t>
        </w:r>
        <w:r w:rsidR="0041102C">
          <w:rPr>
            <w:color w:val="000000" w:themeColor="text1"/>
          </w:rPr>
          <w:t>within</w:t>
        </w:r>
        <w:r w:rsidR="0041102C" w:rsidRPr="00DF747A">
          <w:rPr>
            <w:color w:val="000000" w:themeColor="text1"/>
          </w:rPr>
          <w:t xml:space="preserve"> species </w:t>
        </w:r>
      </w:ins>
      <w:customXmlInsRangeStart w:id="408" w:author="Kris.Wild" w:date="2023-04-11T12:19:00Z"/>
      <w:sdt>
        <w:sdtPr>
          <w:rPr>
            <w:color w:val="000000"/>
          </w:rPr>
          <w:tag w:val="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
          <w:id w:val="1572003205"/>
          <w:placeholder>
            <w:docPart w:val="F8FF612CBF663D43B8B743817328D5D0"/>
          </w:placeholder>
        </w:sdtPr>
        <w:sdtContent>
          <w:customXmlInsRangeEnd w:id="408"/>
          <w:ins w:id="409" w:author="Kris.Wild" w:date="2023-04-11T12:19:00Z">
            <w:r w:rsidR="0041102C" w:rsidRPr="00EB4892">
              <w:rPr>
                <w:color w:val="000000"/>
              </w:rPr>
              <w:t>(Angilletta, 2001; Sears, 2005)</w:t>
            </w:r>
          </w:ins>
          <w:customXmlInsRangeStart w:id="410" w:author="Kris.Wild" w:date="2023-04-11T12:19:00Z"/>
        </w:sdtContent>
      </w:sdt>
      <w:customXmlInsRangeEnd w:id="410"/>
      <w:ins w:id="411" w:author="Kris.Wild" w:date="2023-04-11T12:19:00Z">
        <w:r w:rsidR="0041102C">
          <w:rPr>
            <w:color w:val="000000" w:themeColor="text1"/>
          </w:rPr>
          <w:t xml:space="preserve">. </w:t>
        </w:r>
      </w:ins>
      <w:r w:rsidRPr="004A667D">
        <w:rPr>
          <w:color w:val="000000" w:themeColor="text1"/>
        </w:rPr>
        <w:t xml:space="preserve">It is possible that </w:t>
      </w:r>
      <w:r>
        <w:rPr>
          <w:color w:val="000000" w:themeColor="text1"/>
        </w:rPr>
        <w:t>selection on</w:t>
      </w:r>
      <w:r w:rsidRPr="004A667D">
        <w:rPr>
          <w:color w:val="000000" w:themeColor="text1"/>
        </w:rPr>
        <w:t xml:space="preserve"> metabolism</w:t>
      </w:r>
      <w:ins w:id="412" w:author="Kris.Wild" w:date="2023-04-10T12:52:00Z">
        <w:r w:rsidR="000A2256">
          <w:rPr>
            <w:color w:val="000000" w:themeColor="text1"/>
          </w:rPr>
          <w:t xml:space="preserve"> between sex</w:t>
        </w:r>
      </w:ins>
      <w:r w:rsidRPr="004A667D">
        <w:rPr>
          <w:color w:val="000000" w:themeColor="text1"/>
        </w:rPr>
        <w:t xml:space="preserve"> </w:t>
      </w:r>
      <w:r>
        <w:rPr>
          <w:color w:val="000000" w:themeColor="text1"/>
        </w:rPr>
        <w:t>does occur</w:t>
      </w:r>
      <w:r w:rsidRPr="004A667D">
        <w:rPr>
          <w:color w:val="000000" w:themeColor="text1"/>
        </w:rPr>
        <w:t xml:space="preserve">, but these differences are subtle depending on </w:t>
      </w:r>
      <w:r>
        <w:rPr>
          <w:color w:val="000000" w:themeColor="text1"/>
        </w:rPr>
        <w:t xml:space="preserve">the </w:t>
      </w:r>
      <w:r w:rsidRPr="004A667D">
        <w:rPr>
          <w:color w:val="000000" w:themeColor="text1"/>
        </w:rPr>
        <w:t xml:space="preserve">environment or population of </w:t>
      </w:r>
      <w:r w:rsidRPr="004A667D">
        <w:rPr>
          <w:i/>
          <w:iCs/>
          <w:color w:val="000000" w:themeColor="text1"/>
        </w:rPr>
        <w:t>B. duperreyi</w:t>
      </w:r>
      <w:r>
        <w:rPr>
          <w:i/>
          <w:iCs/>
          <w:color w:val="000000" w:themeColor="text1"/>
        </w:rPr>
        <w:t xml:space="preserve"> </w:t>
      </w:r>
      <w:r>
        <w:rPr>
          <w:color w:val="000000" w:themeColor="text1"/>
        </w:rPr>
        <w:t>being sampled</w:t>
      </w:r>
      <w:r>
        <w:rPr>
          <w:i/>
          <w:iCs/>
          <w:color w:val="000000" w:themeColor="text1"/>
        </w:rPr>
        <w:t>.</w:t>
      </w:r>
      <w:r w:rsidRPr="005C5BA6">
        <w:rPr>
          <w:i/>
          <w:iCs/>
          <w:color w:val="000000" w:themeColor="text1"/>
        </w:rPr>
        <w:t xml:space="preserve"> </w:t>
      </w:r>
      <w:r w:rsidRPr="00D7007C">
        <w:rPr>
          <w:color w:val="000000" w:themeColor="text1"/>
        </w:rPr>
        <w:t xml:space="preserve">For populations at higher elevations, </w:t>
      </w:r>
      <w:r>
        <w:rPr>
          <w:color w:val="000000" w:themeColor="text1"/>
        </w:rPr>
        <w:t xml:space="preserve">we would predict </w:t>
      </w:r>
      <w:r w:rsidRPr="00D7007C">
        <w:rPr>
          <w:color w:val="000000" w:themeColor="text1"/>
        </w:rPr>
        <w:t>higher temperature dependence for physiological processes, such as metabolic rate</w:t>
      </w:r>
      <w:r>
        <w:rPr>
          <w:color w:val="000000" w:themeColor="text1"/>
        </w:rPr>
        <w:t xml:space="preserve">. </w:t>
      </w:r>
      <w:r w:rsidR="00212C00">
        <w:rPr>
          <w:color w:val="000000" w:themeColor="text1"/>
        </w:rPr>
        <w:t>Additionally, lizard</w:t>
      </w:r>
      <w:r>
        <w:rPr>
          <w:color w:val="000000" w:themeColor="text1"/>
        </w:rPr>
        <w:t xml:space="preserve"> populations at higher elevations</w:t>
      </w:r>
      <w:r w:rsidR="00212C00">
        <w:rPr>
          <w:color w:val="000000" w:themeColor="text1"/>
        </w:rPr>
        <w:t xml:space="preserve"> </w:t>
      </w:r>
      <w:r>
        <w:rPr>
          <w:color w:val="000000" w:themeColor="text1"/>
        </w:rPr>
        <w:t xml:space="preserve">would have </w:t>
      </w:r>
      <w:r w:rsidRPr="00D7007C">
        <w:rPr>
          <w:color w:val="000000" w:themeColor="text1"/>
        </w:rPr>
        <w:t>limited time to achieve body temperatures at physiological optimums</w:t>
      </w:r>
      <w:r>
        <w:rPr>
          <w:color w:val="000000" w:themeColor="text1"/>
        </w:rPr>
        <w:t xml:space="preserve"> or acclimation responses to temperature may differ in lower populations </w:t>
      </w:r>
      <w:sdt>
        <w:sdtPr>
          <w:rPr>
            <w:color w:val="000000"/>
          </w:rPr>
          <w:tag w:val="MENDELEY_CITATION_v3_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"/>
          <w:id w:val="-1826427543"/>
          <w:placeholder>
            <w:docPart w:val="C8F56ACEDA2BA04E9D2F59377859D136"/>
          </w:placeholder>
        </w:sdtPr>
        <w:sdtContent>
          <w:r w:rsidR="00EB4892" w:rsidRPr="00EB4892">
            <w:rPr>
              <w:color w:val="000000"/>
            </w:rPr>
            <w:t xml:space="preserve">(Jameson Jr et al., 1977; Tsuji, 1988). </w:t>
          </w:r>
        </w:sdtContent>
      </w:sdt>
      <w:r>
        <w:rPr>
          <w:color w:val="000000" w:themeColor="text1"/>
        </w:rPr>
        <w:t>One alternative explanation for not capturing differences between male</w:t>
      </w:r>
      <w:r w:rsidRPr="00470716">
        <w:rPr>
          <w:color w:val="000000" w:themeColor="text1"/>
          <w:vertAlign w:val="subscript"/>
        </w:rPr>
        <w:t>SR</w:t>
      </w:r>
      <w:r>
        <w:rPr>
          <w:color w:val="000000" w:themeColor="text1"/>
          <w:vertAlign w:val="subscript"/>
        </w:rPr>
        <w:t xml:space="preserve"> </w:t>
      </w:r>
      <w:r>
        <w:rPr>
          <w:color w:val="000000" w:themeColor="text1"/>
        </w:rPr>
        <w:t xml:space="preserve">XX and male XY in our metabolic measurements </w:t>
      </w:r>
      <w:r w:rsidRPr="00207214">
        <w:rPr>
          <w:color w:val="000000" w:themeColor="text1"/>
        </w:rPr>
        <w:t xml:space="preserve">is </w:t>
      </w:r>
      <w:r>
        <w:rPr>
          <w:color w:val="000000" w:themeColor="text1"/>
        </w:rPr>
        <w:t xml:space="preserve">that </w:t>
      </w:r>
      <w:r w:rsidRPr="00207214">
        <w:rPr>
          <w:color w:val="000000" w:themeColor="text1"/>
        </w:rPr>
        <w:t xml:space="preserve">the temperature selected for our </w:t>
      </w:r>
      <w:r w:rsidR="00212C00">
        <w:rPr>
          <w:color w:val="000000" w:themeColor="text1"/>
        </w:rPr>
        <w:t xml:space="preserve">metabolic </w:t>
      </w:r>
      <w:r w:rsidRPr="00207214">
        <w:rPr>
          <w:color w:val="000000" w:themeColor="text1"/>
        </w:rPr>
        <w:t>experiments was not at an ecologically relevant body temperature</w:t>
      </w:r>
      <w:ins w:id="413" w:author="Kris.Wild" w:date="2023-04-12T09:23:00Z">
        <w:r w:rsidR="005E4AC5">
          <w:rPr>
            <w:color w:val="000000" w:themeColor="text1"/>
          </w:rPr>
          <w:t xml:space="preserve"> that</w:t>
        </w:r>
      </w:ins>
      <w:r w:rsidRPr="00207214">
        <w:rPr>
          <w:color w:val="000000" w:themeColor="text1"/>
        </w:rPr>
        <w:t xml:space="preserve"> hatchling lizards </w:t>
      </w:r>
      <w:r>
        <w:rPr>
          <w:color w:val="000000" w:themeColor="text1"/>
        </w:rPr>
        <w:t xml:space="preserve">actively select for in </w:t>
      </w:r>
      <w:r w:rsidRPr="00207214">
        <w:rPr>
          <w:color w:val="000000" w:themeColor="text1"/>
        </w:rPr>
        <w:t>natural settings to assimilate energy.</w:t>
      </w:r>
      <w:r>
        <w:rPr>
          <w:color w:val="000000" w:themeColor="text1"/>
        </w:rPr>
        <w:t xml:space="preserve"> Behaviours and physiological processes of hatchling </w:t>
      </w:r>
      <w:r>
        <w:rPr>
          <w:i/>
          <w:iCs/>
          <w:color w:val="000000" w:themeColor="text1"/>
        </w:rPr>
        <w:t>B. duperreyi</w:t>
      </w:r>
      <w:r>
        <w:rPr>
          <w:color w:val="000000" w:themeColor="text1"/>
        </w:rPr>
        <w:t xml:space="preserve"> </w:t>
      </w:r>
      <w:r w:rsidR="00241136">
        <w:rPr>
          <w:color w:val="000000" w:themeColor="text1"/>
        </w:rPr>
        <w:t>are</w:t>
      </w:r>
      <w:r>
        <w:rPr>
          <w:color w:val="000000" w:themeColor="text1"/>
        </w:rPr>
        <w:t xml:space="preserve"> affected by mean temperature, </w:t>
      </w:r>
      <w:r w:rsidR="0024073E">
        <w:rPr>
          <w:color w:val="000000" w:themeColor="text1"/>
        </w:rPr>
        <w:t xml:space="preserve">the </w:t>
      </w:r>
      <w:r>
        <w:rPr>
          <w:color w:val="000000" w:themeColor="text1"/>
        </w:rPr>
        <w:t xml:space="preserve">variance of temperature within each day, and temperature differences across months </w:t>
      </w:r>
      <w:sdt>
        <w:sdtPr>
          <w:rPr>
            <w:color w:val="000000"/>
            <w:vertAlign w:val="superscript"/>
          </w:rPr>
          <w:tag w:val="MENDELEY_CITATION_v3_eyJwcm9wZXJ0aWVzIjp7Im5vdGVJbmRleCI6MH0sImNpdGF0aW9uSUQiOiJNRU5ERUxFWV9DSVRBVElPTl9mZjk4MThiNC00NjUwLTRjYjgtYTY2Ny1lYTc1MzQ2ZDFjMmEiLCJpc0VkaXRlZCI6ZmFsc2UsIm1hbnVhbE92ZXJyaWRlIjp7ImlzTWFudWFsbHlPdmVycmlkZGVuIjpmYWxzZSwibWFudWFsT3ZlcnJpZGVUZXh0IjoiIiwiY2l0ZXByb2NUZXh0IjoiKFNoaW5lLCAyMDAyLCAyMDA0OyBTaGluZSBldCBhbC4sIDE5OTc7IFNoaW5lICYjMzg7IEVscGhpY2ssIDIwMDE7IFNoaW5lICYjMzg7IEhhcmxvdywgMTk5NikifSwiY2l0YXRpb25JdGVtcyI6W3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YTVkZmNhMWUtYmRlZi0zMjU5LWEwMGEtOGM1YmIyMjM4OTE3IiwiaXNUZW1wb3JhcnkiOmZhbHNlLCJpdGVtRGF0YSI6eyJ0eXBlIjoiYXJ0aWNsZS1qb3VybmFsIiwiaWQiOiJhNWRmY2ExZS1iZGVmLTMyNTktYTAwYS04YzViYjIyMzg5MTciLCJ0aXRsZSI6IlRoZSBpbmZsdWVuY2Ugb2YgbmF0dXJhbCBpbmN1YmF0aW9uIGVudmlyb25tZW50cy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3XV19LCJwYWdlIjoiMjU1OS0yNTY4IiwicHVibGlzaGVyIjoiV2lsZXkgT25saW5lIExpYnJhcnkiLCJpc3N1ZSI6IjgiLCJ2b2x1bWUiOiI3OCIsImNvbnRhaW5lci10aXRsZS1zaG9ydCI6IkVjb2xvZ3kifX0seyJpZCI6ImFlN2JhMTk5LWY4MWMtM2FhNC05OWRjLTVjMGVmZTcyYjZhMiIsImlzVGVtcG9yYXJ5IjpmYWxzZSwiaXRlbURhdGEiOnsidHlwZSI6ImFydGljbGUtam91cm5hbCIsImlkIjoiYWU3YmExOTktZjgxYy0zYWE0LTk5ZGMtNWMwZWZlNzJiNmEyIiwidGl0bGUiOiJUaGUgZWZmZWN0IG9mIHNob3J0LXRlcm0gd2VhdGhlciBmbHVjdHVhdGlvbnMgb24gdGVtcGVyYXR1cmVzIGluc2lkZSBsaXphcmQgbmVzdHMsIGFuZC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"/>
          <w:id w:val="-636407894"/>
          <w:placeholder>
            <w:docPart w:val="59314FEB6ACDB44EA3573FF152A41BF0"/>
          </w:placeholder>
        </w:sdtPr>
        <w:sdtContent>
          <w:r w:rsidR="00EB4892">
            <w:t>(Shine, 2002, 2004; Shine et al., 1997; Shine &amp; Elphick, 2001; Shine &amp; Harlow, 1996)</w:t>
          </w:r>
        </w:sdtContent>
      </w:sdt>
      <w:r>
        <w:rPr>
          <w:color w:val="000000" w:themeColor="text1"/>
        </w:rPr>
        <w:t xml:space="preserve">. </w:t>
      </w:r>
      <w:r w:rsidR="00212C00">
        <w:rPr>
          <w:color w:val="000000" w:themeColor="text1"/>
        </w:rPr>
        <w:t>L</w:t>
      </w:r>
      <w:r>
        <w:rPr>
          <w:color w:val="000000" w:themeColor="text1"/>
        </w:rPr>
        <w:t xml:space="preserve">ocal adaptations in other physiological traits have been postulated as a </w:t>
      </w:r>
      <w:ins w:id="414" w:author="Kris.Wild" w:date="2023-04-11T12:30:00Z">
        <w:r w:rsidR="00873ED5">
          <w:rPr>
            <w:color w:val="000000" w:themeColor="text1"/>
          </w:rPr>
          <w:t xml:space="preserve">possible </w:t>
        </w:r>
      </w:ins>
      <w:r>
        <w:rPr>
          <w:color w:val="000000" w:themeColor="text1"/>
        </w:rPr>
        <w:t xml:space="preserve">mechanism for explaining the distribution of sex-reversal in other species (Castelli et al., </w:t>
      </w:r>
      <w:del w:id="415" w:author="Kris.Wild" w:date="2023-04-11T12:31:00Z">
        <w:r w:rsidDel="00873ED5">
          <w:rPr>
            <w:color w:val="000000" w:themeColor="text1"/>
          </w:rPr>
          <w:delText>2001</w:delText>
        </w:r>
      </w:del>
      <w:ins w:id="416" w:author="Kris.Wild" w:date="2023-04-11T12:31:00Z">
        <w:r w:rsidR="00873ED5">
          <w:rPr>
            <w:color w:val="000000" w:themeColor="text1"/>
          </w:rPr>
          <w:t>2020</w:t>
        </w:r>
      </w:ins>
      <w:r>
        <w:rPr>
          <w:color w:val="000000" w:themeColor="text1"/>
        </w:rPr>
        <w:t xml:space="preserve">). </w:t>
      </w:r>
      <w:r w:rsidRPr="00D1447C">
        <w:rPr>
          <w:color w:val="000000" w:themeColor="text1"/>
          <w:lang w:val="en-GB"/>
        </w:rPr>
        <w:t xml:space="preserve">Further insight could be made by examining </w:t>
      </w:r>
      <w:r>
        <w:rPr>
          <w:color w:val="000000" w:themeColor="text1"/>
          <w:lang w:val="en-GB"/>
        </w:rPr>
        <w:t xml:space="preserve">how </w:t>
      </w:r>
      <w:r w:rsidRPr="00D1447C">
        <w:rPr>
          <w:color w:val="000000" w:themeColor="text1"/>
          <w:lang w:val="en-GB"/>
        </w:rPr>
        <w:t xml:space="preserve">metabolic rates </w:t>
      </w:r>
      <w:r>
        <w:rPr>
          <w:color w:val="000000" w:themeColor="text1"/>
          <w:lang w:val="en-GB"/>
        </w:rPr>
        <w:t xml:space="preserve">vary </w:t>
      </w:r>
      <w:r w:rsidRPr="00D1447C">
        <w:rPr>
          <w:color w:val="000000" w:themeColor="text1"/>
          <w:lang w:val="en-GB"/>
        </w:rPr>
        <w:t>along a gradient of temperatures</w:t>
      </w:r>
      <w:r>
        <w:rPr>
          <w:color w:val="000000" w:themeColor="text1"/>
          <w:lang w:val="en-GB"/>
        </w:rPr>
        <w:t xml:space="preserve"> and how local adaptations in physiological traits influence </w:t>
      </w:r>
      <w:ins w:id="417" w:author="Kris.Wild" w:date="2023-04-10T12:53:00Z">
        <w:r w:rsidR="000A2256">
          <w:rPr>
            <w:color w:val="000000" w:themeColor="text1"/>
            <w:lang w:val="en-GB"/>
          </w:rPr>
          <w:t xml:space="preserve">sex-specific </w:t>
        </w:r>
      </w:ins>
      <w:r>
        <w:rPr>
          <w:color w:val="000000" w:themeColor="text1"/>
          <w:lang w:val="en-GB"/>
        </w:rPr>
        <w:t xml:space="preserve">selection processes </w:t>
      </w:r>
      <w:del w:id="418" w:author="Kris.Wild" w:date="2023-04-10T12:53:00Z">
        <w:r w:rsidDel="000A2256">
          <w:rPr>
            <w:color w:val="000000" w:themeColor="text1"/>
            <w:lang w:val="en-GB"/>
          </w:rPr>
          <w:delText xml:space="preserve">of sex-reversal </w:delText>
        </w:r>
      </w:del>
      <w:r>
        <w:rPr>
          <w:color w:val="000000" w:themeColor="text1"/>
          <w:lang w:val="en-GB"/>
        </w:rPr>
        <w:t xml:space="preserve">in </w:t>
      </w:r>
      <w:r>
        <w:rPr>
          <w:i/>
          <w:iCs/>
          <w:color w:val="000000" w:themeColor="text1"/>
          <w:lang w:val="en-GB"/>
        </w:rPr>
        <w:t xml:space="preserve">B. </w:t>
      </w:r>
      <w:r>
        <w:rPr>
          <w:i/>
          <w:iCs/>
          <w:color w:val="000000" w:themeColor="text1"/>
        </w:rPr>
        <w:t xml:space="preserve">duperreyi </w:t>
      </w:r>
      <w:r>
        <w:rPr>
          <w:color w:val="000000" w:themeColor="text1"/>
        </w:rPr>
        <w:t>and other species that undergo sex-reversal</w:t>
      </w:r>
      <w:r w:rsidRPr="00D1447C">
        <w:rPr>
          <w:color w:val="000000" w:themeColor="text1"/>
          <w:lang w:val="en-GB"/>
        </w:rPr>
        <w:t>.</w:t>
      </w:r>
    </w:p>
    <w:p w14:paraId="4F2A8DDD" w14:textId="2531F8E7" w:rsidR="00F054CD" w:rsidRPr="00887E8C" w:rsidRDefault="00DE27BA" w:rsidP="00D848D9">
      <w:pPr>
        <w:ind w:firstLine="720"/>
        <w:contextualSpacing/>
        <w:rPr>
          <w:color w:val="000000" w:themeColor="text1"/>
        </w:rPr>
      </w:pPr>
      <w:r>
        <w:rPr>
          <w:color w:val="000000" w:themeColor="text1"/>
        </w:rPr>
        <w:t>The frequency of s</w:t>
      </w:r>
      <w:r w:rsidRPr="00EB151A">
        <w:rPr>
          <w:color w:val="000000" w:themeColor="text1"/>
        </w:rPr>
        <w:t>ex-reversal in</w:t>
      </w:r>
      <w:r w:rsidRPr="00EB151A">
        <w:rPr>
          <w:i/>
          <w:iCs/>
          <w:color w:val="000000" w:themeColor="text1"/>
        </w:rPr>
        <w:t xml:space="preserve"> P. vitticeps </w:t>
      </w:r>
      <w:r w:rsidRPr="00EB151A">
        <w:rPr>
          <w:color w:val="000000" w:themeColor="text1"/>
        </w:rPr>
        <w:t>occurs across a large part of its range, but neither latitude</w:t>
      </w:r>
      <w:ins w:id="419" w:author="Kris.Wild" w:date="2023-04-11T15:25:00Z">
        <w:r w:rsidR="00F054CD">
          <w:rPr>
            <w:color w:val="000000" w:themeColor="text1"/>
          </w:rPr>
          <w:t xml:space="preserve">, </w:t>
        </w:r>
      </w:ins>
      <w:del w:id="420" w:author="Kris.Wild" w:date="2023-04-11T15:25:00Z">
        <w:r w:rsidRPr="00EB151A" w:rsidDel="00F054CD">
          <w:rPr>
            <w:color w:val="000000" w:themeColor="text1"/>
          </w:rPr>
          <w:delText xml:space="preserve"> nor </w:delText>
        </w:r>
      </w:del>
      <w:r w:rsidRPr="00EB151A">
        <w:rPr>
          <w:color w:val="000000" w:themeColor="text1"/>
        </w:rPr>
        <w:t>climate</w:t>
      </w:r>
      <w:ins w:id="421" w:author="Kris.Wild" w:date="2023-04-11T15:25:00Z">
        <w:r w:rsidR="00F054CD">
          <w:rPr>
            <w:color w:val="000000" w:themeColor="text1"/>
          </w:rPr>
          <w:t xml:space="preserve">, </w:t>
        </w:r>
        <w:del w:id="422" w:author="Daniel Noble" w:date="2023-04-22T08:31:00Z">
          <w:r w:rsidR="00F054CD" w:rsidDel="0071069C">
            <w:rPr>
              <w:color w:val="000000" w:themeColor="text1"/>
            </w:rPr>
            <w:delText>n</w:delText>
          </w:r>
        </w:del>
        <w:r w:rsidR="00F054CD">
          <w:rPr>
            <w:color w:val="000000" w:themeColor="text1"/>
          </w:rPr>
          <w:t>or behaviour</w:t>
        </w:r>
        <w:del w:id="423" w:author="Daniel Noble" w:date="2023-04-22T08:31:00Z">
          <w:r w:rsidR="00F054CD" w:rsidDel="0071069C">
            <w:rPr>
              <w:color w:val="000000" w:themeColor="text1"/>
            </w:rPr>
            <w:delText>s</w:delText>
          </w:r>
        </w:del>
      </w:ins>
      <w:r w:rsidRPr="00EB151A">
        <w:rPr>
          <w:color w:val="000000" w:themeColor="text1"/>
        </w:rPr>
        <w:t xml:space="preserve"> </w:t>
      </w:r>
      <w:r>
        <w:rPr>
          <w:color w:val="000000" w:themeColor="text1"/>
        </w:rPr>
        <w:t>explain</w:t>
      </w:r>
      <w:del w:id="424" w:author="Kris.Wild" w:date="2023-04-11T15:25:00Z">
        <w:r w:rsidDel="00F054CD">
          <w:rPr>
            <w:color w:val="000000" w:themeColor="text1"/>
          </w:rPr>
          <w:delText>s</w:delText>
        </w:r>
      </w:del>
      <w:r w:rsidRPr="00EB151A">
        <w:rPr>
          <w:color w:val="000000" w:themeColor="text1"/>
        </w:rPr>
        <w:t xml:space="preserve"> the</w:t>
      </w:r>
      <w:r>
        <w:rPr>
          <w:color w:val="000000" w:themeColor="text1"/>
        </w:rPr>
        <w:t xml:space="preserve"> </w:t>
      </w:r>
      <w:r w:rsidRPr="00EB151A">
        <w:rPr>
          <w:color w:val="000000" w:themeColor="text1"/>
        </w:rPr>
        <w:t xml:space="preserve">distribution of sex-reversal </w:t>
      </w:r>
      <w:sdt>
        <w:sdtPr>
          <w:rPr>
            <w:color w:val="000000"/>
          </w:rPr>
          <w:tag w:val="MENDELEY_CITATION_v3_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"/>
          <w:id w:val="-2125058734"/>
          <w:placeholder>
            <w:docPart w:val="F098AEE089B5304B86B518A1BDDE733D"/>
          </w:placeholder>
        </w:sdtPr>
        <w:sdtContent>
          <w:r w:rsidR="00EB4892" w:rsidRPr="00EB4892">
            <w:rPr>
              <w:color w:val="000000"/>
            </w:rPr>
            <w:t>(Castelli et al., 2021</w:t>
          </w:r>
          <w:ins w:id="425" w:author="Kris.Wild" w:date="2023-04-11T15:25:00Z">
            <w:r w:rsidR="00F054CD">
              <w:rPr>
                <w:color w:val="000000"/>
              </w:rPr>
              <w:t>; Wild et al., 2022</w:t>
            </w:r>
          </w:ins>
          <w:r w:rsidR="00EB4892" w:rsidRPr="00EB4892">
            <w:rPr>
              <w:color w:val="000000"/>
            </w:rPr>
            <w:t>)</w:t>
          </w:r>
        </w:sdtContent>
      </w:sdt>
      <w:r w:rsidRPr="00EB151A">
        <w:rPr>
          <w:color w:val="000000" w:themeColor="text1"/>
        </w:rPr>
        <w:t xml:space="preserve">. </w:t>
      </w:r>
      <w:ins w:id="426" w:author="Daniel Noble" w:date="2023-04-22T08:32:00Z">
        <w:r w:rsidR="0071069C">
          <w:rPr>
            <w:color w:val="000000" w:themeColor="text1"/>
          </w:rPr>
          <w:t xml:space="preserve">Interestingly, we also found little evidence that </w:t>
        </w:r>
      </w:ins>
      <w:ins w:id="427" w:author="Daniel Noble" w:date="2023-04-22T08:33:00Z">
        <w:r w:rsidR="0071069C">
          <w:rPr>
            <w:color w:val="000000" w:themeColor="text1"/>
          </w:rPr>
          <w:t>in early life stages metabolic rate differed between sex concordant and sex-</w:t>
        </w:r>
      </w:ins>
      <w:ins w:id="428" w:author="Daniel Noble" w:date="2023-04-22T08:34:00Z">
        <w:r w:rsidR="0071069C">
          <w:rPr>
            <w:color w:val="000000" w:themeColor="text1"/>
          </w:rPr>
          <w:t>reversed</w:t>
        </w:r>
      </w:ins>
      <w:ins w:id="429" w:author="Daniel Noble" w:date="2023-04-22T08:33:00Z">
        <w:r w:rsidR="0071069C">
          <w:rPr>
            <w:color w:val="000000" w:themeColor="text1"/>
          </w:rPr>
          <w:t xml:space="preserve"> </w:t>
        </w:r>
        <w:r w:rsidR="0071069C" w:rsidRPr="0071069C">
          <w:rPr>
            <w:i/>
            <w:iCs/>
            <w:color w:val="000000" w:themeColor="text1"/>
            <w:rPrChange w:id="430" w:author="Daniel Noble" w:date="2023-04-22T08:34:00Z">
              <w:rPr>
                <w:color w:val="000000" w:themeColor="text1"/>
              </w:rPr>
            </w:rPrChange>
          </w:rPr>
          <w:t>Pogona</w:t>
        </w:r>
        <w:r w:rsidR="0071069C">
          <w:rPr>
            <w:color w:val="000000" w:themeColor="text1"/>
          </w:rPr>
          <w:t>, expect when comparing the largest individuals born</w:t>
        </w:r>
      </w:ins>
      <w:ins w:id="431" w:author="Daniel Noble" w:date="2023-04-22T08:37:00Z">
        <w:r w:rsidR="0071069C">
          <w:rPr>
            <w:color w:val="000000" w:themeColor="text1"/>
          </w:rPr>
          <w:t>.</w:t>
        </w:r>
      </w:ins>
      <w:ins w:id="432" w:author="Daniel Noble" w:date="2023-04-22T08:36:00Z">
        <w:r w:rsidR="0071069C">
          <w:rPr>
            <w:color w:val="000000" w:themeColor="text1"/>
          </w:rPr>
          <w:t xml:space="preserve"> </w:t>
        </w:r>
      </w:ins>
      <w:ins w:id="433" w:author="Daniel Noble" w:date="2023-04-22T08:37:00Z">
        <w:r w:rsidR="0071069C">
          <w:rPr>
            <w:color w:val="000000" w:themeColor="text1"/>
          </w:rPr>
          <w:t>Among the largest hatchlings</w:t>
        </w:r>
      </w:ins>
      <w:ins w:id="434" w:author="Daniel Noble" w:date="2023-04-22T08:39:00Z">
        <w:r w:rsidR="0002573E">
          <w:rPr>
            <w:color w:val="000000" w:themeColor="text1"/>
          </w:rPr>
          <w:t>,</w:t>
        </w:r>
      </w:ins>
      <w:ins w:id="435" w:author="Daniel Noble" w:date="2023-04-22T08:36:00Z">
        <w:r w:rsidR="0071069C">
          <w:rPr>
            <w:color w:val="000000" w:themeColor="text1"/>
          </w:rPr>
          <w:t xml:space="preserve"> sex reversed animals had lower metabolic rate compared to concordant sex lizards</w:t>
        </w:r>
      </w:ins>
      <w:ins w:id="436" w:author="Daniel Noble" w:date="2023-04-22T08:34:00Z">
        <w:r w:rsidR="0071069C">
          <w:rPr>
            <w:color w:val="000000" w:themeColor="text1"/>
          </w:rPr>
          <w:t xml:space="preserve"> </w:t>
        </w:r>
      </w:ins>
      <w:ins w:id="437" w:author="Daniel Noble" w:date="2023-04-22T08:39:00Z">
        <w:r w:rsidR="0002573E">
          <w:rPr>
            <w:color w:val="000000" w:themeColor="text1"/>
          </w:rPr>
          <w:t xml:space="preserve">of comparable size </w:t>
        </w:r>
      </w:ins>
      <w:ins w:id="438" w:author="Daniel Noble" w:date="2023-04-22T08:34:00Z">
        <w:r w:rsidR="0071069C">
          <w:rPr>
            <w:color w:val="000000" w:themeColor="text1"/>
          </w:rPr>
          <w:t>(Figure 2D)</w:t>
        </w:r>
      </w:ins>
      <w:ins w:id="439" w:author="Daniel Noble" w:date="2023-04-22T08:33:00Z">
        <w:r w:rsidR="0071069C">
          <w:rPr>
            <w:color w:val="000000" w:themeColor="text1"/>
          </w:rPr>
          <w:t>.</w:t>
        </w:r>
      </w:ins>
      <w:ins w:id="440" w:author="Daniel Noble" w:date="2023-04-22T08:34:00Z">
        <w:r w:rsidR="0071069C">
          <w:rPr>
            <w:color w:val="000000" w:themeColor="text1"/>
          </w:rPr>
          <w:t xml:space="preserve"> Given that mortality and selection on body size is </w:t>
        </w:r>
      </w:ins>
      <w:ins w:id="441" w:author="Daniel Noble" w:date="2023-04-22T08:35:00Z">
        <w:r w:rsidR="0071069C">
          <w:rPr>
            <w:color w:val="000000" w:themeColor="text1"/>
          </w:rPr>
          <w:t xml:space="preserve">often </w:t>
        </w:r>
      </w:ins>
      <w:ins w:id="442" w:author="Daniel Noble" w:date="2023-04-22T08:34:00Z">
        <w:r w:rsidR="0071069C">
          <w:rPr>
            <w:color w:val="000000" w:themeColor="text1"/>
          </w:rPr>
          <w:t xml:space="preserve">strongest </w:t>
        </w:r>
      </w:ins>
      <w:ins w:id="443" w:author="Daniel Noble" w:date="2023-04-22T08:35:00Z">
        <w:r w:rsidR="0071069C">
          <w:rPr>
            <w:color w:val="000000" w:themeColor="text1"/>
          </w:rPr>
          <w:t>early in life for many reptiles (</w:t>
        </w:r>
      </w:ins>
      <w:proofErr w:type="spellStart"/>
      <w:ins w:id="444" w:author="Kris.Wild" w:date="2023-04-22T08:56:00Z">
        <w:r w:rsidR="002E0FA4">
          <w:t>Sinervo</w:t>
        </w:r>
        <w:proofErr w:type="spellEnd"/>
        <w:r w:rsidR="002E0FA4">
          <w:t xml:space="preserve"> et al.,1992; Warner &amp; Andrews, 2002</w:t>
        </w:r>
      </w:ins>
      <w:ins w:id="445" w:author="Daniel Noble" w:date="2023-04-22T08:35:00Z">
        <w:del w:id="446" w:author="Kris.Wild" w:date="2023-04-22T08:56:00Z">
          <w:r w:rsidR="0071069C" w:rsidDel="002E0FA4">
            <w:rPr>
              <w:color w:val="000000" w:themeColor="text1"/>
            </w:rPr>
            <w:delText>CITE, CITE</w:delText>
          </w:r>
        </w:del>
        <w:r w:rsidR="0071069C">
          <w:rPr>
            <w:color w:val="000000" w:themeColor="text1"/>
          </w:rPr>
          <w:t>)</w:t>
        </w:r>
      </w:ins>
      <w:ins w:id="447" w:author="Kris.Wild" w:date="2023-04-22T09:05:00Z">
        <w:r w:rsidR="0063411B">
          <w:rPr>
            <w:color w:val="000000" w:themeColor="text1"/>
          </w:rPr>
          <w:t>,</w:t>
        </w:r>
      </w:ins>
      <w:ins w:id="448" w:author="Daniel Noble" w:date="2023-04-22T08:35:00Z">
        <w:r w:rsidR="0071069C">
          <w:rPr>
            <w:color w:val="000000" w:themeColor="text1"/>
          </w:rPr>
          <w:t xml:space="preserve"> energetic </w:t>
        </w:r>
      </w:ins>
      <w:ins w:id="449" w:author="Daniel Noble" w:date="2023-04-22T08:36:00Z">
        <w:r w:rsidR="0071069C">
          <w:rPr>
            <w:color w:val="000000" w:themeColor="text1"/>
          </w:rPr>
          <w:t xml:space="preserve">differences could </w:t>
        </w:r>
      </w:ins>
      <w:ins w:id="450" w:author="Daniel Noble" w:date="2023-04-22T08:37:00Z">
        <w:r w:rsidR="0071069C">
          <w:rPr>
            <w:color w:val="000000" w:themeColor="text1"/>
          </w:rPr>
          <w:t xml:space="preserve">help to explain the </w:t>
        </w:r>
      </w:ins>
      <w:ins w:id="451" w:author="Daniel Noble" w:date="2023-04-22T08:38:00Z">
        <w:r w:rsidR="0002573E">
          <w:rPr>
            <w:color w:val="000000" w:themeColor="text1"/>
          </w:rPr>
          <w:t xml:space="preserve">changes in the frequency of sex-reversal in </w:t>
        </w:r>
        <w:r w:rsidR="0002573E" w:rsidRPr="0002573E">
          <w:rPr>
            <w:i/>
            <w:iCs/>
            <w:color w:val="000000" w:themeColor="text1"/>
            <w:rPrChange w:id="452" w:author="Daniel Noble" w:date="2023-04-22T08:38:00Z">
              <w:rPr>
                <w:color w:val="000000" w:themeColor="text1"/>
              </w:rPr>
            </w:rPrChange>
          </w:rPr>
          <w:t>Pogona</w:t>
        </w:r>
        <w:r w:rsidR="0002573E">
          <w:rPr>
            <w:color w:val="000000" w:themeColor="text1"/>
          </w:rPr>
          <w:t xml:space="preserve">. </w:t>
        </w:r>
      </w:ins>
      <w:ins w:id="453" w:author="Daniel Noble" w:date="2023-04-22T08:45:00Z">
        <w:r w:rsidR="00642B9E">
          <w:rPr>
            <w:color w:val="000000" w:themeColor="text1"/>
          </w:rPr>
          <w:t>The higher survival of larger hatchlings</w:t>
        </w:r>
      </w:ins>
      <w:ins w:id="454" w:author="Daniel Noble" w:date="2023-04-22T08:46:00Z">
        <w:r w:rsidR="00642B9E">
          <w:rPr>
            <w:color w:val="000000" w:themeColor="text1"/>
          </w:rPr>
          <w:t>,</w:t>
        </w:r>
      </w:ins>
      <w:ins w:id="455" w:author="Daniel Noble" w:date="2023-04-22T08:45:00Z">
        <w:r w:rsidR="00642B9E">
          <w:rPr>
            <w:color w:val="000000" w:themeColor="text1"/>
          </w:rPr>
          <w:t xml:space="preserve"> combined with l</w:t>
        </w:r>
      </w:ins>
      <w:ins w:id="456" w:author="Daniel Noble" w:date="2023-04-22T08:38:00Z">
        <w:r w:rsidR="0002573E">
          <w:rPr>
            <w:color w:val="000000" w:themeColor="text1"/>
          </w:rPr>
          <w:t>ower meta</w:t>
        </w:r>
      </w:ins>
      <w:ins w:id="457" w:author="Daniel Noble" w:date="2023-04-22T08:40:00Z">
        <w:r w:rsidR="0002573E">
          <w:rPr>
            <w:color w:val="000000" w:themeColor="text1"/>
          </w:rPr>
          <w:t>bolism of sex-reversed females</w:t>
        </w:r>
      </w:ins>
      <w:ins w:id="458" w:author="Daniel Noble" w:date="2023-04-22T08:46:00Z">
        <w:r w:rsidR="00642B9E">
          <w:rPr>
            <w:color w:val="000000" w:themeColor="text1"/>
          </w:rPr>
          <w:t>,</w:t>
        </w:r>
      </w:ins>
      <w:ins w:id="459" w:author="Daniel Noble" w:date="2023-04-22T08:40:00Z">
        <w:r w:rsidR="0002573E">
          <w:rPr>
            <w:color w:val="000000" w:themeColor="text1"/>
          </w:rPr>
          <w:t xml:space="preserve"> may impact </w:t>
        </w:r>
      </w:ins>
      <w:ins w:id="460" w:author="Daniel Noble" w:date="2023-04-22T08:46:00Z">
        <w:r w:rsidR="00642B9E">
          <w:rPr>
            <w:color w:val="000000" w:themeColor="text1"/>
          </w:rPr>
          <w:t xml:space="preserve">differences in </w:t>
        </w:r>
      </w:ins>
      <w:ins w:id="461" w:author="Daniel Noble" w:date="2023-04-22T08:40:00Z">
        <w:r w:rsidR="0002573E">
          <w:rPr>
            <w:color w:val="000000" w:themeColor="text1"/>
          </w:rPr>
          <w:t xml:space="preserve">energy allocation to reproduction or survival </w:t>
        </w:r>
      </w:ins>
      <w:ins w:id="462" w:author="Daniel Noble" w:date="2023-04-22T08:46:00Z">
        <w:r w:rsidR="00642B9E">
          <w:rPr>
            <w:color w:val="000000" w:themeColor="text1"/>
          </w:rPr>
          <w:t xml:space="preserve">of these individuals </w:t>
        </w:r>
      </w:ins>
      <w:ins w:id="463" w:author="Daniel Noble" w:date="2023-04-22T08:40:00Z">
        <w:r w:rsidR="0002573E">
          <w:rPr>
            <w:color w:val="000000" w:themeColor="text1"/>
          </w:rPr>
          <w:t>in the wil</w:t>
        </w:r>
      </w:ins>
      <w:ins w:id="464" w:author="Daniel Noble" w:date="2023-04-22T08:41:00Z">
        <w:r w:rsidR="0002573E">
          <w:rPr>
            <w:color w:val="000000" w:themeColor="text1"/>
          </w:rPr>
          <w:t>d</w:t>
        </w:r>
      </w:ins>
      <w:ins w:id="465" w:author="Daniel Noble" w:date="2023-04-22T08:43:00Z">
        <w:r w:rsidR="0002573E">
          <w:rPr>
            <w:color w:val="000000" w:themeColor="text1"/>
          </w:rPr>
          <w:t>. Such differences may be magnified by the</w:t>
        </w:r>
      </w:ins>
      <w:ins w:id="466" w:author="Daniel Noble" w:date="2023-04-22T08:42:00Z">
        <w:r w:rsidR="0002573E" w:rsidRPr="00EB151A">
          <w:rPr>
            <w:i/>
            <w:iCs/>
            <w:color w:val="000000" w:themeColor="text1"/>
          </w:rPr>
          <w:t xml:space="preserve"> </w:t>
        </w:r>
        <w:r w:rsidR="0002573E" w:rsidRPr="00EB151A">
          <w:rPr>
            <w:color w:val="000000" w:themeColor="text1"/>
          </w:rPr>
          <w:t>unpredictable resource pulses (high rainfall events/high productivity</w:t>
        </w:r>
        <w:r w:rsidR="0002573E">
          <w:rPr>
            <w:color w:val="000000" w:themeColor="text1"/>
          </w:rPr>
          <w:t xml:space="preserve"> vs. drought/low productivity</w:t>
        </w:r>
        <w:r w:rsidR="0002573E" w:rsidRPr="00EB151A">
          <w:rPr>
            <w:color w:val="000000" w:themeColor="text1"/>
          </w:rPr>
          <w:t xml:space="preserve">) </w:t>
        </w:r>
        <w:r w:rsidR="0002573E">
          <w:rPr>
            <w:color w:val="000000" w:themeColor="text1"/>
          </w:rPr>
          <w:t xml:space="preserve">in arid or </w:t>
        </w:r>
        <w:r w:rsidR="0002573E" w:rsidRPr="00EB151A">
          <w:rPr>
            <w:color w:val="000000" w:themeColor="text1"/>
          </w:rPr>
          <w:t>semi-arid environments</w:t>
        </w:r>
        <w:r w:rsidR="0002573E">
          <w:rPr>
            <w:color w:val="000000" w:themeColor="text1"/>
          </w:rPr>
          <w:t xml:space="preserve"> </w:t>
        </w:r>
      </w:ins>
      <w:ins w:id="467" w:author="Daniel Noble" w:date="2023-04-22T08:47:00Z">
        <w:r w:rsidR="00642B9E">
          <w:rPr>
            <w:color w:val="000000" w:themeColor="text1"/>
          </w:rPr>
          <w:t xml:space="preserve">that are known to </w:t>
        </w:r>
      </w:ins>
      <w:ins w:id="468" w:author="Daniel Noble" w:date="2023-04-22T08:42:00Z">
        <w:r w:rsidR="0002573E">
          <w:rPr>
            <w:color w:val="000000" w:themeColor="text1"/>
          </w:rPr>
          <w:lastRenderedPageBreak/>
          <w:t>shape many</w:t>
        </w:r>
        <w:r w:rsidR="0002573E" w:rsidRPr="00EB151A">
          <w:rPr>
            <w:color w:val="000000" w:themeColor="text1"/>
          </w:rPr>
          <w:t xml:space="preserve"> demographic processes for other species </w:t>
        </w:r>
      </w:ins>
      <w:customXmlInsRangeStart w:id="469" w:author="Daniel Noble" w:date="2023-04-22T08:42:00Z"/>
      <w:sdt>
        <w:sdtPr>
          <w:rPr>
            <w:color w:val="000000"/>
            <w:vertAlign w:val="superscript"/>
          </w:rPr>
          <w:tag w:val="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1921601913"/>
          <w:placeholder>
            <w:docPart w:val="B81C274519A8964286614FFAB9C792F0"/>
          </w:placeholder>
        </w:sdtPr>
        <w:sdtContent>
          <w:customXmlInsRangeEnd w:id="469"/>
          <w:ins w:id="470" w:author="Daniel Noble" w:date="2023-04-22T08:42:00Z">
            <w:r w:rsidR="0002573E">
              <w:t xml:space="preserve">(Kwok et al., 2016; </w:t>
            </w:r>
            <w:proofErr w:type="spellStart"/>
            <w:r w:rsidR="0002573E">
              <w:t>Letnic</w:t>
            </w:r>
            <w:proofErr w:type="spellEnd"/>
            <w:r w:rsidR="0002573E">
              <w:t xml:space="preserve"> &amp; Dickman, 2010; </w:t>
            </w:r>
          </w:ins>
          <w:ins w:id="471" w:author="Kris.Wild" w:date="2023-04-22T09:04:00Z">
            <w:r w:rsidR="008B5799">
              <w:t>Kearney &amp; Porter, 2004; Congdon, 1989</w:t>
            </w:r>
          </w:ins>
          <w:ins w:id="472" w:author="Daniel Noble" w:date="2023-04-22T08:42:00Z">
            <w:del w:id="473" w:author="Kris.Wild" w:date="2023-04-22T09:04:00Z">
              <w:r w:rsidR="0002573E" w:rsidDel="008B5799">
                <w:delText>Noy-Meir, 1973</w:delText>
              </w:r>
            </w:del>
            <w:r w:rsidR="0002573E">
              <w:t>)</w:t>
            </w:r>
          </w:ins>
          <w:ins w:id="474" w:author="Daniel Noble" w:date="2023-04-22T08:47:00Z">
            <w:del w:id="475" w:author="Kris.Wild" w:date="2023-04-22T09:04:00Z">
              <w:r w:rsidR="00642B9E" w:rsidRPr="00642B9E" w:rsidDel="008B5799">
                <w:rPr>
                  <w:color w:val="000000"/>
                  <w:vertAlign w:val="superscript"/>
                </w:rPr>
                <w:delText xml:space="preserve"> </w:delText>
              </w:r>
            </w:del>
          </w:ins>
          <w:customXmlInsRangeStart w:id="476" w:author="Daniel Noble" w:date="2023-04-22T08:47:00Z"/>
          <w:customXmlDelRangeStart w:id="477" w:author="Kris.Wild" w:date="2023-04-22T09:04:00Z"/>
          <w:sdt>
            <w:sdtPr>
              <w:rPr>
                <w:color w:val="000000"/>
                <w:vertAlign w:val="superscript"/>
              </w:rPr>
              <w:tag w:val="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1489519682"/>
              <w:placeholder>
                <w:docPart w:val="E7EA2846F31BBE458A82690854435DB5"/>
              </w:placeholder>
            </w:sdtPr>
            <w:sdtContent>
              <w:customXmlInsRangeEnd w:id="476"/>
              <w:customXmlDelRangeEnd w:id="477"/>
              <w:ins w:id="478" w:author="Daniel Noble" w:date="2023-04-22T08:47:00Z">
                <w:del w:id="479" w:author="Kris.Wild" w:date="2023-04-22T09:04:00Z">
                  <w:r w:rsidR="00642B9E" w:rsidDel="008B5799">
                    <w:delText>(Bradshaw, 1997; Congdon, 1989; Kearney &amp; Porter, 2004)</w:delText>
                  </w:r>
                </w:del>
              </w:ins>
              <w:customXmlInsRangeStart w:id="480" w:author="Daniel Noble" w:date="2023-04-22T08:47:00Z"/>
              <w:customXmlDelRangeStart w:id="481" w:author="Kris.Wild" w:date="2023-04-22T09:04:00Z"/>
            </w:sdtContent>
          </w:sdt>
          <w:customXmlInsRangeEnd w:id="480"/>
          <w:customXmlDelRangeEnd w:id="481"/>
          <w:customXmlInsRangeStart w:id="482" w:author="Daniel Noble" w:date="2023-04-22T08:42:00Z"/>
        </w:sdtContent>
      </w:sdt>
      <w:customXmlInsRangeEnd w:id="482"/>
      <w:ins w:id="483" w:author="Daniel Noble" w:date="2023-04-22T08:42:00Z">
        <w:r w:rsidR="0002573E">
          <w:rPr>
            <w:color w:val="000000" w:themeColor="text1"/>
          </w:rPr>
          <w:t>.</w:t>
        </w:r>
        <w:r w:rsidR="0002573E">
          <w:t xml:space="preserve"> </w:t>
        </w:r>
        <w:r w:rsidR="0002573E">
          <w:rPr>
            <w:color w:val="000000" w:themeColor="text1"/>
          </w:rPr>
          <w:t xml:space="preserve">Locations that experience stochastic fluctuations in resource availability may allow </w:t>
        </w:r>
        <w:r w:rsidR="0002573E" w:rsidRPr="00EB151A">
          <w:rPr>
            <w:color w:val="000000" w:themeColor="text1"/>
          </w:rPr>
          <w:t>female</w:t>
        </w:r>
        <w:r w:rsidR="0002573E" w:rsidRPr="00EB151A">
          <w:rPr>
            <w:color w:val="000000" w:themeColor="text1"/>
            <w:vertAlign w:val="subscript"/>
          </w:rPr>
          <w:t xml:space="preserve">SR </w:t>
        </w:r>
        <w:r w:rsidR="0002573E" w:rsidRPr="00EB151A">
          <w:rPr>
            <w:color w:val="000000" w:themeColor="text1"/>
          </w:rPr>
          <w:t>ZZ</w:t>
        </w:r>
        <w:r w:rsidR="0002573E">
          <w:rPr>
            <w:color w:val="000000" w:themeColor="text1"/>
          </w:rPr>
          <w:t xml:space="preserve"> to persist in low frequencies </w:t>
        </w:r>
      </w:ins>
      <w:customXmlInsRangeStart w:id="484" w:author="Daniel Noble" w:date="2023-04-22T08:42:00Z"/>
      <w:sdt>
        <w:sdtPr>
          <w:rPr>
            <w:color w:val="000000"/>
            <w:vertAlign w:val="superscript"/>
          </w:rPr>
          <w:tag w:val="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444546477"/>
          <w:placeholder>
            <w:docPart w:val="B81C274519A8964286614FFAB9C792F0"/>
          </w:placeholder>
        </w:sdtPr>
        <w:sdtContent>
          <w:customXmlInsRangeEnd w:id="484"/>
          <w:ins w:id="485" w:author="Daniel Noble" w:date="2023-04-22T08:42:00Z">
            <w:r w:rsidR="0002573E">
              <w:t xml:space="preserve">(Burton et al., 2011; </w:t>
            </w:r>
            <w:proofErr w:type="spellStart"/>
            <w:r w:rsidR="0002573E">
              <w:t>Ricklefs</w:t>
            </w:r>
            <w:proofErr w:type="spellEnd"/>
            <w:r w:rsidR="0002573E">
              <w:t xml:space="preserve"> &amp; </w:t>
            </w:r>
            <w:proofErr w:type="spellStart"/>
            <w:r w:rsidR="0002573E">
              <w:t>Wikelski</w:t>
            </w:r>
            <w:proofErr w:type="spellEnd"/>
            <w:r w:rsidR="0002573E">
              <w:t>, 2002)</w:t>
            </w:r>
          </w:ins>
          <w:customXmlInsRangeStart w:id="486" w:author="Daniel Noble" w:date="2023-04-22T08:42:00Z"/>
        </w:sdtContent>
      </w:sdt>
      <w:customXmlInsRangeEnd w:id="486"/>
      <w:ins w:id="487" w:author="Daniel Noble" w:date="2023-04-22T08:42:00Z">
        <w:r w:rsidR="0002573E">
          <w:rPr>
            <w:color w:val="000000" w:themeColor="text1"/>
          </w:rPr>
          <w:t xml:space="preserve">. </w:t>
        </w:r>
      </w:ins>
      <w:del w:id="488" w:author="Daniel Noble" w:date="2023-04-22T08:48:00Z">
        <w:r w:rsidRPr="00EB151A" w:rsidDel="00887E8C">
          <w:rPr>
            <w:color w:val="000000" w:themeColor="text1"/>
          </w:rPr>
          <w:delText xml:space="preserve">Resource availability is a limiting factor for many </w:delText>
        </w:r>
        <w:r w:rsidDel="00887E8C">
          <w:rPr>
            <w:color w:val="000000" w:themeColor="text1"/>
          </w:rPr>
          <w:delText xml:space="preserve">adult </w:delText>
        </w:r>
        <w:r w:rsidRPr="00EB151A" w:rsidDel="00887E8C">
          <w:rPr>
            <w:color w:val="000000" w:themeColor="text1"/>
          </w:rPr>
          <w:delText>lizards in arid and semi-arid environments</w:delText>
        </w:r>
        <w:r w:rsidDel="00887E8C">
          <w:rPr>
            <w:color w:val="000000" w:themeColor="text1"/>
          </w:rPr>
          <w:delText xml:space="preserve"> </w:delText>
        </w:r>
      </w:del>
      <w:customXmlDelRangeStart w:id="489" w:author="Daniel Noble" w:date="2023-04-22T08:47:00Z"/>
      <w:sdt>
        <w:sdtPr>
          <w:rPr>
            <w:color w:val="000000"/>
            <w:vertAlign w:val="superscript"/>
          </w:rPr>
          <w:tag w:val="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22059447"/>
          <w:placeholder>
            <w:docPart w:val="68A994052F096844A8F67DC1F0E0A74B"/>
          </w:placeholder>
        </w:sdtPr>
        <w:sdtContent>
          <w:customXmlDelRangeEnd w:id="489"/>
          <w:del w:id="490" w:author="Daniel Noble" w:date="2023-04-22T08:47:00Z">
            <w:r w:rsidR="00EB4892" w:rsidDel="00642B9E">
              <w:delText>(Bradshaw, 1997; Congdon, 1989; Kearney &amp; Porter, 2004)</w:delText>
            </w:r>
          </w:del>
          <w:customXmlDelRangeStart w:id="491" w:author="Daniel Noble" w:date="2023-04-22T08:47:00Z"/>
        </w:sdtContent>
      </w:sdt>
      <w:customXmlDelRangeEnd w:id="491"/>
      <w:del w:id="492" w:author="Daniel Noble" w:date="2023-04-22T08:48:00Z">
        <w:r w:rsidDel="00887E8C">
          <w:rPr>
            <w:color w:val="000000" w:themeColor="text1"/>
            <w:vertAlign w:val="superscript"/>
          </w:rPr>
          <w:delText xml:space="preserve"> </w:delText>
        </w:r>
        <w:r w:rsidRPr="00EB151A" w:rsidDel="00887E8C">
          <w:rPr>
            <w:color w:val="000000" w:themeColor="text1"/>
          </w:rPr>
          <w:delText xml:space="preserve">occupied by </w:delText>
        </w:r>
        <w:r w:rsidRPr="00EB151A" w:rsidDel="00887E8C">
          <w:rPr>
            <w:i/>
            <w:iCs/>
            <w:color w:val="000000" w:themeColor="text1"/>
          </w:rPr>
          <w:delText>P. vitticeps</w:delText>
        </w:r>
        <w:r w:rsidRPr="00EB151A" w:rsidDel="00887E8C">
          <w:rPr>
            <w:color w:val="000000" w:themeColor="text1"/>
          </w:rPr>
          <w:delText xml:space="preserve"> </w:delText>
        </w:r>
      </w:del>
      <w:customXmlDelRangeStart w:id="493" w:author="Daniel Noble" w:date="2023-04-22T08:48:00Z"/>
      <w:sdt>
        <w:sdtPr>
          <w:rPr>
            <w:color w:val="000000"/>
          </w:rPr>
          <w:tag w:val="MENDELEY_CITATION_v3_eyJwcm9wZXJ0aWVzIjp7Im5vdGVJbmRleCI6MH0sImNpdGF0aW9uSUQiOiJNRU5ERUxFWV9DSVRBVElPTl8wNzEzYjk5Mi1lODlmLTQwYTctYTUzZi00NTIzMzJlZGU1MzQ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541627402"/>
          <w:placeholder>
            <w:docPart w:val="9B459C93B67A0E43871DE1EABFC92EEF"/>
          </w:placeholder>
        </w:sdtPr>
        <w:sdtContent>
          <w:customXmlDelRangeEnd w:id="493"/>
          <w:del w:id="494" w:author="Daniel Noble" w:date="2023-04-22T08:48:00Z">
            <w:r w:rsidR="00EB4892" w:rsidRPr="00EB4892" w:rsidDel="00887E8C">
              <w:rPr>
                <w:color w:val="000000"/>
              </w:rPr>
              <w:delText>(Greer, 1989)</w:delText>
            </w:r>
          </w:del>
          <w:customXmlDelRangeStart w:id="495" w:author="Daniel Noble" w:date="2023-04-22T08:48:00Z"/>
        </w:sdtContent>
      </w:sdt>
      <w:customXmlDelRangeEnd w:id="495"/>
      <w:del w:id="496" w:author="Daniel Noble" w:date="2023-04-22T08:48:00Z">
        <w:r w:rsidDel="00887E8C">
          <w:rPr>
            <w:color w:val="000000" w:themeColor="text1"/>
          </w:rPr>
          <w:delText>. Resource</w:delText>
        </w:r>
        <w:r w:rsidRPr="00EB151A" w:rsidDel="00887E8C">
          <w:rPr>
            <w:color w:val="000000" w:themeColor="text1"/>
            <w:lang w:val="en-GB"/>
          </w:rPr>
          <w:delText xml:space="preserve"> competition</w:delText>
        </w:r>
        <w:r w:rsidDel="00887E8C">
          <w:rPr>
            <w:color w:val="000000" w:themeColor="text1"/>
            <w:lang w:val="en-GB"/>
          </w:rPr>
          <w:delText xml:space="preserve"> in </w:delText>
        </w:r>
      </w:del>
      <w:ins w:id="497" w:author="Kris.Wild" w:date="2023-04-11T15:34:00Z">
        <w:del w:id="498" w:author="Daniel Noble" w:date="2023-04-22T08:48:00Z">
          <w:r w:rsidR="00AD6792" w:rsidDel="00887E8C">
            <w:rPr>
              <w:color w:val="000000" w:themeColor="text1"/>
              <w:lang w:val="en-GB"/>
            </w:rPr>
            <w:delText>fluctuating</w:delText>
          </w:r>
        </w:del>
      </w:ins>
      <w:del w:id="499" w:author="Daniel Noble" w:date="2023-04-22T08:48:00Z">
        <w:r w:rsidDel="00887E8C">
          <w:rPr>
            <w:color w:val="000000" w:themeColor="text1"/>
            <w:lang w:val="en-GB"/>
          </w:rPr>
          <w:delText>these systems</w:delText>
        </w:r>
        <w:r w:rsidRPr="00EB151A" w:rsidDel="00887E8C">
          <w:rPr>
            <w:color w:val="000000" w:themeColor="text1"/>
            <w:lang w:val="en-GB"/>
          </w:rPr>
          <w:delText xml:space="preserve"> </w:delText>
        </w:r>
      </w:del>
      <w:ins w:id="500" w:author="Kris.Wild" w:date="2023-04-11T15:35:00Z">
        <w:del w:id="501" w:author="Daniel Noble" w:date="2023-04-22T08:48:00Z">
          <w:r w:rsidR="00AD6792" w:rsidDel="00887E8C">
            <w:rPr>
              <w:color w:val="000000" w:themeColor="text1"/>
              <w:lang w:val="en-GB"/>
            </w:rPr>
            <w:delText xml:space="preserve"> systems </w:delText>
          </w:r>
        </w:del>
      </w:ins>
      <w:del w:id="502" w:author="Daniel Noble" w:date="2023-04-22T08:48:00Z">
        <w:r w:rsidRPr="00EB151A" w:rsidDel="00887E8C">
          <w:rPr>
            <w:color w:val="000000" w:themeColor="text1"/>
            <w:lang w:val="en-GB"/>
          </w:rPr>
          <w:delText>has</w:delText>
        </w:r>
      </w:del>
      <w:ins w:id="503" w:author="Kris.Wild" w:date="2023-04-11T15:36:00Z">
        <w:del w:id="504" w:author="Daniel Noble" w:date="2023-04-22T08:48:00Z">
          <w:r w:rsidR="00AD6792" w:rsidDel="00887E8C">
            <w:rPr>
              <w:color w:val="000000" w:themeColor="text1"/>
              <w:lang w:val="en-GB"/>
            </w:rPr>
            <w:delText>have</w:delText>
          </w:r>
        </w:del>
      </w:ins>
      <w:del w:id="505" w:author="Daniel Noble" w:date="2023-04-22T08:48:00Z">
        <w:r w:rsidRPr="00EB151A" w:rsidDel="00887E8C">
          <w:rPr>
            <w:color w:val="000000" w:themeColor="text1"/>
            <w:lang w:val="en-GB"/>
          </w:rPr>
          <w:delText xml:space="preserve"> been shown to drive selection towards lower metabolic rates when resources are </w:delText>
        </w:r>
        <w:r w:rsidR="00241136" w:rsidDel="00887E8C">
          <w:rPr>
            <w:color w:val="000000" w:themeColor="text1"/>
            <w:lang w:val="en-GB"/>
          </w:rPr>
          <w:delText>scarce</w:delText>
        </w:r>
        <w:r w:rsidRPr="00EB151A" w:rsidDel="00887E8C">
          <w:rPr>
            <w:color w:val="000000" w:themeColor="text1"/>
            <w:lang w:val="en-GB"/>
          </w:rPr>
          <w:delText xml:space="preserve"> and vice versa when resources are high</w:delText>
        </w:r>
        <w:r w:rsidRPr="00EB151A" w:rsidDel="00887E8C">
          <w:rPr>
            <w:color w:val="000000" w:themeColor="text1"/>
            <w:vertAlign w:val="superscript"/>
            <w:lang w:val="en-GB"/>
          </w:rPr>
          <w:delText xml:space="preserve"> </w:delText>
        </w:r>
      </w:del>
      <w:customXmlDelRangeStart w:id="506" w:author="Daniel Noble" w:date="2023-04-22T08:48:00Z"/>
      <w:sdt>
        <w:sdtPr>
          <w:rPr>
            <w:color w:val="000000"/>
            <w:vertAlign w:val="superscript"/>
            <w:lang w:val="en-GB"/>
          </w:rPr>
          <w:tag w:val="MENDELEY_CITATION_v3_eyJwcm9wZXJ0aWVzIjp7Im5vdGVJbmRleCI6MH0sImNpdGF0aW9uSUQiOiJNRU5ERUxFWV9DSVRBVElPTl83NTUwMWEzNC03ZWE0LTQzMDYtYWM2Yy1iNTg5NmY2NjZkMTQiLCJpc0VkaXRlZCI6ZmFsc2UsIm1hbnVhbE92ZXJyaWRlIjp7ImlzTWFudWFsbHlPdmVycmlkZGVuIjpmYWxzZSwibWFudWFsT3ZlcnJpZGVUZXh0IjoiIiwiY2l0ZXByb2NUZXh0IjoiKEFybnF2aXN0IGV0IGFsLiwgMjAyMjsgTXVlbGxlciAmIzM4Oy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
          <w:id w:val="191968008"/>
          <w:placeholder>
            <w:docPart w:val="F098AEE089B5304B86B518A1BDDE733D"/>
          </w:placeholder>
        </w:sdtPr>
        <w:sdtContent>
          <w:customXmlDelRangeEnd w:id="506"/>
          <w:del w:id="507" w:author="Daniel Noble" w:date="2023-04-22T08:48:00Z">
            <w:r w:rsidR="00EB4892" w:rsidDel="00887E8C">
              <w:delText>(Arnqvist et al., 2022; Mueller &amp; Diamond, 2001)</w:delText>
            </w:r>
          </w:del>
          <w:customXmlDelRangeStart w:id="508" w:author="Daniel Noble" w:date="2023-04-22T08:48:00Z"/>
        </w:sdtContent>
      </w:sdt>
      <w:customXmlDelRangeEnd w:id="508"/>
      <w:ins w:id="509" w:author="Kris.Wild" w:date="2023-04-11T15:36:00Z">
        <w:del w:id="510" w:author="Daniel Noble" w:date="2023-04-22T08:48:00Z">
          <w:r w:rsidR="00AD6792" w:rsidDel="00887E8C">
            <w:rPr>
              <w:color w:val="000000" w:themeColor="text1"/>
              <w:lang w:val="en-GB"/>
            </w:rPr>
            <w:delText>.</w:delText>
          </w:r>
        </w:del>
      </w:ins>
      <w:del w:id="511" w:author="Daniel Noble" w:date="2023-04-22T08:48:00Z">
        <w:r w:rsidRPr="00EB151A" w:rsidDel="00887E8C">
          <w:rPr>
            <w:color w:val="000000" w:themeColor="text1"/>
            <w:lang w:val="en-GB"/>
          </w:rPr>
          <w:delText xml:space="preserve">. </w:delText>
        </w:r>
      </w:del>
      <w:del w:id="512" w:author="Daniel Noble" w:date="2023-04-22T08:42:00Z">
        <w:r w:rsidRPr="00EB151A" w:rsidDel="0002573E">
          <w:rPr>
            <w:color w:val="000000" w:themeColor="text1"/>
          </w:rPr>
          <w:delText>The</w:delText>
        </w:r>
        <w:r w:rsidRPr="00EB151A" w:rsidDel="0002573E">
          <w:rPr>
            <w:i/>
            <w:iCs/>
            <w:color w:val="000000" w:themeColor="text1"/>
          </w:rPr>
          <w:delText xml:space="preserve"> </w:delText>
        </w:r>
        <w:r w:rsidRPr="00EB151A" w:rsidDel="0002573E">
          <w:rPr>
            <w:color w:val="000000" w:themeColor="text1"/>
          </w:rPr>
          <w:delText>unpredictable resource pulses (high rainfall events/high productivity</w:delText>
        </w:r>
        <w:r w:rsidR="0024073E" w:rsidDel="0002573E">
          <w:rPr>
            <w:color w:val="000000" w:themeColor="text1"/>
          </w:rPr>
          <w:delText xml:space="preserve"> vs. drought/low productivity</w:delText>
        </w:r>
        <w:r w:rsidRPr="00EB151A" w:rsidDel="0002573E">
          <w:rPr>
            <w:color w:val="000000" w:themeColor="text1"/>
          </w:rPr>
          <w:delText>) of this region shape</w:delText>
        </w:r>
      </w:del>
      <w:ins w:id="513" w:author="Kris.Wild" w:date="2023-04-11T15:36:00Z">
        <w:del w:id="514" w:author="Daniel Noble" w:date="2023-04-22T08:42:00Z">
          <w:r w:rsidR="00AD6792" w:rsidDel="0002573E">
            <w:rPr>
              <w:color w:val="000000" w:themeColor="text1"/>
            </w:rPr>
            <w:delText xml:space="preserve">in </w:delText>
          </w:r>
        </w:del>
      </w:ins>
      <w:ins w:id="515" w:author="Kris.Wild" w:date="2023-04-11T15:37:00Z">
        <w:del w:id="516" w:author="Daniel Noble" w:date="2023-04-22T08:42:00Z">
          <w:r w:rsidR="00AD6792" w:rsidDel="0002573E">
            <w:rPr>
              <w:color w:val="000000" w:themeColor="text1"/>
            </w:rPr>
            <w:delText xml:space="preserve">arid or </w:delText>
          </w:r>
        </w:del>
      </w:ins>
      <w:ins w:id="517" w:author="Kris.Wild" w:date="2023-04-11T15:36:00Z">
        <w:del w:id="518" w:author="Daniel Noble" w:date="2023-04-22T08:42:00Z">
          <w:r w:rsidR="00AD6792" w:rsidRPr="00EB151A" w:rsidDel="0002573E">
            <w:rPr>
              <w:color w:val="000000" w:themeColor="text1"/>
            </w:rPr>
            <w:delText>semi-arid environments</w:delText>
          </w:r>
          <w:r w:rsidR="00AD6792" w:rsidDel="0002573E">
            <w:rPr>
              <w:color w:val="000000" w:themeColor="text1"/>
            </w:rPr>
            <w:delText xml:space="preserve"> shape</w:delText>
          </w:r>
        </w:del>
      </w:ins>
      <w:ins w:id="519" w:author="Kris.Wild" w:date="2023-04-11T14:53:00Z">
        <w:del w:id="520" w:author="Daniel Noble" w:date="2023-04-22T08:42:00Z">
          <w:r w:rsidR="0043781E" w:rsidDel="0002573E">
            <w:rPr>
              <w:color w:val="000000" w:themeColor="text1"/>
            </w:rPr>
            <w:delText xml:space="preserve"> many</w:delText>
          </w:r>
        </w:del>
      </w:ins>
      <w:del w:id="521" w:author="Daniel Noble" w:date="2023-04-22T08:42:00Z">
        <w:r w:rsidRPr="00EB151A" w:rsidDel="0002573E">
          <w:rPr>
            <w:color w:val="000000" w:themeColor="text1"/>
          </w:rPr>
          <w:delText xml:space="preserve"> demographic processes for other species </w:delText>
        </w:r>
      </w:del>
      <w:customXmlDelRangeStart w:id="522" w:author="Daniel Noble" w:date="2023-04-22T08:42:00Z"/>
      <w:sdt>
        <w:sdtPr>
          <w:rPr>
            <w:color w:val="000000"/>
            <w:vertAlign w:val="superscript"/>
          </w:rPr>
          <w:tag w:val="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37716267"/>
          <w:placeholder>
            <w:docPart w:val="F098AEE089B5304B86B518A1BDDE733D"/>
          </w:placeholder>
        </w:sdtPr>
        <w:sdtContent>
          <w:customXmlDelRangeEnd w:id="522"/>
          <w:del w:id="523" w:author="Daniel Noble" w:date="2023-04-22T08:42:00Z">
            <w:r w:rsidR="00EB4892" w:rsidDel="0002573E">
              <w:delText>(Kwok et al., 2016; Letnic &amp; Dickman, 2010; Noy-Meir, 1973)</w:delText>
            </w:r>
          </w:del>
          <w:customXmlDelRangeStart w:id="524" w:author="Daniel Noble" w:date="2023-04-22T08:42:00Z"/>
        </w:sdtContent>
      </w:sdt>
      <w:customXmlDelRangeEnd w:id="524"/>
      <w:del w:id="525" w:author="Daniel Noble" w:date="2023-04-22T08:42:00Z">
        <w:r w:rsidDel="0002573E">
          <w:rPr>
            <w:color w:val="000000" w:themeColor="text1"/>
          </w:rPr>
          <w:delText>.</w:delText>
        </w:r>
      </w:del>
      <w:ins w:id="526" w:author="Kris.Wild" w:date="2023-04-22T07:28:00Z">
        <w:del w:id="527" w:author="Daniel Noble" w:date="2023-04-22T08:42:00Z">
          <w:r w:rsidR="00D848D9" w:rsidDel="0002573E">
            <w:delText xml:space="preserve"> </w:delText>
          </w:r>
        </w:del>
      </w:ins>
      <w:del w:id="528" w:author="Daniel Noble" w:date="2023-04-22T08:42:00Z">
        <w:r w:rsidDel="0002573E">
          <w:rPr>
            <w:color w:val="000000" w:themeColor="text1"/>
          </w:rPr>
          <w:delText xml:space="preserve"> </w:delText>
        </w:r>
        <w:r w:rsidR="006D0E5C" w:rsidDel="0002573E">
          <w:rPr>
            <w:color w:val="000000" w:themeColor="text1"/>
          </w:rPr>
          <w:delText xml:space="preserve">larger individuals are more likely to survive, but </w:delText>
        </w:r>
      </w:del>
      <w:ins w:id="529" w:author="Kris.Wild" w:date="2023-04-22T07:42:00Z">
        <w:del w:id="530" w:author="Daniel Noble" w:date="2023-04-22T08:42:00Z">
          <w:r w:rsidR="00C01F57" w:rsidDel="0002573E">
            <w:rPr>
              <w:color w:val="000000" w:themeColor="text1"/>
            </w:rPr>
            <w:delText>L</w:delText>
          </w:r>
        </w:del>
      </w:ins>
      <w:ins w:id="531" w:author="Kris.Wild" w:date="2023-04-11T15:00:00Z">
        <w:del w:id="532" w:author="Daniel Noble" w:date="2023-04-22T08:42:00Z">
          <w:r w:rsidR="0043781E" w:rsidDel="0002573E">
            <w:rPr>
              <w:color w:val="000000" w:themeColor="text1"/>
            </w:rPr>
            <w:delText>ocations</w:delText>
          </w:r>
        </w:del>
      </w:ins>
      <w:ins w:id="533" w:author="Kris.Wild" w:date="2023-04-11T15:03:00Z">
        <w:del w:id="534" w:author="Daniel Noble" w:date="2023-04-22T08:42:00Z">
          <w:r w:rsidR="00B444C9" w:rsidDel="0002573E">
            <w:rPr>
              <w:color w:val="000000" w:themeColor="text1"/>
            </w:rPr>
            <w:delText xml:space="preserve"> </w:delText>
          </w:r>
        </w:del>
      </w:ins>
      <w:ins w:id="535" w:author="Kris.Wild" w:date="2023-04-11T15:05:00Z">
        <w:del w:id="536" w:author="Daniel Noble" w:date="2023-04-22T08:42:00Z">
          <w:r w:rsidR="00B444C9" w:rsidDel="0002573E">
            <w:rPr>
              <w:color w:val="000000" w:themeColor="text1"/>
            </w:rPr>
            <w:delText xml:space="preserve">that experience </w:delText>
          </w:r>
        </w:del>
      </w:ins>
      <w:ins w:id="537" w:author="Kris.Wild" w:date="2023-04-11T15:26:00Z">
        <w:del w:id="538" w:author="Daniel Noble" w:date="2023-04-22T08:42:00Z">
          <w:r w:rsidR="00F054CD" w:rsidDel="0002573E">
            <w:rPr>
              <w:color w:val="000000" w:themeColor="text1"/>
            </w:rPr>
            <w:delText>stochastic</w:delText>
          </w:r>
        </w:del>
      </w:ins>
      <w:ins w:id="539" w:author="Kris.Wild" w:date="2023-04-11T15:05:00Z">
        <w:del w:id="540" w:author="Daniel Noble" w:date="2023-04-22T08:42:00Z">
          <w:r w:rsidR="00B444C9" w:rsidDel="0002573E">
            <w:rPr>
              <w:color w:val="000000" w:themeColor="text1"/>
            </w:rPr>
            <w:delText xml:space="preserve"> </w:delText>
          </w:r>
        </w:del>
      </w:ins>
      <w:ins w:id="541" w:author="Kris.Wild" w:date="2023-04-11T15:24:00Z">
        <w:del w:id="542" w:author="Daniel Noble" w:date="2023-04-22T08:42:00Z">
          <w:r w:rsidR="00F054CD" w:rsidDel="0002573E">
            <w:rPr>
              <w:color w:val="000000" w:themeColor="text1"/>
            </w:rPr>
            <w:delText>fluctuations</w:delText>
          </w:r>
        </w:del>
      </w:ins>
      <w:ins w:id="543" w:author="Kris.Wild" w:date="2023-04-11T15:05:00Z">
        <w:del w:id="544" w:author="Daniel Noble" w:date="2023-04-22T08:42:00Z">
          <w:r w:rsidR="00B444C9" w:rsidDel="0002573E">
            <w:rPr>
              <w:color w:val="000000" w:themeColor="text1"/>
            </w:rPr>
            <w:delText xml:space="preserve"> in </w:delText>
          </w:r>
        </w:del>
      </w:ins>
      <w:ins w:id="545" w:author="Kris.Wild" w:date="2023-04-11T15:23:00Z">
        <w:del w:id="546" w:author="Daniel Noble" w:date="2023-04-22T08:42:00Z">
          <w:r w:rsidR="00F054CD" w:rsidDel="0002573E">
            <w:rPr>
              <w:color w:val="000000" w:themeColor="text1"/>
            </w:rPr>
            <w:delText xml:space="preserve">resource </w:delText>
          </w:r>
        </w:del>
      </w:ins>
      <w:ins w:id="547" w:author="Kris.Wild" w:date="2023-04-11T15:26:00Z">
        <w:del w:id="548" w:author="Daniel Noble" w:date="2023-04-22T08:42:00Z">
          <w:r w:rsidR="00F054CD" w:rsidDel="0002573E">
            <w:rPr>
              <w:color w:val="000000" w:themeColor="text1"/>
            </w:rPr>
            <w:delText>availability</w:delText>
          </w:r>
        </w:del>
      </w:ins>
      <w:ins w:id="549" w:author="Kris.Wild" w:date="2023-04-11T15:05:00Z">
        <w:del w:id="550" w:author="Daniel Noble" w:date="2023-04-22T08:42:00Z">
          <w:r w:rsidR="00B444C9" w:rsidDel="0002573E">
            <w:rPr>
              <w:color w:val="000000" w:themeColor="text1"/>
            </w:rPr>
            <w:delText xml:space="preserve"> </w:delText>
          </w:r>
        </w:del>
      </w:ins>
      <w:ins w:id="551" w:author="Kris.Wild" w:date="2023-04-11T15:00:00Z">
        <w:del w:id="552" w:author="Daniel Noble" w:date="2023-04-22T08:42:00Z">
          <w:r w:rsidR="0043781E" w:rsidDel="0002573E">
            <w:rPr>
              <w:color w:val="000000" w:themeColor="text1"/>
            </w:rPr>
            <w:delText xml:space="preserve">may allow </w:delText>
          </w:r>
        </w:del>
      </w:ins>
      <w:ins w:id="553" w:author="Kris.Wild" w:date="2023-04-19T16:09:00Z">
        <w:del w:id="554" w:author="Daniel Noble" w:date="2023-04-22T08:42:00Z">
          <w:r w:rsidR="003469AB" w:rsidRPr="00EB151A" w:rsidDel="0002573E">
            <w:rPr>
              <w:color w:val="000000" w:themeColor="text1"/>
            </w:rPr>
            <w:delText>female</w:delText>
          </w:r>
          <w:r w:rsidR="003469AB" w:rsidRPr="00EB151A" w:rsidDel="0002573E">
            <w:rPr>
              <w:color w:val="000000" w:themeColor="text1"/>
              <w:vertAlign w:val="subscript"/>
            </w:rPr>
            <w:delText xml:space="preserve">SR </w:delText>
          </w:r>
          <w:r w:rsidR="003469AB" w:rsidRPr="00EB151A" w:rsidDel="0002573E">
            <w:rPr>
              <w:color w:val="000000" w:themeColor="text1"/>
            </w:rPr>
            <w:delText>ZZ</w:delText>
          </w:r>
          <w:r w:rsidR="003469AB" w:rsidDel="0002573E">
            <w:rPr>
              <w:color w:val="000000" w:themeColor="text1"/>
            </w:rPr>
            <w:delText xml:space="preserve"> </w:delText>
          </w:r>
        </w:del>
      </w:ins>
      <w:ins w:id="555" w:author="Kris.Wild" w:date="2023-04-11T15:00:00Z">
        <w:del w:id="556" w:author="Daniel Noble" w:date="2023-04-22T08:42:00Z">
          <w:r w:rsidR="0043781E" w:rsidDel="0002573E">
            <w:rPr>
              <w:color w:val="000000" w:themeColor="text1"/>
            </w:rPr>
            <w:delText>to persist</w:delText>
          </w:r>
        </w:del>
      </w:ins>
      <w:ins w:id="557" w:author="Kris.Wild" w:date="2023-04-11T15:24:00Z">
        <w:del w:id="558" w:author="Daniel Noble" w:date="2023-04-22T08:42:00Z">
          <w:r w:rsidR="00F054CD" w:rsidDel="0002573E">
            <w:rPr>
              <w:color w:val="000000" w:themeColor="text1"/>
            </w:rPr>
            <w:delText xml:space="preserve"> in low but subtle </w:delText>
          </w:r>
        </w:del>
      </w:ins>
      <w:ins w:id="559" w:author="Kris.Wild" w:date="2023-04-11T15:26:00Z">
        <w:del w:id="560" w:author="Daniel Noble" w:date="2023-04-22T08:42:00Z">
          <w:r w:rsidR="00F054CD" w:rsidDel="0002573E">
            <w:rPr>
              <w:color w:val="000000" w:themeColor="text1"/>
            </w:rPr>
            <w:delText>frequencies</w:delText>
          </w:r>
        </w:del>
      </w:ins>
      <w:ins w:id="561" w:author="Kris.Wild" w:date="2023-04-11T15:00:00Z">
        <w:del w:id="562" w:author="Daniel Noble" w:date="2023-04-22T08:42:00Z">
          <w:r w:rsidR="0043781E" w:rsidDel="0002573E">
            <w:rPr>
              <w:color w:val="000000" w:themeColor="text1"/>
            </w:rPr>
            <w:delText xml:space="preserve"> </w:delText>
          </w:r>
        </w:del>
      </w:ins>
      <w:del w:id="563" w:author="Daniel Noble" w:date="2023-04-22T08:42:00Z">
        <w:r w:rsidR="00241136" w:rsidDel="0002573E">
          <w:rPr>
            <w:color w:val="000000" w:themeColor="text1"/>
          </w:rPr>
          <w:delText>Selection may favour</w:delText>
        </w:r>
        <w:r w:rsidRPr="00EB151A" w:rsidDel="0002573E">
          <w:rPr>
            <w:color w:val="000000" w:themeColor="text1"/>
          </w:rPr>
          <w:delText xml:space="preserve"> female</w:delText>
        </w:r>
        <w:r w:rsidRPr="00EB151A" w:rsidDel="0002573E">
          <w:rPr>
            <w:color w:val="000000" w:themeColor="text1"/>
            <w:vertAlign w:val="subscript"/>
          </w:rPr>
          <w:delText xml:space="preserve">SR </w:delText>
        </w:r>
        <w:r w:rsidRPr="00EB151A" w:rsidDel="0002573E">
          <w:rPr>
            <w:color w:val="000000" w:themeColor="text1"/>
          </w:rPr>
          <w:delText>ZZ when resources are limited</w:delText>
        </w:r>
        <w:r w:rsidDel="0002573E">
          <w:rPr>
            <w:color w:val="000000" w:themeColor="text1"/>
          </w:rPr>
          <w:delText>,</w:delText>
        </w:r>
        <w:r w:rsidRPr="00EB151A" w:rsidDel="0002573E">
          <w:rPr>
            <w:color w:val="000000" w:themeColor="text1"/>
          </w:rPr>
          <w:delText xml:space="preserve"> pushing the species along a physiologically constrained path </w:delText>
        </w:r>
      </w:del>
      <w:customXmlDelRangeStart w:id="564" w:author="Daniel Noble" w:date="2023-04-22T08:42:00Z"/>
      <w:sdt>
        <w:sdtPr>
          <w:rPr>
            <w:color w:val="000000"/>
            <w:vertAlign w:val="superscript"/>
          </w:rPr>
          <w:tag w:val="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1356650702"/>
          <w:placeholder>
            <w:docPart w:val="F098AEE089B5304B86B518A1BDDE733D"/>
          </w:placeholder>
        </w:sdtPr>
        <w:sdtContent>
          <w:customXmlDelRangeEnd w:id="564"/>
          <w:del w:id="565" w:author="Daniel Noble" w:date="2023-04-22T08:42:00Z">
            <w:r w:rsidR="00EB4892" w:rsidDel="0002573E">
              <w:delText>(Burton et al., 2011; Ricklefs &amp; Wikelski, 2002)</w:delText>
            </w:r>
          </w:del>
          <w:customXmlDelRangeStart w:id="566" w:author="Daniel Noble" w:date="2023-04-22T08:42:00Z"/>
        </w:sdtContent>
      </w:sdt>
      <w:customXmlDelRangeEnd w:id="566"/>
      <w:del w:id="567" w:author="Daniel Noble" w:date="2023-04-22T08:42:00Z">
        <w:r w:rsidDel="0002573E">
          <w:rPr>
            <w:color w:val="000000" w:themeColor="text1"/>
          </w:rPr>
          <w:delText xml:space="preserve">. Low energy requirements documented in </w:delText>
        </w:r>
        <w:r w:rsidRPr="00EB151A" w:rsidDel="0002573E">
          <w:rPr>
            <w:color w:val="000000" w:themeColor="text1"/>
          </w:rPr>
          <w:delText>female</w:delText>
        </w:r>
        <w:r w:rsidRPr="00EB151A" w:rsidDel="0002573E">
          <w:rPr>
            <w:color w:val="000000" w:themeColor="text1"/>
            <w:vertAlign w:val="subscript"/>
          </w:rPr>
          <w:delText xml:space="preserve">SR </w:delText>
        </w:r>
        <w:r w:rsidRPr="00EB151A" w:rsidDel="0002573E">
          <w:rPr>
            <w:color w:val="000000" w:themeColor="text1"/>
          </w:rPr>
          <w:delText xml:space="preserve">ZZ </w:delText>
        </w:r>
        <w:r w:rsidDel="0002573E">
          <w:rPr>
            <w:color w:val="000000" w:themeColor="text1"/>
          </w:rPr>
          <w:delText xml:space="preserve">hatchlings may provide a competitive advantage during </w:delText>
        </w:r>
        <w:r w:rsidR="0024073E" w:rsidDel="0002573E">
          <w:rPr>
            <w:color w:val="000000" w:themeColor="text1"/>
          </w:rPr>
          <w:delText>drought conditions</w:delText>
        </w:r>
        <w:r w:rsidR="00241136" w:rsidDel="0002573E">
          <w:rPr>
            <w:color w:val="000000" w:themeColor="text1"/>
          </w:rPr>
          <w:delText>, allowing</w:delText>
        </w:r>
        <w:r w:rsidDel="0002573E">
          <w:rPr>
            <w:color w:val="000000" w:themeColor="text1"/>
          </w:rPr>
          <w:delText xml:space="preserve"> </w:delText>
        </w:r>
        <w:r w:rsidRPr="00EB151A" w:rsidDel="0002573E">
          <w:rPr>
            <w:color w:val="000000" w:themeColor="text1"/>
          </w:rPr>
          <w:delText>female</w:delText>
        </w:r>
        <w:r w:rsidRPr="00EB151A" w:rsidDel="0002573E">
          <w:rPr>
            <w:color w:val="000000" w:themeColor="text1"/>
            <w:vertAlign w:val="subscript"/>
          </w:rPr>
          <w:delText xml:space="preserve">SR </w:delText>
        </w:r>
        <w:r w:rsidRPr="00EB151A" w:rsidDel="0002573E">
          <w:rPr>
            <w:color w:val="000000" w:themeColor="text1"/>
          </w:rPr>
          <w:delText xml:space="preserve">ZZ </w:delText>
        </w:r>
        <w:r w:rsidDel="0002573E">
          <w:rPr>
            <w:color w:val="000000" w:themeColor="text1"/>
          </w:rPr>
          <w:delText xml:space="preserve">to persist within populations that experience </w:delText>
        </w:r>
        <w:r w:rsidR="00212C00" w:rsidDel="0002573E">
          <w:rPr>
            <w:color w:val="000000" w:themeColor="text1"/>
          </w:rPr>
          <w:delText xml:space="preserve">unpredictable </w:delText>
        </w:r>
        <w:r w:rsidDel="0002573E">
          <w:rPr>
            <w:color w:val="000000" w:themeColor="text1"/>
          </w:rPr>
          <w:delText>stochastic environmental changes</w:delText>
        </w:r>
      </w:del>
      <w:ins w:id="568" w:author="Kris.Wild" w:date="2023-04-22T07:42:00Z">
        <w:del w:id="569" w:author="Daniel Noble" w:date="2023-04-22T08:42:00Z">
          <w:r w:rsidR="00C01F57" w:rsidDel="0002573E">
            <w:rPr>
              <w:color w:val="000000" w:themeColor="text1"/>
            </w:rPr>
            <w:delText xml:space="preserve"> if the mass-specific metabolic rate </w:delText>
          </w:r>
        </w:del>
      </w:ins>
      <w:ins w:id="570" w:author="Kris.Wild" w:date="2023-04-22T07:43:00Z">
        <w:del w:id="571" w:author="Daniel Noble" w:date="2023-04-22T08:42:00Z">
          <w:r w:rsidR="00C01F57" w:rsidDel="0002573E">
            <w:rPr>
              <w:color w:val="000000" w:themeColor="text1"/>
            </w:rPr>
            <w:delText>patterns continue between</w:delText>
          </w:r>
        </w:del>
      </w:ins>
      <w:ins w:id="572" w:author="Kris.Wild" w:date="2023-04-22T07:42:00Z">
        <w:del w:id="573" w:author="Daniel Noble" w:date="2023-04-22T08:42:00Z">
          <w:r w:rsidR="00C01F57" w:rsidDel="0002573E">
            <w:rPr>
              <w:color w:val="000000" w:themeColor="text1"/>
            </w:rPr>
            <w:delText xml:space="preserve"> </w:delText>
          </w:r>
          <w:r w:rsidR="00C01F57" w:rsidRPr="00EB151A" w:rsidDel="0002573E">
            <w:rPr>
              <w:color w:val="000000" w:themeColor="text1"/>
            </w:rPr>
            <w:delText>female</w:delText>
          </w:r>
          <w:r w:rsidR="00C01F57" w:rsidRPr="00EB151A" w:rsidDel="0002573E">
            <w:rPr>
              <w:color w:val="000000" w:themeColor="text1"/>
              <w:vertAlign w:val="subscript"/>
            </w:rPr>
            <w:delText xml:space="preserve">SR </w:delText>
          </w:r>
          <w:r w:rsidR="00C01F57" w:rsidRPr="00EB151A" w:rsidDel="0002573E">
            <w:rPr>
              <w:color w:val="000000" w:themeColor="text1"/>
            </w:rPr>
            <w:delText>ZZ</w:delText>
          </w:r>
          <w:r w:rsidR="00C01F57" w:rsidDel="0002573E">
            <w:rPr>
              <w:color w:val="000000" w:themeColor="text1"/>
            </w:rPr>
            <w:delText xml:space="preserve"> and ZW individuals </w:delText>
          </w:r>
        </w:del>
      </w:ins>
      <w:ins w:id="574" w:author="Kris.Wild" w:date="2023-04-22T07:44:00Z">
        <w:del w:id="575" w:author="Daniel Noble" w:date="2023-04-22T08:42:00Z">
          <w:r w:rsidR="00C01F57" w:rsidDel="0002573E">
            <w:rPr>
              <w:color w:val="000000" w:themeColor="text1"/>
            </w:rPr>
            <w:delText xml:space="preserve">as they grow larger </w:delText>
          </w:r>
        </w:del>
      </w:ins>
      <w:ins w:id="576" w:author="Kris.Wild" w:date="2023-04-22T07:42:00Z">
        <w:del w:id="577" w:author="Daniel Noble" w:date="2023-04-22T08:42:00Z">
          <w:r w:rsidR="00C01F57" w:rsidDel="0002573E">
            <w:rPr>
              <w:color w:val="000000" w:themeColor="text1"/>
            </w:rPr>
            <w:delText>(Figure 2D</w:delText>
          </w:r>
        </w:del>
      </w:ins>
      <w:ins w:id="578" w:author="Kris.Wild" w:date="2023-04-22T07:44:00Z">
        <w:del w:id="579" w:author="Daniel Noble" w:date="2023-04-22T08:42:00Z">
          <w:r w:rsidR="00C01F57" w:rsidDel="0002573E">
            <w:rPr>
              <w:color w:val="000000" w:themeColor="text1"/>
            </w:rPr>
            <w:delText>; Table S3</w:delText>
          </w:r>
        </w:del>
      </w:ins>
      <w:ins w:id="580" w:author="Kris.Wild" w:date="2023-04-22T07:42:00Z">
        <w:del w:id="581" w:author="Daniel Noble" w:date="2023-04-22T08:42:00Z">
          <w:r w:rsidR="00C01F57" w:rsidDel="0002573E">
            <w:rPr>
              <w:color w:val="000000" w:themeColor="text1"/>
            </w:rPr>
            <w:delText>)</w:delText>
          </w:r>
        </w:del>
      </w:ins>
      <w:ins w:id="582" w:author="Kris.Wild" w:date="2023-04-22T07:44:00Z">
        <w:del w:id="583" w:author="Daniel Noble" w:date="2023-04-22T08:42:00Z">
          <w:r w:rsidR="00C01F57" w:rsidDel="0002573E">
            <w:rPr>
              <w:color w:val="000000" w:themeColor="text1"/>
            </w:rPr>
            <w:delText>.</w:delText>
          </w:r>
        </w:del>
      </w:ins>
      <w:del w:id="584" w:author="Daniel Noble" w:date="2023-04-22T08:42:00Z">
        <w:r w:rsidDel="0002573E">
          <w:rPr>
            <w:color w:val="000000" w:themeColor="text1"/>
          </w:rPr>
          <w:delText xml:space="preserve">. </w:delText>
        </w:r>
      </w:del>
      <w:del w:id="585" w:author="Daniel Noble" w:date="2023-04-22T08:48:00Z">
        <w:r w:rsidRPr="00EB151A" w:rsidDel="00887E8C">
          <w:rPr>
            <w:color w:val="000000" w:themeColor="text1"/>
          </w:rPr>
          <w:delText xml:space="preserve">The </w:delText>
        </w:r>
      </w:del>
      <w:ins w:id="586" w:author="Kris.Wild" w:date="2023-04-11T15:06:00Z">
        <w:del w:id="587" w:author="Daniel Noble" w:date="2023-04-22T08:48:00Z">
          <w:r w:rsidR="00B444C9" w:rsidDel="00887E8C">
            <w:rPr>
              <w:color w:val="000000" w:themeColor="text1"/>
            </w:rPr>
            <w:delText>Further attention is needed to invest</w:delText>
          </w:r>
        </w:del>
      </w:ins>
      <w:ins w:id="588" w:author="Kris.Wild" w:date="2023-04-11T15:07:00Z">
        <w:del w:id="589" w:author="Daniel Noble" w:date="2023-04-22T08:48:00Z">
          <w:r w:rsidR="00B444C9" w:rsidDel="00887E8C">
            <w:rPr>
              <w:color w:val="000000" w:themeColor="text1"/>
            </w:rPr>
            <w:delText xml:space="preserve">igate </w:delText>
          </w:r>
        </w:del>
      </w:ins>
      <w:ins w:id="590" w:author="Kris.Wild" w:date="2023-04-11T15:38:00Z">
        <w:del w:id="591" w:author="Daniel Noble" w:date="2023-04-22T08:48:00Z">
          <w:r w:rsidR="00AD6792" w:rsidDel="00887E8C">
            <w:rPr>
              <w:color w:val="000000" w:themeColor="text1"/>
            </w:rPr>
            <w:delText>how the</w:delText>
          </w:r>
        </w:del>
      </w:ins>
      <w:ins w:id="592" w:author="Kris.Wild" w:date="2023-04-11T15:30:00Z">
        <w:del w:id="593" w:author="Daniel Noble" w:date="2023-04-22T08:48:00Z">
          <w:r w:rsidR="00F054CD" w:rsidDel="00887E8C">
            <w:rPr>
              <w:color w:val="000000" w:themeColor="text1"/>
            </w:rPr>
            <w:delText xml:space="preserve"> </w:delText>
          </w:r>
          <w:r w:rsidR="00F054CD" w:rsidRPr="00F054CD" w:rsidDel="00887E8C">
            <w:rPr>
              <w:color w:val="000000" w:themeColor="text1"/>
            </w:rPr>
            <w:delText>availability of resources influences the development of life history characteristics in different sexes and how these responses are connected to the occurrence of sex reversal in natural environments.</w:delText>
          </w:r>
        </w:del>
      </w:ins>
      <w:del w:id="594" w:author="Daniel Noble" w:date="2023-04-22T08:48:00Z">
        <w:r w:rsidRPr="00EB151A" w:rsidDel="00887E8C">
          <w:rPr>
            <w:color w:val="000000" w:themeColor="text1"/>
          </w:rPr>
          <w:delText>role resource availability</w:delText>
        </w:r>
        <w:r w:rsidDel="00887E8C">
          <w:rPr>
            <w:color w:val="000000" w:themeColor="text1"/>
          </w:rPr>
          <w:delText xml:space="preserve"> </w:delText>
        </w:r>
        <w:r w:rsidRPr="00EB151A" w:rsidDel="00887E8C">
          <w:rPr>
            <w:color w:val="000000" w:themeColor="text1"/>
          </w:rPr>
          <w:delText xml:space="preserve">may play in explaining </w:delText>
        </w:r>
        <w:r w:rsidDel="00887E8C">
          <w:rPr>
            <w:color w:val="000000" w:themeColor="text1"/>
          </w:rPr>
          <w:delText xml:space="preserve">the </w:delText>
        </w:r>
        <w:r w:rsidRPr="00EB151A" w:rsidDel="00887E8C">
          <w:rPr>
            <w:color w:val="000000" w:themeColor="text1"/>
          </w:rPr>
          <w:delText>distribution of sex-reversal in this species</w:delText>
        </w:r>
        <w:r w:rsidDel="00887E8C">
          <w:rPr>
            <w:color w:val="000000" w:themeColor="text1"/>
          </w:rPr>
          <w:delText xml:space="preserve"> and others</w:delText>
        </w:r>
        <w:r w:rsidRPr="00EB151A" w:rsidDel="00887E8C">
          <w:rPr>
            <w:color w:val="000000" w:themeColor="text1"/>
          </w:rPr>
          <w:delText xml:space="preserve"> requires further investigation. </w:delText>
        </w:r>
      </w:del>
      <w:ins w:id="595" w:author="Daniel Noble" w:date="2023-04-22T08:48:00Z">
        <w:r w:rsidR="00887E8C">
          <w:rPr>
            <w:color w:val="000000" w:themeColor="text1"/>
          </w:rPr>
          <w:t xml:space="preserve">Future work testing this hypothesis in wild populations will be potentially fruitful in helping to understand the occurrence of sex-reversal in </w:t>
        </w:r>
        <w:r w:rsidR="00887E8C" w:rsidRPr="00887E8C">
          <w:rPr>
            <w:i/>
            <w:iCs/>
            <w:color w:val="000000" w:themeColor="text1"/>
            <w:rPrChange w:id="596" w:author="Daniel Noble" w:date="2023-04-22T08:48:00Z">
              <w:rPr>
                <w:color w:val="000000" w:themeColor="text1"/>
              </w:rPr>
            </w:rPrChange>
          </w:rPr>
          <w:t>Pogona</w:t>
        </w:r>
        <w:r w:rsidR="00887E8C">
          <w:rPr>
            <w:color w:val="000000" w:themeColor="text1"/>
          </w:rPr>
          <w:t>.</w:t>
        </w:r>
      </w:ins>
    </w:p>
    <w:p w14:paraId="26DE68D4" w14:textId="1431325C" w:rsidR="00A976A6" w:rsidRPr="00A976A6" w:rsidRDefault="00A976A6" w:rsidP="00A146D7">
      <w:pPr>
        <w:ind w:firstLine="720"/>
        <w:contextualSpacing/>
        <w:rPr>
          <w:color w:val="000000" w:themeColor="text1"/>
        </w:rPr>
      </w:pPr>
      <w:r w:rsidRPr="00A976A6">
        <w:rPr>
          <w:color w:val="000000" w:themeColor="text1"/>
        </w:rPr>
        <w:t xml:space="preserve">There has been little to no attention focused on the energetic and </w:t>
      </w:r>
      <w:del w:id="597" w:author="Kris.Wild" w:date="2023-04-11T15:12:00Z">
        <w:r w:rsidRPr="00A976A6" w:rsidDel="0026591D">
          <w:rPr>
            <w:color w:val="000000" w:themeColor="text1"/>
          </w:rPr>
          <w:delText xml:space="preserve">fitness </w:delText>
        </w:r>
      </w:del>
      <w:ins w:id="598" w:author="Kris.Wild" w:date="2023-04-11T15:12:00Z">
        <w:r w:rsidR="0026591D">
          <w:rPr>
            <w:color w:val="000000" w:themeColor="text1"/>
          </w:rPr>
          <w:t>survival</w:t>
        </w:r>
        <w:r w:rsidR="0026591D" w:rsidRPr="00A976A6">
          <w:rPr>
            <w:color w:val="000000" w:themeColor="text1"/>
          </w:rPr>
          <w:t xml:space="preserve"> </w:t>
        </w:r>
      </w:ins>
      <w:ins w:id="599" w:author="Kris.Wild" w:date="2023-04-11T15:13:00Z">
        <w:r w:rsidR="0026591D">
          <w:rPr>
            <w:color w:val="000000" w:themeColor="text1"/>
          </w:rPr>
          <w:t>consequences</w:t>
        </w:r>
      </w:ins>
      <w:ins w:id="600" w:author="Kris.Wild" w:date="2023-04-11T15:12:00Z">
        <w:r w:rsidR="0026591D">
          <w:rPr>
            <w:color w:val="000000" w:themeColor="text1"/>
          </w:rPr>
          <w:t xml:space="preserve"> </w:t>
        </w:r>
      </w:ins>
      <w:del w:id="601" w:author="Kris.Wild" w:date="2023-04-11T15:12:00Z">
        <w:r w:rsidRPr="00A976A6" w:rsidDel="0026591D">
          <w:rPr>
            <w:color w:val="000000" w:themeColor="text1"/>
          </w:rPr>
          <w:delText xml:space="preserve">consequences </w:delText>
        </w:r>
      </w:del>
      <w:r w:rsidRPr="00A976A6">
        <w:rPr>
          <w:color w:val="000000" w:themeColor="text1"/>
        </w:rPr>
        <w:t xml:space="preserve">associated with genotype and phenotype mismatches and how these sex-reversed individuals compare to their phenotypic or genotypic sex. The lack of clear evidence for </w:t>
      </w:r>
      <w:r w:rsidR="00E00142">
        <w:rPr>
          <w:color w:val="000000" w:themeColor="text1"/>
        </w:rPr>
        <w:t>differences</w:t>
      </w:r>
      <w:r w:rsidR="00E00142" w:rsidRPr="00A976A6">
        <w:rPr>
          <w:color w:val="000000" w:themeColor="text1"/>
        </w:rPr>
        <w:t xml:space="preserve"> </w:t>
      </w:r>
      <w:r w:rsidRPr="00A976A6">
        <w:rPr>
          <w:color w:val="000000" w:themeColor="text1"/>
        </w:rPr>
        <w:t xml:space="preserve">in </w:t>
      </w:r>
      <w:r w:rsidR="00212C00">
        <w:rPr>
          <w:color w:val="000000" w:themeColor="text1"/>
        </w:rPr>
        <w:t>metabolism</w:t>
      </w:r>
      <w:ins w:id="602" w:author="Kris.Wild" w:date="2023-04-12T09:27:00Z">
        <w:r w:rsidR="005E4AC5">
          <w:rPr>
            <w:color w:val="000000" w:themeColor="text1"/>
          </w:rPr>
          <w:t>,</w:t>
        </w:r>
      </w:ins>
      <w:r w:rsidR="00212C00">
        <w:rPr>
          <w:color w:val="000000" w:themeColor="text1"/>
        </w:rPr>
        <w:t xml:space="preserve"> </w:t>
      </w:r>
      <w:del w:id="603" w:author="Kris.Wild" w:date="2023-04-11T15:39:00Z">
        <w:r w:rsidR="00212C00" w:rsidDel="00AD6792">
          <w:rPr>
            <w:color w:val="000000" w:themeColor="text1"/>
          </w:rPr>
          <w:delText xml:space="preserve">and </w:delText>
        </w:r>
      </w:del>
      <w:ins w:id="604" w:author="Kris.Wild" w:date="2023-04-11T15:39:00Z">
        <w:r w:rsidR="00AD6792">
          <w:rPr>
            <w:color w:val="000000" w:themeColor="text1"/>
          </w:rPr>
          <w:t>growth</w:t>
        </w:r>
      </w:ins>
      <w:ins w:id="605" w:author="Kris.Wild" w:date="2023-04-12T09:27:00Z">
        <w:r w:rsidR="005E4AC5">
          <w:rPr>
            <w:color w:val="000000" w:themeColor="text1"/>
          </w:rPr>
          <w:t>,</w:t>
        </w:r>
      </w:ins>
      <w:ins w:id="606" w:author="Kris.Wild" w:date="2023-04-11T15:39:00Z">
        <w:r w:rsidR="00AD6792">
          <w:rPr>
            <w:color w:val="000000" w:themeColor="text1"/>
          </w:rPr>
          <w:t xml:space="preserve"> and survival</w:t>
        </w:r>
      </w:ins>
      <w:del w:id="607" w:author="Kris.Wild" w:date="2023-04-11T15:39:00Z">
        <w:r w:rsidRPr="00A976A6" w:rsidDel="00AD6792">
          <w:rPr>
            <w:color w:val="000000" w:themeColor="text1"/>
          </w:rPr>
          <w:delText>fitness-related traits</w:delText>
        </w:r>
      </w:del>
      <w:r w:rsidRPr="00A976A6">
        <w:rPr>
          <w:color w:val="000000" w:themeColor="text1"/>
        </w:rPr>
        <w:t xml:space="preserve"> for sex-reversed individuals (male</w:t>
      </w:r>
      <w:r w:rsidRPr="00A976A6">
        <w:rPr>
          <w:color w:val="000000" w:themeColor="text1"/>
          <w:vertAlign w:val="subscript"/>
        </w:rPr>
        <w:t>SR</w:t>
      </w:r>
      <w:r w:rsidRPr="00A976A6">
        <w:rPr>
          <w:color w:val="000000" w:themeColor="text1"/>
        </w:rPr>
        <w:t xml:space="preserve"> XX or female</w:t>
      </w:r>
      <w:r w:rsidRPr="00A976A6">
        <w:rPr>
          <w:color w:val="000000" w:themeColor="text1"/>
          <w:vertAlign w:val="subscript"/>
        </w:rPr>
        <w:t>SR</w:t>
      </w:r>
      <w:r w:rsidRPr="00A976A6">
        <w:rPr>
          <w:color w:val="000000" w:themeColor="text1"/>
        </w:rPr>
        <w:t xml:space="preserve"> ZZ) over their concordant phenotypic sex (male XY or female ZW) in our study provides insight into </w:t>
      </w:r>
      <w:r w:rsidR="00E00142">
        <w:rPr>
          <w:color w:val="000000" w:themeColor="text1"/>
        </w:rPr>
        <w:t xml:space="preserve">possible </w:t>
      </w:r>
      <w:r w:rsidR="002877F1">
        <w:rPr>
          <w:color w:val="000000" w:themeColor="text1"/>
        </w:rPr>
        <w:t>targets</w:t>
      </w:r>
      <w:r w:rsidR="00E00142">
        <w:rPr>
          <w:color w:val="000000" w:themeColor="text1"/>
        </w:rPr>
        <w:t xml:space="preserve"> of</w:t>
      </w:r>
      <w:r w:rsidR="00E00142" w:rsidRPr="00A976A6">
        <w:rPr>
          <w:color w:val="000000" w:themeColor="text1"/>
        </w:rPr>
        <w:t xml:space="preserve"> </w:t>
      </w:r>
      <w:r w:rsidRPr="00A976A6">
        <w:rPr>
          <w:color w:val="000000" w:themeColor="text1"/>
        </w:rPr>
        <w:t>selection on hatchling phenotypes for species that undergo sex-reversal.</w:t>
      </w:r>
      <w:r w:rsidR="00223937">
        <w:rPr>
          <w:color w:val="000000" w:themeColor="text1"/>
        </w:rPr>
        <w:t xml:space="preserve"> </w:t>
      </w:r>
      <w:r w:rsidRPr="00A976A6">
        <w:rPr>
          <w:color w:val="000000" w:themeColor="text1"/>
        </w:rPr>
        <w:t xml:space="preserve">In particular, the data indicate that the magnitude of metabolic differences </w:t>
      </w:r>
      <w:del w:id="608" w:author="Kris.Wild" w:date="2023-04-11T15:41:00Z">
        <w:r w:rsidRPr="00A976A6" w:rsidDel="00AD6792">
          <w:rPr>
            <w:color w:val="000000" w:themeColor="text1"/>
          </w:rPr>
          <w:delText>vary</w:delText>
        </w:r>
      </w:del>
      <w:ins w:id="609" w:author="Kris.Wild" w:date="2023-04-11T15:41:00Z">
        <w:r w:rsidR="00AD6792">
          <w:rPr>
            <w:color w:val="000000" w:themeColor="text1"/>
          </w:rPr>
          <w:t>varies</w:t>
        </w:r>
      </w:ins>
      <w:r w:rsidRPr="00A976A6">
        <w:rPr>
          <w:color w:val="000000" w:themeColor="text1"/>
        </w:rPr>
        <w:t xml:space="preserve"> across sexes as individuals get larger (Fig. 2</w:t>
      </w:r>
      <w:ins w:id="610" w:author="Kris.Wild" w:date="2023-04-11T15:42:00Z">
        <w:r w:rsidR="0046202E">
          <w:rPr>
            <w:color w:val="000000" w:themeColor="text1"/>
          </w:rPr>
          <w:t>)</w:t>
        </w:r>
      </w:ins>
      <w:del w:id="611" w:author="Kris.Wild" w:date="2023-04-11T15:42:00Z">
        <w:r w:rsidRPr="00A976A6" w:rsidDel="0046202E">
          <w:rPr>
            <w:color w:val="000000" w:themeColor="text1"/>
          </w:rPr>
          <w:delText xml:space="preserve">), </w:delText>
        </w:r>
      </w:del>
      <w:del w:id="612" w:author="Kris.Wild" w:date="2023-04-11T15:41:00Z">
        <w:r w:rsidRPr="00A976A6" w:rsidDel="00AD6792">
          <w:rPr>
            <w:color w:val="000000" w:themeColor="text1"/>
          </w:rPr>
          <w:delText xml:space="preserve">possibly affecting the </w:delText>
        </w:r>
      </w:del>
      <w:del w:id="613" w:author="Kris.Wild" w:date="2023-04-11T15:40:00Z">
        <w:r w:rsidRPr="00A976A6" w:rsidDel="00AD6792">
          <w:rPr>
            <w:color w:val="000000" w:themeColor="text1"/>
          </w:rPr>
          <w:delText xml:space="preserve">fitness </w:delText>
        </w:r>
      </w:del>
      <w:del w:id="614" w:author="Kris.Wild" w:date="2023-04-11T15:41:00Z">
        <w:r w:rsidRPr="00A976A6" w:rsidDel="00AD6792">
          <w:rPr>
            <w:color w:val="000000" w:themeColor="text1"/>
          </w:rPr>
          <w:delText>consequences of sex-reversal at</w:delText>
        </w:r>
        <w:r w:rsidRPr="00A976A6" w:rsidDel="0046202E">
          <w:rPr>
            <w:color w:val="000000" w:themeColor="text1"/>
          </w:rPr>
          <w:delText xml:space="preserve"> different times in the life cycle </w:delText>
        </w:r>
      </w:del>
      <w:del w:id="615" w:author="Kris.Wild" w:date="2023-04-11T15:42:00Z">
        <w:r w:rsidRPr="00A976A6" w:rsidDel="0046202E">
          <w:rPr>
            <w:color w:val="000000" w:themeColor="text1"/>
          </w:rPr>
          <w:delText xml:space="preserve">and could be further </w:delText>
        </w:r>
        <w:r w:rsidR="00212C00" w:rsidDel="0046202E">
          <w:rPr>
            <w:color w:val="000000" w:themeColor="text1"/>
          </w:rPr>
          <w:delText>exacerbated</w:delText>
        </w:r>
        <w:r w:rsidRPr="00A976A6" w:rsidDel="0046202E">
          <w:rPr>
            <w:color w:val="000000" w:themeColor="text1"/>
          </w:rPr>
          <w:delText xml:space="preserve"> by local environmental conditions</w:delText>
        </w:r>
      </w:del>
      <w:r w:rsidRPr="00A976A6">
        <w:rPr>
          <w:color w:val="000000" w:themeColor="text1"/>
        </w:rPr>
        <w:t xml:space="preserve">. </w:t>
      </w:r>
      <w:r w:rsidR="00223937" w:rsidRPr="00A976A6">
        <w:rPr>
          <w:color w:val="000000" w:themeColor="text1"/>
        </w:rPr>
        <w:t xml:space="preserve">Investigating ontogenetic changes </w:t>
      </w:r>
      <w:del w:id="616" w:author="Kris.Wild" w:date="2023-04-11T15:42:00Z">
        <w:r w:rsidR="00223937" w:rsidRPr="00A976A6" w:rsidDel="0046202E">
          <w:rPr>
            <w:color w:val="000000" w:themeColor="text1"/>
          </w:rPr>
          <w:delText xml:space="preserve">of </w:delText>
        </w:r>
      </w:del>
      <w:ins w:id="617" w:author="Kris.Wild" w:date="2023-04-11T15:42:00Z">
        <w:r w:rsidR="0046202E">
          <w:rPr>
            <w:color w:val="000000" w:themeColor="text1"/>
          </w:rPr>
          <w:t>associated with</w:t>
        </w:r>
        <w:r w:rsidR="0046202E" w:rsidRPr="00A976A6">
          <w:rPr>
            <w:color w:val="000000" w:themeColor="text1"/>
          </w:rPr>
          <w:t xml:space="preserve"> </w:t>
        </w:r>
      </w:ins>
      <w:r w:rsidR="00223937" w:rsidRPr="00A976A6">
        <w:rPr>
          <w:color w:val="000000" w:themeColor="text1"/>
        </w:rPr>
        <w:t xml:space="preserve">sex-reversal will provide promising insights into the consequences of </w:t>
      </w:r>
      <w:r w:rsidR="00223937" w:rsidRPr="00D90C00">
        <w:rPr>
          <w:color w:val="000000" w:themeColor="text1"/>
        </w:rPr>
        <w:t xml:space="preserve">such effects. While egg incubation differed between the species for logistical reasons – for </w:t>
      </w:r>
      <w:r w:rsidR="00223937" w:rsidRPr="00D90C00">
        <w:rPr>
          <w:i/>
          <w:iCs/>
          <w:color w:val="000000" w:themeColor="text1"/>
          <w:lang w:val="en-US"/>
        </w:rPr>
        <w:t>B. duperreyi</w:t>
      </w:r>
      <w:del w:id="618" w:author="Kris.Wild" w:date="2023-04-12T09:29:00Z">
        <w:r w:rsidR="00223937" w:rsidRPr="00D90C00" w:rsidDel="005E4AC5">
          <w:rPr>
            <w:color w:val="000000" w:themeColor="text1"/>
            <w:lang w:val="en-US"/>
          </w:rPr>
          <w:delText>,</w:delText>
        </w:r>
      </w:del>
      <w:r w:rsidR="00223937" w:rsidRPr="00D90C00">
        <w:rPr>
          <w:color w:val="000000" w:themeColor="text1"/>
          <w:lang w:val="en-US"/>
        </w:rPr>
        <w:t xml:space="preserve"> 90% occurred in the field</w:t>
      </w:r>
      <w:ins w:id="619" w:author="Kris.Wild" w:date="2023-04-12T09:28:00Z">
        <w:r w:rsidR="005E4AC5">
          <w:rPr>
            <w:color w:val="000000" w:themeColor="text1"/>
            <w:lang w:val="en-US"/>
          </w:rPr>
          <w:t>,</w:t>
        </w:r>
      </w:ins>
      <w:r w:rsidR="00223937" w:rsidRPr="00D90C00">
        <w:rPr>
          <w:color w:val="000000" w:themeColor="text1"/>
          <w:lang w:val="en-US"/>
        </w:rPr>
        <w:t xml:space="preserve"> while in </w:t>
      </w:r>
      <w:r w:rsidR="00223937" w:rsidRPr="00D90C00">
        <w:rPr>
          <w:i/>
          <w:iCs/>
          <w:color w:val="000000" w:themeColor="text1"/>
          <w:lang w:val="en-US"/>
        </w:rPr>
        <w:t>P. vitticeps</w:t>
      </w:r>
      <w:r w:rsidR="00223937" w:rsidRPr="00D90C00">
        <w:rPr>
          <w:color w:val="000000" w:themeColor="text1"/>
          <w:lang w:val="en-US"/>
        </w:rPr>
        <w:t xml:space="preserve"> all eggs were incubated in the laboratory – we do not expect this difference to impact the relative differences we observed between sex-reversed and concordant individuals. However, it may have resulted in some differences in patterns observed between the two species </w:t>
      </w:r>
      <w:r w:rsidR="00B95128" w:rsidRPr="00D90C00">
        <w:rPr>
          <w:color w:val="000000" w:themeColor="text1"/>
          <w:lang w:val="en-US"/>
        </w:rPr>
        <w:t>(</w:t>
      </w:r>
      <w:r w:rsidR="00223937" w:rsidRPr="00D90C00">
        <w:rPr>
          <w:color w:val="000000" w:themeColor="text1"/>
          <w:lang w:val="en-US"/>
        </w:rPr>
        <w:t xml:space="preserve">beyond their </w:t>
      </w:r>
      <w:r w:rsidR="00B95128" w:rsidRPr="00D90C00">
        <w:rPr>
          <w:color w:val="000000" w:themeColor="text1"/>
          <w:lang w:val="en-US"/>
        </w:rPr>
        <w:t xml:space="preserve">different </w:t>
      </w:r>
      <w:r w:rsidR="00223937" w:rsidRPr="00D90C00">
        <w:rPr>
          <w:color w:val="000000" w:themeColor="text1"/>
          <w:lang w:val="en-US"/>
        </w:rPr>
        <w:t>genetic sex-determining systems</w:t>
      </w:r>
      <w:r w:rsidR="00B95128" w:rsidRPr="00D90C00">
        <w:rPr>
          <w:color w:val="000000" w:themeColor="text1"/>
          <w:lang w:val="en-US"/>
        </w:rPr>
        <w:t>)</w:t>
      </w:r>
      <w:r w:rsidR="00223937" w:rsidRPr="00D90C00">
        <w:rPr>
          <w:color w:val="000000" w:themeColor="text1"/>
          <w:lang w:val="en-US"/>
        </w:rPr>
        <w:t>, although we think this is unlikely.</w:t>
      </w:r>
      <w:r w:rsidR="00223937" w:rsidRPr="00D90C00">
        <w:rPr>
          <w:color w:val="000000" w:themeColor="text1"/>
        </w:rPr>
        <w:t xml:space="preserve"> In both species, </w:t>
      </w:r>
      <w:r w:rsidR="0019556D" w:rsidRPr="00D90C00">
        <w:rPr>
          <w:color w:val="000000" w:themeColor="text1"/>
        </w:rPr>
        <w:t>incubation</w:t>
      </w:r>
      <w:r w:rsidR="00223937" w:rsidRPr="00D90C00">
        <w:rPr>
          <w:color w:val="000000" w:themeColor="text1"/>
          <w:lang w:val="en-US"/>
        </w:rPr>
        <w:t xml:space="preserve"> temperatures mimicked nest temperatures documented in the wild (Castelli et al., 2020; </w:t>
      </w:r>
      <w:r w:rsidR="00223937" w:rsidRPr="00D90C00">
        <w:rPr>
          <w:color w:val="000000" w:themeColor="text1"/>
        </w:rPr>
        <w:t>Dissanayake et al., 2021</w:t>
      </w:r>
      <w:r w:rsidR="00223937" w:rsidRPr="00D90C00">
        <w:rPr>
          <w:color w:val="000000" w:themeColor="text1"/>
          <w:lang w:val="en-US"/>
        </w:rPr>
        <w:t xml:space="preserve">), and all hatchlings were reared under common laboratory conditions for the first </w:t>
      </w:r>
      <w:r w:rsidR="00D90C00">
        <w:rPr>
          <w:color w:val="000000" w:themeColor="text1"/>
          <w:lang w:val="en-US"/>
        </w:rPr>
        <w:t>6-</w:t>
      </w:r>
      <w:r w:rsidR="0019556D" w:rsidRPr="00D90C00">
        <w:rPr>
          <w:color w:val="000000" w:themeColor="text1"/>
          <w:lang w:val="en-US"/>
        </w:rPr>
        <w:t>months</w:t>
      </w:r>
      <w:r w:rsidR="00223937" w:rsidRPr="00D90C00">
        <w:rPr>
          <w:color w:val="000000" w:themeColor="text1"/>
          <w:lang w:val="en-US"/>
        </w:rPr>
        <w:t xml:space="preserve"> of life</w:t>
      </w:r>
      <w:r w:rsidR="005162F6" w:rsidRPr="00D90C00">
        <w:rPr>
          <w:color w:val="000000" w:themeColor="text1"/>
          <w:lang w:val="en-US"/>
        </w:rPr>
        <w:t xml:space="preserve"> when </w:t>
      </w:r>
      <w:r w:rsidR="0019556D" w:rsidRPr="00D90C00">
        <w:rPr>
          <w:color w:val="000000" w:themeColor="text1"/>
          <w:lang w:val="en-US"/>
        </w:rPr>
        <w:t>all</w:t>
      </w:r>
      <w:r w:rsidR="005162F6" w:rsidRPr="00D90C00">
        <w:rPr>
          <w:color w:val="000000" w:themeColor="text1"/>
          <w:lang w:val="en-US"/>
        </w:rPr>
        <w:t xml:space="preserve"> measurements were taken</w:t>
      </w:r>
      <w:r w:rsidR="00223937" w:rsidRPr="00D90C00">
        <w:rPr>
          <w:color w:val="000000" w:themeColor="text1"/>
          <w:lang w:val="en-US"/>
        </w:rPr>
        <w:t xml:space="preserve">. </w:t>
      </w:r>
      <w:r w:rsidRPr="00D90C00">
        <w:rPr>
          <w:color w:val="000000" w:themeColor="text1"/>
        </w:rPr>
        <w:t>Although we did not detect a significant difference in su</w:t>
      </w:r>
      <w:r w:rsidRPr="00A976A6">
        <w:rPr>
          <w:color w:val="000000" w:themeColor="text1"/>
        </w:rPr>
        <w:t xml:space="preserve">rvivorship, in both species, sex-reversed hatchlings had a higher frequency of mortality over a 6-month period than the other sexes. High mortality has been previously observed in sex-reversed individuals in laboratory experiments </w:t>
      </w:r>
      <w:sdt>
        <w:sdtPr>
          <w:rPr>
            <w:color w:val="000000"/>
          </w:rPr>
          <w:tag w:val="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
          <w:id w:val="1111931220"/>
          <w:placeholder>
            <w:docPart w:val="C4CDD791CC79EA49B91996D71A424E42"/>
          </w:placeholder>
        </w:sdtPr>
        <w:sdtContent>
          <w:r w:rsidR="00EB4892" w:rsidRPr="00EB4892">
            <w:rPr>
              <w:color w:val="000000"/>
            </w:rPr>
            <w:t>(</w:t>
          </w:r>
          <w:proofErr w:type="spellStart"/>
          <w:r w:rsidR="00EB4892" w:rsidRPr="00EB4892">
            <w:rPr>
              <w:color w:val="000000"/>
            </w:rPr>
            <w:t>Mikó</w:t>
          </w:r>
          <w:proofErr w:type="spellEnd"/>
          <w:r w:rsidR="00EB4892" w:rsidRPr="00EB4892">
            <w:rPr>
              <w:color w:val="000000"/>
            </w:rPr>
            <w:t xml:space="preserve"> et al., 2021)</w:t>
          </w:r>
        </w:sdtContent>
      </w:sdt>
      <w:r w:rsidRPr="00A976A6">
        <w:rPr>
          <w:color w:val="000000" w:themeColor="text1"/>
        </w:rPr>
        <w:t xml:space="preserve"> and in the wild </w:t>
      </w:r>
      <w:sdt>
        <w:sdtPr>
          <w:rPr>
            <w:color w:val="000000"/>
          </w:rPr>
          <w:tag w:val="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605539462"/>
          <w:placeholder>
            <w:docPart w:val="C4CDD791CC79EA49B91996D71A424E42"/>
          </w:placeholder>
        </w:sdtPr>
        <w:sdtContent>
          <w:r w:rsidR="00EB4892" w:rsidRPr="00EB4892">
            <w:rPr>
              <w:color w:val="000000"/>
            </w:rPr>
            <w:t>(Wild et al., 2022)</w:t>
          </w:r>
        </w:sdtContent>
      </w:sdt>
      <w:r w:rsidRPr="00A976A6">
        <w:rPr>
          <w:color w:val="000000" w:themeColor="text1"/>
        </w:rPr>
        <w:t>. Further investigation is required to understand the cause of this low survivorship and the demographic consequences these results have for the emergence of sex-reversal</w:t>
      </w:r>
      <w:r w:rsidRPr="00A976A6">
        <w:rPr>
          <w:color w:val="000000" w:themeColor="text1"/>
          <w:vertAlign w:val="superscript"/>
        </w:rPr>
        <w:t xml:space="preserve"> </w:t>
      </w:r>
      <w:sdt>
        <w:sdtPr>
          <w:rPr>
            <w:color w:val="000000" w:themeColor="text1"/>
            <w:vertAlign w:val="superscript"/>
          </w:rPr>
          <w:tag w:val="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"/>
          <w:id w:val="-1866435368"/>
          <w:placeholder>
            <w:docPart w:val="C4CDD791CC79EA49B91996D71A424E42"/>
          </w:placeholder>
        </w:sdtPr>
        <w:sdtContent>
          <w:r w:rsidR="00EB4892">
            <w:t xml:space="preserve">(Cotton &amp; </w:t>
          </w:r>
          <w:proofErr w:type="spellStart"/>
          <w:r w:rsidR="00EB4892">
            <w:t>Wedekind</w:t>
          </w:r>
          <w:proofErr w:type="spellEnd"/>
          <w:r w:rsidR="00EB4892">
            <w:t>, 2009)</w:t>
          </w:r>
        </w:sdtContent>
      </w:sdt>
      <w:r w:rsidRPr="00A976A6">
        <w:rPr>
          <w:color w:val="000000" w:themeColor="text1"/>
        </w:rPr>
        <w:t xml:space="preserve">. Overall, the lack of explicit support in our data for the Like Genotype in metabolism, growth, </w:t>
      </w:r>
      <w:r w:rsidR="00212C00">
        <w:rPr>
          <w:color w:val="000000" w:themeColor="text1"/>
        </w:rPr>
        <w:t>or</w:t>
      </w:r>
      <w:r w:rsidRPr="00A976A6">
        <w:rPr>
          <w:color w:val="000000" w:themeColor="text1"/>
        </w:rPr>
        <w:t xml:space="preserve"> survivorship reveals </w:t>
      </w:r>
      <w:r w:rsidR="003F01E1">
        <w:rPr>
          <w:color w:val="000000" w:themeColor="text1"/>
        </w:rPr>
        <w:t>clues on the</w:t>
      </w:r>
      <w:r w:rsidRPr="00A976A6">
        <w:rPr>
          <w:color w:val="000000" w:themeColor="text1"/>
        </w:rPr>
        <w:t xml:space="preserve"> mechanisms that drive sex-reversal in nature</w:t>
      </w:r>
      <w:ins w:id="620" w:author="Kris.Wild" w:date="2023-04-22T08:09:00Z">
        <w:r w:rsidR="004B59F5">
          <w:rPr>
            <w:color w:val="000000" w:themeColor="text1"/>
          </w:rPr>
          <w:t>.</w:t>
        </w:r>
      </w:ins>
    </w:p>
    <w:p w14:paraId="0D797DA4" w14:textId="3C6CB2AD" w:rsidR="001C6646" w:rsidDel="00CB25B1" w:rsidRDefault="001C6646" w:rsidP="00A146D7">
      <w:pPr>
        <w:contextualSpacing/>
        <w:rPr>
          <w:del w:id="621" w:author="Kris.Wild" w:date="2023-04-11T11:10:00Z"/>
          <w:color w:val="000000" w:themeColor="text1"/>
        </w:rPr>
      </w:pPr>
    </w:p>
    <w:p w14:paraId="3ADB2530" w14:textId="77777777" w:rsidR="00652BCE" w:rsidRDefault="00652BCE" w:rsidP="00A146D7">
      <w:pPr>
        <w:contextualSpacing/>
        <w:rPr>
          <w:color w:val="000000" w:themeColor="text1"/>
        </w:rPr>
      </w:pPr>
    </w:p>
    <w:p w14:paraId="3EF3583D" w14:textId="642F563B" w:rsidR="00596359" w:rsidRPr="0069440C" w:rsidRDefault="00596359" w:rsidP="00A146D7">
      <w:pPr>
        <w:contextualSpacing/>
        <w:rPr>
          <w:color w:val="000000" w:themeColor="text1"/>
        </w:rPr>
        <w:sectPr w:rsidR="00596359" w:rsidRPr="0069440C" w:rsidSect="0014490E">
          <w:pgSz w:w="11900" w:h="16840"/>
          <w:pgMar w:top="1701" w:right="1418" w:bottom="1701" w:left="1418" w:header="709" w:footer="709" w:gutter="0"/>
          <w:lnNumType w:countBy="1" w:restart="continuous"/>
          <w:cols w:space="708"/>
          <w:docGrid w:linePitch="360"/>
        </w:sectPr>
      </w:pPr>
    </w:p>
    <w:p w14:paraId="06E64D88" w14:textId="04AF1090" w:rsidR="004E6DB8" w:rsidRDefault="001C6646" w:rsidP="00A146D7">
      <w:pPr>
        <w:contextualSpacing/>
        <w:rPr>
          <w:b/>
          <w:bCs/>
          <w:color w:val="000000" w:themeColor="text1"/>
        </w:rPr>
      </w:pPr>
      <w:r w:rsidRPr="0069440C">
        <w:rPr>
          <w:b/>
          <w:bCs/>
          <w:color w:val="000000" w:themeColor="text1"/>
        </w:rPr>
        <w:lastRenderedPageBreak/>
        <w:t>Literature cited</w:t>
      </w:r>
    </w:p>
    <w:p w14:paraId="4D14D3B5" w14:textId="77777777" w:rsidR="00DE64F5" w:rsidRDefault="00DE64F5" w:rsidP="00A146D7">
      <w:pPr>
        <w:ind w:left="426" w:hanging="426"/>
        <w:contextualSpacing/>
      </w:pPr>
      <w:proofErr w:type="spellStart"/>
      <w:r>
        <w:t>Amiel</w:t>
      </w:r>
      <w:proofErr w:type="spellEnd"/>
      <w:r>
        <w:t>, J. J., &amp; Shine, R. (2012). Hotter nests produce smarter young lizards. Biology Letters, 8(3), 372–374.</w:t>
      </w:r>
    </w:p>
    <w:p w14:paraId="330A9CEC" w14:textId="0DDD530C" w:rsidR="00DE64F5" w:rsidRDefault="00783CD1" w:rsidP="00A146D7">
      <w:pPr>
        <w:ind w:left="426" w:hanging="426"/>
        <w:contextualSpacing/>
      </w:pPr>
      <w:r>
        <w:t>Angilletta Jr, M. J</w:t>
      </w:r>
      <w:r w:rsidR="00DE64F5">
        <w:t>. (2001). Variation in metabolic rate between populations of a geographically widespread lizard. Physiological and Biochemical Zoology, 74(1), 11–21.</w:t>
      </w:r>
    </w:p>
    <w:p w14:paraId="3932DF3A" w14:textId="323249AC" w:rsidR="00DE64F5" w:rsidRDefault="00DE64F5" w:rsidP="00A146D7">
      <w:pPr>
        <w:ind w:left="426" w:hanging="426"/>
        <w:contextualSpacing/>
      </w:pPr>
      <w:r>
        <w:t>Angilletta Jr, M. J. (2009). Thermal adaptation: a theoretical and empirical synthesis. New York, NY, USA, Oxford University Press.</w:t>
      </w:r>
    </w:p>
    <w:p w14:paraId="6FAA9793" w14:textId="77777777" w:rsidR="00DE64F5" w:rsidRDefault="00DE64F5" w:rsidP="00A146D7">
      <w:pPr>
        <w:ind w:left="426" w:hanging="426"/>
        <w:contextualSpacing/>
      </w:pPr>
      <w:proofErr w:type="spellStart"/>
      <w:r>
        <w:t>Arnqvist</w:t>
      </w:r>
      <w:proofErr w:type="spellEnd"/>
      <w:r>
        <w:t xml:space="preserve">, G., </w:t>
      </w:r>
      <w:proofErr w:type="spellStart"/>
      <w:r>
        <w:t>Rönn</w:t>
      </w:r>
      <w:proofErr w:type="spellEnd"/>
      <w:r>
        <w:t xml:space="preserve">, J., Watson, C., </w:t>
      </w:r>
      <w:proofErr w:type="spellStart"/>
      <w:r>
        <w:t>Goenaga</w:t>
      </w:r>
      <w:proofErr w:type="spellEnd"/>
      <w:r>
        <w:t xml:space="preserve">, J., &amp; </w:t>
      </w:r>
      <w:proofErr w:type="spellStart"/>
      <w:r>
        <w:t>Immonen</w:t>
      </w:r>
      <w:proofErr w:type="spellEnd"/>
      <w:r>
        <w:t>, E. (2022). Concerted evolution of metabolic rate, economics of mating, ecology, and pace of life across seed beetles. Proceedings of the National Academy of Sciences, 119(33), e2205564119.</w:t>
      </w:r>
    </w:p>
    <w:p w14:paraId="7E85C4A1" w14:textId="77777777" w:rsidR="00DE64F5" w:rsidRDefault="00DE64F5" w:rsidP="00A146D7">
      <w:pPr>
        <w:ind w:left="426" w:hanging="426"/>
        <w:contextualSpacing/>
      </w:pPr>
      <w:r>
        <w:t xml:space="preserve">Bachtrog, D., </w:t>
      </w:r>
      <w:proofErr w:type="spellStart"/>
      <w:r>
        <w:t>Mank</w:t>
      </w:r>
      <w:proofErr w:type="spellEnd"/>
      <w:r>
        <w:t xml:space="preserve">, J. E., </w:t>
      </w:r>
      <w:proofErr w:type="spellStart"/>
      <w:r>
        <w:t>Peichel</w:t>
      </w:r>
      <w:proofErr w:type="spellEnd"/>
      <w:r>
        <w:t xml:space="preserve">, C. L., Kirkpatrick, M., Otto, S. P., Ashman, T.-L., Hahn, M. W., Kitano, J., </w:t>
      </w:r>
      <w:proofErr w:type="spellStart"/>
      <w:r>
        <w:t>Mayrose</w:t>
      </w:r>
      <w:proofErr w:type="spellEnd"/>
      <w:r>
        <w:t xml:space="preserve">, I., &amp; Ming, R. (2014). Sex determination: why so many ways of doing it? </w:t>
      </w:r>
      <w:proofErr w:type="spellStart"/>
      <w:r>
        <w:t>PLoS</w:t>
      </w:r>
      <w:proofErr w:type="spellEnd"/>
      <w:r>
        <w:t xml:space="preserve"> Biology, 12(7), e1001899.</w:t>
      </w:r>
    </w:p>
    <w:p w14:paraId="6CD559C9" w14:textId="77777777" w:rsidR="00DE64F5" w:rsidRDefault="00DE64F5" w:rsidP="00A146D7">
      <w:pPr>
        <w:ind w:left="426" w:hanging="426"/>
        <w:contextualSpacing/>
      </w:pPr>
      <w:proofErr w:type="spellStart"/>
      <w:r>
        <w:t>Bókony</w:t>
      </w:r>
      <w:proofErr w:type="spellEnd"/>
      <w:r>
        <w:t xml:space="preserve">, V., </w:t>
      </w:r>
      <w:proofErr w:type="spellStart"/>
      <w:r>
        <w:t>Ujhegyi</w:t>
      </w:r>
      <w:proofErr w:type="spellEnd"/>
      <w:r>
        <w:t xml:space="preserve">, N., </w:t>
      </w:r>
      <w:proofErr w:type="spellStart"/>
      <w:r>
        <w:t>Mikó</w:t>
      </w:r>
      <w:proofErr w:type="spellEnd"/>
      <w:r>
        <w:t xml:space="preserve">, Z., </w:t>
      </w:r>
      <w:proofErr w:type="spellStart"/>
      <w:r>
        <w:t>Erös</w:t>
      </w:r>
      <w:proofErr w:type="spellEnd"/>
      <w:r>
        <w:t xml:space="preserve">, R., </w:t>
      </w:r>
      <w:proofErr w:type="spellStart"/>
      <w:r>
        <w:t>Hettyey</w:t>
      </w:r>
      <w:proofErr w:type="spellEnd"/>
      <w:r>
        <w:t xml:space="preserve">, A., </w:t>
      </w:r>
      <w:proofErr w:type="spellStart"/>
      <w:r>
        <w:t>Vili</w:t>
      </w:r>
      <w:proofErr w:type="spellEnd"/>
      <w:r>
        <w:t xml:space="preserve">, N., </w:t>
      </w:r>
      <w:proofErr w:type="spellStart"/>
      <w:r>
        <w:t>Gál</w:t>
      </w:r>
      <w:proofErr w:type="spellEnd"/>
      <w:r>
        <w:t xml:space="preserve">, Z., Hoffmann, O. I., &amp; </w:t>
      </w:r>
      <w:proofErr w:type="spellStart"/>
      <w:r>
        <w:t>Nemesházi</w:t>
      </w:r>
      <w:proofErr w:type="spellEnd"/>
      <w:r>
        <w:t>, E. (2021). Sex Reversal and Performance in Fitness-Related Traits During Early Life in Agile Frogs. Frontiers in Ecology and Evolution, 9, 1–14.</w:t>
      </w:r>
    </w:p>
    <w:p w14:paraId="4FE25341" w14:textId="77777777" w:rsidR="00DE64F5" w:rsidRDefault="00DE64F5" w:rsidP="00A146D7">
      <w:pPr>
        <w:ind w:left="426" w:hanging="426"/>
        <w:contextualSpacing/>
      </w:pPr>
      <w:proofErr w:type="spellStart"/>
      <w:r>
        <w:t>Boratyński</w:t>
      </w:r>
      <w:proofErr w:type="spellEnd"/>
      <w:r>
        <w:t xml:space="preserve">, Z., </w:t>
      </w:r>
      <w:proofErr w:type="spellStart"/>
      <w:r>
        <w:t>Koskela</w:t>
      </w:r>
      <w:proofErr w:type="spellEnd"/>
      <w:r>
        <w:t xml:space="preserve">, E., </w:t>
      </w:r>
      <w:proofErr w:type="spellStart"/>
      <w:r>
        <w:t>Mappes</w:t>
      </w:r>
      <w:proofErr w:type="spellEnd"/>
      <w:r>
        <w:t>, T., &amp; Oksanen, T. A. (2010). Sex‐specific selection on energy metabolism–selection coefficients for winter survival. Journal of Evolutionary Biology, 23(9), 1969–1978.</w:t>
      </w:r>
    </w:p>
    <w:p w14:paraId="38A0B95C" w14:textId="137393DF" w:rsidR="00DE64F5" w:rsidDel="00657641" w:rsidRDefault="00DE64F5" w:rsidP="00A146D7">
      <w:pPr>
        <w:ind w:left="426" w:hanging="426"/>
        <w:contextualSpacing/>
        <w:rPr>
          <w:del w:id="622" w:author="Kris.Wild" w:date="2023-04-22T09:05:00Z"/>
        </w:rPr>
      </w:pPr>
      <w:del w:id="623" w:author="Kris.Wild" w:date="2023-04-22T09:05:00Z">
        <w:r w:rsidDel="00657641">
          <w:delText>Bradshaw, S. D. (1997). Homeostasis in desert reptiles. New York, NY, USA: Springer Science &amp; Business Media.</w:delText>
        </w:r>
      </w:del>
    </w:p>
    <w:p w14:paraId="08F3C29C" w14:textId="77777777" w:rsidR="00DE64F5" w:rsidRDefault="00DE64F5" w:rsidP="00A146D7">
      <w:pPr>
        <w:ind w:left="426" w:hanging="426"/>
        <w:contextualSpacing/>
      </w:pPr>
      <w:r>
        <w:t xml:space="preserve">Brown, J. H., </w:t>
      </w:r>
      <w:proofErr w:type="spellStart"/>
      <w:r>
        <w:t>Gillooly</w:t>
      </w:r>
      <w:proofErr w:type="spellEnd"/>
      <w:r>
        <w:t>, J. F., Allen, A. P., Savage, V. M., &amp; West, G. B. (2004). Toward a metabolic theory of ecology. Ecology, 85(7), 1771–1789.</w:t>
      </w:r>
    </w:p>
    <w:p w14:paraId="0A7D9964" w14:textId="77777777" w:rsidR="00DE64F5" w:rsidRDefault="00DE64F5" w:rsidP="00A146D7">
      <w:pPr>
        <w:ind w:left="426" w:hanging="426"/>
        <w:contextualSpacing/>
      </w:pPr>
      <w:r>
        <w:t>Bull, J. J. (1983). Evolution of sex determining mechanisms. San Francisco, CA, USA: Benjamin Cummings.</w:t>
      </w:r>
    </w:p>
    <w:p w14:paraId="0F724615" w14:textId="77777777" w:rsidR="00DE64F5" w:rsidRDefault="00DE64F5" w:rsidP="00A146D7">
      <w:pPr>
        <w:ind w:left="426" w:hanging="426"/>
        <w:contextualSpacing/>
      </w:pPr>
      <w:proofErr w:type="spellStart"/>
      <w:r>
        <w:t>Bürkner</w:t>
      </w:r>
      <w:proofErr w:type="spellEnd"/>
      <w:r>
        <w:t>, P.-C. (2017). brms: An R package for Bayesian multilevel models using Stan. Journal of Statistical Software, 80, 1–28.</w:t>
      </w:r>
    </w:p>
    <w:p w14:paraId="2DF74250" w14:textId="77777777" w:rsidR="00DE64F5" w:rsidRDefault="00DE64F5" w:rsidP="00A146D7">
      <w:pPr>
        <w:ind w:left="426" w:hanging="426"/>
        <w:contextualSpacing/>
      </w:pPr>
      <w:r>
        <w:t>Burton, T., Killen, S. S., Armstrong, J. D., &amp; Metcalfe, N. B. (2011). What causes intraspecific variation in resting metabolic rate and what are its ecological consequences. Proceedings of the Royal Society B: Biological Sciences, 278(1724):3465-3473 .</w:t>
      </w:r>
    </w:p>
    <w:p w14:paraId="01B7B0C3" w14:textId="77777777" w:rsidR="00DE64F5" w:rsidRDefault="00DE64F5" w:rsidP="00A146D7">
      <w:pPr>
        <w:ind w:left="426" w:hanging="426"/>
        <w:contextualSpacing/>
      </w:pPr>
      <w:r>
        <w:t xml:space="preserve">Castelli, M. A., Georges, A., </w:t>
      </w:r>
      <w:proofErr w:type="spellStart"/>
      <w:r>
        <w:t>Cherryh</w:t>
      </w:r>
      <w:proofErr w:type="spellEnd"/>
      <w:r>
        <w:t xml:space="preserve">, C., </w:t>
      </w:r>
      <w:proofErr w:type="spellStart"/>
      <w:r>
        <w:t>Rosauer</w:t>
      </w:r>
      <w:proofErr w:type="spellEnd"/>
      <w:r>
        <w:t>, D. F., Sarre, S. D., Contador‐Kelsall, I., &amp; Holleley, C. E. (2021). Evolving thermal thresholds explain the distribution of temperature sex reversal in an Australian dragon lizard. Diversity and Distributions, 27(3), 427–438.</w:t>
      </w:r>
    </w:p>
    <w:p w14:paraId="7F04D711" w14:textId="77777777" w:rsidR="00DE64F5" w:rsidRDefault="00DE64F5" w:rsidP="00A146D7">
      <w:pPr>
        <w:ind w:left="426" w:hanging="426"/>
        <w:contextualSpacing/>
      </w:pPr>
      <w:r>
        <w:t>Charlesworth, D., &amp; Charlesworth, B. (1980). Sex differences in fitness and selection for centric fusions between sex-chromosomes and autosomes. Genetics Research, 35(2), 205–214.</w:t>
      </w:r>
    </w:p>
    <w:p w14:paraId="77BBAA26" w14:textId="77777777" w:rsidR="00DE64F5" w:rsidRDefault="00DE64F5" w:rsidP="00A146D7">
      <w:pPr>
        <w:ind w:left="426" w:hanging="426"/>
        <w:contextualSpacing/>
      </w:pPr>
      <w:r>
        <w:t>Codding, B. F., Bird, R. B., &amp; Bird, D. W. (2011). Provisioning offspring and others: risk–energy trade-offs and gender differences in hunter–gatherer foraging strategies. Proceedings of the Royal Society B: Biological Sciences, 278(1717), 2502–2509.</w:t>
      </w:r>
    </w:p>
    <w:p w14:paraId="757B7833" w14:textId="77777777" w:rsidR="00DE64F5" w:rsidRDefault="00DE64F5" w:rsidP="00A146D7">
      <w:pPr>
        <w:ind w:left="426" w:hanging="426"/>
        <w:contextualSpacing/>
      </w:pPr>
      <w:r>
        <w:t>Congdon, J. D. (1989). Proximate and evolutionary constraints on energy relations of reptiles. Physiological Zoology, 62(2), 356–373.</w:t>
      </w:r>
    </w:p>
    <w:p w14:paraId="1CBF3B3C" w14:textId="77777777" w:rsidR="00DE64F5" w:rsidRDefault="00DE64F5" w:rsidP="00A146D7">
      <w:pPr>
        <w:ind w:left="426" w:hanging="426"/>
        <w:contextualSpacing/>
      </w:pPr>
      <w:r>
        <w:t xml:space="preserve">Cotton, S., &amp; </w:t>
      </w:r>
      <w:proofErr w:type="spellStart"/>
      <w:r>
        <w:t>Wedekind</w:t>
      </w:r>
      <w:proofErr w:type="spellEnd"/>
      <w:r>
        <w:t xml:space="preserve">, C. (2009). Population consequences of environmental sex reversal. Conservation Biology, 23(1), 196–206. </w:t>
      </w:r>
    </w:p>
    <w:p w14:paraId="6F502644" w14:textId="77777777" w:rsidR="00DE64F5" w:rsidRDefault="00DE64F5" w:rsidP="00A146D7">
      <w:pPr>
        <w:ind w:left="426" w:hanging="426"/>
        <w:contextualSpacing/>
      </w:pPr>
      <w:r>
        <w:t xml:space="preserve">Cox, R. M., Cox, C. L., McGlothlin, J. W., Card, D. C., Andrew, A. L., &amp; </w:t>
      </w:r>
      <w:proofErr w:type="spellStart"/>
      <w:r>
        <w:t>Castoe</w:t>
      </w:r>
      <w:proofErr w:type="spellEnd"/>
      <w:r>
        <w:t>, T. A. (2017). Hormonally mediated increases in sex-biased gene expression accompany the breakdown of between-sex genetic correlations in a sexually dimorphic lizard. The American Naturalist, 189(3), 315–332.</w:t>
      </w:r>
    </w:p>
    <w:p w14:paraId="70D8E4C1" w14:textId="77777777" w:rsidR="00DE64F5" w:rsidRDefault="00DE64F5" w:rsidP="00A146D7">
      <w:pPr>
        <w:ind w:left="426" w:hanging="426"/>
        <w:contextualSpacing/>
      </w:pPr>
      <w:r>
        <w:t>Dissanayake, D. S. B., Holleley, C. E., Deakin, J. E., &amp; Georges, A. (2021). High elevation increases the risk of Y chromosome loss in Alpine skink populations with sex reversal. Heredity, 1–12.</w:t>
      </w:r>
    </w:p>
    <w:p w14:paraId="4BCCA93D" w14:textId="77777777" w:rsidR="00DE64F5" w:rsidRDefault="00DE64F5" w:rsidP="00A146D7">
      <w:pPr>
        <w:ind w:left="426" w:hanging="426"/>
        <w:contextualSpacing/>
      </w:pPr>
      <w:r>
        <w:lastRenderedPageBreak/>
        <w:t xml:space="preserve">Dissanayake, D. S. B., Holleley, C. E., &amp; Georges, A. (2021). Effects of natural nest temperatures on sex reversal and sex ratios in an Australian alpine skink. Scientific Reports, 11(1), 1–11. </w:t>
      </w:r>
    </w:p>
    <w:p w14:paraId="05855D02" w14:textId="77777777" w:rsidR="00DE64F5" w:rsidRDefault="00DE64F5" w:rsidP="00A146D7">
      <w:pPr>
        <w:ind w:left="426" w:hanging="426"/>
        <w:contextualSpacing/>
      </w:pPr>
      <w:r>
        <w:t xml:space="preserve">Dissanayake, D. S. B., Holleley, C. E., Hill, L. K., </w:t>
      </w:r>
      <w:proofErr w:type="spellStart"/>
      <w:r>
        <w:t>O’Meally</w:t>
      </w:r>
      <w:proofErr w:type="spellEnd"/>
      <w:r>
        <w:t>, D., Deakin, J. E., &amp; Georges, A. (2020). Identification of Y chromosome markers in the eastern three-lined skink (Bassiana duperreyi) using in silico whole genome subtraction. BMC Genomics, 21(1), 1–12.</w:t>
      </w:r>
    </w:p>
    <w:p w14:paraId="3B9503FD" w14:textId="77777777" w:rsidR="00321D9B" w:rsidRDefault="00DE64F5" w:rsidP="00321D9B">
      <w:pPr>
        <w:ind w:left="426" w:hanging="426"/>
        <w:contextualSpacing/>
        <w:rPr>
          <w:ins w:id="624" w:author="Kris.Wild" w:date="2023-04-11T09:08:00Z"/>
        </w:rPr>
      </w:pPr>
      <w:r>
        <w:t>Du, W.-G., Elphick, M., &amp; Shine, R. (2010). Thermal regimes during incubation do not affect mean selected temperatures of hatchling lizards (</w:t>
      </w:r>
      <w:r w:rsidRPr="00321D9B">
        <w:rPr>
          <w:i/>
          <w:iCs/>
          <w:rPrChange w:id="625" w:author="Kris.Wild" w:date="2023-04-11T09:08:00Z">
            <w:rPr/>
          </w:rPrChange>
        </w:rPr>
        <w:t>Bassiana duperreyi</w:t>
      </w:r>
      <w:r>
        <w:t xml:space="preserve">, </w:t>
      </w:r>
      <w:proofErr w:type="spellStart"/>
      <w:r>
        <w:t>Scincidae</w:t>
      </w:r>
      <w:proofErr w:type="spellEnd"/>
      <w:r>
        <w:t>). Journal of Thermal Biology, 35(1), 47–51.</w:t>
      </w:r>
    </w:p>
    <w:p w14:paraId="44BC5B5F" w14:textId="4FFD182B" w:rsidR="00321D9B" w:rsidRDefault="00321D9B" w:rsidP="00321D9B">
      <w:pPr>
        <w:ind w:left="426" w:hanging="426"/>
        <w:contextualSpacing/>
      </w:pPr>
      <w:ins w:id="626" w:author="Kris.Wild" w:date="2023-04-11T09:08:00Z">
        <w:r w:rsidRPr="00321D9B">
          <w:t>Ellison, A. M. (2004). Bayesian inference in ecology. </w:t>
        </w:r>
        <w:r w:rsidRPr="00321D9B">
          <w:rPr>
            <w:rPrChange w:id="627" w:author="Kris.Wild" w:date="2023-04-11T09:09:00Z">
              <w:rPr>
                <w:i/>
                <w:iCs/>
              </w:rPr>
            </w:rPrChange>
          </w:rPr>
          <w:t>Ecology letters</w:t>
        </w:r>
        <w:r w:rsidRPr="00321D9B">
          <w:t>, </w:t>
        </w:r>
        <w:r w:rsidRPr="00321D9B">
          <w:rPr>
            <w:i/>
            <w:iCs/>
          </w:rPr>
          <w:t>7</w:t>
        </w:r>
        <w:r w:rsidRPr="00321D9B">
          <w:t>(6), 509-520.</w:t>
        </w:r>
      </w:ins>
    </w:p>
    <w:p w14:paraId="0CA530A0" w14:textId="77777777" w:rsidR="00DE64F5" w:rsidRDefault="00DE64F5" w:rsidP="00A146D7">
      <w:pPr>
        <w:ind w:left="426" w:hanging="426"/>
        <w:contextualSpacing/>
      </w:pPr>
      <w:r>
        <w:t xml:space="preserve">Elphick, M. J., &amp; Shine, R. (1998). </w:t>
      </w:r>
      <w:proofErr w:type="spellStart"/>
      <w:r>
        <w:t>Longterm</w:t>
      </w:r>
      <w:proofErr w:type="spellEnd"/>
      <w:r>
        <w:t xml:space="preserve"> effects of incubation temperatures on the morphology and locomotor performance of hatchling lizards (Bassiana duperreyi, </w:t>
      </w:r>
      <w:proofErr w:type="spellStart"/>
      <w:r>
        <w:t>Scincidae</w:t>
      </w:r>
      <w:proofErr w:type="spellEnd"/>
      <w:r>
        <w:t>). Biological Journal of the Linnean Society, 63(3), 429–447.</w:t>
      </w:r>
    </w:p>
    <w:p w14:paraId="38471A61" w14:textId="77777777" w:rsidR="00DE64F5" w:rsidRDefault="00DE64F5" w:rsidP="00A146D7">
      <w:pPr>
        <w:ind w:left="426" w:hanging="426"/>
        <w:contextualSpacing/>
      </w:pPr>
      <w:r>
        <w:t xml:space="preserve">Ernest, S. K. M., </w:t>
      </w:r>
      <w:proofErr w:type="spellStart"/>
      <w:r>
        <w:t>Enquist</w:t>
      </w:r>
      <w:proofErr w:type="spellEnd"/>
      <w:r>
        <w:t xml:space="preserve">, B. J., Brown, J. H., </w:t>
      </w:r>
      <w:proofErr w:type="spellStart"/>
      <w:r>
        <w:t>Charnov</w:t>
      </w:r>
      <w:proofErr w:type="spellEnd"/>
      <w:r>
        <w:t xml:space="preserve">, E. L., </w:t>
      </w:r>
      <w:proofErr w:type="spellStart"/>
      <w:r>
        <w:t>Gillooly</w:t>
      </w:r>
      <w:proofErr w:type="spellEnd"/>
      <w:r>
        <w:t xml:space="preserve">, J. F., Savage, V. M., White, E. P., Smith, F. A., </w:t>
      </w:r>
      <w:proofErr w:type="spellStart"/>
      <w:r>
        <w:t>Hadly</w:t>
      </w:r>
      <w:proofErr w:type="spellEnd"/>
      <w:r>
        <w:t>, E. A., &amp; Haskell, J. P. (2003). Thermodynamic and metabolic effects on the scaling of production and population energy use. Ecology Letters, 6(11), 990–995.</w:t>
      </w:r>
    </w:p>
    <w:p w14:paraId="1ACBD42E" w14:textId="77777777" w:rsidR="00DE64F5" w:rsidRDefault="00DE64F5" w:rsidP="00A146D7">
      <w:pPr>
        <w:ind w:left="426" w:hanging="426"/>
        <w:contextualSpacing/>
        <w:rPr>
          <w:ins w:id="628" w:author="Kris.Wild" w:date="2023-04-22T07:40:00Z"/>
        </w:rPr>
      </w:pPr>
      <w:r>
        <w:t>Eyer, P.-A., Blumenfeld, A. J., &amp; Vargo, E. L. (2019). Sexually antagonistic selection promotes genetic divergence between males and females in an ant. Proceedings of the National Academy of Sciences, 116(48), 24157–24163.</w:t>
      </w:r>
    </w:p>
    <w:p w14:paraId="657F2CA2" w14:textId="31243F5C" w:rsidR="00C01F57" w:rsidRDefault="00C01F57" w:rsidP="00A146D7">
      <w:pPr>
        <w:ind w:left="426" w:hanging="426"/>
        <w:contextualSpacing/>
      </w:pPr>
      <w:ins w:id="629" w:author="Kris.Wild" w:date="2023-04-22T07:40:00Z">
        <w:r w:rsidRPr="00C01F57">
          <w:t xml:space="preserve">Ferguson, G. W., &amp; Fox, S. F. (1984). Annual variation of survival advantage of large juvenile side-blotched lizards, Uta </w:t>
        </w:r>
        <w:proofErr w:type="spellStart"/>
        <w:r w:rsidRPr="00C01F57">
          <w:t>stansburiana</w:t>
        </w:r>
        <w:proofErr w:type="spellEnd"/>
        <w:r w:rsidRPr="00C01F57">
          <w:t>: its causes and evolutionary significance. </w:t>
        </w:r>
        <w:r w:rsidRPr="00C01F57">
          <w:rPr>
            <w:i/>
            <w:iCs/>
          </w:rPr>
          <w:t>Evolution</w:t>
        </w:r>
        <w:r w:rsidRPr="00C01F57">
          <w:t>, 342-349</w:t>
        </w:r>
        <w:r>
          <w:t>.</w:t>
        </w:r>
      </w:ins>
    </w:p>
    <w:p w14:paraId="1897B37E" w14:textId="77777777" w:rsidR="00DE64F5" w:rsidRDefault="00DE64F5" w:rsidP="00A146D7">
      <w:pPr>
        <w:ind w:left="426" w:hanging="426"/>
        <w:contextualSpacing/>
      </w:pPr>
      <w:r>
        <w:t>Fisher, R. A. (1931). The evolution of dominance. Biological Reviews, 6(4), 345–368.</w:t>
      </w:r>
    </w:p>
    <w:p w14:paraId="0ECDA6E4" w14:textId="77777777" w:rsidR="00DE64F5" w:rsidRDefault="00DE64F5" w:rsidP="00A146D7">
      <w:pPr>
        <w:ind w:left="426" w:hanging="426"/>
        <w:contextualSpacing/>
      </w:pPr>
      <w:r>
        <w:t>Flatt, T., Shine, R., Borges-</w:t>
      </w:r>
      <w:proofErr w:type="spellStart"/>
      <w:r>
        <w:t>Landaez</w:t>
      </w:r>
      <w:proofErr w:type="spellEnd"/>
      <w:r>
        <w:t>, P. A., &amp; Downes, S. J. (2001). Phenotypic variation in an oviparous montane lizard (Bassiana duperreyi): the effects of thermal and hydric incubation environments. Biological Journal of the Linnean Society, 74(3), 339–350.</w:t>
      </w:r>
    </w:p>
    <w:p w14:paraId="02884290" w14:textId="77777777" w:rsidR="00DE64F5" w:rsidRDefault="00DE64F5" w:rsidP="00A146D7">
      <w:pPr>
        <w:ind w:left="426" w:hanging="426"/>
        <w:contextualSpacing/>
      </w:pPr>
      <w:r>
        <w:t xml:space="preserve">Friesen, C. R., Johansson, R., &amp; Olsson, M. (2017). Morph‐specific metabolic rate and the timing of reproductive senescence in a </w:t>
      </w:r>
      <w:proofErr w:type="spellStart"/>
      <w:r>
        <w:t>color</w:t>
      </w:r>
      <w:proofErr w:type="spellEnd"/>
      <w:r>
        <w:t xml:space="preserve"> polymorphic dragon. Journal of Experimental Zoology Part A: Ecological and Integrative Physiology, 327(7), 433–443.</w:t>
      </w:r>
    </w:p>
    <w:p w14:paraId="406E3799" w14:textId="77777777" w:rsidR="00DE64F5" w:rsidRDefault="00DE64F5" w:rsidP="00A146D7">
      <w:pPr>
        <w:ind w:left="426" w:hanging="426"/>
        <w:contextualSpacing/>
      </w:pPr>
      <w:proofErr w:type="spellStart"/>
      <w:r>
        <w:t>Geffroy</w:t>
      </w:r>
      <w:proofErr w:type="spellEnd"/>
      <w:r>
        <w:t>, B. (2022). Energy as the cornerstone of environmentally driven sex allocation. Trends in Endocrinology &amp; Metabolism. In press.</w:t>
      </w:r>
    </w:p>
    <w:p w14:paraId="5F57C5A5" w14:textId="77777777" w:rsidR="00DE64F5" w:rsidRDefault="00DE64F5" w:rsidP="00A146D7">
      <w:pPr>
        <w:ind w:left="426" w:hanging="426"/>
        <w:contextualSpacing/>
      </w:pPr>
      <w:r>
        <w:t>Greer, A. E. (1989). The biology and evolution of Australian lizards. Sydney, NSW, AUS: Surrey Beatty and Sons.</w:t>
      </w:r>
    </w:p>
    <w:p w14:paraId="45462C59" w14:textId="77777777" w:rsidR="00DE64F5" w:rsidRDefault="00DE64F5" w:rsidP="00A146D7">
      <w:pPr>
        <w:ind w:left="426" w:hanging="426"/>
        <w:contextualSpacing/>
      </w:pPr>
      <w:r>
        <w:t>Grossen, C., Neuenschwander, S., &amp; Perrin, N. (2011). Temperature‐dependent turnovers in sex‐determination mechanisms: a quantitative model. Evolution, 65(1), 64–78.</w:t>
      </w:r>
    </w:p>
    <w:p w14:paraId="30203144" w14:textId="77777777" w:rsidR="00DE64F5" w:rsidRDefault="00DE64F5" w:rsidP="00A146D7">
      <w:pPr>
        <w:ind w:left="426" w:hanging="426"/>
        <w:contextualSpacing/>
      </w:pPr>
      <w:r>
        <w:t xml:space="preserve">Hadfield, J. D. (2010). MCMC methods for multi-response generalized linear mixed models: the </w:t>
      </w:r>
      <w:proofErr w:type="spellStart"/>
      <w:r>
        <w:t>MCMCglmm</w:t>
      </w:r>
      <w:proofErr w:type="spellEnd"/>
      <w:r>
        <w:t xml:space="preserve"> R package. Journal of Statistical Software, 33, 1–22.</w:t>
      </w:r>
    </w:p>
    <w:p w14:paraId="5E0EDCDC" w14:textId="77777777" w:rsidR="00DE64F5" w:rsidRDefault="00DE64F5" w:rsidP="00A146D7">
      <w:pPr>
        <w:ind w:left="426" w:hanging="426"/>
        <w:contextualSpacing/>
      </w:pPr>
      <w:proofErr w:type="spellStart"/>
      <w:r>
        <w:t>Harolow</w:t>
      </w:r>
      <w:proofErr w:type="spellEnd"/>
      <w:r>
        <w:t xml:space="preserve">, P. S. (1996). A harmless technique for sexing </w:t>
      </w:r>
      <w:proofErr w:type="spellStart"/>
      <w:r>
        <w:t>hatchiling</w:t>
      </w:r>
      <w:proofErr w:type="spellEnd"/>
      <w:r>
        <w:t xml:space="preserve"> lizards. Herpetological Review, 27(2), 71.</w:t>
      </w:r>
    </w:p>
    <w:p w14:paraId="7B3BD7FC" w14:textId="77777777" w:rsidR="00DE64F5" w:rsidRDefault="00DE64F5" w:rsidP="00A146D7">
      <w:pPr>
        <w:ind w:left="426" w:hanging="426"/>
        <w:contextualSpacing/>
      </w:pPr>
      <w:r>
        <w:t xml:space="preserve">Harrison, P. W., Wright, A. E., Zimmer, F., Dean, R., Montgomery, S. H., Pointer, M. A., &amp; </w:t>
      </w:r>
      <w:proofErr w:type="spellStart"/>
      <w:r>
        <w:t>Mank</w:t>
      </w:r>
      <w:proofErr w:type="spellEnd"/>
      <w:r>
        <w:t>, J. E. (2015). Sexual selection drives evolution and rapid turnover of male gene expression. Proceedings of the National Academy of Sciences, 112(14), 4393–4398.</w:t>
      </w:r>
    </w:p>
    <w:p w14:paraId="41D9C63F" w14:textId="77777777" w:rsidR="00DE64F5" w:rsidRDefault="00DE64F5" w:rsidP="00A146D7">
      <w:pPr>
        <w:ind w:left="426" w:hanging="426"/>
        <w:contextualSpacing/>
      </w:pPr>
      <w:r>
        <w:t xml:space="preserve">Hayward, A., &amp; </w:t>
      </w:r>
      <w:proofErr w:type="spellStart"/>
      <w:r>
        <w:t>Gillooly</w:t>
      </w:r>
      <w:proofErr w:type="spellEnd"/>
      <w:r>
        <w:t xml:space="preserve">, J. F. (2011). The cost of sex: quantifying energetic investment in gamete production by males and females. </w:t>
      </w:r>
      <w:proofErr w:type="spellStart"/>
      <w:r>
        <w:t>PLoS</w:t>
      </w:r>
      <w:proofErr w:type="spellEnd"/>
      <w:r>
        <w:t xml:space="preserve"> One, 6(1), e16557.</w:t>
      </w:r>
    </w:p>
    <w:p w14:paraId="5A9747B6" w14:textId="77777777" w:rsidR="00DE64F5" w:rsidRDefault="00DE64F5" w:rsidP="00A146D7">
      <w:pPr>
        <w:ind w:left="426" w:hanging="426"/>
        <w:contextualSpacing/>
      </w:pPr>
      <w:r>
        <w:t xml:space="preserve">Holleley, C. E., </w:t>
      </w:r>
      <w:proofErr w:type="spellStart"/>
      <w:r>
        <w:t>O’Meally</w:t>
      </w:r>
      <w:proofErr w:type="spellEnd"/>
      <w:r>
        <w:t xml:space="preserve">, D., Sarre, S. D., Marshall Graves, J. A., </w:t>
      </w:r>
      <w:proofErr w:type="spellStart"/>
      <w:r>
        <w:t>Ezaz</w:t>
      </w:r>
      <w:proofErr w:type="spellEnd"/>
      <w:r>
        <w:t>, T., Matsubara, K., Azad, B., Zhang, X., &amp; Georges, A. (2015). Sex reversal triggers the rapid transition from genetic to temperature-dependent sex. Nature, 523(7558), 79–82.</w:t>
      </w:r>
    </w:p>
    <w:p w14:paraId="78A6EF60" w14:textId="77777777" w:rsidR="00DE64F5" w:rsidRDefault="00DE64F5" w:rsidP="00A146D7">
      <w:pPr>
        <w:ind w:left="426" w:hanging="426"/>
        <w:contextualSpacing/>
      </w:pPr>
      <w:r>
        <w:lastRenderedPageBreak/>
        <w:t xml:space="preserve">Jameson Jr, E. W., </w:t>
      </w:r>
      <w:proofErr w:type="spellStart"/>
      <w:r>
        <w:t>Heusner</w:t>
      </w:r>
      <w:proofErr w:type="spellEnd"/>
      <w:r>
        <w:t>, A. A., &amp; Arbogast, R. (1977). Oxygen consumption of Sceloporus occidentalis from three different elevations. Comparative Biochemistry and Physiology Part A: Physiology, 56(1), 73–79.</w:t>
      </w:r>
    </w:p>
    <w:p w14:paraId="373A230C" w14:textId="77777777" w:rsidR="00DE64F5" w:rsidRDefault="00DE64F5" w:rsidP="00A146D7">
      <w:pPr>
        <w:ind w:left="426" w:hanging="426"/>
        <w:contextualSpacing/>
      </w:pPr>
      <w:r>
        <w:t xml:space="preserve">Jones, M. E. H., </w:t>
      </w:r>
      <w:proofErr w:type="spellStart"/>
      <w:r>
        <w:t>Pistevos</w:t>
      </w:r>
      <w:proofErr w:type="spellEnd"/>
      <w:r>
        <w:t>, J. C. A., Cooper, N., Lappin, A. K., Georges, A., Hutchinson, M. N., &amp; Holleley, C. E. (2020). Reproductive phenotype predicts adult bite‐force performance in sex‐reversed dragons (Pogona vitticeps). Journal of Experimental Zoology Part A: Ecological and Integrative Physiology, 333(4), 252–263.</w:t>
      </w:r>
    </w:p>
    <w:p w14:paraId="4C5F4FDC" w14:textId="77777777" w:rsidR="00DE64F5" w:rsidRDefault="00DE64F5" w:rsidP="00A146D7">
      <w:pPr>
        <w:ind w:left="426" w:hanging="426"/>
        <w:contextualSpacing/>
      </w:pPr>
      <w:r>
        <w:t>Kearney, M., &amp; Porter, W. P. (2004). Mapping the fundamental niche: physiology, climate, and the distribution of a nocturnal lizard. Ecology, 85(11), 3119–3131.</w:t>
      </w:r>
    </w:p>
    <w:p w14:paraId="7F879637" w14:textId="77777777" w:rsidR="00DE64F5" w:rsidRDefault="00DE64F5" w:rsidP="00A146D7">
      <w:pPr>
        <w:ind w:left="426" w:hanging="426"/>
        <w:contextualSpacing/>
      </w:pPr>
      <w:r>
        <w:t>Kwok, A. B. C., Wardle, G. M., Greenville, A. C., &amp; Dickman, C. R. (2016). Long‐term patterns of invertebrate abundance and relationships to environmental factors in arid Australia. Austral Ecology, 41(5), 480–491.</w:t>
      </w:r>
    </w:p>
    <w:p w14:paraId="0F9AC062" w14:textId="77777777" w:rsidR="00DE64F5" w:rsidRDefault="00DE64F5" w:rsidP="00A146D7">
      <w:pPr>
        <w:ind w:left="426" w:hanging="426"/>
        <w:contextualSpacing/>
      </w:pPr>
      <w:proofErr w:type="spellStart"/>
      <w:r>
        <w:t>Letnic</w:t>
      </w:r>
      <w:proofErr w:type="spellEnd"/>
      <w:r>
        <w:t>, M., &amp; Dickman, C. R. (2010). Resource pulses and mammalian dynamics: conceptual models for hummock grasslands and other Australian desert habitats. Biological Reviews, 85(3), 501–521.</w:t>
      </w:r>
    </w:p>
    <w:p w14:paraId="3ED32194" w14:textId="77777777" w:rsidR="00DE64F5" w:rsidRDefault="00DE64F5" w:rsidP="00A146D7">
      <w:pPr>
        <w:ind w:left="426" w:hanging="426"/>
        <w:contextualSpacing/>
      </w:pPr>
      <w:r>
        <w:t>Li, H., Holleley, C. E., Elphick, M., Georges, A., Shine, R., &amp; Shine, R. (2016). The behavioural consequences of sex reversal in dragons. Proceedings of the Royal Society B: Biological Sciences, 283, 1–7.</w:t>
      </w:r>
    </w:p>
    <w:p w14:paraId="44BC0A86" w14:textId="77777777" w:rsidR="00DE64F5" w:rsidRDefault="00DE64F5" w:rsidP="00A146D7">
      <w:pPr>
        <w:ind w:left="426" w:hanging="426"/>
        <w:contextualSpacing/>
      </w:pPr>
      <w:proofErr w:type="spellStart"/>
      <w:r>
        <w:t>Lighton</w:t>
      </w:r>
      <w:proofErr w:type="spellEnd"/>
      <w:r>
        <w:t>, J. R. B. (2008). Measuring metabolic rates: a manual for scientists. New York, NY, USA: Oxford University Press.</w:t>
      </w:r>
    </w:p>
    <w:p w14:paraId="7CEC95C3" w14:textId="77777777" w:rsidR="00DE64F5" w:rsidRDefault="00DE64F5" w:rsidP="00A146D7">
      <w:pPr>
        <w:ind w:left="426" w:hanging="426"/>
        <w:contextualSpacing/>
      </w:pPr>
      <w:proofErr w:type="spellStart"/>
      <w:r>
        <w:t>Lipinska</w:t>
      </w:r>
      <w:proofErr w:type="spellEnd"/>
      <w:r>
        <w:t xml:space="preserve">, A., Cormier, A., </w:t>
      </w:r>
      <w:proofErr w:type="spellStart"/>
      <w:r>
        <w:t>Luthringer</w:t>
      </w:r>
      <w:proofErr w:type="spellEnd"/>
      <w:r>
        <w:t xml:space="preserve">, R., Peters, A. F., </w:t>
      </w:r>
      <w:proofErr w:type="spellStart"/>
      <w:r>
        <w:t>Corre</w:t>
      </w:r>
      <w:proofErr w:type="spellEnd"/>
      <w:r>
        <w:t xml:space="preserve">, E., </w:t>
      </w:r>
      <w:proofErr w:type="spellStart"/>
      <w:r>
        <w:t>Gachon</w:t>
      </w:r>
      <w:proofErr w:type="spellEnd"/>
      <w:r>
        <w:t xml:space="preserve">, C. M. M., Cock, J. M., &amp; Coelho, S. M. (2015). Sexual dimorphism and the evolution of sex-biased gene expression in the brown alga </w:t>
      </w:r>
      <w:proofErr w:type="spellStart"/>
      <w:r>
        <w:t>Ectocarpus</w:t>
      </w:r>
      <w:proofErr w:type="spellEnd"/>
      <w:r>
        <w:t>. Molecular Biology and Evolution, 32(6), 1581–1597.</w:t>
      </w:r>
    </w:p>
    <w:p w14:paraId="1B3A46F0" w14:textId="3C7CBD92" w:rsidR="00DE64F5" w:rsidRDefault="00DE64F5" w:rsidP="00A146D7">
      <w:pPr>
        <w:ind w:left="426" w:hanging="426"/>
        <w:contextualSpacing/>
      </w:pPr>
      <w:proofErr w:type="spellStart"/>
      <w:r>
        <w:t>Mikó</w:t>
      </w:r>
      <w:proofErr w:type="spellEnd"/>
      <w:r>
        <w:t xml:space="preserve">, Z., </w:t>
      </w:r>
      <w:proofErr w:type="spellStart"/>
      <w:r>
        <w:t>Nemesházi</w:t>
      </w:r>
      <w:proofErr w:type="spellEnd"/>
      <w:r>
        <w:t xml:space="preserve">, E., </w:t>
      </w:r>
      <w:proofErr w:type="spellStart"/>
      <w:r>
        <w:t>Ujhegyi</w:t>
      </w:r>
      <w:proofErr w:type="spellEnd"/>
      <w:r>
        <w:t xml:space="preserve">, N., </w:t>
      </w:r>
      <w:proofErr w:type="spellStart"/>
      <w:r>
        <w:t>Verebélyi</w:t>
      </w:r>
      <w:proofErr w:type="spellEnd"/>
      <w:r>
        <w:t xml:space="preserve">, V., </w:t>
      </w:r>
      <w:proofErr w:type="spellStart"/>
      <w:r>
        <w:t>Ujszegi</w:t>
      </w:r>
      <w:proofErr w:type="spellEnd"/>
      <w:r>
        <w:t xml:space="preserve">, J., </w:t>
      </w:r>
      <w:proofErr w:type="spellStart"/>
      <w:r>
        <w:t>Kásler</w:t>
      </w:r>
      <w:proofErr w:type="spellEnd"/>
      <w:r>
        <w:t xml:space="preserve">, A., </w:t>
      </w:r>
      <w:proofErr w:type="spellStart"/>
      <w:r>
        <w:t>Bertalan</w:t>
      </w:r>
      <w:proofErr w:type="spellEnd"/>
      <w:r>
        <w:t xml:space="preserve">, R., </w:t>
      </w:r>
      <w:proofErr w:type="spellStart"/>
      <w:r>
        <w:t>Vili</w:t>
      </w:r>
      <w:proofErr w:type="spellEnd"/>
      <w:r>
        <w:t xml:space="preserve">, N., </w:t>
      </w:r>
      <w:proofErr w:type="spellStart"/>
      <w:r>
        <w:t>Gál</w:t>
      </w:r>
      <w:proofErr w:type="spellEnd"/>
      <w:r>
        <w:t>, Z., Hoffmann, O. I.</w:t>
      </w:r>
      <w:ins w:id="630" w:author="Kris.Wild" w:date="2023-04-22T08:11:00Z">
        <w:r w:rsidR="004B59F5">
          <w:t xml:space="preserve">, </w:t>
        </w:r>
        <w:proofErr w:type="spellStart"/>
        <w:r w:rsidR="004B59F5">
          <w:t>Hettyey</w:t>
        </w:r>
      </w:ins>
      <w:proofErr w:type="spellEnd"/>
      <w:ins w:id="631" w:author="Kris.Wild" w:date="2023-04-22T08:12:00Z">
        <w:r w:rsidR="004B59F5">
          <w:t xml:space="preserve">., H., &amp; </w:t>
        </w:r>
        <w:proofErr w:type="spellStart"/>
        <w:r w:rsidR="004B59F5">
          <w:t>Bókony</w:t>
        </w:r>
        <w:proofErr w:type="spellEnd"/>
        <w:r w:rsidR="004B59F5">
          <w:t>, V.</w:t>
        </w:r>
      </w:ins>
      <w:r>
        <w:t xml:space="preserve"> (2021). Sex reversal and ontogeny under climate change and chemical pollution: are there interactions between the effects of elevated temperature and a xenoestrogen on early development in agile frogs? Environmental Pollution, 285, 117464.</w:t>
      </w:r>
    </w:p>
    <w:p w14:paraId="5830E464" w14:textId="46DC4D5C" w:rsidR="00DE64F5" w:rsidRDefault="00DE64F5" w:rsidP="004B59F5">
      <w:pPr>
        <w:ind w:left="426" w:hanging="426"/>
        <w:contextualSpacing/>
      </w:pPr>
      <w:r>
        <w:t>Mueller, P., &amp; Diamond, J. (2001). Metabolic rate and environmental productivity: Well-provisioned animals evolved to run and idle fast. Proceedings of the National Academy of Sciences, 98(22):12550-12554.</w:t>
      </w:r>
    </w:p>
    <w:p w14:paraId="66B6B21C" w14:textId="77777777" w:rsidR="00DE64F5" w:rsidRDefault="00DE64F5" w:rsidP="00A146D7">
      <w:pPr>
        <w:ind w:left="426" w:hanging="426"/>
        <w:contextualSpacing/>
      </w:pPr>
      <w:r>
        <w:t>Noble, D. W. A., Stenhouse, V., &amp; Schwanz, L. E. (2018). Developmental temperatures and phenotypic plasticity in reptiles: A systematic review and meta‐analysis. Biological Reviews, 93(1), 72–97.</w:t>
      </w:r>
    </w:p>
    <w:p w14:paraId="09DBB797" w14:textId="3FBA4537" w:rsidR="00DE64F5" w:rsidDel="00657641" w:rsidRDefault="00DE64F5" w:rsidP="00A146D7">
      <w:pPr>
        <w:ind w:left="426" w:hanging="426"/>
        <w:contextualSpacing/>
        <w:rPr>
          <w:del w:id="632" w:author="Kris.Wild" w:date="2023-04-22T09:05:00Z"/>
        </w:rPr>
      </w:pPr>
      <w:del w:id="633" w:author="Kris.Wild" w:date="2023-04-22T09:05:00Z">
        <w:r w:rsidDel="00657641">
          <w:delText>Noy-Meir, I. (1973). Desert ecosystems: environment and producers. Annual Review of Ecology and Systematics, 25–51.</w:delText>
        </w:r>
      </w:del>
    </w:p>
    <w:p w14:paraId="4D1EC00C" w14:textId="77777777" w:rsidR="00DE64F5" w:rsidRDefault="00DE64F5" w:rsidP="00A146D7">
      <w:pPr>
        <w:ind w:left="426" w:hanging="426"/>
        <w:contextualSpacing/>
      </w:pPr>
      <w:r>
        <w:t xml:space="preserve">Peterson, C. C., Walton, B. M., &amp; Bennett, A. F. (1999). Metabolic costs of growth in free-living Garter Snakes and they energy budgets of ectotherms. Functional Ecology, 13(4), 500–507. </w:t>
      </w:r>
    </w:p>
    <w:p w14:paraId="2FBA5BEF" w14:textId="77777777" w:rsidR="00DE64F5" w:rsidRDefault="00DE64F5" w:rsidP="00A146D7">
      <w:pPr>
        <w:ind w:left="426" w:hanging="426"/>
        <w:contextualSpacing/>
      </w:pPr>
      <w:r>
        <w:t>Pettersen, A. K., White, C. R., &amp; Marshall, D. J. (2016). Metabolic rate covaries with fitness and the pace of the life history in the field. Proceedings of the Royal Society B: Biological Sciences, 283(1831), 20160323.</w:t>
      </w:r>
    </w:p>
    <w:p w14:paraId="1B65B5EB" w14:textId="77777777" w:rsidR="00DE64F5" w:rsidRDefault="00DE64F5" w:rsidP="00A146D7">
      <w:pPr>
        <w:ind w:left="426" w:hanging="426"/>
        <w:contextualSpacing/>
      </w:pPr>
      <w:r>
        <w:t xml:space="preserve">Quinn, A. E., Georges, A., Sarre, S. D., Guarino, F., </w:t>
      </w:r>
      <w:proofErr w:type="spellStart"/>
      <w:r>
        <w:t>Ezaz</w:t>
      </w:r>
      <w:proofErr w:type="spellEnd"/>
      <w:r>
        <w:t>, T., &amp; Graves, J. A. M. (2007). Temperature sex reversal implies sex gene dosage in a reptile. Science, 316(5823), 411.</w:t>
      </w:r>
    </w:p>
    <w:p w14:paraId="2800C6E6" w14:textId="77777777" w:rsidR="00DE64F5" w:rsidRDefault="00DE64F5" w:rsidP="00A146D7">
      <w:pPr>
        <w:ind w:left="426" w:hanging="426"/>
        <w:contextualSpacing/>
      </w:pPr>
      <w:r>
        <w:t xml:space="preserve">Quinn, A. E., </w:t>
      </w:r>
      <w:proofErr w:type="spellStart"/>
      <w:r>
        <w:t>Radder</w:t>
      </w:r>
      <w:proofErr w:type="spellEnd"/>
      <w:r>
        <w:t xml:space="preserve">, R. S., Sarre, S. D., Georges, A., </w:t>
      </w:r>
      <w:proofErr w:type="spellStart"/>
      <w:r>
        <w:t>Ezaz</w:t>
      </w:r>
      <w:proofErr w:type="spellEnd"/>
      <w:r>
        <w:t>, T., &amp; Shine, R. (2009). Isolation and development of a molecular sex marker for Bassiana duperreyi, a lizard with XX/XY sex chromosomes and temperature-induced sex reversal. Molecular Genetics and Genomics, 281(6), 665–672.</w:t>
      </w:r>
    </w:p>
    <w:p w14:paraId="40DB26D1" w14:textId="77777777" w:rsidR="00DE64F5" w:rsidRDefault="00DE64F5" w:rsidP="00A146D7">
      <w:pPr>
        <w:ind w:left="426" w:hanging="426"/>
        <w:contextualSpacing/>
      </w:pPr>
      <w:proofErr w:type="spellStart"/>
      <w:r>
        <w:t>Radder</w:t>
      </w:r>
      <w:proofErr w:type="spellEnd"/>
      <w:r>
        <w:t>, R. S., Pike, D. A., Quinn, A. E., &amp; Shine, R. (2009). Offspring sex in a lizard depends on egg size. Current Biology, 19(13), 1102–1105.</w:t>
      </w:r>
    </w:p>
    <w:p w14:paraId="1AEA380A" w14:textId="77777777" w:rsidR="00DE64F5" w:rsidRDefault="00DE64F5" w:rsidP="00A146D7">
      <w:pPr>
        <w:ind w:left="426" w:hanging="426"/>
        <w:contextualSpacing/>
      </w:pPr>
      <w:proofErr w:type="spellStart"/>
      <w:r>
        <w:lastRenderedPageBreak/>
        <w:t>Ricklefs</w:t>
      </w:r>
      <w:proofErr w:type="spellEnd"/>
      <w:r>
        <w:t xml:space="preserve">, R. E., &amp; </w:t>
      </w:r>
      <w:proofErr w:type="spellStart"/>
      <w:r>
        <w:t>Wikelski</w:t>
      </w:r>
      <w:proofErr w:type="spellEnd"/>
      <w:r>
        <w:t>, M. (2002). The physiology / life- history nexus. Trends in Ecology and Evolution, 17(10), 462–468.</w:t>
      </w:r>
    </w:p>
    <w:p w14:paraId="26749E11" w14:textId="65F422D2" w:rsidR="00DE64F5" w:rsidRDefault="00DE64F5" w:rsidP="00A146D7">
      <w:pPr>
        <w:ind w:left="426" w:hanging="426"/>
        <w:contextualSpacing/>
      </w:pPr>
      <w:r>
        <w:t xml:space="preserve">Burger, </w:t>
      </w:r>
      <w:r w:rsidR="00D90C00">
        <w:t xml:space="preserve">R. </w:t>
      </w:r>
      <w:r>
        <w:t xml:space="preserve">J., Hou, C., A. S. Hall, C., &amp; Brown, J. H. (2021). Universal rules of life: metabolic rates, biological times and the equal fitness paradigm. Ecology Letters, 24(6), 1262–1281. </w:t>
      </w:r>
    </w:p>
    <w:p w14:paraId="62E0C21F" w14:textId="77777777" w:rsidR="00DE64F5" w:rsidRDefault="00DE64F5" w:rsidP="00A146D7">
      <w:pPr>
        <w:ind w:left="426" w:hanging="426"/>
        <w:contextualSpacing/>
      </w:pPr>
      <w:r>
        <w:t xml:space="preserve">Sarre, S. D., Georges, A., &amp; Quinn, A. (2004). The ends of a continuum : genetic and temperature- dependent sex determination in reptiles. </w:t>
      </w:r>
      <w:proofErr w:type="spellStart"/>
      <w:r>
        <w:t>BioEssays</w:t>
      </w:r>
      <w:proofErr w:type="spellEnd"/>
      <w:r>
        <w:t xml:space="preserve">, 639–645. </w:t>
      </w:r>
    </w:p>
    <w:p w14:paraId="63841832" w14:textId="77777777" w:rsidR="00DE64F5" w:rsidRDefault="00DE64F5" w:rsidP="00A146D7">
      <w:pPr>
        <w:ind w:left="426" w:hanging="426"/>
        <w:contextualSpacing/>
      </w:pPr>
      <w:r>
        <w:t xml:space="preserve">Savage, V. M., </w:t>
      </w:r>
      <w:proofErr w:type="spellStart"/>
      <w:r>
        <w:t>Gillooly</w:t>
      </w:r>
      <w:proofErr w:type="spellEnd"/>
      <w:r>
        <w:t xml:space="preserve">, J. F., Brown, J. H., West, G. B., &amp; </w:t>
      </w:r>
      <w:proofErr w:type="spellStart"/>
      <w:r>
        <w:t>Charnov</w:t>
      </w:r>
      <w:proofErr w:type="spellEnd"/>
      <w:r>
        <w:t>, E. L. (2004). Effects of body size and temperature on population growth. The American Naturalist, 163(3), 429–441.</w:t>
      </w:r>
    </w:p>
    <w:p w14:paraId="5DA11672" w14:textId="77777777" w:rsidR="00DE64F5" w:rsidRDefault="00DE64F5" w:rsidP="00A146D7">
      <w:pPr>
        <w:ind w:left="426" w:hanging="426"/>
        <w:contextualSpacing/>
      </w:pPr>
      <w:r>
        <w:t>Schwanz, L. E., Georges, A., Holleley, C. E., &amp; Sarre, S. D. (2020). Climate change, sex reversal and lability of sex-determining systems. Journal of Evolutionary Biology, 33(3), 270–281.</w:t>
      </w:r>
    </w:p>
    <w:p w14:paraId="07E6FCEB" w14:textId="77777777" w:rsidR="00DE64F5" w:rsidRDefault="00DE64F5" w:rsidP="00A146D7">
      <w:pPr>
        <w:ind w:left="426" w:hanging="426"/>
        <w:contextualSpacing/>
      </w:pPr>
      <w:r>
        <w:t xml:space="preserve">Sears, M. W. (2005). Resting metabolic expenditure as a potential source of variation in growth rates of the sagebrush lizard. Comparative Biochemistry and Physiology - A Molecular and Integrative Physiology, 140(2), 171–177. </w:t>
      </w:r>
    </w:p>
    <w:p w14:paraId="30EB2040" w14:textId="77777777" w:rsidR="00DE64F5" w:rsidRDefault="00DE64F5" w:rsidP="00A146D7">
      <w:pPr>
        <w:ind w:left="426" w:hanging="426"/>
        <w:contextualSpacing/>
      </w:pPr>
      <w:r>
        <w:t>Shine, R. (2002). Eggs in autumn: responses to declining incubation temperatures by the eggs of montane lizards. Biological Journal of the Linnean Society, 76(1), 71–77.</w:t>
      </w:r>
    </w:p>
    <w:p w14:paraId="4740FBE2" w14:textId="77777777" w:rsidR="00DE64F5" w:rsidRDefault="00DE64F5" w:rsidP="00A146D7">
      <w:pPr>
        <w:ind w:left="426" w:hanging="426"/>
        <w:contextualSpacing/>
      </w:pPr>
      <w:r>
        <w:t xml:space="preserve">Shine, R. (2004). Seasonal shifts in nest temperature can modify the phenotypes of hatchling lizards, regardless of overall mean incubation temperature. Functional Ecology, 18(1), 43–49. </w:t>
      </w:r>
    </w:p>
    <w:p w14:paraId="230BF5A1" w14:textId="77777777" w:rsidR="00DE64F5" w:rsidRDefault="00DE64F5" w:rsidP="00A146D7">
      <w:pPr>
        <w:ind w:left="426" w:hanging="426"/>
        <w:contextualSpacing/>
      </w:pPr>
      <w:r>
        <w:t>Shine, R., &amp; Elphick, M. J. (2001). The effect of short-term weather fluctuations on temperatures inside lizard nests, and on the phenotypic traits of hatchling lizards. Biological Journal of the Linnean Society, 72(4), 555–565.</w:t>
      </w:r>
    </w:p>
    <w:p w14:paraId="1CDAE3E1" w14:textId="77777777" w:rsidR="00DE64F5" w:rsidRDefault="00DE64F5" w:rsidP="00A146D7">
      <w:pPr>
        <w:ind w:left="426" w:hanging="426"/>
        <w:contextualSpacing/>
      </w:pPr>
      <w:r>
        <w:t>Shine, R., Elphick, M. J., &amp; Donnellan, S. (2002). Co‐occurrence of multiple, supposedly incompatible modes of sex determination in a lizard population. Ecology Letters, 5(4), 486–489.</w:t>
      </w:r>
    </w:p>
    <w:p w14:paraId="1464DFAB" w14:textId="77777777" w:rsidR="00DE64F5" w:rsidRDefault="00DE64F5" w:rsidP="00A146D7">
      <w:pPr>
        <w:ind w:left="426" w:hanging="426"/>
        <w:contextualSpacing/>
      </w:pPr>
      <w:r>
        <w:t>Shine, R., Elphick, M. J., &amp; Harlow, P. S. (1997). The influence of natural incubation environments on the phenotypic traits of hatchling lizards. Ecology, 78(8), 2559–2568.</w:t>
      </w:r>
    </w:p>
    <w:p w14:paraId="7CE56E0C" w14:textId="77777777" w:rsidR="00DE64F5" w:rsidRDefault="00DE64F5" w:rsidP="00A146D7">
      <w:pPr>
        <w:ind w:left="426" w:hanging="426"/>
        <w:contextualSpacing/>
        <w:rPr>
          <w:ins w:id="634" w:author="Kris.Wild" w:date="2023-04-22T07:26:00Z"/>
        </w:rPr>
      </w:pPr>
      <w:r>
        <w:t>Shine, R., &amp; Harlow, P. S. (1996). Maternal manipulation of offspring phenotypes via nest‐site selection in an oviparous lizard. Ecology, 77(6), 1808–1817.</w:t>
      </w:r>
    </w:p>
    <w:p w14:paraId="1BAB7EE9" w14:textId="2B908325" w:rsidR="00D848D9" w:rsidRDefault="00D848D9" w:rsidP="00A146D7">
      <w:pPr>
        <w:ind w:left="426" w:hanging="426"/>
        <w:contextualSpacing/>
      </w:pPr>
      <w:proofErr w:type="spellStart"/>
      <w:ins w:id="635" w:author="Kris.Wild" w:date="2023-04-22T07:26:00Z">
        <w:r w:rsidRPr="00D848D9">
          <w:t>Sinervo</w:t>
        </w:r>
        <w:proofErr w:type="spellEnd"/>
        <w:r w:rsidRPr="00D848D9">
          <w:t>, B., Zamudio, K., Doughty, P., &amp; Huey, R. B. (1992). Allometric engineering: a causal analysis of natural selection on offspring size. </w:t>
        </w:r>
        <w:r w:rsidRPr="00D848D9">
          <w:rPr>
            <w:i/>
            <w:iCs/>
          </w:rPr>
          <w:t>Science</w:t>
        </w:r>
        <w:r w:rsidRPr="00D848D9">
          <w:t>, </w:t>
        </w:r>
        <w:r w:rsidRPr="00D848D9">
          <w:rPr>
            <w:i/>
            <w:iCs/>
          </w:rPr>
          <w:t>258</w:t>
        </w:r>
        <w:r w:rsidRPr="00D848D9">
          <w:t>(5090), 1927-1930.</w:t>
        </w:r>
      </w:ins>
    </w:p>
    <w:p w14:paraId="08BBB4C7" w14:textId="77777777" w:rsidR="00DE64F5" w:rsidRDefault="00DE64F5" w:rsidP="00A146D7">
      <w:pPr>
        <w:ind w:left="426" w:hanging="426"/>
        <w:contextualSpacing/>
      </w:pPr>
      <w:proofErr w:type="spellStart"/>
      <w:r>
        <w:t>Somjee</w:t>
      </w:r>
      <w:proofErr w:type="spellEnd"/>
      <w:r>
        <w:t>, U., Shankar, A., &amp; Falk, J. J. (2022). Can sex-specific metabolic rates provide insight into patterns of metabolic scaling? Integrative and Comparative Biology, In press.</w:t>
      </w:r>
    </w:p>
    <w:p w14:paraId="06BB63EE" w14:textId="5121A771" w:rsidR="00DE64F5" w:rsidRDefault="00DE64F5" w:rsidP="00A146D7">
      <w:pPr>
        <w:ind w:left="426" w:hanging="426"/>
        <w:contextualSpacing/>
      </w:pPr>
      <w:r>
        <w:t>Tsuji, J. S. (1988). Thermal Acclimation of Metabolism in Sceloporus Lizards from Different Latitudes. Physiological Zoology, 61(3):241-253.</w:t>
      </w:r>
    </w:p>
    <w:p w14:paraId="5DF54CFE" w14:textId="77777777" w:rsidR="00DE64F5" w:rsidRDefault="00DE64F5" w:rsidP="00A146D7">
      <w:pPr>
        <w:ind w:left="426" w:hanging="426"/>
        <w:contextualSpacing/>
        <w:rPr>
          <w:ins w:id="636" w:author="Kris.Wild" w:date="2023-04-22T07:27:00Z"/>
        </w:rPr>
      </w:pPr>
      <w:r>
        <w:t xml:space="preserve">van </w:t>
      </w:r>
      <w:proofErr w:type="spellStart"/>
      <w:r>
        <w:t>Doorn</w:t>
      </w:r>
      <w:proofErr w:type="spellEnd"/>
      <w:r>
        <w:t>, G. S., &amp; Kirkpatrick, M. (2010). Transitions between male and female heterogamety caused by sex-antagonistic selection. Genetics, 186(2), 629–645.</w:t>
      </w:r>
    </w:p>
    <w:p w14:paraId="32A7F776" w14:textId="6A09211A" w:rsidR="00D848D9" w:rsidRDefault="00D848D9" w:rsidP="00A146D7">
      <w:pPr>
        <w:ind w:left="426" w:hanging="426"/>
        <w:contextualSpacing/>
      </w:pPr>
      <w:ins w:id="637" w:author="Kris.Wild" w:date="2023-04-22T07:27:00Z">
        <w:r w:rsidRPr="00D848D9">
          <w:t>Warner, D. A., &amp; Andrews, R. M. (2002). Laboratory and field experiments identify sources of variation in phenotypes and survival of hatchling lizards. </w:t>
        </w:r>
        <w:r w:rsidRPr="00D848D9">
          <w:rPr>
            <w:i/>
            <w:iCs/>
          </w:rPr>
          <w:t>Biological Journal of the Linnean Society</w:t>
        </w:r>
        <w:r w:rsidRPr="00D848D9">
          <w:t>, </w:t>
        </w:r>
        <w:r w:rsidRPr="00D848D9">
          <w:rPr>
            <w:i/>
            <w:iCs/>
          </w:rPr>
          <w:t>76</w:t>
        </w:r>
        <w:r w:rsidRPr="00D848D9">
          <w:t>(1), 105-124.</w:t>
        </w:r>
      </w:ins>
    </w:p>
    <w:p w14:paraId="26979A92" w14:textId="77777777" w:rsidR="00DE64F5" w:rsidRDefault="00DE64F5" w:rsidP="00A146D7">
      <w:pPr>
        <w:ind w:left="426" w:hanging="426"/>
        <w:contextualSpacing/>
      </w:pPr>
      <w:r>
        <w:t>White, C. R., Alton, L. A., Bywater, C. L., Lombardi, E. J., &amp; Marshall, D. J. (2022). Metabolic scaling is the product of life-history optimization. Science, 377(6608),834-839.</w:t>
      </w:r>
    </w:p>
    <w:p w14:paraId="1FDD4EF9" w14:textId="7EDF4B12" w:rsidR="00594923" w:rsidRPr="005106C6" w:rsidRDefault="00DE64F5" w:rsidP="00A146D7">
      <w:pPr>
        <w:ind w:left="426" w:hanging="426"/>
        <w:contextualSpacing/>
        <w:sectPr w:rsidR="00594923" w:rsidRPr="005106C6" w:rsidSect="00905595">
          <w:pgSz w:w="11900" w:h="16840"/>
          <w:pgMar w:top="1440" w:right="1440" w:bottom="1440" w:left="1440" w:header="708" w:footer="708" w:gutter="0"/>
          <w:cols w:space="708"/>
          <w:docGrid w:linePitch="360"/>
        </w:sectPr>
      </w:pPr>
      <w:r>
        <w:t>Wild, K. H., Roe, J. H., Schwanz, L., Georges, A., &amp; Sarre, S. D. (2022). Evolutionary stability inferred for a free ranging lizard with sex‐reversal. Molecular Ecology, 31(8), 2281–2292.</w:t>
      </w:r>
    </w:p>
    <w:p w14:paraId="580ABD8A" w14:textId="57AC46B5" w:rsidR="001D5454" w:rsidRDefault="00925D57" w:rsidP="00A146D7">
      <w:pPr>
        <w:contextualSpacing/>
        <w:jc w:val="center"/>
        <w:rPr>
          <w:color w:val="000000" w:themeColor="text1"/>
          <w:shd w:val="clear" w:color="auto" w:fill="FFFFFF"/>
        </w:rPr>
      </w:pPr>
      <w:r>
        <w:rPr>
          <w:noProof/>
          <w:color w:val="000000" w:themeColor="text1"/>
          <w:shd w:val="clear" w:color="auto" w:fill="FFFFFF"/>
        </w:rPr>
        <w:lastRenderedPageBreak/>
        <w:drawing>
          <wp:inline distT="0" distB="0" distL="0" distR="0" wp14:anchorId="07216C04" wp14:editId="57A17D88">
            <wp:extent cx="5727700" cy="4425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727700" cy="4425315"/>
                    </a:xfrm>
                    <a:prstGeom prst="rect">
                      <a:avLst/>
                    </a:prstGeom>
                  </pic:spPr>
                </pic:pic>
              </a:graphicData>
            </a:graphic>
          </wp:inline>
        </w:drawing>
      </w:r>
    </w:p>
    <w:p w14:paraId="3484BC42" w14:textId="75CECE8C" w:rsidR="00594923" w:rsidRDefault="00594923" w:rsidP="00A146D7">
      <w:pPr>
        <w:contextualSpacing/>
        <w:rPr>
          <w:color w:val="000000" w:themeColor="text1"/>
          <w:shd w:val="clear" w:color="auto" w:fill="FFFFFF"/>
        </w:rPr>
      </w:pPr>
      <w:r w:rsidRPr="008C66D0">
        <w:rPr>
          <w:b/>
          <w:bCs/>
          <w:color w:val="000000" w:themeColor="text1"/>
          <w:shd w:val="clear" w:color="auto" w:fill="FFFFFF"/>
        </w:rPr>
        <w:t>Figure 1.</w:t>
      </w:r>
      <w:r w:rsidRPr="008C66D0">
        <w:rPr>
          <w:color w:val="000000" w:themeColor="text1"/>
          <w:shd w:val="clear" w:color="auto" w:fill="FFFFFF"/>
        </w:rPr>
        <w:t xml:space="preserve"> The Like Phenotype/Genotype Framework for testing the metabolic consequences of sex-reversal for ZZ/ZW and XX/XY genetic sex determination systems with different patterns of genetic sex determination. Colours indicate se</w:t>
      </w:r>
      <w:r w:rsidR="008C66D0">
        <w:rPr>
          <w:color w:val="000000" w:themeColor="text1"/>
          <w:shd w:val="clear" w:color="auto" w:fill="FFFFFF"/>
        </w:rPr>
        <w:t xml:space="preserve">x class for each species. </w:t>
      </w:r>
      <w:r w:rsidRPr="008C66D0">
        <w:rPr>
          <w:color w:val="000000" w:themeColor="text1"/>
          <w:shd w:val="clear" w:color="auto" w:fill="FFFFFF"/>
        </w:rPr>
        <w:t>Body mass and metabolic rates have been log transformed to approximate linear relationships. Each pattern of genetic sex determination contains three competing hypotheses for the relationship between body mass and metabolic rates: Null</w:t>
      </w:r>
      <w:r w:rsidR="00EB26ED">
        <w:rPr>
          <w:color w:val="000000" w:themeColor="text1"/>
          <w:shd w:val="clear" w:color="auto" w:fill="FFFFFF"/>
        </w:rPr>
        <w:t xml:space="preserve"> </w:t>
      </w:r>
      <w:r w:rsidRPr="008C66D0">
        <w:rPr>
          <w:color w:val="000000" w:themeColor="text1"/>
          <w:shd w:val="clear" w:color="auto" w:fill="FFFFFF"/>
        </w:rPr>
        <w:t xml:space="preserve">– no differences; Like </w:t>
      </w:r>
      <w:r w:rsidR="00EB26ED">
        <w:rPr>
          <w:color w:val="000000" w:themeColor="text1"/>
          <w:shd w:val="clear" w:color="auto" w:fill="FFFFFF"/>
        </w:rPr>
        <w:t>P</w:t>
      </w:r>
      <w:r w:rsidRPr="008C66D0">
        <w:rPr>
          <w:color w:val="000000" w:themeColor="text1"/>
          <w:shd w:val="clear" w:color="auto" w:fill="FFFFFF"/>
        </w:rPr>
        <w:t>henotype</w:t>
      </w:r>
      <w:r w:rsidR="00EB26ED">
        <w:rPr>
          <w:color w:val="000000" w:themeColor="text1"/>
          <w:shd w:val="clear" w:color="auto" w:fill="FFFFFF"/>
        </w:rPr>
        <w:t xml:space="preserve"> </w:t>
      </w:r>
      <w:r w:rsidRPr="008C66D0">
        <w:rPr>
          <w:color w:val="000000" w:themeColor="text1"/>
          <w:shd w:val="clear" w:color="auto" w:fill="FFFFFF"/>
        </w:rPr>
        <w:t xml:space="preserve">– similarities between reversed sex and concordant phenotype; Like </w:t>
      </w:r>
      <w:r w:rsidR="00EB26ED">
        <w:rPr>
          <w:color w:val="000000" w:themeColor="text1"/>
          <w:shd w:val="clear" w:color="auto" w:fill="FFFFFF"/>
        </w:rPr>
        <w:t>G</w:t>
      </w:r>
      <w:r w:rsidRPr="008C66D0">
        <w:rPr>
          <w:color w:val="000000" w:themeColor="text1"/>
          <w:shd w:val="clear" w:color="auto" w:fill="FFFFFF"/>
        </w:rPr>
        <w:t>enotype</w:t>
      </w:r>
      <w:r w:rsidR="00EB26ED">
        <w:rPr>
          <w:color w:val="000000" w:themeColor="text1"/>
          <w:shd w:val="clear" w:color="auto" w:fill="FFFFFF"/>
        </w:rPr>
        <w:t xml:space="preserve"> </w:t>
      </w:r>
      <w:r w:rsidRPr="008C66D0">
        <w:rPr>
          <w:color w:val="000000" w:themeColor="text1"/>
          <w:shd w:val="clear" w:color="auto" w:fill="FFFFFF"/>
        </w:rPr>
        <w:t>– similarities between reversed sex and concordant genotype.</w:t>
      </w:r>
    </w:p>
    <w:p w14:paraId="0980738B" w14:textId="77777777" w:rsidR="002B3F97" w:rsidRDefault="002B3F97" w:rsidP="00A146D7">
      <w:pPr>
        <w:contextualSpacing/>
        <w:rPr>
          <w:color w:val="000000" w:themeColor="text1"/>
          <w:shd w:val="clear" w:color="auto" w:fill="FFFFFF"/>
        </w:rPr>
      </w:pPr>
    </w:p>
    <w:p w14:paraId="0BB9E822" w14:textId="18803510" w:rsidR="00594923" w:rsidRDefault="00594923" w:rsidP="00A146D7">
      <w:pPr>
        <w:contextualSpacing/>
        <w:rPr>
          <w:color w:val="000000" w:themeColor="text1"/>
          <w:shd w:val="clear" w:color="auto" w:fill="FFFFFF"/>
        </w:rPr>
        <w:sectPr w:rsidR="00594923" w:rsidSect="00905595">
          <w:pgSz w:w="11900" w:h="16840"/>
          <w:pgMar w:top="1440" w:right="1440" w:bottom="1440" w:left="1440" w:header="708" w:footer="708" w:gutter="0"/>
          <w:cols w:space="708"/>
          <w:docGrid w:linePitch="360"/>
        </w:sectPr>
      </w:pPr>
    </w:p>
    <w:p w14:paraId="655E3191" w14:textId="324F5E1F" w:rsidR="00EC345C" w:rsidRDefault="00822CE9" w:rsidP="00A146D7">
      <w:pPr>
        <w:contextualSpacing/>
        <w:jc w:val="center"/>
      </w:pPr>
      <w:del w:id="638" w:author="Kris.Wild" w:date="2023-04-21T20:31:00Z">
        <w:r w:rsidDel="003B0C28">
          <w:rPr>
            <w:noProof/>
          </w:rPr>
          <w:lastRenderedPageBreak/>
          <mc:AlternateContent>
            <mc:Choice Requires="wps">
              <w:drawing>
                <wp:anchor distT="0" distB="0" distL="114300" distR="114300" simplePos="0" relativeHeight="251671552" behindDoc="0" locked="0" layoutInCell="1" allowOverlap="1" wp14:anchorId="4D838BF0" wp14:editId="6CED4150">
                  <wp:simplePos x="0" y="0"/>
                  <wp:positionH relativeFrom="column">
                    <wp:posOffset>5814060</wp:posOffset>
                  </wp:positionH>
                  <wp:positionV relativeFrom="paragraph">
                    <wp:posOffset>1295400</wp:posOffset>
                  </wp:positionV>
                  <wp:extent cx="1429385" cy="46482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429385" cy="464820"/>
                          </a:xfrm>
                          <a:prstGeom prst="rect">
                            <a:avLst/>
                          </a:prstGeom>
                          <a:noFill/>
                          <a:ln w="6350">
                            <a:noFill/>
                          </a:ln>
                        </wps:spPr>
                        <wps:txbx>
                          <w:txbxContent>
                            <w:p w14:paraId="3BC62520" w14:textId="2CFA6D0C" w:rsidR="00822CE9" w:rsidRDefault="00822CE9" w:rsidP="00822CE9">
                              <w:pPr>
                                <w:rPr>
                                  <w:ins w:id="639" w:author="Kris.Wild" w:date="2023-04-21T19:17:00Z"/>
                                  <w:i/>
                                  <w:iCs/>
                                  <w:sz w:val="16"/>
                                  <w:szCs w:val="16"/>
                                </w:rPr>
                              </w:pPr>
                              <w:ins w:id="640" w:author="Kris.Wild" w:date="2023-04-21T19:17:00Z">
                                <w:r>
                                  <w:rPr>
                                    <w:i/>
                                    <w:iCs/>
                                    <w:sz w:val="16"/>
                                    <w:szCs w:val="16"/>
                                  </w:rPr>
                                  <w:t>LP p</w:t>
                                </w:r>
                                <w:r w:rsidRPr="0089243F">
                                  <w:rPr>
                                    <w:i/>
                                    <w:iCs/>
                                    <w:sz w:val="16"/>
                                    <w:szCs w:val="16"/>
                                  </w:rPr>
                                  <w:t>MCMC = 0.</w:t>
                                </w:r>
                              </w:ins>
                              <w:ins w:id="641" w:author="Kris.Wild" w:date="2023-04-21T19:18:00Z">
                                <w:r>
                                  <w:rPr>
                                    <w:i/>
                                    <w:iCs/>
                                    <w:sz w:val="16"/>
                                    <w:szCs w:val="16"/>
                                  </w:rPr>
                                  <w:t>45</w:t>
                                </w:r>
                              </w:ins>
                            </w:p>
                            <w:p w14:paraId="67F84D9B" w14:textId="702CD976" w:rsidR="00822CE9" w:rsidRPr="00577197" w:rsidRDefault="00822CE9" w:rsidP="00107DD2">
                              <w:pPr>
                                <w:rPr>
                                  <w:i/>
                                  <w:iCs/>
                                  <w:sz w:val="16"/>
                                  <w:szCs w:val="16"/>
                                  <w:rPrChange w:id="642" w:author="Kris.Wild" w:date="2023-04-21T15:27:00Z">
                                    <w:rPr/>
                                  </w:rPrChange>
                                </w:rPr>
                              </w:pPr>
                              <w:ins w:id="643" w:author="Kris.Wild" w:date="2023-04-21T19:17:00Z">
                                <w:r>
                                  <w:rPr>
                                    <w:i/>
                                    <w:iCs/>
                                    <w:sz w:val="16"/>
                                    <w:szCs w:val="16"/>
                                  </w:rPr>
                                  <w:t>LG pMCMC =  0.</w:t>
                                </w:r>
                              </w:ins>
                              <w:ins w:id="644" w:author="Kris.Wild" w:date="2023-04-21T19:20:00Z">
                                <w:r>
                                  <w:rPr>
                                    <w:i/>
                                    <w:iCs/>
                                    <w:sz w:val="16"/>
                                    <w:szCs w:val="16"/>
                                  </w:rPr>
                                  <w:t>89</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838BF0" id="_x0000_t202" coordsize="21600,21600" o:spt="202" path="m,l,21600r21600,l21600,xe">
                  <v:stroke joinstyle="miter"/>
                  <v:path gradientshapeok="t" o:connecttype="rect"/>
                </v:shapetype>
                <v:shape id="Text Box 10" o:spid="_x0000_s1026" type="#_x0000_t202" style="position:absolute;left:0;text-align:left;margin-left:457.8pt;margin-top:102pt;width:112.55pt;height:36.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" filled="f" stroked="f" strokeweight=".5pt">
                  <v:textbox>
                    <w:txbxContent>
                      <w:p w14:paraId="3BC62520" w14:textId="2CFA6D0C" w:rsidR="00822CE9" w:rsidRDefault="00822CE9" w:rsidP="00822CE9">
                        <w:pPr>
                          <w:rPr>
                            <w:ins w:id="645" w:author="Kris.Wild" w:date="2023-04-21T19:17:00Z"/>
                            <w:i/>
                            <w:iCs/>
                            <w:sz w:val="16"/>
                            <w:szCs w:val="16"/>
                          </w:rPr>
                        </w:pPr>
                        <w:ins w:id="646" w:author="Kris.Wild" w:date="2023-04-21T19:17:00Z">
                          <w:r>
                            <w:rPr>
                              <w:i/>
                              <w:iCs/>
                              <w:sz w:val="16"/>
                              <w:szCs w:val="16"/>
                            </w:rPr>
                            <w:t>LP p</w:t>
                          </w:r>
                          <w:r w:rsidRPr="0089243F">
                            <w:rPr>
                              <w:i/>
                              <w:iCs/>
                              <w:sz w:val="16"/>
                              <w:szCs w:val="16"/>
                            </w:rPr>
                            <w:t>MCMC = 0.</w:t>
                          </w:r>
                        </w:ins>
                        <w:ins w:id="647" w:author="Kris.Wild" w:date="2023-04-21T19:18:00Z">
                          <w:r>
                            <w:rPr>
                              <w:i/>
                              <w:iCs/>
                              <w:sz w:val="16"/>
                              <w:szCs w:val="16"/>
                            </w:rPr>
                            <w:t>45</w:t>
                          </w:r>
                        </w:ins>
                      </w:p>
                      <w:p w14:paraId="67F84D9B" w14:textId="702CD976" w:rsidR="00822CE9" w:rsidRPr="00577197" w:rsidRDefault="00822CE9" w:rsidP="00107DD2">
                        <w:pPr>
                          <w:rPr>
                            <w:i/>
                            <w:iCs/>
                            <w:sz w:val="16"/>
                            <w:szCs w:val="16"/>
                            <w:rPrChange w:id="648" w:author="Kris.Wild" w:date="2023-04-21T15:27:00Z">
                              <w:rPr/>
                            </w:rPrChange>
                          </w:rPr>
                        </w:pPr>
                        <w:ins w:id="649" w:author="Kris.Wild" w:date="2023-04-21T19:17:00Z">
                          <w:r>
                            <w:rPr>
                              <w:i/>
                              <w:iCs/>
                              <w:sz w:val="16"/>
                              <w:szCs w:val="16"/>
                            </w:rPr>
                            <w:t>LG pMCMC =  0.</w:t>
                          </w:r>
                        </w:ins>
                        <w:ins w:id="650" w:author="Kris.Wild" w:date="2023-04-21T19:20:00Z">
                          <w:r>
                            <w:rPr>
                              <w:i/>
                              <w:iCs/>
                              <w:sz w:val="16"/>
                              <w:szCs w:val="16"/>
                            </w:rPr>
                            <w:t>89</w:t>
                          </w:r>
                        </w:ins>
                      </w:p>
                    </w:txbxContent>
                  </v:textbox>
                </v:shape>
              </w:pict>
            </mc:Fallback>
          </mc:AlternateContent>
        </w:r>
        <w:r w:rsidDel="003B0C28">
          <w:rPr>
            <w:noProof/>
          </w:rPr>
          <mc:AlternateContent>
            <mc:Choice Requires="wps">
              <w:drawing>
                <wp:anchor distT="0" distB="0" distL="114300" distR="114300" simplePos="0" relativeHeight="251670528" behindDoc="0" locked="0" layoutInCell="1" allowOverlap="1" wp14:anchorId="6E51AD43" wp14:editId="793E7745">
                  <wp:simplePos x="0" y="0"/>
                  <wp:positionH relativeFrom="column">
                    <wp:posOffset>5814060</wp:posOffset>
                  </wp:positionH>
                  <wp:positionV relativeFrom="paragraph">
                    <wp:posOffset>662940</wp:posOffset>
                  </wp:positionV>
                  <wp:extent cx="1429385" cy="4572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429385" cy="457200"/>
                          </a:xfrm>
                          <a:prstGeom prst="rect">
                            <a:avLst/>
                          </a:prstGeom>
                          <a:noFill/>
                          <a:ln w="6350">
                            <a:noFill/>
                          </a:ln>
                        </wps:spPr>
                        <wps:txbx>
                          <w:txbxContent>
                            <w:p w14:paraId="106FA5C1" w14:textId="1361CE98" w:rsidR="00822CE9" w:rsidRDefault="00822CE9" w:rsidP="00822CE9">
                              <w:pPr>
                                <w:rPr>
                                  <w:ins w:id="651" w:author="Kris.Wild" w:date="2023-04-21T19:16:00Z"/>
                                  <w:i/>
                                  <w:iCs/>
                                  <w:sz w:val="16"/>
                                  <w:szCs w:val="16"/>
                                </w:rPr>
                              </w:pPr>
                              <w:ins w:id="652" w:author="Kris.Wild" w:date="2023-04-21T19:16:00Z">
                                <w:r>
                                  <w:rPr>
                                    <w:i/>
                                    <w:iCs/>
                                    <w:sz w:val="16"/>
                                    <w:szCs w:val="16"/>
                                  </w:rPr>
                                  <w:t>LP p</w:t>
                                </w:r>
                                <w:r w:rsidRPr="0089243F">
                                  <w:rPr>
                                    <w:i/>
                                    <w:iCs/>
                                    <w:sz w:val="16"/>
                                    <w:szCs w:val="16"/>
                                  </w:rPr>
                                  <w:t>MCMC = 0.</w:t>
                                </w:r>
                              </w:ins>
                              <w:ins w:id="653" w:author="Kris.Wild" w:date="2023-04-21T19:17:00Z">
                                <w:r>
                                  <w:rPr>
                                    <w:i/>
                                    <w:iCs/>
                                    <w:sz w:val="16"/>
                                    <w:szCs w:val="16"/>
                                  </w:rPr>
                                  <w:t>74</w:t>
                                </w:r>
                              </w:ins>
                            </w:p>
                            <w:p w14:paraId="20C35809" w14:textId="517434D3" w:rsidR="00822CE9" w:rsidRPr="00577197" w:rsidRDefault="00822CE9" w:rsidP="00107DD2">
                              <w:pPr>
                                <w:rPr>
                                  <w:i/>
                                  <w:iCs/>
                                  <w:sz w:val="16"/>
                                  <w:szCs w:val="16"/>
                                  <w:rPrChange w:id="654" w:author="Kris.Wild" w:date="2023-04-21T15:27:00Z">
                                    <w:rPr/>
                                  </w:rPrChange>
                                </w:rPr>
                              </w:pPr>
                              <w:ins w:id="655" w:author="Kris.Wild" w:date="2023-04-21T19:16:00Z">
                                <w:r>
                                  <w:rPr>
                                    <w:i/>
                                    <w:iCs/>
                                    <w:sz w:val="16"/>
                                    <w:szCs w:val="16"/>
                                  </w:rPr>
                                  <w:t>LG pMCMC =  0.</w:t>
                                </w:r>
                              </w:ins>
                              <w:ins w:id="656" w:author="Kris.Wild" w:date="2023-04-21T19:20:00Z">
                                <w:r>
                                  <w:rPr>
                                    <w:i/>
                                    <w:iCs/>
                                    <w:sz w:val="16"/>
                                    <w:szCs w:val="16"/>
                                  </w:rPr>
                                  <w:t>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51AD43" id="Text Box 9" o:spid="_x0000_s1027" type="#_x0000_t202" style="position:absolute;left:0;text-align:left;margin-left:457.8pt;margin-top:52.2pt;width:112.55pt;height:3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" filled="f" stroked="f" strokeweight=".5pt">
                  <v:textbox>
                    <w:txbxContent>
                      <w:p w14:paraId="106FA5C1" w14:textId="1361CE98" w:rsidR="00822CE9" w:rsidRDefault="00822CE9" w:rsidP="00822CE9">
                        <w:pPr>
                          <w:rPr>
                            <w:ins w:id="657" w:author="Kris.Wild" w:date="2023-04-21T19:16:00Z"/>
                            <w:i/>
                            <w:iCs/>
                            <w:sz w:val="16"/>
                            <w:szCs w:val="16"/>
                          </w:rPr>
                        </w:pPr>
                        <w:ins w:id="658" w:author="Kris.Wild" w:date="2023-04-21T19:16:00Z">
                          <w:r>
                            <w:rPr>
                              <w:i/>
                              <w:iCs/>
                              <w:sz w:val="16"/>
                              <w:szCs w:val="16"/>
                            </w:rPr>
                            <w:t>LP p</w:t>
                          </w:r>
                          <w:r w:rsidRPr="0089243F">
                            <w:rPr>
                              <w:i/>
                              <w:iCs/>
                              <w:sz w:val="16"/>
                              <w:szCs w:val="16"/>
                            </w:rPr>
                            <w:t>MCMC = 0.</w:t>
                          </w:r>
                        </w:ins>
                        <w:ins w:id="659" w:author="Kris.Wild" w:date="2023-04-21T19:17:00Z">
                          <w:r>
                            <w:rPr>
                              <w:i/>
                              <w:iCs/>
                              <w:sz w:val="16"/>
                              <w:szCs w:val="16"/>
                            </w:rPr>
                            <w:t>74</w:t>
                          </w:r>
                        </w:ins>
                      </w:p>
                      <w:p w14:paraId="20C35809" w14:textId="517434D3" w:rsidR="00822CE9" w:rsidRPr="00577197" w:rsidRDefault="00822CE9" w:rsidP="00107DD2">
                        <w:pPr>
                          <w:rPr>
                            <w:i/>
                            <w:iCs/>
                            <w:sz w:val="16"/>
                            <w:szCs w:val="16"/>
                            <w:rPrChange w:id="660" w:author="Kris.Wild" w:date="2023-04-21T15:27:00Z">
                              <w:rPr/>
                            </w:rPrChange>
                          </w:rPr>
                        </w:pPr>
                        <w:ins w:id="661" w:author="Kris.Wild" w:date="2023-04-21T19:16:00Z">
                          <w:r>
                            <w:rPr>
                              <w:i/>
                              <w:iCs/>
                              <w:sz w:val="16"/>
                              <w:szCs w:val="16"/>
                            </w:rPr>
                            <w:t>LG pMCMC =  0.</w:t>
                          </w:r>
                        </w:ins>
                        <w:ins w:id="662" w:author="Kris.Wild" w:date="2023-04-21T19:20:00Z">
                          <w:r>
                            <w:rPr>
                              <w:i/>
                              <w:iCs/>
                              <w:sz w:val="16"/>
                              <w:szCs w:val="16"/>
                            </w:rPr>
                            <w:t>10</w:t>
                          </w:r>
                        </w:ins>
                      </w:p>
                    </w:txbxContent>
                  </v:textbox>
                </v:shape>
              </w:pict>
            </mc:Fallback>
          </mc:AlternateContent>
        </w:r>
      </w:del>
      <w:del w:id="663" w:author="Kris.Wild" w:date="2023-04-21T19:17:00Z">
        <w:r w:rsidR="00EC1AB5" w:rsidDel="00822CE9">
          <w:rPr>
            <w:noProof/>
          </w:rPr>
          <mc:AlternateContent>
            <mc:Choice Requires="wps">
              <w:drawing>
                <wp:anchor distT="0" distB="0" distL="114300" distR="114300" simplePos="0" relativeHeight="251669504" behindDoc="0" locked="0" layoutInCell="1" allowOverlap="1" wp14:anchorId="4617B9BB" wp14:editId="6C727E8F">
                  <wp:simplePos x="0" y="0"/>
                  <wp:positionH relativeFrom="column">
                    <wp:posOffset>5765165</wp:posOffset>
                  </wp:positionH>
                  <wp:positionV relativeFrom="paragraph">
                    <wp:posOffset>3459480</wp:posOffset>
                  </wp:positionV>
                  <wp:extent cx="1429385" cy="271780"/>
                  <wp:effectExtent l="0" t="0" r="0" b="0"/>
                  <wp:wrapNone/>
                  <wp:docPr id="8" name="Text Box 8"/>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2D17F2D7" w14:textId="5FB3BC8E" w:rsidR="00107DD2" w:rsidRPr="00577197" w:rsidRDefault="00107DD2" w:rsidP="00107DD2">
                              <w:pPr>
                                <w:rPr>
                                  <w:i/>
                                  <w:iCs/>
                                  <w:sz w:val="16"/>
                                  <w:szCs w:val="16"/>
                                  <w:rPrChange w:id="664" w:author="Kris.Wild" w:date="2023-04-21T15:26:00Z">
                                    <w:rPr/>
                                  </w:rPrChange>
                                </w:rPr>
                              </w:pPr>
                              <w:ins w:id="665" w:author="Kris.Wild" w:date="2023-04-21T15:18:00Z">
                                <w:r w:rsidRPr="00577197">
                                  <w:rPr>
                                    <w:i/>
                                    <w:iCs/>
                                    <w:sz w:val="16"/>
                                    <w:szCs w:val="16"/>
                                    <w:rPrChange w:id="666" w:author="Kris.Wild" w:date="2023-04-21T15:26:00Z">
                                      <w:rPr>
                                        <w:sz w:val="20"/>
                                        <w:szCs w:val="20"/>
                                      </w:rPr>
                                    </w:rPrChange>
                                  </w:rPr>
                                  <w:t xml:space="preserve">pMCMC = </w:t>
                                </w:r>
                              </w:ins>
                              <w:ins w:id="667" w:author="Kris.Wild" w:date="2023-04-21T15:26:00Z">
                                <w:r w:rsidR="00577197" w:rsidRPr="00577197">
                                  <w:rPr>
                                    <w:i/>
                                    <w:iCs/>
                                    <w:sz w:val="16"/>
                                    <w:szCs w:val="16"/>
                                    <w:rPrChange w:id="668" w:author="Kris.Wild" w:date="2023-04-21T15:26:00Z">
                                      <w:rPr>
                                        <w:b/>
                                        <w:bCs/>
                                        <w:i/>
                                        <w:iCs/>
                                        <w:sz w:val="16"/>
                                        <w:szCs w:val="16"/>
                                      </w:rPr>
                                    </w:rPrChange>
                                  </w:rPr>
                                  <w:t>0.</w:t>
                                </w:r>
                              </w:ins>
                              <w:ins w:id="669" w:author="Kris.Wild" w:date="2023-04-21T15:36:00Z">
                                <w:r w:rsidR="00E442E3">
                                  <w:rPr>
                                    <w:i/>
                                    <w:iCs/>
                                    <w:sz w:val="16"/>
                                    <w:szCs w:val="16"/>
                                  </w:rPr>
                                  <w:t>48</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17B9BB" id="Text Box 8" o:spid="_x0000_s1028" type="#_x0000_t202" style="position:absolute;left:0;text-align:left;margin-left:453.95pt;margin-top:272.4pt;width:112.55pt;height:21.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" filled="f" stroked="f" strokeweight=".5pt">
                  <v:textbox>
                    <w:txbxContent>
                      <w:p w14:paraId="2D17F2D7" w14:textId="5FB3BC8E" w:rsidR="00107DD2" w:rsidRPr="00577197" w:rsidRDefault="00107DD2" w:rsidP="00107DD2">
                        <w:pPr>
                          <w:rPr>
                            <w:i/>
                            <w:iCs/>
                            <w:sz w:val="16"/>
                            <w:szCs w:val="16"/>
                            <w:rPrChange w:id="670" w:author="Kris.Wild" w:date="2023-04-21T15:26:00Z">
                              <w:rPr/>
                            </w:rPrChange>
                          </w:rPr>
                        </w:pPr>
                        <w:ins w:id="671" w:author="Kris.Wild" w:date="2023-04-21T15:18:00Z">
                          <w:r w:rsidRPr="00577197">
                            <w:rPr>
                              <w:i/>
                              <w:iCs/>
                              <w:sz w:val="16"/>
                              <w:szCs w:val="16"/>
                              <w:rPrChange w:id="672" w:author="Kris.Wild" w:date="2023-04-21T15:26:00Z">
                                <w:rPr>
                                  <w:sz w:val="20"/>
                                  <w:szCs w:val="20"/>
                                </w:rPr>
                              </w:rPrChange>
                            </w:rPr>
                            <w:t xml:space="preserve">pMCMC = </w:t>
                          </w:r>
                        </w:ins>
                        <w:ins w:id="673" w:author="Kris.Wild" w:date="2023-04-21T15:26:00Z">
                          <w:r w:rsidR="00577197" w:rsidRPr="00577197">
                            <w:rPr>
                              <w:i/>
                              <w:iCs/>
                              <w:sz w:val="16"/>
                              <w:szCs w:val="16"/>
                              <w:rPrChange w:id="674" w:author="Kris.Wild" w:date="2023-04-21T15:26:00Z">
                                <w:rPr>
                                  <w:b/>
                                  <w:bCs/>
                                  <w:i/>
                                  <w:iCs/>
                                  <w:sz w:val="16"/>
                                  <w:szCs w:val="16"/>
                                </w:rPr>
                              </w:rPrChange>
                            </w:rPr>
                            <w:t>0.</w:t>
                          </w:r>
                        </w:ins>
                        <w:ins w:id="675" w:author="Kris.Wild" w:date="2023-04-21T15:36:00Z">
                          <w:r w:rsidR="00E442E3">
                            <w:rPr>
                              <w:i/>
                              <w:iCs/>
                              <w:sz w:val="16"/>
                              <w:szCs w:val="16"/>
                            </w:rPr>
                            <w:t>48</w:t>
                          </w:r>
                        </w:ins>
                      </w:p>
                    </w:txbxContent>
                  </v:textbox>
                </v:shape>
              </w:pict>
            </mc:Fallback>
          </mc:AlternateContent>
        </w:r>
        <w:r w:rsidR="00EC1AB5" w:rsidDel="00822CE9">
          <w:rPr>
            <w:noProof/>
          </w:rPr>
          <mc:AlternateContent>
            <mc:Choice Requires="wps">
              <w:drawing>
                <wp:anchor distT="0" distB="0" distL="114300" distR="114300" simplePos="0" relativeHeight="251672576" behindDoc="0" locked="0" layoutInCell="1" allowOverlap="1" wp14:anchorId="21879258" wp14:editId="7F6E34BF">
                  <wp:simplePos x="0" y="0"/>
                  <wp:positionH relativeFrom="column">
                    <wp:posOffset>4335780</wp:posOffset>
                  </wp:positionH>
                  <wp:positionV relativeFrom="paragraph">
                    <wp:posOffset>2202180</wp:posOffset>
                  </wp:positionV>
                  <wp:extent cx="1429385" cy="27178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3768779E" w14:textId="5F4658B5" w:rsidR="00107DD2" w:rsidRPr="00E442E3" w:rsidRDefault="00107DD2" w:rsidP="00107DD2">
                              <w:pPr>
                                <w:rPr>
                                  <w:b/>
                                  <w:bCs/>
                                  <w:i/>
                                  <w:iCs/>
                                  <w:sz w:val="16"/>
                                  <w:szCs w:val="16"/>
                                  <w:rPrChange w:id="676" w:author="Kris.Wild" w:date="2023-04-21T15:36:00Z">
                                    <w:rPr/>
                                  </w:rPrChange>
                                </w:rPr>
                              </w:pPr>
                              <w:ins w:id="677" w:author="Kris.Wild" w:date="2023-04-21T15:18:00Z">
                                <w:r w:rsidRPr="00E442E3">
                                  <w:rPr>
                                    <w:b/>
                                    <w:bCs/>
                                    <w:i/>
                                    <w:iCs/>
                                    <w:sz w:val="16"/>
                                    <w:szCs w:val="16"/>
                                    <w:rPrChange w:id="678" w:author="Kris.Wild" w:date="2023-04-21T15:36:00Z">
                                      <w:rPr>
                                        <w:sz w:val="20"/>
                                        <w:szCs w:val="20"/>
                                      </w:rPr>
                                    </w:rPrChange>
                                  </w:rPr>
                                  <w:t>pMCMC = 0.</w:t>
                                </w:r>
                              </w:ins>
                              <w:ins w:id="679" w:author="Kris.Wild" w:date="2023-04-21T15:36:00Z">
                                <w:r w:rsidR="00E442E3" w:rsidRPr="00E442E3">
                                  <w:rPr>
                                    <w:b/>
                                    <w:bCs/>
                                    <w:i/>
                                    <w:iCs/>
                                    <w:sz w:val="16"/>
                                    <w:szCs w:val="16"/>
                                    <w:rPrChange w:id="680" w:author="Kris.Wild" w:date="2023-04-21T15:36:00Z">
                                      <w:rPr>
                                        <w:i/>
                                        <w:iCs/>
                                        <w:sz w:val="16"/>
                                        <w:szCs w:val="16"/>
                                      </w:rPr>
                                    </w:rPrChange>
                                  </w:rPr>
                                  <w:t>03</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879258" id="Text Box 11" o:spid="_x0000_s1029" type="#_x0000_t202" style="position:absolute;left:0;text-align:left;margin-left:341.4pt;margin-top:173.4pt;width:112.55pt;height:21.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" filled="f" stroked="f" strokeweight=".5pt">
                  <v:textbox>
                    <w:txbxContent>
                      <w:p w14:paraId="3768779E" w14:textId="5F4658B5" w:rsidR="00107DD2" w:rsidRPr="00E442E3" w:rsidRDefault="00107DD2" w:rsidP="00107DD2">
                        <w:pPr>
                          <w:rPr>
                            <w:b/>
                            <w:bCs/>
                            <w:i/>
                            <w:iCs/>
                            <w:sz w:val="16"/>
                            <w:szCs w:val="16"/>
                            <w:rPrChange w:id="681" w:author="Kris.Wild" w:date="2023-04-21T15:36:00Z">
                              <w:rPr/>
                            </w:rPrChange>
                          </w:rPr>
                        </w:pPr>
                        <w:ins w:id="682" w:author="Kris.Wild" w:date="2023-04-21T15:18:00Z">
                          <w:r w:rsidRPr="00E442E3">
                            <w:rPr>
                              <w:b/>
                              <w:bCs/>
                              <w:i/>
                              <w:iCs/>
                              <w:sz w:val="16"/>
                              <w:szCs w:val="16"/>
                              <w:rPrChange w:id="683" w:author="Kris.Wild" w:date="2023-04-21T15:36:00Z">
                                <w:rPr>
                                  <w:sz w:val="20"/>
                                  <w:szCs w:val="20"/>
                                </w:rPr>
                              </w:rPrChange>
                            </w:rPr>
                            <w:t>pMCMC = 0.</w:t>
                          </w:r>
                        </w:ins>
                        <w:ins w:id="684" w:author="Kris.Wild" w:date="2023-04-21T15:36:00Z">
                          <w:r w:rsidR="00E442E3" w:rsidRPr="00E442E3">
                            <w:rPr>
                              <w:b/>
                              <w:bCs/>
                              <w:i/>
                              <w:iCs/>
                              <w:sz w:val="16"/>
                              <w:szCs w:val="16"/>
                              <w:rPrChange w:id="685" w:author="Kris.Wild" w:date="2023-04-21T15:36:00Z">
                                <w:rPr>
                                  <w:i/>
                                  <w:iCs/>
                                  <w:sz w:val="16"/>
                                  <w:szCs w:val="16"/>
                                </w:rPr>
                              </w:rPrChange>
                            </w:rPr>
                            <w:t>03</w:t>
                          </w:r>
                        </w:ins>
                      </w:p>
                    </w:txbxContent>
                  </v:textbox>
                </v:shape>
              </w:pict>
            </mc:Fallback>
          </mc:AlternateContent>
        </w:r>
        <w:r w:rsidR="00EC1AB5" w:rsidDel="00822CE9">
          <w:rPr>
            <w:noProof/>
          </w:rPr>
          <mc:AlternateContent>
            <mc:Choice Requires="wps">
              <w:drawing>
                <wp:anchor distT="0" distB="0" distL="114300" distR="114300" simplePos="0" relativeHeight="251668480" behindDoc="0" locked="0" layoutInCell="1" allowOverlap="1" wp14:anchorId="16E4E1B2" wp14:editId="41EA8CE1">
                  <wp:simplePos x="0" y="0"/>
                  <wp:positionH relativeFrom="column">
                    <wp:posOffset>5768340</wp:posOffset>
                  </wp:positionH>
                  <wp:positionV relativeFrom="paragraph">
                    <wp:posOffset>2842260</wp:posOffset>
                  </wp:positionV>
                  <wp:extent cx="1429385" cy="271780"/>
                  <wp:effectExtent l="0" t="0" r="0" b="0"/>
                  <wp:wrapNone/>
                  <wp:docPr id="5" name="Text Box 5"/>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79AB1FAA" w14:textId="5EE70B70" w:rsidR="00107DD2" w:rsidRPr="00577197" w:rsidRDefault="00107DD2" w:rsidP="00107DD2">
                              <w:pPr>
                                <w:rPr>
                                  <w:i/>
                                  <w:iCs/>
                                  <w:sz w:val="16"/>
                                  <w:szCs w:val="16"/>
                                  <w:rPrChange w:id="686" w:author="Kris.Wild" w:date="2023-04-21T15:26:00Z">
                                    <w:rPr/>
                                  </w:rPrChange>
                                </w:rPr>
                              </w:pPr>
                              <w:ins w:id="687" w:author="Kris.Wild" w:date="2023-04-21T15:18:00Z">
                                <w:r w:rsidRPr="00577197">
                                  <w:rPr>
                                    <w:i/>
                                    <w:iCs/>
                                    <w:sz w:val="16"/>
                                    <w:szCs w:val="16"/>
                                    <w:rPrChange w:id="688" w:author="Kris.Wild" w:date="2023-04-21T15:26:00Z">
                                      <w:rPr>
                                        <w:sz w:val="20"/>
                                        <w:szCs w:val="20"/>
                                      </w:rPr>
                                    </w:rPrChange>
                                  </w:rPr>
                                  <w:t xml:space="preserve">pMCMC = </w:t>
                                </w:r>
                              </w:ins>
                              <w:ins w:id="689" w:author="Kris.Wild" w:date="2023-04-21T15:34:00Z">
                                <w:r w:rsidR="00577197">
                                  <w:rPr>
                                    <w:i/>
                                    <w:iCs/>
                                    <w:sz w:val="16"/>
                                    <w:szCs w:val="16"/>
                                  </w:rPr>
                                  <w:t>0.</w:t>
                                </w:r>
                              </w:ins>
                              <w:ins w:id="690" w:author="Kris.Wild" w:date="2023-04-21T15:36:00Z">
                                <w:r w:rsidR="00E442E3">
                                  <w:rPr>
                                    <w:i/>
                                    <w:iCs/>
                                    <w:sz w:val="16"/>
                                    <w:szCs w:val="16"/>
                                  </w:rPr>
                                  <w:t>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E4E1B2" id="Text Box 5" o:spid="_x0000_s1030" type="#_x0000_t202" style="position:absolute;left:0;text-align:left;margin-left:454.2pt;margin-top:223.8pt;width:112.55pt;height:21.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" filled="f" stroked="f" strokeweight=".5pt">
                  <v:textbox>
                    <w:txbxContent>
                      <w:p w14:paraId="79AB1FAA" w14:textId="5EE70B70" w:rsidR="00107DD2" w:rsidRPr="00577197" w:rsidRDefault="00107DD2" w:rsidP="00107DD2">
                        <w:pPr>
                          <w:rPr>
                            <w:i/>
                            <w:iCs/>
                            <w:sz w:val="16"/>
                            <w:szCs w:val="16"/>
                            <w:rPrChange w:id="691" w:author="Kris.Wild" w:date="2023-04-21T15:26:00Z">
                              <w:rPr/>
                            </w:rPrChange>
                          </w:rPr>
                        </w:pPr>
                        <w:ins w:id="692" w:author="Kris.Wild" w:date="2023-04-21T15:18:00Z">
                          <w:r w:rsidRPr="00577197">
                            <w:rPr>
                              <w:i/>
                              <w:iCs/>
                              <w:sz w:val="16"/>
                              <w:szCs w:val="16"/>
                              <w:rPrChange w:id="693" w:author="Kris.Wild" w:date="2023-04-21T15:26:00Z">
                                <w:rPr>
                                  <w:sz w:val="20"/>
                                  <w:szCs w:val="20"/>
                                </w:rPr>
                              </w:rPrChange>
                            </w:rPr>
                            <w:t xml:space="preserve">pMCMC = </w:t>
                          </w:r>
                        </w:ins>
                        <w:ins w:id="694" w:author="Kris.Wild" w:date="2023-04-21T15:34:00Z">
                          <w:r w:rsidR="00577197">
                            <w:rPr>
                              <w:i/>
                              <w:iCs/>
                              <w:sz w:val="16"/>
                              <w:szCs w:val="16"/>
                            </w:rPr>
                            <w:t>0.</w:t>
                          </w:r>
                        </w:ins>
                        <w:ins w:id="695" w:author="Kris.Wild" w:date="2023-04-21T15:36:00Z">
                          <w:r w:rsidR="00E442E3">
                            <w:rPr>
                              <w:i/>
                              <w:iCs/>
                              <w:sz w:val="16"/>
                              <w:szCs w:val="16"/>
                            </w:rPr>
                            <w:t>10</w:t>
                          </w:r>
                        </w:ins>
                      </w:p>
                    </w:txbxContent>
                  </v:textbox>
                </v:shape>
              </w:pict>
            </mc:Fallback>
          </mc:AlternateContent>
        </w:r>
      </w:del>
      <w:del w:id="696" w:author="Kris.Wild" w:date="2023-04-21T20:31:00Z">
        <w:r w:rsidR="00E442E3" w:rsidDel="003B0C28">
          <w:rPr>
            <w:noProof/>
          </w:rPr>
          <mc:AlternateContent>
            <mc:Choice Requires="wps">
              <w:drawing>
                <wp:anchor distT="0" distB="0" distL="114300" distR="114300" simplePos="0" relativeHeight="251667456" behindDoc="0" locked="0" layoutInCell="1" allowOverlap="1" wp14:anchorId="04E71B4F" wp14:editId="5E2B7990">
                  <wp:simplePos x="0" y="0"/>
                  <wp:positionH relativeFrom="column">
                    <wp:posOffset>4335780</wp:posOffset>
                  </wp:positionH>
                  <wp:positionV relativeFrom="paragraph">
                    <wp:posOffset>38100</wp:posOffset>
                  </wp:positionV>
                  <wp:extent cx="1429385" cy="441960"/>
                  <wp:effectExtent l="0" t="0" r="0" b="0"/>
                  <wp:wrapNone/>
                  <wp:docPr id="1" name="Text Box 1"/>
                  <wp:cNvGraphicFramePr/>
                  <a:graphic xmlns:a="http://schemas.openxmlformats.org/drawingml/2006/main">
                    <a:graphicData uri="http://schemas.microsoft.com/office/word/2010/wordprocessingShape">
                      <wps:wsp>
                        <wps:cNvSpPr txBox="1"/>
                        <wps:spPr>
                          <a:xfrm>
                            <a:off x="0" y="0"/>
                            <a:ext cx="1429385" cy="441960"/>
                          </a:xfrm>
                          <a:prstGeom prst="rect">
                            <a:avLst/>
                          </a:prstGeom>
                          <a:noFill/>
                          <a:ln w="6350">
                            <a:noFill/>
                          </a:ln>
                        </wps:spPr>
                        <wps:txbx>
                          <w:txbxContent>
                            <w:p w14:paraId="3979B82E" w14:textId="308E6180" w:rsidR="00107DD2" w:rsidRDefault="00EC1AB5">
                              <w:pPr>
                                <w:rPr>
                                  <w:ins w:id="697" w:author="Kris.Wild" w:date="2023-04-21T15:53:00Z"/>
                                  <w:i/>
                                  <w:iCs/>
                                  <w:sz w:val="16"/>
                                  <w:szCs w:val="16"/>
                                </w:rPr>
                              </w:pPr>
                              <w:ins w:id="698" w:author="Kris.Wild" w:date="2023-04-21T15:53:00Z">
                                <w:r>
                                  <w:rPr>
                                    <w:i/>
                                    <w:iCs/>
                                    <w:sz w:val="16"/>
                                    <w:szCs w:val="16"/>
                                  </w:rPr>
                                  <w:t>LP p</w:t>
                                </w:r>
                              </w:ins>
                              <w:ins w:id="699" w:author="Kris.Wild" w:date="2023-04-21T15:18:00Z">
                                <w:r w:rsidR="00107DD2" w:rsidRPr="00E442E3">
                                  <w:rPr>
                                    <w:i/>
                                    <w:iCs/>
                                    <w:sz w:val="16"/>
                                    <w:szCs w:val="16"/>
                                    <w:rPrChange w:id="700" w:author="Kris.Wild" w:date="2023-04-21T15:37:00Z">
                                      <w:rPr>
                                        <w:sz w:val="20"/>
                                        <w:szCs w:val="20"/>
                                      </w:rPr>
                                    </w:rPrChange>
                                  </w:rPr>
                                  <w:t>MCMC = 0.</w:t>
                                </w:r>
                              </w:ins>
                              <w:ins w:id="701" w:author="Kris.Wild" w:date="2023-04-21T19:17:00Z">
                                <w:r w:rsidR="00822CE9">
                                  <w:rPr>
                                    <w:i/>
                                    <w:iCs/>
                                    <w:sz w:val="16"/>
                                    <w:szCs w:val="16"/>
                                  </w:rPr>
                                  <w:t>89</w:t>
                                </w:r>
                              </w:ins>
                            </w:p>
                            <w:p w14:paraId="2493FAF9" w14:textId="6E8C4CA0" w:rsidR="00EC1AB5" w:rsidRPr="00822CE9" w:rsidRDefault="00EC1AB5">
                              <w:pPr>
                                <w:rPr>
                                  <w:b/>
                                  <w:bCs/>
                                  <w:i/>
                                  <w:iCs/>
                                  <w:sz w:val="16"/>
                                  <w:szCs w:val="16"/>
                                  <w:rPrChange w:id="702" w:author="Kris.Wild" w:date="2023-04-21T19:19:00Z">
                                    <w:rPr/>
                                  </w:rPrChange>
                                </w:rPr>
                              </w:pPr>
                              <w:ins w:id="703" w:author="Kris.Wild" w:date="2023-04-21T15:53:00Z">
                                <w:r w:rsidRPr="00822CE9">
                                  <w:rPr>
                                    <w:b/>
                                    <w:bCs/>
                                    <w:i/>
                                    <w:iCs/>
                                    <w:sz w:val="16"/>
                                    <w:szCs w:val="16"/>
                                    <w:rPrChange w:id="704" w:author="Kris.Wild" w:date="2023-04-21T19:19:00Z">
                                      <w:rPr>
                                        <w:i/>
                                        <w:iCs/>
                                        <w:sz w:val="16"/>
                                        <w:szCs w:val="16"/>
                                      </w:rPr>
                                    </w:rPrChange>
                                  </w:rPr>
                                  <w:t>LG</w:t>
                                </w:r>
                              </w:ins>
                              <w:ins w:id="705" w:author="Kris.Wild" w:date="2023-04-21T15:54:00Z">
                                <w:r w:rsidRPr="00822CE9">
                                  <w:rPr>
                                    <w:b/>
                                    <w:bCs/>
                                    <w:i/>
                                    <w:iCs/>
                                    <w:sz w:val="16"/>
                                    <w:szCs w:val="16"/>
                                    <w:rPrChange w:id="706" w:author="Kris.Wild" w:date="2023-04-21T19:19:00Z">
                                      <w:rPr>
                                        <w:i/>
                                        <w:iCs/>
                                        <w:sz w:val="16"/>
                                        <w:szCs w:val="16"/>
                                      </w:rPr>
                                    </w:rPrChange>
                                  </w:rPr>
                                  <w:t xml:space="preserve"> pMCMC </w:t>
                                </w:r>
                              </w:ins>
                              <w:ins w:id="707" w:author="Kris.Wild" w:date="2023-04-21T19:19:00Z">
                                <w:r w:rsidR="00822CE9">
                                  <w:rPr>
                                    <w:b/>
                                    <w:bCs/>
                                    <w:i/>
                                    <w:iCs/>
                                    <w:sz w:val="16"/>
                                    <w:szCs w:val="16"/>
                                  </w:rPr>
                                  <w:t>&lt;</w:t>
                                </w:r>
                              </w:ins>
                              <w:ins w:id="708" w:author="Kris.Wild" w:date="2023-04-21T19:12:00Z">
                                <w:r w:rsidR="00D25EE7" w:rsidRPr="00822CE9">
                                  <w:rPr>
                                    <w:b/>
                                    <w:bCs/>
                                    <w:i/>
                                    <w:iCs/>
                                    <w:sz w:val="16"/>
                                    <w:szCs w:val="16"/>
                                    <w:rPrChange w:id="709" w:author="Kris.Wild" w:date="2023-04-21T19:19:00Z">
                                      <w:rPr>
                                        <w:i/>
                                        <w:iCs/>
                                        <w:sz w:val="16"/>
                                        <w:szCs w:val="16"/>
                                      </w:rPr>
                                    </w:rPrChange>
                                  </w:rPr>
                                  <w:t xml:space="preserve"> </w:t>
                                </w:r>
                              </w:ins>
                              <w:ins w:id="710" w:author="Kris.Wild" w:date="2023-04-21T15:54:00Z">
                                <w:r w:rsidRPr="00822CE9">
                                  <w:rPr>
                                    <w:b/>
                                    <w:bCs/>
                                    <w:i/>
                                    <w:iCs/>
                                    <w:sz w:val="16"/>
                                    <w:szCs w:val="16"/>
                                    <w:rPrChange w:id="711" w:author="Kris.Wild" w:date="2023-04-21T19:19:00Z">
                                      <w:rPr>
                                        <w:i/>
                                        <w:iCs/>
                                        <w:sz w:val="16"/>
                                        <w:szCs w:val="16"/>
                                      </w:rPr>
                                    </w:rPrChange>
                                  </w:rPr>
                                  <w:t xml:space="preserve"> </w:t>
                                </w:r>
                              </w:ins>
                              <w:ins w:id="712" w:author="Kris.Wild" w:date="2023-04-21T19:15:00Z">
                                <w:r w:rsidR="00822CE9" w:rsidRPr="00822CE9">
                                  <w:rPr>
                                    <w:b/>
                                    <w:bCs/>
                                    <w:i/>
                                    <w:iCs/>
                                    <w:sz w:val="16"/>
                                    <w:szCs w:val="16"/>
                                    <w:rPrChange w:id="713" w:author="Kris.Wild" w:date="2023-04-21T19:19:00Z">
                                      <w:rPr>
                                        <w:i/>
                                        <w:iCs/>
                                        <w:sz w:val="16"/>
                                        <w:szCs w:val="16"/>
                                      </w:rPr>
                                    </w:rPrChange>
                                  </w:rPr>
                                  <w:t>0.</w:t>
                                </w:r>
                              </w:ins>
                              <w:ins w:id="714" w:author="Kris.Wild" w:date="2023-04-21T19:19:00Z">
                                <w:r w:rsidR="00822CE9" w:rsidRPr="00822CE9">
                                  <w:rPr>
                                    <w:b/>
                                    <w:bCs/>
                                    <w:i/>
                                    <w:iCs/>
                                    <w:sz w:val="16"/>
                                    <w:szCs w:val="16"/>
                                    <w:rPrChange w:id="715" w:author="Kris.Wild" w:date="2023-04-21T19:19:00Z">
                                      <w:rPr>
                                        <w:i/>
                                        <w:iCs/>
                                        <w:sz w:val="16"/>
                                        <w:szCs w:val="16"/>
                                      </w:rPr>
                                    </w:rPrChange>
                                  </w:rPr>
                                  <w:t>01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E71B4F" id="Text Box 1" o:spid="_x0000_s1031" type="#_x0000_t202" style="position:absolute;left:0;text-align:left;margin-left:341.4pt;margin-top:3pt;width:112.55pt;height:34.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" filled="f" stroked="f" strokeweight=".5pt">
                  <v:textbox>
                    <w:txbxContent>
                      <w:p w14:paraId="3979B82E" w14:textId="308E6180" w:rsidR="00107DD2" w:rsidRDefault="00EC1AB5">
                        <w:pPr>
                          <w:rPr>
                            <w:ins w:id="716" w:author="Kris.Wild" w:date="2023-04-21T15:53:00Z"/>
                            <w:i/>
                            <w:iCs/>
                            <w:sz w:val="16"/>
                            <w:szCs w:val="16"/>
                          </w:rPr>
                        </w:pPr>
                        <w:ins w:id="717" w:author="Kris.Wild" w:date="2023-04-21T15:53:00Z">
                          <w:r>
                            <w:rPr>
                              <w:i/>
                              <w:iCs/>
                              <w:sz w:val="16"/>
                              <w:szCs w:val="16"/>
                            </w:rPr>
                            <w:t>LP p</w:t>
                          </w:r>
                        </w:ins>
                        <w:ins w:id="718" w:author="Kris.Wild" w:date="2023-04-21T15:18:00Z">
                          <w:r w:rsidR="00107DD2" w:rsidRPr="00E442E3">
                            <w:rPr>
                              <w:i/>
                              <w:iCs/>
                              <w:sz w:val="16"/>
                              <w:szCs w:val="16"/>
                              <w:rPrChange w:id="719" w:author="Kris.Wild" w:date="2023-04-21T15:37:00Z">
                                <w:rPr>
                                  <w:sz w:val="20"/>
                                  <w:szCs w:val="20"/>
                                </w:rPr>
                              </w:rPrChange>
                            </w:rPr>
                            <w:t>MCMC = 0.</w:t>
                          </w:r>
                        </w:ins>
                        <w:ins w:id="720" w:author="Kris.Wild" w:date="2023-04-21T19:17:00Z">
                          <w:r w:rsidR="00822CE9">
                            <w:rPr>
                              <w:i/>
                              <w:iCs/>
                              <w:sz w:val="16"/>
                              <w:szCs w:val="16"/>
                            </w:rPr>
                            <w:t>89</w:t>
                          </w:r>
                        </w:ins>
                      </w:p>
                      <w:p w14:paraId="2493FAF9" w14:textId="6E8C4CA0" w:rsidR="00EC1AB5" w:rsidRPr="00822CE9" w:rsidRDefault="00EC1AB5">
                        <w:pPr>
                          <w:rPr>
                            <w:b/>
                            <w:bCs/>
                            <w:i/>
                            <w:iCs/>
                            <w:sz w:val="16"/>
                            <w:szCs w:val="16"/>
                            <w:rPrChange w:id="721" w:author="Kris.Wild" w:date="2023-04-21T19:19:00Z">
                              <w:rPr/>
                            </w:rPrChange>
                          </w:rPr>
                        </w:pPr>
                        <w:ins w:id="722" w:author="Kris.Wild" w:date="2023-04-21T15:53:00Z">
                          <w:r w:rsidRPr="00822CE9">
                            <w:rPr>
                              <w:b/>
                              <w:bCs/>
                              <w:i/>
                              <w:iCs/>
                              <w:sz w:val="16"/>
                              <w:szCs w:val="16"/>
                              <w:rPrChange w:id="723" w:author="Kris.Wild" w:date="2023-04-21T19:19:00Z">
                                <w:rPr>
                                  <w:i/>
                                  <w:iCs/>
                                  <w:sz w:val="16"/>
                                  <w:szCs w:val="16"/>
                                </w:rPr>
                              </w:rPrChange>
                            </w:rPr>
                            <w:t>LG</w:t>
                          </w:r>
                        </w:ins>
                        <w:ins w:id="724" w:author="Kris.Wild" w:date="2023-04-21T15:54:00Z">
                          <w:r w:rsidRPr="00822CE9">
                            <w:rPr>
                              <w:b/>
                              <w:bCs/>
                              <w:i/>
                              <w:iCs/>
                              <w:sz w:val="16"/>
                              <w:szCs w:val="16"/>
                              <w:rPrChange w:id="725" w:author="Kris.Wild" w:date="2023-04-21T19:19:00Z">
                                <w:rPr>
                                  <w:i/>
                                  <w:iCs/>
                                  <w:sz w:val="16"/>
                                  <w:szCs w:val="16"/>
                                </w:rPr>
                              </w:rPrChange>
                            </w:rPr>
                            <w:t xml:space="preserve"> pMCMC </w:t>
                          </w:r>
                        </w:ins>
                        <w:ins w:id="726" w:author="Kris.Wild" w:date="2023-04-21T19:19:00Z">
                          <w:r w:rsidR="00822CE9">
                            <w:rPr>
                              <w:b/>
                              <w:bCs/>
                              <w:i/>
                              <w:iCs/>
                              <w:sz w:val="16"/>
                              <w:szCs w:val="16"/>
                            </w:rPr>
                            <w:t>&lt;</w:t>
                          </w:r>
                        </w:ins>
                        <w:ins w:id="727" w:author="Kris.Wild" w:date="2023-04-21T19:12:00Z">
                          <w:r w:rsidR="00D25EE7" w:rsidRPr="00822CE9">
                            <w:rPr>
                              <w:b/>
                              <w:bCs/>
                              <w:i/>
                              <w:iCs/>
                              <w:sz w:val="16"/>
                              <w:szCs w:val="16"/>
                              <w:rPrChange w:id="728" w:author="Kris.Wild" w:date="2023-04-21T19:19:00Z">
                                <w:rPr>
                                  <w:i/>
                                  <w:iCs/>
                                  <w:sz w:val="16"/>
                                  <w:szCs w:val="16"/>
                                </w:rPr>
                              </w:rPrChange>
                            </w:rPr>
                            <w:t xml:space="preserve"> </w:t>
                          </w:r>
                        </w:ins>
                        <w:ins w:id="729" w:author="Kris.Wild" w:date="2023-04-21T15:54:00Z">
                          <w:r w:rsidRPr="00822CE9">
                            <w:rPr>
                              <w:b/>
                              <w:bCs/>
                              <w:i/>
                              <w:iCs/>
                              <w:sz w:val="16"/>
                              <w:szCs w:val="16"/>
                              <w:rPrChange w:id="730" w:author="Kris.Wild" w:date="2023-04-21T19:19:00Z">
                                <w:rPr>
                                  <w:i/>
                                  <w:iCs/>
                                  <w:sz w:val="16"/>
                                  <w:szCs w:val="16"/>
                                </w:rPr>
                              </w:rPrChange>
                            </w:rPr>
                            <w:t xml:space="preserve"> </w:t>
                          </w:r>
                        </w:ins>
                        <w:ins w:id="731" w:author="Kris.Wild" w:date="2023-04-21T19:15:00Z">
                          <w:r w:rsidR="00822CE9" w:rsidRPr="00822CE9">
                            <w:rPr>
                              <w:b/>
                              <w:bCs/>
                              <w:i/>
                              <w:iCs/>
                              <w:sz w:val="16"/>
                              <w:szCs w:val="16"/>
                              <w:rPrChange w:id="732" w:author="Kris.Wild" w:date="2023-04-21T19:19:00Z">
                                <w:rPr>
                                  <w:i/>
                                  <w:iCs/>
                                  <w:sz w:val="16"/>
                                  <w:szCs w:val="16"/>
                                </w:rPr>
                              </w:rPrChange>
                            </w:rPr>
                            <w:t>0.</w:t>
                          </w:r>
                        </w:ins>
                        <w:ins w:id="733" w:author="Kris.Wild" w:date="2023-04-21T19:19:00Z">
                          <w:r w:rsidR="00822CE9" w:rsidRPr="00822CE9">
                            <w:rPr>
                              <w:b/>
                              <w:bCs/>
                              <w:i/>
                              <w:iCs/>
                              <w:sz w:val="16"/>
                              <w:szCs w:val="16"/>
                              <w:rPrChange w:id="734" w:author="Kris.Wild" w:date="2023-04-21T19:19:00Z">
                                <w:rPr>
                                  <w:i/>
                                  <w:iCs/>
                                  <w:sz w:val="16"/>
                                  <w:szCs w:val="16"/>
                                </w:rPr>
                              </w:rPrChange>
                            </w:rPr>
                            <w:t>01</w:t>
                          </w:r>
                        </w:ins>
                      </w:p>
                    </w:txbxContent>
                  </v:textbox>
                </v:shape>
              </w:pict>
            </mc:Fallback>
          </mc:AlternateContent>
        </w:r>
        <w:r w:rsidR="00E37A95" w:rsidDel="003B0C28">
          <w:rPr>
            <w:noProof/>
          </w:rPr>
          <w:drawing>
            <wp:inline distT="0" distB="0" distL="0" distR="0" wp14:anchorId="70083F9B" wp14:editId="6CD4C18C">
              <wp:extent cx="6393766" cy="42608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6409316" cy="4271235"/>
                      </a:xfrm>
                      <a:prstGeom prst="rect">
                        <a:avLst/>
                      </a:prstGeom>
                    </pic:spPr>
                  </pic:pic>
                </a:graphicData>
              </a:graphic>
            </wp:inline>
          </w:drawing>
        </w:r>
      </w:del>
      <w:ins w:id="735" w:author="Kris.Wild" w:date="2023-04-22T07:51:00Z">
        <w:del w:id="736" w:author="Kristoffer Wild" w:date="2023-04-26T11:06:00Z">
          <w:r w:rsidR="007004FA" w:rsidDel="00B42E4D">
            <w:rPr>
              <w:noProof/>
            </w:rPr>
            <w:drawing>
              <wp:inline distT="0" distB="0" distL="0" distR="0" wp14:anchorId="6238DB8F" wp14:editId="38617302">
                <wp:extent cx="8216900" cy="565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8216900" cy="5651500"/>
                        </a:xfrm>
                        <a:prstGeom prst="rect">
                          <a:avLst/>
                        </a:prstGeom>
                      </pic:spPr>
                    </pic:pic>
                  </a:graphicData>
                </a:graphic>
              </wp:inline>
            </w:drawing>
          </w:r>
        </w:del>
      </w:ins>
      <w:ins w:id="737" w:author="Kristoffer Wild" w:date="2023-04-26T11:07:00Z">
        <w:r w:rsidR="00B42E4D">
          <w:rPr>
            <w:noProof/>
          </w:rPr>
          <w:drawing>
            <wp:inline distT="0" distB="0" distL="0" distR="0" wp14:anchorId="29DA9525" wp14:editId="4B432F35">
              <wp:extent cx="8216900" cy="5651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8216900" cy="5651500"/>
                      </a:xfrm>
                      <a:prstGeom prst="rect">
                        <a:avLst/>
                      </a:prstGeom>
                    </pic:spPr>
                  </pic:pic>
                </a:graphicData>
              </a:graphic>
            </wp:inline>
          </w:drawing>
        </w:r>
      </w:ins>
    </w:p>
    <w:p w14:paraId="6777BEB1" w14:textId="1573B938" w:rsidR="005106C6" w:rsidRDefault="002B3F97" w:rsidP="00A146D7">
      <w:pPr>
        <w:contextualSpacing/>
      </w:pPr>
      <w:r w:rsidRPr="00620C19">
        <w:rPr>
          <w:b/>
          <w:bCs/>
        </w:rPr>
        <w:lastRenderedPageBreak/>
        <w:t xml:space="preserve">Figure </w:t>
      </w:r>
      <w:r w:rsidR="00B0383A" w:rsidRPr="00620C19">
        <w:rPr>
          <w:b/>
          <w:bCs/>
        </w:rPr>
        <w:t>2</w:t>
      </w:r>
      <w:r w:rsidRPr="00620C19">
        <w:rPr>
          <w:b/>
          <w:bCs/>
        </w:rPr>
        <w:t>.</w:t>
      </w:r>
      <w:r w:rsidRPr="00257BDC">
        <w:t xml:space="preserve"> </w:t>
      </w:r>
      <w:r w:rsidR="00B0383A" w:rsidRPr="00576FF2">
        <w:t>Comparison of log metabolic rate (</w:t>
      </w:r>
      <w:r w:rsidR="00B0383A" w:rsidRPr="005E7287">
        <w:rPr>
          <w:color w:val="000000" w:themeColor="text1"/>
        </w:rPr>
        <w:t>V̇</w:t>
      </w:r>
      <w:r w:rsidR="00B0383A">
        <w:rPr>
          <w:color w:val="000000" w:themeColor="text1"/>
        </w:rPr>
        <w:t>O2</w:t>
      </w:r>
      <w:r w:rsidR="00B0383A" w:rsidRPr="00576FF2">
        <w:t xml:space="preserve"> mL min</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rsidR="00B0383A" w:rsidRPr="00576FF2">
        <w:t xml:space="preserve">) across log body mass (g) by sex class for </w:t>
      </w:r>
      <w:r w:rsidR="00B0383A" w:rsidRPr="00576FF2">
        <w:rPr>
          <w:i/>
        </w:rPr>
        <w:t>Bassiana duperreyi</w:t>
      </w:r>
      <w:r w:rsidR="00B0383A" w:rsidRPr="00576FF2" w:rsidDel="00334389">
        <w:rPr>
          <w:i/>
        </w:rPr>
        <w:t xml:space="preserve"> </w:t>
      </w:r>
      <w:r w:rsidR="00B0383A" w:rsidRPr="00576FF2">
        <w:t xml:space="preserve">(A-B) and </w:t>
      </w:r>
      <w:r w:rsidR="00B0383A" w:rsidRPr="00576FF2">
        <w:rPr>
          <w:i/>
        </w:rPr>
        <w:t>Pogona vitticeps</w:t>
      </w:r>
      <w:r w:rsidR="00B0383A" w:rsidRPr="00576FF2">
        <w:t xml:space="preserve"> (C-D). Sex-reversed individuals (</w:t>
      </w:r>
      <w:r w:rsidR="00140AC6">
        <w:t>m</w:t>
      </w:r>
      <w:r w:rsidR="003F1DD7">
        <w:t>ale</w:t>
      </w:r>
      <w:r w:rsidR="003F1DD7" w:rsidRPr="00C1550C">
        <w:rPr>
          <w:vertAlign w:val="subscript"/>
        </w:rPr>
        <w:t>SR</w:t>
      </w:r>
      <w:r w:rsidR="003F1DD7">
        <w:t xml:space="preserve"> XX</w:t>
      </w:r>
      <w:r w:rsidR="00B0383A" w:rsidRPr="00576FF2">
        <w:t xml:space="preserve"> or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00B0383A" w:rsidRPr="00576FF2">
        <w:t>) are denoted by red colour, phenotypic females (</w:t>
      </w:r>
      <w:r w:rsidR="00FF0FE0">
        <w:rPr>
          <w:color w:val="000000" w:themeColor="text1"/>
          <w:shd w:val="clear" w:color="auto" w:fill="FFFFFF"/>
        </w:rPr>
        <w:t>female XX</w:t>
      </w:r>
      <w:r w:rsidR="00B0383A" w:rsidRPr="00576FF2">
        <w:t xml:space="preserve"> or </w:t>
      </w:r>
      <w:r w:rsidR="000D7981">
        <w:t>fe</w:t>
      </w:r>
      <w:r w:rsidR="000D7981">
        <w:rPr>
          <w:color w:val="000000" w:themeColor="text1"/>
        </w:rPr>
        <w:t>male</w:t>
      </w:r>
      <w:r w:rsidR="000D7981">
        <w:rPr>
          <w:color w:val="000000" w:themeColor="text1"/>
          <w:vertAlign w:val="subscript"/>
        </w:rPr>
        <w:t xml:space="preserve"> </w:t>
      </w:r>
      <w:r w:rsidR="000D7981">
        <w:rPr>
          <w:color w:val="000000" w:themeColor="text1"/>
        </w:rPr>
        <w:t>ZW</w:t>
      </w:r>
      <w:r w:rsidR="00B0383A" w:rsidRPr="00576FF2">
        <w:t>) are denoted in black, phenotypic males (</w:t>
      </w:r>
      <w:r w:rsidR="00140AC6">
        <w:t>m</w:t>
      </w:r>
      <w:r w:rsidR="003F1DD7">
        <w:t>ale XY</w:t>
      </w:r>
      <w:r w:rsidR="00B0383A" w:rsidRPr="00576FF2">
        <w:t xml:space="preserve"> or </w:t>
      </w:r>
      <w:r w:rsidR="000D7981">
        <w:rPr>
          <w:color w:val="000000" w:themeColor="text1"/>
        </w:rPr>
        <w:t>male</w:t>
      </w:r>
      <w:r w:rsidR="000D7981">
        <w:rPr>
          <w:color w:val="000000" w:themeColor="text1"/>
          <w:vertAlign w:val="subscript"/>
        </w:rPr>
        <w:t xml:space="preserve"> </w:t>
      </w:r>
      <w:r w:rsidR="000D7981">
        <w:rPr>
          <w:color w:val="000000" w:themeColor="text1"/>
        </w:rPr>
        <w:t>ZZ</w:t>
      </w:r>
      <w:r w:rsidR="00B0383A" w:rsidRPr="00576FF2">
        <w:t>) are denoted in blue. Fitted lines were obtained from predicted values from the brms model for each species and confidence bands were constructed from the SE of prediction values for each sex (A,C). Density plots above each regression plot denote the distribution in body mass (log mass) by sex for each species. To visualize how log metabolic rate changes across log body mass, panels (B</w:t>
      </w:r>
      <w:r w:rsidR="00B0383A">
        <w:t xml:space="preserve"> and </w:t>
      </w:r>
      <w:r w:rsidR="00B0383A" w:rsidRPr="00576FF2">
        <w:t xml:space="preserve">D) show the distribution of predicted metabolic </w:t>
      </w:r>
      <w:r w:rsidR="00B0383A">
        <w:t xml:space="preserve">rate </w:t>
      </w:r>
      <w:r w:rsidR="00B0383A" w:rsidRPr="00576FF2">
        <w:t>at three areas of log body mass (mean, +1.5SD, and -1.5SD) denoted by the dash-dot line in panels A</w:t>
      </w:r>
      <w:r w:rsidR="00B0383A">
        <w:t xml:space="preserve"> and </w:t>
      </w:r>
      <w:r w:rsidR="00B0383A" w:rsidRPr="00576FF2">
        <w:t>C for each sex and specie</w:t>
      </w:r>
      <w:r w:rsidR="005106C6">
        <w:t>s</w:t>
      </w:r>
      <w:ins w:id="738" w:author="Kris.Wild" w:date="2023-04-21T15:04:00Z">
        <w:r w:rsidR="00F42697">
          <w:t xml:space="preserve">. </w:t>
        </w:r>
      </w:ins>
      <w:ins w:id="739" w:author="Kris.Wild" w:date="2023-04-21T15:38:00Z">
        <w:r w:rsidR="00131D89">
          <w:t xml:space="preserve">In panels A and C pMCMC </w:t>
        </w:r>
      </w:ins>
      <w:ins w:id="740" w:author="Kris.Wild" w:date="2023-04-21T20:31:00Z">
        <w:r w:rsidR="003B0C28">
          <w:t>indicate</w:t>
        </w:r>
      </w:ins>
      <w:ins w:id="741" w:author="Kris.Wild" w:date="2023-04-21T19:30:00Z">
        <w:r w:rsidR="00454748">
          <w:t xml:space="preserve"> contrast differences between</w:t>
        </w:r>
      </w:ins>
      <w:ins w:id="742" w:author="Kris.Wild" w:date="2023-04-21T15:38:00Z">
        <w:r w:rsidR="00131D89">
          <w:t xml:space="preserve"> Like Phenotype</w:t>
        </w:r>
      </w:ins>
      <w:ins w:id="743" w:author="Kris.Wild" w:date="2023-04-21T20:31:00Z">
        <w:r w:rsidR="003B0C28">
          <w:t xml:space="preserve"> (LP</w:t>
        </w:r>
      </w:ins>
      <w:ins w:id="744" w:author="Kris.Wild" w:date="2023-04-21T20:32:00Z">
        <w:r w:rsidR="003B0C28">
          <w:t>)</w:t>
        </w:r>
      </w:ins>
      <w:ins w:id="745" w:author="Kris.Wild" w:date="2023-04-21T15:38:00Z">
        <w:r w:rsidR="00131D89">
          <w:t xml:space="preserve"> </w:t>
        </w:r>
      </w:ins>
      <w:ins w:id="746" w:author="Kris.Wild" w:date="2023-04-21T19:29:00Z">
        <w:r w:rsidR="00454748">
          <w:t>or L</w:t>
        </w:r>
      </w:ins>
      <w:ins w:id="747" w:author="Kris.Wild" w:date="2023-04-21T19:30:00Z">
        <w:r w:rsidR="00454748">
          <w:t>ike Genotype</w:t>
        </w:r>
      </w:ins>
      <w:ins w:id="748" w:author="Kris.Wild" w:date="2023-04-21T20:32:00Z">
        <w:r w:rsidR="003B0C28">
          <w:t xml:space="preserve"> (LG)</w:t>
        </w:r>
      </w:ins>
      <w:ins w:id="749" w:author="Kris.Wild" w:date="2023-04-21T19:30:00Z">
        <w:r w:rsidR="00454748">
          <w:t xml:space="preserve"> </w:t>
        </w:r>
      </w:ins>
      <w:ins w:id="750" w:author="Kris.Wild" w:date="2023-04-21T15:39:00Z">
        <w:r w:rsidR="00131D89">
          <w:t>for each distribution.</w:t>
        </w:r>
      </w:ins>
    </w:p>
    <w:p w14:paraId="68AC05A2" w14:textId="2A6107DF" w:rsidR="005106C6" w:rsidRDefault="005106C6" w:rsidP="00A146D7">
      <w:pPr>
        <w:contextualSpacing/>
        <w:sectPr w:rsidR="005106C6" w:rsidSect="005106C6">
          <w:pgSz w:w="15840" w:h="12240" w:orient="landscape"/>
          <w:pgMar w:top="1440" w:right="1440" w:bottom="1440" w:left="1440" w:header="708" w:footer="708" w:gutter="0"/>
          <w:cols w:space="708"/>
          <w:docGrid w:linePitch="360"/>
        </w:sectPr>
      </w:pPr>
      <w:del w:id="751" w:author="Kris.Wild" w:date="2023-04-21T20:31:00Z">
        <w:r w:rsidDel="003B0C28">
          <w:delText>.</w:delText>
        </w:r>
      </w:del>
    </w:p>
    <w:p w14:paraId="77DB6D7B" w14:textId="77777777" w:rsidR="005106C6" w:rsidRPr="004E6DB8" w:rsidRDefault="005106C6" w:rsidP="00A146D7">
      <w:pPr>
        <w:contextualSpacing/>
        <w:rPr>
          <w:b/>
          <w:bCs/>
          <w:color w:val="000000" w:themeColor="text1"/>
        </w:rPr>
      </w:pPr>
      <w:r w:rsidRPr="00845CE2">
        <w:rPr>
          <w:b/>
          <w:bCs/>
        </w:rPr>
        <w:lastRenderedPageBreak/>
        <w:t>Table 1</w:t>
      </w:r>
      <w:r w:rsidRPr="00257BDC">
        <w:t>.</w:t>
      </w:r>
      <w:r w:rsidRPr="00594923">
        <w:rPr>
          <w:iCs/>
          <w:szCs w:val="18"/>
        </w:rPr>
        <w:t xml:space="preserve"> </w:t>
      </w:r>
      <w:r>
        <w:t xml:space="preserve">Model coefficients for testing whether sex affects the slope of metabolic rate for </w:t>
      </w:r>
      <w:r>
        <w:rPr>
          <w:i/>
          <w:iCs/>
        </w:rPr>
        <w:t>Bassiana duperreyi</w:t>
      </w:r>
      <w:r>
        <w:t>, where the intercept is concordant females. Metabolic rate and mass were log transformed and time was z-transformed. Columns l-95% CI and u-95% CI, are the lower and upper bound of the 95% credible interval for each parameter, estimated from the posterior distribution.</w:t>
      </w:r>
    </w:p>
    <w:p w14:paraId="3803F814" w14:textId="77777777" w:rsidR="005106C6" w:rsidRPr="00993C21" w:rsidRDefault="005106C6" w:rsidP="00A146D7">
      <w:pPr>
        <w:pStyle w:val="BodyText"/>
        <w:contextualSpacing/>
        <w:rPr>
          <w:lang w:val="en-US" w:eastAsia="en-US"/>
        </w:rPr>
      </w:pPr>
    </w:p>
    <w:tbl>
      <w:tblPr>
        <w:tblW w:w="0" w:type="auto"/>
        <w:jc w:val="center"/>
        <w:tblLayout w:type="fixed"/>
        <w:tblLook w:val="0420" w:firstRow="1" w:lastRow="0" w:firstColumn="0" w:lastColumn="0" w:noHBand="0" w:noVBand="1"/>
      </w:tblPr>
      <w:tblGrid>
        <w:gridCol w:w="2961"/>
        <w:gridCol w:w="17"/>
        <w:gridCol w:w="1428"/>
        <w:gridCol w:w="17"/>
        <w:gridCol w:w="1428"/>
        <w:gridCol w:w="17"/>
        <w:gridCol w:w="1428"/>
        <w:gridCol w:w="17"/>
      </w:tblGrid>
      <w:tr w:rsidR="005106C6" w14:paraId="01E2D0E7" w14:textId="77777777" w:rsidTr="001812A2">
        <w:trPr>
          <w:cantSplit/>
          <w:tblHeader/>
          <w:jc w:val="center"/>
        </w:trPr>
        <w:tc>
          <w:tcPr>
            <w:tcW w:w="2978" w:type="dxa"/>
            <w:gridSpan w:val="2"/>
            <w:tcBorders>
              <w:top w:val="single" w:sz="16" w:space="0" w:color="666666"/>
              <w:bottom w:val="single" w:sz="18" w:space="0" w:color="666666"/>
            </w:tcBorders>
            <w:shd w:val="clear" w:color="auto" w:fill="FFFFFF"/>
            <w:tcMar>
              <w:top w:w="0" w:type="dxa"/>
              <w:left w:w="0" w:type="dxa"/>
              <w:bottom w:w="0" w:type="dxa"/>
              <w:right w:w="0" w:type="dxa"/>
            </w:tcMar>
            <w:vAlign w:val="center"/>
          </w:tcPr>
          <w:p w14:paraId="0B50DC6E"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Parameter</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8250E2D"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Estimate</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09DA041"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l-95% CI</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19912A"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u-95% CI</w:t>
            </w:r>
          </w:p>
        </w:tc>
      </w:tr>
      <w:tr w:rsidR="005106C6" w14:paraId="7114C16D" w14:textId="77777777" w:rsidTr="001812A2">
        <w:trPr>
          <w:gridAfter w:val="1"/>
          <w:wAfter w:w="17" w:type="dxa"/>
          <w:cantSplit/>
          <w:jc w:val="center"/>
        </w:trPr>
        <w:tc>
          <w:tcPr>
            <w:tcW w:w="2961" w:type="dxa"/>
            <w:tcBorders>
              <w:top w:val="single" w:sz="18" w:space="0" w:color="666666"/>
            </w:tcBorders>
            <w:shd w:val="clear" w:color="auto" w:fill="FFFFFF"/>
            <w:tcMar>
              <w:top w:w="0" w:type="dxa"/>
              <w:left w:w="0" w:type="dxa"/>
              <w:bottom w:w="0" w:type="dxa"/>
              <w:right w:w="0" w:type="dxa"/>
            </w:tcMar>
            <w:vAlign w:val="center"/>
          </w:tcPr>
          <w:p w14:paraId="7574E849" w14:textId="77777777" w:rsidR="005106C6" w:rsidRPr="00993C21" w:rsidRDefault="005106C6" w:rsidP="00A146D7">
            <w:pPr>
              <w:spacing w:before="100" w:after="100"/>
              <w:ind w:left="100" w:right="100"/>
              <w:contextualSpacing/>
              <w:rPr>
                <w:i/>
                <w:iCs/>
                <w:color w:val="000000"/>
                <w:sz w:val="20"/>
                <w:szCs w:val="20"/>
                <w:u w:val="single"/>
              </w:rPr>
            </w:pPr>
            <w:r w:rsidRPr="00993C21">
              <w:rPr>
                <w:i/>
                <w:iCs/>
                <w:color w:val="000000"/>
                <w:sz w:val="20"/>
                <w:szCs w:val="20"/>
                <w:u w:val="single"/>
              </w:rPr>
              <w:t xml:space="preserve">Fixed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21002578"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DAA3B32"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26ADB566" w14:textId="77777777" w:rsidR="005106C6" w:rsidRPr="00993C21" w:rsidRDefault="005106C6" w:rsidP="00A146D7">
            <w:pPr>
              <w:spacing w:before="100" w:after="100"/>
              <w:ind w:left="100" w:right="100"/>
              <w:contextualSpacing/>
              <w:jc w:val="center"/>
              <w:rPr>
                <w:b/>
                <w:bCs/>
                <w:color w:val="000000"/>
                <w:sz w:val="20"/>
                <w:szCs w:val="20"/>
              </w:rPr>
            </w:pPr>
          </w:p>
        </w:tc>
      </w:tr>
      <w:tr w:rsidR="005106C6" w14:paraId="5E8D8374"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44D555A"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Intercept (FemaleXX)</w:t>
            </w:r>
          </w:p>
        </w:tc>
        <w:tc>
          <w:tcPr>
            <w:tcW w:w="1445" w:type="dxa"/>
            <w:gridSpan w:val="2"/>
            <w:shd w:val="clear" w:color="auto" w:fill="FFFFFF"/>
            <w:tcMar>
              <w:top w:w="0" w:type="dxa"/>
              <w:left w:w="0" w:type="dxa"/>
              <w:bottom w:w="0" w:type="dxa"/>
              <w:right w:w="0" w:type="dxa"/>
            </w:tcMar>
            <w:vAlign w:val="center"/>
          </w:tcPr>
          <w:p w14:paraId="65D0471E"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-4.56</w:t>
            </w:r>
          </w:p>
        </w:tc>
        <w:tc>
          <w:tcPr>
            <w:tcW w:w="1445" w:type="dxa"/>
            <w:gridSpan w:val="2"/>
            <w:shd w:val="clear" w:color="auto" w:fill="FFFFFF"/>
            <w:tcMar>
              <w:top w:w="0" w:type="dxa"/>
              <w:left w:w="0" w:type="dxa"/>
              <w:bottom w:w="0" w:type="dxa"/>
              <w:right w:w="0" w:type="dxa"/>
            </w:tcMar>
            <w:vAlign w:val="center"/>
          </w:tcPr>
          <w:p w14:paraId="0245398C"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-4.90</w:t>
            </w:r>
          </w:p>
        </w:tc>
        <w:tc>
          <w:tcPr>
            <w:tcW w:w="1445" w:type="dxa"/>
            <w:gridSpan w:val="2"/>
            <w:shd w:val="clear" w:color="auto" w:fill="FFFFFF"/>
            <w:tcMar>
              <w:top w:w="0" w:type="dxa"/>
              <w:left w:w="0" w:type="dxa"/>
              <w:bottom w:w="0" w:type="dxa"/>
              <w:right w:w="0" w:type="dxa"/>
            </w:tcMar>
            <w:vAlign w:val="center"/>
          </w:tcPr>
          <w:p w14:paraId="34BD55B3"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-4.20</w:t>
            </w:r>
          </w:p>
        </w:tc>
      </w:tr>
      <w:tr w:rsidR="005106C6" w14:paraId="371DAFB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5F8D84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w:t>
            </w:r>
            <w:r w:rsidRPr="00993C21">
              <w:rPr>
                <w:color w:val="000000"/>
                <w:sz w:val="20"/>
                <w:szCs w:val="20"/>
                <w:vertAlign w:val="subscript"/>
              </w:rPr>
              <w:t>SR</w:t>
            </w:r>
            <w:r w:rsidRPr="00993C21">
              <w:rPr>
                <w:color w:val="000000"/>
                <w:sz w:val="20"/>
                <w:szCs w:val="20"/>
              </w:rPr>
              <w:t>XX</w:t>
            </w:r>
          </w:p>
        </w:tc>
        <w:tc>
          <w:tcPr>
            <w:tcW w:w="1445" w:type="dxa"/>
            <w:gridSpan w:val="2"/>
            <w:shd w:val="clear" w:color="auto" w:fill="FFFFFF"/>
            <w:tcMar>
              <w:top w:w="0" w:type="dxa"/>
              <w:left w:w="0" w:type="dxa"/>
              <w:bottom w:w="0" w:type="dxa"/>
              <w:right w:w="0" w:type="dxa"/>
            </w:tcMar>
            <w:vAlign w:val="center"/>
          </w:tcPr>
          <w:p w14:paraId="668ECFAC"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-0.15</w:t>
            </w:r>
          </w:p>
        </w:tc>
        <w:tc>
          <w:tcPr>
            <w:tcW w:w="1445" w:type="dxa"/>
            <w:gridSpan w:val="2"/>
            <w:shd w:val="clear" w:color="auto" w:fill="FFFFFF"/>
            <w:tcMar>
              <w:top w:w="0" w:type="dxa"/>
              <w:left w:w="0" w:type="dxa"/>
              <w:bottom w:w="0" w:type="dxa"/>
              <w:right w:w="0" w:type="dxa"/>
            </w:tcMar>
            <w:vAlign w:val="center"/>
          </w:tcPr>
          <w:p w14:paraId="0FC1E143"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-0.32</w:t>
            </w:r>
          </w:p>
        </w:tc>
        <w:tc>
          <w:tcPr>
            <w:tcW w:w="1445" w:type="dxa"/>
            <w:gridSpan w:val="2"/>
            <w:shd w:val="clear" w:color="auto" w:fill="FFFFFF"/>
            <w:tcMar>
              <w:top w:w="0" w:type="dxa"/>
              <w:left w:w="0" w:type="dxa"/>
              <w:bottom w:w="0" w:type="dxa"/>
              <w:right w:w="0" w:type="dxa"/>
            </w:tcMar>
            <w:vAlign w:val="center"/>
          </w:tcPr>
          <w:p w14:paraId="1BEB90C6"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r>
      <w:tr w:rsidR="005106C6" w14:paraId="72F0C3E9"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08EA79F1"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MaleXY</w:t>
            </w:r>
          </w:p>
        </w:tc>
        <w:tc>
          <w:tcPr>
            <w:tcW w:w="1445" w:type="dxa"/>
            <w:gridSpan w:val="2"/>
            <w:shd w:val="clear" w:color="auto" w:fill="FFFFFF"/>
            <w:tcMar>
              <w:top w:w="0" w:type="dxa"/>
              <w:left w:w="0" w:type="dxa"/>
              <w:bottom w:w="0" w:type="dxa"/>
              <w:right w:w="0" w:type="dxa"/>
            </w:tcMar>
            <w:vAlign w:val="center"/>
          </w:tcPr>
          <w:p w14:paraId="2654B51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-0.12</w:t>
            </w:r>
          </w:p>
        </w:tc>
        <w:tc>
          <w:tcPr>
            <w:tcW w:w="1445" w:type="dxa"/>
            <w:gridSpan w:val="2"/>
            <w:shd w:val="clear" w:color="auto" w:fill="FFFFFF"/>
            <w:tcMar>
              <w:top w:w="0" w:type="dxa"/>
              <w:left w:w="0" w:type="dxa"/>
              <w:bottom w:w="0" w:type="dxa"/>
              <w:right w:w="0" w:type="dxa"/>
            </w:tcMar>
            <w:vAlign w:val="center"/>
          </w:tcPr>
          <w:p w14:paraId="1AB42972"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-0.29</w:t>
            </w:r>
          </w:p>
        </w:tc>
        <w:tc>
          <w:tcPr>
            <w:tcW w:w="1445" w:type="dxa"/>
            <w:gridSpan w:val="2"/>
            <w:shd w:val="clear" w:color="auto" w:fill="FFFFFF"/>
            <w:tcMar>
              <w:top w:w="0" w:type="dxa"/>
              <w:left w:w="0" w:type="dxa"/>
              <w:bottom w:w="0" w:type="dxa"/>
              <w:right w:w="0" w:type="dxa"/>
            </w:tcMar>
            <w:vAlign w:val="center"/>
          </w:tcPr>
          <w:p w14:paraId="0CA6B81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0.06</w:t>
            </w:r>
          </w:p>
        </w:tc>
      </w:tr>
      <w:tr w:rsidR="005106C6" w14:paraId="4329A8B8"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998AA06"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logMass</w:t>
            </w:r>
          </w:p>
        </w:tc>
        <w:tc>
          <w:tcPr>
            <w:tcW w:w="1445" w:type="dxa"/>
            <w:gridSpan w:val="2"/>
            <w:shd w:val="clear" w:color="auto" w:fill="FFFFFF"/>
            <w:tcMar>
              <w:top w:w="0" w:type="dxa"/>
              <w:left w:w="0" w:type="dxa"/>
              <w:bottom w:w="0" w:type="dxa"/>
              <w:right w:w="0" w:type="dxa"/>
            </w:tcMar>
            <w:vAlign w:val="center"/>
          </w:tcPr>
          <w:p w14:paraId="10BF5CB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1.34</w:t>
            </w:r>
          </w:p>
        </w:tc>
        <w:tc>
          <w:tcPr>
            <w:tcW w:w="1445" w:type="dxa"/>
            <w:gridSpan w:val="2"/>
            <w:shd w:val="clear" w:color="auto" w:fill="FFFFFF"/>
            <w:tcMar>
              <w:top w:w="0" w:type="dxa"/>
              <w:left w:w="0" w:type="dxa"/>
              <w:bottom w:w="0" w:type="dxa"/>
              <w:right w:w="0" w:type="dxa"/>
            </w:tcMar>
            <w:vAlign w:val="center"/>
          </w:tcPr>
          <w:p w14:paraId="18544BE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0.87</w:t>
            </w:r>
          </w:p>
        </w:tc>
        <w:tc>
          <w:tcPr>
            <w:tcW w:w="1445" w:type="dxa"/>
            <w:gridSpan w:val="2"/>
            <w:shd w:val="clear" w:color="auto" w:fill="FFFFFF"/>
            <w:tcMar>
              <w:top w:w="0" w:type="dxa"/>
              <w:left w:w="0" w:type="dxa"/>
              <w:bottom w:w="0" w:type="dxa"/>
              <w:right w:w="0" w:type="dxa"/>
            </w:tcMar>
            <w:vAlign w:val="center"/>
          </w:tcPr>
          <w:p w14:paraId="74F0563F"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1.81</w:t>
            </w:r>
          </w:p>
        </w:tc>
      </w:tr>
      <w:tr w:rsidR="005106C6" w14:paraId="037768FE"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303A822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ztime</w:t>
            </w:r>
          </w:p>
        </w:tc>
        <w:tc>
          <w:tcPr>
            <w:tcW w:w="1445" w:type="dxa"/>
            <w:gridSpan w:val="2"/>
            <w:shd w:val="clear" w:color="auto" w:fill="FFFFFF"/>
            <w:tcMar>
              <w:top w:w="0" w:type="dxa"/>
              <w:left w:w="0" w:type="dxa"/>
              <w:bottom w:w="0" w:type="dxa"/>
              <w:right w:w="0" w:type="dxa"/>
            </w:tcMar>
            <w:vAlign w:val="center"/>
          </w:tcPr>
          <w:p w14:paraId="4FA097F7"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0.01</w:t>
            </w:r>
          </w:p>
        </w:tc>
        <w:tc>
          <w:tcPr>
            <w:tcW w:w="1445" w:type="dxa"/>
            <w:gridSpan w:val="2"/>
            <w:shd w:val="clear" w:color="auto" w:fill="FFFFFF"/>
            <w:tcMar>
              <w:top w:w="0" w:type="dxa"/>
              <w:left w:w="0" w:type="dxa"/>
              <w:bottom w:w="0" w:type="dxa"/>
              <w:right w:w="0" w:type="dxa"/>
            </w:tcMar>
            <w:vAlign w:val="center"/>
          </w:tcPr>
          <w:p w14:paraId="5EF2D19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c>
          <w:tcPr>
            <w:tcW w:w="1445" w:type="dxa"/>
            <w:gridSpan w:val="2"/>
            <w:shd w:val="clear" w:color="auto" w:fill="FFFFFF"/>
            <w:tcMar>
              <w:top w:w="0" w:type="dxa"/>
              <w:left w:w="0" w:type="dxa"/>
              <w:bottom w:w="0" w:type="dxa"/>
              <w:right w:w="0" w:type="dxa"/>
            </w:tcMar>
            <w:vAlign w:val="center"/>
          </w:tcPr>
          <w:p w14:paraId="245F9F8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0.05</w:t>
            </w:r>
          </w:p>
        </w:tc>
      </w:tr>
      <w:tr w:rsidR="005106C6" w14:paraId="2441FBC7"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7038A2E" w14:textId="77777777" w:rsidR="005106C6" w:rsidRPr="00993C21" w:rsidRDefault="005106C6" w:rsidP="00A146D7">
            <w:pPr>
              <w:spacing w:before="100" w:after="100"/>
              <w:ind w:left="98" w:right="100" w:firstLine="2"/>
              <w:contextualSpacing/>
              <w:rPr>
                <w:b/>
                <w:bCs/>
                <w:sz w:val="20"/>
                <w:szCs w:val="20"/>
              </w:rPr>
            </w:pPr>
            <w:proofErr w:type="spellStart"/>
            <w:r w:rsidRPr="00993C21">
              <w:rPr>
                <w:b/>
                <w:bCs/>
                <w:color w:val="000000"/>
                <w:sz w:val="20"/>
                <w:szCs w:val="20"/>
              </w:rPr>
              <w:t>Male</w:t>
            </w:r>
            <w:r w:rsidRPr="00993C21">
              <w:rPr>
                <w:b/>
                <w:bCs/>
                <w:color w:val="000000"/>
                <w:sz w:val="20"/>
                <w:szCs w:val="20"/>
                <w:vertAlign w:val="subscript"/>
              </w:rPr>
              <w:t>SR</w:t>
            </w:r>
            <w:r w:rsidRPr="00993C21">
              <w:rPr>
                <w:b/>
                <w:bCs/>
                <w:color w:val="000000"/>
                <w:sz w:val="20"/>
                <w:szCs w:val="20"/>
              </w:rPr>
              <w:t>XX:logMass</w:t>
            </w:r>
            <w:proofErr w:type="spellEnd"/>
          </w:p>
        </w:tc>
        <w:tc>
          <w:tcPr>
            <w:tcW w:w="1445" w:type="dxa"/>
            <w:gridSpan w:val="2"/>
            <w:shd w:val="clear" w:color="auto" w:fill="FFFFFF"/>
            <w:tcMar>
              <w:top w:w="0" w:type="dxa"/>
              <w:left w:w="0" w:type="dxa"/>
              <w:bottom w:w="0" w:type="dxa"/>
              <w:right w:w="0" w:type="dxa"/>
            </w:tcMar>
            <w:vAlign w:val="center"/>
          </w:tcPr>
          <w:p w14:paraId="7DD8B922"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-0.56</w:t>
            </w:r>
          </w:p>
        </w:tc>
        <w:tc>
          <w:tcPr>
            <w:tcW w:w="1445" w:type="dxa"/>
            <w:gridSpan w:val="2"/>
            <w:shd w:val="clear" w:color="auto" w:fill="FFFFFF"/>
            <w:tcMar>
              <w:top w:w="0" w:type="dxa"/>
              <w:left w:w="0" w:type="dxa"/>
              <w:bottom w:w="0" w:type="dxa"/>
              <w:right w:w="0" w:type="dxa"/>
            </w:tcMar>
            <w:vAlign w:val="center"/>
          </w:tcPr>
          <w:p w14:paraId="7E4356EB"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-0.90</w:t>
            </w:r>
          </w:p>
        </w:tc>
        <w:tc>
          <w:tcPr>
            <w:tcW w:w="1445" w:type="dxa"/>
            <w:gridSpan w:val="2"/>
            <w:shd w:val="clear" w:color="auto" w:fill="FFFFFF"/>
            <w:tcMar>
              <w:top w:w="0" w:type="dxa"/>
              <w:left w:w="0" w:type="dxa"/>
              <w:bottom w:w="0" w:type="dxa"/>
              <w:right w:w="0" w:type="dxa"/>
            </w:tcMar>
            <w:vAlign w:val="center"/>
          </w:tcPr>
          <w:p w14:paraId="786A6217"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-0.23</w:t>
            </w:r>
          </w:p>
        </w:tc>
      </w:tr>
      <w:tr w:rsidR="005106C6" w14:paraId="7512E5B7" w14:textId="77777777" w:rsidTr="001812A2">
        <w:trPr>
          <w:gridAfter w:val="1"/>
          <w:wAfter w:w="17" w:type="dxa"/>
          <w:cantSplit/>
          <w:trHeight w:val="373"/>
          <w:jc w:val="center"/>
        </w:trPr>
        <w:tc>
          <w:tcPr>
            <w:tcW w:w="2961" w:type="dxa"/>
            <w:shd w:val="clear" w:color="auto" w:fill="FFFFFF"/>
            <w:tcMar>
              <w:top w:w="0" w:type="dxa"/>
              <w:left w:w="0" w:type="dxa"/>
              <w:bottom w:w="0" w:type="dxa"/>
              <w:right w:w="0" w:type="dxa"/>
            </w:tcMar>
            <w:vAlign w:val="center"/>
          </w:tcPr>
          <w:p w14:paraId="1264B8AB" w14:textId="77777777" w:rsidR="005106C6" w:rsidRPr="00993C21" w:rsidRDefault="005106C6" w:rsidP="00A146D7">
            <w:pPr>
              <w:spacing w:before="20" w:after="300"/>
              <w:ind w:left="98" w:right="300" w:firstLine="2"/>
              <w:contextualSpacing/>
              <w:rPr>
                <w:b/>
                <w:bCs/>
                <w:color w:val="000000"/>
                <w:sz w:val="20"/>
                <w:szCs w:val="20"/>
              </w:rPr>
            </w:pPr>
            <w:proofErr w:type="spellStart"/>
            <w:r w:rsidRPr="00993C21">
              <w:rPr>
                <w:b/>
                <w:bCs/>
                <w:color w:val="000000"/>
                <w:sz w:val="20"/>
                <w:szCs w:val="20"/>
              </w:rPr>
              <w:t>MaleXY:logMass</w:t>
            </w:r>
            <w:proofErr w:type="spellEnd"/>
          </w:p>
        </w:tc>
        <w:tc>
          <w:tcPr>
            <w:tcW w:w="1445" w:type="dxa"/>
            <w:gridSpan w:val="2"/>
            <w:shd w:val="clear" w:color="auto" w:fill="FFFFFF"/>
            <w:tcMar>
              <w:top w:w="0" w:type="dxa"/>
              <w:left w:w="0" w:type="dxa"/>
              <w:bottom w:w="0" w:type="dxa"/>
              <w:right w:w="0" w:type="dxa"/>
            </w:tcMar>
            <w:vAlign w:val="center"/>
          </w:tcPr>
          <w:p w14:paraId="3D0D3484" w14:textId="77777777" w:rsidR="005106C6" w:rsidRPr="00993C21" w:rsidRDefault="005106C6" w:rsidP="00A146D7">
            <w:pPr>
              <w:spacing w:before="20" w:after="300"/>
              <w:ind w:right="300" w:firstLine="164"/>
              <w:contextualSpacing/>
              <w:jc w:val="center"/>
              <w:rPr>
                <w:b/>
                <w:bCs/>
                <w:color w:val="000000"/>
                <w:sz w:val="20"/>
                <w:szCs w:val="20"/>
              </w:rPr>
            </w:pPr>
            <w:r w:rsidRPr="00993C21">
              <w:rPr>
                <w:b/>
                <w:bCs/>
                <w:color w:val="000000"/>
                <w:sz w:val="20"/>
                <w:szCs w:val="20"/>
              </w:rPr>
              <w:t>-0.74</w:t>
            </w:r>
          </w:p>
        </w:tc>
        <w:tc>
          <w:tcPr>
            <w:tcW w:w="1445" w:type="dxa"/>
            <w:gridSpan w:val="2"/>
            <w:shd w:val="clear" w:color="auto" w:fill="FFFFFF"/>
            <w:tcMar>
              <w:top w:w="0" w:type="dxa"/>
              <w:left w:w="0" w:type="dxa"/>
              <w:bottom w:w="0" w:type="dxa"/>
              <w:right w:w="0" w:type="dxa"/>
            </w:tcMar>
            <w:vAlign w:val="center"/>
          </w:tcPr>
          <w:p w14:paraId="3EA46EDD"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-1.07</w:t>
            </w:r>
          </w:p>
        </w:tc>
        <w:tc>
          <w:tcPr>
            <w:tcW w:w="1445" w:type="dxa"/>
            <w:gridSpan w:val="2"/>
            <w:shd w:val="clear" w:color="auto" w:fill="FFFFFF"/>
            <w:tcMar>
              <w:top w:w="0" w:type="dxa"/>
              <w:left w:w="0" w:type="dxa"/>
              <w:bottom w:w="0" w:type="dxa"/>
              <w:right w:w="0" w:type="dxa"/>
            </w:tcMar>
            <w:vAlign w:val="center"/>
          </w:tcPr>
          <w:p w14:paraId="453DF5FE"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-0.41</w:t>
            </w:r>
          </w:p>
        </w:tc>
      </w:tr>
      <w:tr w:rsidR="005106C6" w14:paraId="675B23E2"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039284" w14:textId="77777777" w:rsidR="005106C6" w:rsidRPr="00993C21" w:rsidRDefault="005106C6" w:rsidP="00A146D7">
            <w:pPr>
              <w:spacing w:before="20" w:after="300"/>
              <w:ind w:left="98" w:right="300" w:firstLine="2"/>
              <w:contextualSpacing/>
              <w:jc w:val="both"/>
              <w:rPr>
                <w:b/>
                <w:bCs/>
                <w:color w:val="000000"/>
                <w:sz w:val="20"/>
                <w:szCs w:val="20"/>
              </w:rPr>
            </w:pPr>
            <w:r w:rsidRPr="00993C21">
              <w:rPr>
                <w:i/>
                <w:iCs/>
                <w:color w:val="000000"/>
                <w:sz w:val="20"/>
                <w:szCs w:val="20"/>
                <w:u w:val="single"/>
              </w:rPr>
              <w:t xml:space="preserve">Random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3118C7AB"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EB0AC63"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AD20D74" w14:textId="77777777" w:rsidR="005106C6" w:rsidRPr="00993C21" w:rsidRDefault="005106C6" w:rsidP="00A146D7">
            <w:pPr>
              <w:spacing w:before="20" w:after="300"/>
              <w:ind w:right="300"/>
              <w:contextualSpacing/>
              <w:jc w:val="center"/>
              <w:rPr>
                <w:b/>
                <w:bCs/>
                <w:color w:val="000000"/>
                <w:sz w:val="20"/>
                <w:szCs w:val="20"/>
              </w:rPr>
            </w:pPr>
          </w:p>
        </w:tc>
      </w:tr>
      <w:tr w:rsidR="005106C6" w14:paraId="26C6680D"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E7C81F9"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Lizard Identity (id)</w:t>
            </w:r>
          </w:p>
        </w:tc>
        <w:tc>
          <w:tcPr>
            <w:tcW w:w="1445" w:type="dxa"/>
            <w:gridSpan w:val="2"/>
            <w:shd w:val="clear" w:color="auto" w:fill="FFFFFF"/>
            <w:tcMar>
              <w:top w:w="0" w:type="dxa"/>
              <w:left w:w="0" w:type="dxa"/>
              <w:bottom w:w="0" w:type="dxa"/>
              <w:right w:w="0" w:type="dxa"/>
            </w:tcMar>
            <w:vAlign w:val="center"/>
          </w:tcPr>
          <w:p w14:paraId="7993045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81BA554"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7A241E2" w14:textId="77777777" w:rsidR="005106C6" w:rsidRPr="00993C21" w:rsidRDefault="005106C6" w:rsidP="00A146D7">
            <w:pPr>
              <w:spacing w:before="20" w:after="300"/>
              <w:ind w:right="300"/>
              <w:contextualSpacing/>
              <w:jc w:val="center"/>
              <w:rPr>
                <w:b/>
                <w:bCs/>
                <w:color w:val="000000"/>
                <w:sz w:val="20"/>
                <w:szCs w:val="20"/>
              </w:rPr>
            </w:pPr>
          </w:p>
        </w:tc>
      </w:tr>
      <w:tr w:rsidR="005106C6" w14:paraId="0145E80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4927265"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213B64F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0.25</w:t>
            </w:r>
          </w:p>
        </w:tc>
        <w:tc>
          <w:tcPr>
            <w:tcW w:w="1445" w:type="dxa"/>
            <w:gridSpan w:val="2"/>
            <w:shd w:val="clear" w:color="auto" w:fill="FFFFFF"/>
            <w:tcMar>
              <w:top w:w="0" w:type="dxa"/>
              <w:left w:w="0" w:type="dxa"/>
              <w:bottom w:w="0" w:type="dxa"/>
              <w:right w:w="0" w:type="dxa"/>
            </w:tcMar>
            <w:vAlign w:val="center"/>
          </w:tcPr>
          <w:p w14:paraId="7E9CE3C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0.19</w:t>
            </w:r>
          </w:p>
        </w:tc>
        <w:tc>
          <w:tcPr>
            <w:tcW w:w="1445" w:type="dxa"/>
            <w:gridSpan w:val="2"/>
            <w:shd w:val="clear" w:color="auto" w:fill="FFFFFF"/>
            <w:tcMar>
              <w:top w:w="0" w:type="dxa"/>
              <w:left w:w="0" w:type="dxa"/>
              <w:bottom w:w="0" w:type="dxa"/>
              <w:right w:w="0" w:type="dxa"/>
            </w:tcMar>
            <w:vAlign w:val="center"/>
          </w:tcPr>
          <w:p w14:paraId="63DBC5F3"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0.33</w:t>
            </w:r>
          </w:p>
        </w:tc>
      </w:tr>
      <w:tr w:rsidR="005106C6" w14:paraId="5534434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E210FA"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Slope</w:t>
            </w:r>
          </w:p>
        </w:tc>
        <w:tc>
          <w:tcPr>
            <w:tcW w:w="1445" w:type="dxa"/>
            <w:gridSpan w:val="2"/>
            <w:shd w:val="clear" w:color="auto" w:fill="FFFFFF"/>
            <w:tcMar>
              <w:top w:w="0" w:type="dxa"/>
              <w:left w:w="0" w:type="dxa"/>
              <w:bottom w:w="0" w:type="dxa"/>
              <w:right w:w="0" w:type="dxa"/>
            </w:tcMar>
            <w:vAlign w:val="center"/>
          </w:tcPr>
          <w:p w14:paraId="08B243E1"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0.09</w:t>
            </w:r>
          </w:p>
        </w:tc>
        <w:tc>
          <w:tcPr>
            <w:tcW w:w="1445" w:type="dxa"/>
            <w:gridSpan w:val="2"/>
            <w:shd w:val="clear" w:color="auto" w:fill="FFFFFF"/>
            <w:tcMar>
              <w:top w:w="0" w:type="dxa"/>
              <w:left w:w="0" w:type="dxa"/>
              <w:bottom w:w="0" w:type="dxa"/>
              <w:right w:w="0" w:type="dxa"/>
            </w:tcMar>
            <w:vAlign w:val="center"/>
          </w:tcPr>
          <w:p w14:paraId="39E2D3E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0.07</w:t>
            </w:r>
          </w:p>
        </w:tc>
        <w:tc>
          <w:tcPr>
            <w:tcW w:w="1445" w:type="dxa"/>
            <w:gridSpan w:val="2"/>
            <w:shd w:val="clear" w:color="auto" w:fill="FFFFFF"/>
            <w:tcMar>
              <w:top w:w="0" w:type="dxa"/>
              <w:left w:w="0" w:type="dxa"/>
              <w:bottom w:w="0" w:type="dxa"/>
              <w:right w:w="0" w:type="dxa"/>
            </w:tcMar>
            <w:vAlign w:val="center"/>
          </w:tcPr>
          <w:p w14:paraId="4DE7EB22"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0.13</w:t>
            </w:r>
          </w:p>
        </w:tc>
      </w:tr>
      <w:tr w:rsidR="005106C6" w14:paraId="306C7EC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5104EE87"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Sampling Session (day)</w:t>
            </w:r>
          </w:p>
        </w:tc>
        <w:tc>
          <w:tcPr>
            <w:tcW w:w="1445" w:type="dxa"/>
            <w:gridSpan w:val="2"/>
            <w:shd w:val="clear" w:color="auto" w:fill="FFFFFF"/>
            <w:tcMar>
              <w:top w:w="0" w:type="dxa"/>
              <w:left w:w="0" w:type="dxa"/>
              <w:bottom w:w="0" w:type="dxa"/>
              <w:right w:w="0" w:type="dxa"/>
            </w:tcMar>
            <w:vAlign w:val="center"/>
          </w:tcPr>
          <w:p w14:paraId="453F89A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3191D3D8"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4278D412" w14:textId="77777777" w:rsidR="005106C6" w:rsidRPr="00993C21" w:rsidRDefault="005106C6" w:rsidP="00A146D7">
            <w:pPr>
              <w:spacing w:before="20" w:after="300"/>
              <w:ind w:right="300"/>
              <w:contextualSpacing/>
              <w:jc w:val="center"/>
              <w:rPr>
                <w:b/>
                <w:bCs/>
                <w:color w:val="000000"/>
                <w:sz w:val="20"/>
                <w:szCs w:val="20"/>
              </w:rPr>
            </w:pPr>
          </w:p>
        </w:tc>
      </w:tr>
      <w:tr w:rsidR="005106C6" w14:paraId="38F36FCB"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D48294D"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646551B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0.38</w:t>
            </w:r>
          </w:p>
        </w:tc>
        <w:tc>
          <w:tcPr>
            <w:tcW w:w="1445" w:type="dxa"/>
            <w:gridSpan w:val="2"/>
            <w:shd w:val="clear" w:color="auto" w:fill="FFFFFF"/>
            <w:tcMar>
              <w:top w:w="0" w:type="dxa"/>
              <w:left w:w="0" w:type="dxa"/>
              <w:bottom w:w="0" w:type="dxa"/>
              <w:right w:w="0" w:type="dxa"/>
            </w:tcMar>
            <w:vAlign w:val="center"/>
          </w:tcPr>
          <w:p w14:paraId="1DFD35D9"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0.17</w:t>
            </w:r>
          </w:p>
        </w:tc>
        <w:tc>
          <w:tcPr>
            <w:tcW w:w="1445" w:type="dxa"/>
            <w:gridSpan w:val="2"/>
            <w:shd w:val="clear" w:color="auto" w:fill="FFFFFF"/>
            <w:tcMar>
              <w:top w:w="0" w:type="dxa"/>
              <w:left w:w="0" w:type="dxa"/>
              <w:bottom w:w="0" w:type="dxa"/>
              <w:right w:w="0" w:type="dxa"/>
            </w:tcMar>
            <w:vAlign w:val="center"/>
          </w:tcPr>
          <w:p w14:paraId="1607812E"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0.83</w:t>
            </w:r>
          </w:p>
        </w:tc>
      </w:tr>
      <w:tr w:rsidR="005106C6" w14:paraId="48F24B12" w14:textId="77777777" w:rsidTr="001812A2">
        <w:trPr>
          <w:gridAfter w:val="1"/>
          <w:wAfter w:w="17" w:type="dxa"/>
          <w:cantSplit/>
          <w:jc w:val="center"/>
        </w:trPr>
        <w:tc>
          <w:tcPr>
            <w:tcW w:w="2961" w:type="dxa"/>
            <w:tcBorders>
              <w:bottom w:val="single" w:sz="4" w:space="0" w:color="auto"/>
            </w:tcBorders>
            <w:shd w:val="clear" w:color="auto" w:fill="FFFFFF"/>
            <w:tcMar>
              <w:top w:w="0" w:type="dxa"/>
              <w:left w:w="0" w:type="dxa"/>
              <w:bottom w:w="0" w:type="dxa"/>
              <w:right w:w="0" w:type="dxa"/>
            </w:tcMar>
            <w:vAlign w:val="center"/>
          </w:tcPr>
          <w:p w14:paraId="6E148D6B" w14:textId="77777777" w:rsidR="005106C6" w:rsidRPr="00993C21" w:rsidRDefault="005106C6" w:rsidP="00A146D7">
            <w:pPr>
              <w:spacing w:before="20" w:after="300"/>
              <w:ind w:left="98" w:right="300" w:firstLine="2"/>
              <w:contextualSpacing/>
              <w:rPr>
                <w:b/>
                <w:bCs/>
                <w:sz w:val="20"/>
                <w:szCs w:val="20"/>
              </w:rPr>
            </w:pPr>
            <w:r w:rsidRPr="00993C21">
              <w:rPr>
                <w:b/>
                <w:bCs/>
                <w:color w:val="000000"/>
                <w:sz w:val="20"/>
                <w:szCs w:val="20"/>
              </w:rPr>
              <w:t>Residuals</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2582376F" w14:textId="77777777"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0.26</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0F957704" w14:textId="226A24A3"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w:t>
            </w:r>
            <w:r w:rsidR="00101745">
              <w:rPr>
                <w:b/>
                <w:bCs/>
                <w:color w:val="000000"/>
                <w:sz w:val="20"/>
                <w:szCs w:val="20"/>
              </w:rPr>
              <w:t>5</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7403982F" w14:textId="16562603" w:rsidR="005106C6" w:rsidRPr="00993C21" w:rsidRDefault="00101745" w:rsidP="00A146D7">
            <w:pPr>
              <w:spacing w:before="20" w:after="300"/>
              <w:ind w:right="300"/>
              <w:contextualSpacing/>
              <w:jc w:val="center"/>
              <w:rPr>
                <w:b/>
                <w:bCs/>
                <w:sz w:val="20"/>
                <w:szCs w:val="20"/>
              </w:rPr>
            </w:pPr>
            <w:r>
              <w:rPr>
                <w:b/>
                <w:bCs/>
                <w:color w:val="000000"/>
                <w:sz w:val="20"/>
                <w:szCs w:val="20"/>
              </w:rPr>
              <w:t>0.28</w:t>
            </w:r>
          </w:p>
        </w:tc>
      </w:tr>
    </w:tbl>
    <w:p w14:paraId="1236BF18" w14:textId="77777777" w:rsidR="005106C6" w:rsidRDefault="005106C6" w:rsidP="00A146D7">
      <w:pPr>
        <w:contextualSpacing/>
        <w:rPr>
          <w:color w:val="000000" w:themeColor="text1"/>
        </w:rPr>
      </w:pPr>
    </w:p>
    <w:p w14:paraId="594DAF1E" w14:textId="77777777" w:rsidR="005106C6" w:rsidRDefault="005106C6" w:rsidP="00A146D7">
      <w:pPr>
        <w:contextualSpacing/>
      </w:pPr>
    </w:p>
    <w:p w14:paraId="144402F8" w14:textId="77777777" w:rsidR="005106C6" w:rsidRDefault="005106C6" w:rsidP="00A146D7">
      <w:pPr>
        <w:contextualSpacing/>
        <w:rPr>
          <w:color w:val="000000" w:themeColor="text1"/>
          <w:shd w:val="clear" w:color="auto" w:fill="FFFFFF"/>
        </w:rPr>
        <w:sectPr w:rsidR="005106C6" w:rsidSect="005106C6">
          <w:pgSz w:w="11900" w:h="16840"/>
          <w:pgMar w:top="1418" w:right="1418" w:bottom="1418" w:left="1418" w:header="708" w:footer="708" w:gutter="0"/>
          <w:cols w:space="708"/>
          <w:docGrid w:linePitch="360"/>
        </w:sectPr>
      </w:pPr>
    </w:p>
    <w:p w14:paraId="10329B3F" w14:textId="77777777" w:rsidR="005106C6" w:rsidRDefault="005106C6" w:rsidP="00A146D7">
      <w:pPr>
        <w:contextualSpacing/>
        <w:rPr>
          <w:b/>
          <w:bCs/>
        </w:rPr>
      </w:pPr>
    </w:p>
    <w:p w14:paraId="007A6761" w14:textId="77777777" w:rsidR="005106C6" w:rsidRDefault="005106C6" w:rsidP="00A146D7">
      <w:pPr>
        <w:contextualSpacing/>
      </w:pPr>
      <w:r w:rsidRPr="00845CE2">
        <w:rPr>
          <w:b/>
          <w:bCs/>
        </w:rPr>
        <w:t xml:space="preserve">Table </w:t>
      </w:r>
      <w:r>
        <w:rPr>
          <w:b/>
          <w:bCs/>
        </w:rPr>
        <w:t>2</w:t>
      </w:r>
      <w:r w:rsidRPr="00257BDC">
        <w:t>.</w:t>
      </w:r>
      <w:r w:rsidRPr="00594923">
        <w:rPr>
          <w:iCs/>
          <w:szCs w:val="18"/>
        </w:rPr>
        <w:t xml:space="preserve"> </w:t>
      </w:r>
      <w:r>
        <w:t xml:space="preserve">Model coefficients form hetero testing whether sex affects the slope of metabolic rate for </w:t>
      </w:r>
      <w:r>
        <w:rPr>
          <w:i/>
          <w:iCs/>
        </w:rPr>
        <w:t xml:space="preserve">Pogona vitticeps, </w:t>
      </w:r>
      <w:r w:rsidRPr="008F19F9">
        <w:rPr>
          <w:color w:val="000000" w:themeColor="text1"/>
        </w:rPr>
        <w:t>which heteroscedasticity was accounted for within the data</w:t>
      </w:r>
      <w:r>
        <w:rPr>
          <w:color w:val="000000" w:themeColor="text1"/>
        </w:rPr>
        <w:t xml:space="preserve">. </w:t>
      </w:r>
      <w:r>
        <w:t>The intercept is concordant females. Metabolic rate and mass were log transformed and time was z-transformed. Columns l-95% CI and u-95% CI, are the lower and upper bound of the 95% credible interval for each parameter, estimated from the posterior distribution.</w:t>
      </w:r>
    </w:p>
    <w:tbl>
      <w:tblPr>
        <w:tblpPr w:leftFromText="180" w:rightFromText="180" w:vertAnchor="text" w:horzAnchor="margin" w:tblpXSpec="center" w:tblpY="592"/>
        <w:tblW w:w="0" w:type="auto"/>
        <w:tblLayout w:type="fixed"/>
        <w:tblLook w:val="0420" w:firstRow="1" w:lastRow="0" w:firstColumn="0" w:lastColumn="0" w:noHBand="0" w:noVBand="1"/>
      </w:tblPr>
      <w:tblGrid>
        <w:gridCol w:w="2978"/>
        <w:gridCol w:w="1445"/>
        <w:gridCol w:w="1445"/>
        <w:gridCol w:w="1445"/>
      </w:tblGrid>
      <w:tr w:rsidR="005106C6" w:rsidRPr="0034632C" w14:paraId="465F5A20" w14:textId="77777777" w:rsidTr="001812A2">
        <w:trPr>
          <w:cantSplit/>
          <w:tblHeader/>
        </w:trPr>
        <w:tc>
          <w:tcPr>
            <w:tcW w:w="2978" w:type="dxa"/>
            <w:tcBorders>
              <w:top w:val="single" w:sz="16" w:space="0" w:color="666666"/>
              <w:bottom w:val="single" w:sz="18" w:space="0" w:color="666666"/>
            </w:tcBorders>
            <w:shd w:val="clear" w:color="auto" w:fill="FFFFFF"/>
            <w:tcMar>
              <w:top w:w="0" w:type="dxa"/>
              <w:left w:w="0" w:type="dxa"/>
              <w:bottom w:w="0" w:type="dxa"/>
              <w:right w:w="0" w:type="dxa"/>
            </w:tcMar>
            <w:vAlign w:val="center"/>
          </w:tcPr>
          <w:p w14:paraId="72DC9D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Parameter</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859B64"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Estimate</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4A70F96"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l-95% CI</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0DD989"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u-95% CI</w:t>
            </w:r>
          </w:p>
        </w:tc>
      </w:tr>
      <w:tr w:rsidR="005106C6" w:rsidRPr="0034632C" w14:paraId="3D9CCC99" w14:textId="77777777" w:rsidTr="001812A2">
        <w:trPr>
          <w:cantSplit/>
        </w:trPr>
        <w:tc>
          <w:tcPr>
            <w:tcW w:w="2978" w:type="dxa"/>
            <w:tcBorders>
              <w:top w:val="single" w:sz="18" w:space="0" w:color="666666"/>
            </w:tcBorders>
            <w:shd w:val="clear" w:color="auto" w:fill="FFFFFF"/>
            <w:tcMar>
              <w:top w:w="0" w:type="dxa"/>
              <w:left w:w="0" w:type="dxa"/>
              <w:bottom w:w="0" w:type="dxa"/>
              <w:right w:w="0" w:type="dxa"/>
            </w:tcMar>
            <w:vAlign w:val="center"/>
          </w:tcPr>
          <w:p w14:paraId="5311531E" w14:textId="77777777" w:rsidR="005106C6" w:rsidRPr="0034632C" w:rsidRDefault="005106C6" w:rsidP="00A146D7">
            <w:pPr>
              <w:spacing w:before="100" w:after="100"/>
              <w:ind w:left="100" w:right="100"/>
              <w:contextualSpacing/>
              <w:rPr>
                <w:i/>
                <w:iCs/>
                <w:color w:val="000000"/>
                <w:sz w:val="20"/>
                <w:szCs w:val="20"/>
                <w:u w:val="single"/>
              </w:rPr>
            </w:pPr>
            <w:r w:rsidRPr="0034632C">
              <w:rPr>
                <w:i/>
                <w:iCs/>
                <w:color w:val="000000"/>
                <w:sz w:val="20"/>
                <w:szCs w:val="20"/>
                <w:u w:val="single"/>
              </w:rPr>
              <w:t xml:space="preserve">Fixed </w:t>
            </w:r>
            <w:r>
              <w:rPr>
                <w:i/>
                <w:iCs/>
                <w:color w:val="000000"/>
                <w:sz w:val="20"/>
                <w:szCs w:val="20"/>
                <w:u w:val="single"/>
              </w:rPr>
              <w:t>E</w:t>
            </w:r>
            <w:r w:rsidRPr="0034632C">
              <w:rPr>
                <w:i/>
                <w:iCs/>
                <w:color w:val="000000"/>
                <w:sz w:val="20"/>
                <w:szCs w:val="20"/>
                <w:u w:val="single"/>
              </w:rPr>
              <w:t>ffects</w:t>
            </w:r>
          </w:p>
        </w:tc>
        <w:tc>
          <w:tcPr>
            <w:tcW w:w="1445" w:type="dxa"/>
            <w:shd w:val="clear" w:color="auto" w:fill="FFFFFF"/>
            <w:tcMar>
              <w:top w:w="0" w:type="dxa"/>
              <w:left w:w="0" w:type="dxa"/>
              <w:bottom w:w="0" w:type="dxa"/>
              <w:right w:w="0" w:type="dxa"/>
            </w:tcMar>
            <w:vAlign w:val="center"/>
          </w:tcPr>
          <w:p w14:paraId="5AAE8967"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74DA16A5"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DA3BD29" w14:textId="77777777" w:rsidR="005106C6" w:rsidRPr="0034632C" w:rsidRDefault="005106C6" w:rsidP="00A146D7">
            <w:pPr>
              <w:spacing w:before="100" w:after="100"/>
              <w:ind w:left="100" w:right="100"/>
              <w:contextualSpacing/>
              <w:jc w:val="center"/>
              <w:rPr>
                <w:b/>
                <w:bCs/>
                <w:color w:val="000000"/>
                <w:sz w:val="20"/>
                <w:szCs w:val="20"/>
              </w:rPr>
            </w:pPr>
          </w:p>
        </w:tc>
      </w:tr>
      <w:tr w:rsidR="005106C6" w:rsidRPr="0034632C" w14:paraId="5B82BB63" w14:textId="77777777" w:rsidTr="001812A2">
        <w:trPr>
          <w:cantSplit/>
        </w:trPr>
        <w:tc>
          <w:tcPr>
            <w:tcW w:w="2978" w:type="dxa"/>
            <w:shd w:val="clear" w:color="auto" w:fill="FFFFFF"/>
            <w:tcMar>
              <w:top w:w="0" w:type="dxa"/>
              <w:left w:w="0" w:type="dxa"/>
              <w:bottom w:w="0" w:type="dxa"/>
              <w:right w:w="0" w:type="dxa"/>
            </w:tcMar>
            <w:vAlign w:val="center"/>
          </w:tcPr>
          <w:p w14:paraId="4361E96A"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Intercept (FemaleZW)</w:t>
            </w:r>
          </w:p>
        </w:tc>
        <w:tc>
          <w:tcPr>
            <w:tcW w:w="1445" w:type="dxa"/>
            <w:shd w:val="clear" w:color="auto" w:fill="FFFFFF"/>
            <w:tcMar>
              <w:top w:w="0" w:type="dxa"/>
              <w:left w:w="0" w:type="dxa"/>
              <w:bottom w:w="0" w:type="dxa"/>
              <w:right w:w="0" w:type="dxa"/>
            </w:tcMar>
            <w:vAlign w:val="center"/>
          </w:tcPr>
          <w:p w14:paraId="1E446D90"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-1.86</w:t>
            </w:r>
          </w:p>
        </w:tc>
        <w:tc>
          <w:tcPr>
            <w:tcW w:w="1445" w:type="dxa"/>
            <w:shd w:val="clear" w:color="auto" w:fill="FFFFFF"/>
            <w:tcMar>
              <w:top w:w="0" w:type="dxa"/>
              <w:left w:w="0" w:type="dxa"/>
              <w:bottom w:w="0" w:type="dxa"/>
              <w:right w:w="0" w:type="dxa"/>
            </w:tcMar>
            <w:vAlign w:val="center"/>
          </w:tcPr>
          <w:p w14:paraId="422BEFED"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-2.04</w:t>
            </w:r>
          </w:p>
        </w:tc>
        <w:tc>
          <w:tcPr>
            <w:tcW w:w="1445" w:type="dxa"/>
            <w:shd w:val="clear" w:color="auto" w:fill="FFFFFF"/>
            <w:tcMar>
              <w:top w:w="0" w:type="dxa"/>
              <w:left w:w="0" w:type="dxa"/>
              <w:bottom w:w="0" w:type="dxa"/>
              <w:right w:w="0" w:type="dxa"/>
            </w:tcMar>
            <w:vAlign w:val="center"/>
          </w:tcPr>
          <w:p w14:paraId="2AA01CE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-1.67</w:t>
            </w:r>
          </w:p>
        </w:tc>
      </w:tr>
      <w:tr w:rsidR="005106C6" w:rsidRPr="0034632C" w14:paraId="4B466671" w14:textId="77777777" w:rsidTr="001812A2">
        <w:trPr>
          <w:cantSplit/>
        </w:trPr>
        <w:tc>
          <w:tcPr>
            <w:tcW w:w="2978" w:type="dxa"/>
            <w:shd w:val="clear" w:color="auto" w:fill="FFFFFF"/>
            <w:tcMar>
              <w:top w:w="0" w:type="dxa"/>
              <w:left w:w="0" w:type="dxa"/>
              <w:bottom w:w="0" w:type="dxa"/>
              <w:right w:w="0" w:type="dxa"/>
            </w:tcMar>
            <w:vAlign w:val="center"/>
          </w:tcPr>
          <w:p w14:paraId="415BB881" w14:textId="77777777" w:rsidR="005106C6" w:rsidRPr="0034632C" w:rsidRDefault="005106C6" w:rsidP="00A146D7">
            <w:pPr>
              <w:spacing w:before="100" w:after="100"/>
              <w:ind w:left="100" w:right="100"/>
              <w:contextualSpacing/>
              <w:rPr>
                <w:sz w:val="20"/>
                <w:szCs w:val="20"/>
              </w:rPr>
            </w:pPr>
            <w:r w:rsidRPr="0034632C">
              <w:rPr>
                <w:color w:val="000000"/>
                <w:sz w:val="20"/>
                <w:szCs w:val="20"/>
              </w:rPr>
              <w:t>Female</w:t>
            </w:r>
            <w:r w:rsidRPr="0034632C">
              <w:rPr>
                <w:color w:val="000000"/>
                <w:sz w:val="20"/>
                <w:szCs w:val="20"/>
                <w:vertAlign w:val="subscript"/>
              </w:rPr>
              <w:t>SR</w:t>
            </w:r>
            <w:r w:rsidRPr="0034632C">
              <w:rPr>
                <w:color w:val="000000"/>
                <w:sz w:val="20"/>
                <w:szCs w:val="20"/>
              </w:rPr>
              <w:t>ZZ</w:t>
            </w:r>
          </w:p>
        </w:tc>
        <w:tc>
          <w:tcPr>
            <w:tcW w:w="1445" w:type="dxa"/>
            <w:shd w:val="clear" w:color="auto" w:fill="FFFFFF"/>
            <w:tcMar>
              <w:top w:w="0" w:type="dxa"/>
              <w:left w:w="0" w:type="dxa"/>
              <w:bottom w:w="0" w:type="dxa"/>
              <w:right w:w="0" w:type="dxa"/>
            </w:tcMar>
            <w:vAlign w:val="center"/>
          </w:tcPr>
          <w:p w14:paraId="76C20A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-0.13</w:t>
            </w:r>
          </w:p>
        </w:tc>
        <w:tc>
          <w:tcPr>
            <w:tcW w:w="1445" w:type="dxa"/>
            <w:shd w:val="clear" w:color="auto" w:fill="FFFFFF"/>
            <w:tcMar>
              <w:top w:w="0" w:type="dxa"/>
              <w:left w:w="0" w:type="dxa"/>
              <w:bottom w:w="0" w:type="dxa"/>
              <w:right w:w="0" w:type="dxa"/>
            </w:tcMar>
            <w:vAlign w:val="center"/>
          </w:tcPr>
          <w:p w14:paraId="0D0C331E"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-0.28</w:t>
            </w:r>
          </w:p>
        </w:tc>
        <w:tc>
          <w:tcPr>
            <w:tcW w:w="1445" w:type="dxa"/>
            <w:shd w:val="clear" w:color="auto" w:fill="FFFFFF"/>
            <w:tcMar>
              <w:top w:w="0" w:type="dxa"/>
              <w:left w:w="0" w:type="dxa"/>
              <w:bottom w:w="0" w:type="dxa"/>
              <w:right w:w="0" w:type="dxa"/>
            </w:tcMar>
            <w:vAlign w:val="center"/>
          </w:tcPr>
          <w:p w14:paraId="2811BB2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0.03</w:t>
            </w:r>
          </w:p>
        </w:tc>
      </w:tr>
      <w:tr w:rsidR="005106C6" w:rsidRPr="0034632C" w14:paraId="54FE267A" w14:textId="77777777" w:rsidTr="001812A2">
        <w:trPr>
          <w:cantSplit/>
        </w:trPr>
        <w:tc>
          <w:tcPr>
            <w:tcW w:w="2978" w:type="dxa"/>
            <w:shd w:val="clear" w:color="auto" w:fill="FFFFFF"/>
            <w:tcMar>
              <w:top w:w="0" w:type="dxa"/>
              <w:left w:w="0" w:type="dxa"/>
              <w:bottom w:w="0" w:type="dxa"/>
              <w:right w:w="0" w:type="dxa"/>
            </w:tcMar>
            <w:vAlign w:val="center"/>
          </w:tcPr>
          <w:p w14:paraId="66D4E69F" w14:textId="77777777" w:rsidR="005106C6" w:rsidRPr="0034632C" w:rsidRDefault="005106C6" w:rsidP="00A146D7">
            <w:pPr>
              <w:spacing w:before="100" w:after="100"/>
              <w:ind w:left="100" w:right="100"/>
              <w:contextualSpacing/>
              <w:rPr>
                <w:sz w:val="20"/>
                <w:szCs w:val="20"/>
              </w:rPr>
            </w:pPr>
            <w:r w:rsidRPr="0034632C">
              <w:rPr>
                <w:color w:val="000000"/>
                <w:sz w:val="20"/>
                <w:szCs w:val="20"/>
              </w:rPr>
              <w:t>MaleZZ</w:t>
            </w:r>
          </w:p>
        </w:tc>
        <w:tc>
          <w:tcPr>
            <w:tcW w:w="1445" w:type="dxa"/>
            <w:shd w:val="clear" w:color="auto" w:fill="FFFFFF"/>
            <w:tcMar>
              <w:top w:w="0" w:type="dxa"/>
              <w:left w:w="0" w:type="dxa"/>
              <w:bottom w:w="0" w:type="dxa"/>
              <w:right w:w="0" w:type="dxa"/>
            </w:tcMar>
            <w:vAlign w:val="center"/>
          </w:tcPr>
          <w:p w14:paraId="10A05F58"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c>
          <w:tcPr>
            <w:tcW w:w="1445" w:type="dxa"/>
            <w:shd w:val="clear" w:color="auto" w:fill="FFFFFF"/>
            <w:tcMar>
              <w:top w:w="0" w:type="dxa"/>
              <w:left w:w="0" w:type="dxa"/>
              <w:bottom w:w="0" w:type="dxa"/>
              <w:right w:w="0" w:type="dxa"/>
            </w:tcMar>
            <w:vAlign w:val="center"/>
          </w:tcPr>
          <w:p w14:paraId="737676E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-0.22</w:t>
            </w:r>
          </w:p>
        </w:tc>
        <w:tc>
          <w:tcPr>
            <w:tcW w:w="1445" w:type="dxa"/>
            <w:shd w:val="clear" w:color="auto" w:fill="FFFFFF"/>
            <w:tcMar>
              <w:top w:w="0" w:type="dxa"/>
              <w:left w:w="0" w:type="dxa"/>
              <w:bottom w:w="0" w:type="dxa"/>
              <w:right w:w="0" w:type="dxa"/>
            </w:tcMar>
            <w:vAlign w:val="center"/>
          </w:tcPr>
          <w:p w14:paraId="22BD58A3"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r>
      <w:tr w:rsidR="005106C6" w:rsidRPr="0034632C" w14:paraId="6988E3A7" w14:textId="77777777" w:rsidTr="001812A2">
        <w:trPr>
          <w:cantSplit/>
        </w:trPr>
        <w:tc>
          <w:tcPr>
            <w:tcW w:w="2978" w:type="dxa"/>
            <w:shd w:val="clear" w:color="auto" w:fill="FFFFFF"/>
            <w:tcMar>
              <w:top w:w="0" w:type="dxa"/>
              <w:left w:w="0" w:type="dxa"/>
              <w:bottom w:w="0" w:type="dxa"/>
              <w:right w:w="0" w:type="dxa"/>
            </w:tcMar>
            <w:vAlign w:val="center"/>
          </w:tcPr>
          <w:p w14:paraId="3516F82D"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logMass</w:t>
            </w:r>
          </w:p>
        </w:tc>
        <w:tc>
          <w:tcPr>
            <w:tcW w:w="1445" w:type="dxa"/>
            <w:shd w:val="clear" w:color="auto" w:fill="FFFFFF"/>
            <w:tcMar>
              <w:top w:w="0" w:type="dxa"/>
              <w:left w:w="0" w:type="dxa"/>
              <w:bottom w:w="0" w:type="dxa"/>
              <w:right w:w="0" w:type="dxa"/>
            </w:tcMar>
            <w:vAlign w:val="center"/>
          </w:tcPr>
          <w:p w14:paraId="4D3BB8B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1.30</w:t>
            </w:r>
          </w:p>
        </w:tc>
        <w:tc>
          <w:tcPr>
            <w:tcW w:w="1445" w:type="dxa"/>
            <w:shd w:val="clear" w:color="auto" w:fill="FFFFFF"/>
            <w:tcMar>
              <w:top w:w="0" w:type="dxa"/>
              <w:left w:w="0" w:type="dxa"/>
              <w:bottom w:w="0" w:type="dxa"/>
              <w:right w:w="0" w:type="dxa"/>
            </w:tcMar>
            <w:vAlign w:val="center"/>
          </w:tcPr>
          <w:p w14:paraId="072AA45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1.11</w:t>
            </w:r>
          </w:p>
        </w:tc>
        <w:tc>
          <w:tcPr>
            <w:tcW w:w="1445" w:type="dxa"/>
            <w:shd w:val="clear" w:color="auto" w:fill="FFFFFF"/>
            <w:tcMar>
              <w:top w:w="0" w:type="dxa"/>
              <w:left w:w="0" w:type="dxa"/>
              <w:bottom w:w="0" w:type="dxa"/>
              <w:right w:w="0" w:type="dxa"/>
            </w:tcMar>
            <w:vAlign w:val="center"/>
          </w:tcPr>
          <w:p w14:paraId="09F07A1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1.49</w:t>
            </w:r>
          </w:p>
        </w:tc>
      </w:tr>
      <w:tr w:rsidR="005106C6" w:rsidRPr="0034632C" w14:paraId="474B6790" w14:textId="77777777" w:rsidTr="001812A2">
        <w:trPr>
          <w:cantSplit/>
        </w:trPr>
        <w:tc>
          <w:tcPr>
            <w:tcW w:w="2978" w:type="dxa"/>
            <w:shd w:val="clear" w:color="auto" w:fill="FFFFFF"/>
            <w:tcMar>
              <w:top w:w="0" w:type="dxa"/>
              <w:left w:w="0" w:type="dxa"/>
              <w:bottom w:w="0" w:type="dxa"/>
              <w:right w:w="0" w:type="dxa"/>
            </w:tcMar>
            <w:vAlign w:val="center"/>
          </w:tcPr>
          <w:p w14:paraId="43925DF3" w14:textId="77777777" w:rsidR="005106C6" w:rsidRPr="0034632C" w:rsidRDefault="005106C6" w:rsidP="00A146D7">
            <w:pPr>
              <w:spacing w:before="100" w:after="100"/>
              <w:ind w:left="100" w:right="100"/>
              <w:contextualSpacing/>
              <w:rPr>
                <w:sz w:val="20"/>
                <w:szCs w:val="20"/>
              </w:rPr>
            </w:pPr>
            <w:r w:rsidRPr="0034632C">
              <w:rPr>
                <w:b/>
                <w:bCs/>
                <w:color w:val="000000"/>
                <w:sz w:val="20"/>
                <w:szCs w:val="20"/>
              </w:rPr>
              <w:t>ztime</w:t>
            </w:r>
          </w:p>
        </w:tc>
        <w:tc>
          <w:tcPr>
            <w:tcW w:w="1445" w:type="dxa"/>
            <w:shd w:val="clear" w:color="auto" w:fill="FFFFFF"/>
            <w:tcMar>
              <w:top w:w="0" w:type="dxa"/>
              <w:left w:w="0" w:type="dxa"/>
              <w:bottom w:w="0" w:type="dxa"/>
              <w:right w:w="0" w:type="dxa"/>
            </w:tcMar>
            <w:vAlign w:val="center"/>
          </w:tcPr>
          <w:p w14:paraId="612B1CC6"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0.06</w:t>
            </w:r>
          </w:p>
        </w:tc>
        <w:tc>
          <w:tcPr>
            <w:tcW w:w="1445" w:type="dxa"/>
            <w:shd w:val="clear" w:color="auto" w:fill="FFFFFF"/>
            <w:tcMar>
              <w:top w:w="0" w:type="dxa"/>
              <w:left w:w="0" w:type="dxa"/>
              <w:bottom w:w="0" w:type="dxa"/>
              <w:right w:w="0" w:type="dxa"/>
            </w:tcMar>
            <w:vAlign w:val="center"/>
          </w:tcPr>
          <w:p w14:paraId="4DFBCE8A"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0.04</w:t>
            </w:r>
          </w:p>
        </w:tc>
        <w:tc>
          <w:tcPr>
            <w:tcW w:w="1445" w:type="dxa"/>
            <w:shd w:val="clear" w:color="auto" w:fill="FFFFFF"/>
            <w:tcMar>
              <w:top w:w="0" w:type="dxa"/>
              <w:left w:w="0" w:type="dxa"/>
              <w:bottom w:w="0" w:type="dxa"/>
              <w:right w:w="0" w:type="dxa"/>
            </w:tcMar>
            <w:vAlign w:val="center"/>
          </w:tcPr>
          <w:p w14:paraId="502F7294"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w:t>
            </w:r>
            <w:r>
              <w:rPr>
                <w:b/>
                <w:bCs/>
                <w:color w:val="000000"/>
                <w:sz w:val="20"/>
                <w:szCs w:val="20"/>
              </w:rPr>
              <w:t>8</w:t>
            </w:r>
          </w:p>
        </w:tc>
      </w:tr>
      <w:tr w:rsidR="005106C6" w:rsidRPr="0034632C" w14:paraId="7274F009" w14:textId="77777777" w:rsidTr="001812A2">
        <w:trPr>
          <w:cantSplit/>
        </w:trPr>
        <w:tc>
          <w:tcPr>
            <w:tcW w:w="2978" w:type="dxa"/>
            <w:shd w:val="clear" w:color="auto" w:fill="FFFFFF"/>
            <w:tcMar>
              <w:top w:w="0" w:type="dxa"/>
              <w:left w:w="0" w:type="dxa"/>
              <w:bottom w:w="0" w:type="dxa"/>
              <w:right w:w="0" w:type="dxa"/>
            </w:tcMar>
            <w:vAlign w:val="center"/>
          </w:tcPr>
          <w:p w14:paraId="32D0EA50" w14:textId="77777777" w:rsidR="005106C6" w:rsidRPr="0034632C" w:rsidRDefault="005106C6" w:rsidP="00A146D7">
            <w:pPr>
              <w:spacing w:before="100" w:after="100"/>
              <w:ind w:left="98" w:right="100" w:firstLine="2"/>
              <w:contextualSpacing/>
              <w:rPr>
                <w:b/>
                <w:bCs/>
                <w:sz w:val="20"/>
                <w:szCs w:val="20"/>
              </w:rPr>
            </w:pPr>
            <w:proofErr w:type="spellStart"/>
            <w:r w:rsidRPr="0034632C">
              <w:rPr>
                <w:b/>
                <w:bCs/>
                <w:color w:val="000000"/>
                <w:sz w:val="20"/>
                <w:szCs w:val="20"/>
              </w:rPr>
              <w:t>Female</w:t>
            </w:r>
            <w:r w:rsidRPr="0034632C">
              <w:rPr>
                <w:b/>
                <w:bCs/>
                <w:color w:val="000000"/>
                <w:sz w:val="20"/>
                <w:szCs w:val="20"/>
                <w:vertAlign w:val="subscript"/>
              </w:rPr>
              <w:t>SR</w:t>
            </w:r>
            <w:r w:rsidRPr="0034632C">
              <w:rPr>
                <w:b/>
                <w:bCs/>
                <w:color w:val="000000"/>
                <w:sz w:val="20"/>
                <w:szCs w:val="20"/>
              </w:rPr>
              <w:t>ZZ:logMass</w:t>
            </w:r>
            <w:proofErr w:type="spellEnd"/>
          </w:p>
        </w:tc>
        <w:tc>
          <w:tcPr>
            <w:tcW w:w="1445" w:type="dxa"/>
            <w:shd w:val="clear" w:color="auto" w:fill="FFFFFF"/>
            <w:tcMar>
              <w:top w:w="0" w:type="dxa"/>
              <w:left w:w="0" w:type="dxa"/>
              <w:bottom w:w="0" w:type="dxa"/>
              <w:right w:w="0" w:type="dxa"/>
            </w:tcMar>
            <w:vAlign w:val="center"/>
          </w:tcPr>
          <w:p w14:paraId="13B9C13A"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-0.16</w:t>
            </w:r>
          </w:p>
        </w:tc>
        <w:tc>
          <w:tcPr>
            <w:tcW w:w="1445" w:type="dxa"/>
            <w:shd w:val="clear" w:color="auto" w:fill="FFFFFF"/>
            <w:tcMar>
              <w:top w:w="0" w:type="dxa"/>
              <w:left w:w="0" w:type="dxa"/>
              <w:bottom w:w="0" w:type="dxa"/>
              <w:right w:w="0" w:type="dxa"/>
            </w:tcMar>
            <w:vAlign w:val="center"/>
          </w:tcPr>
          <w:p w14:paraId="58369075"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-0.32</w:t>
            </w:r>
          </w:p>
        </w:tc>
        <w:tc>
          <w:tcPr>
            <w:tcW w:w="1445" w:type="dxa"/>
            <w:shd w:val="clear" w:color="auto" w:fill="FFFFFF"/>
            <w:tcMar>
              <w:top w:w="0" w:type="dxa"/>
              <w:left w:w="0" w:type="dxa"/>
              <w:bottom w:w="0" w:type="dxa"/>
              <w:right w:w="0" w:type="dxa"/>
            </w:tcMar>
            <w:vAlign w:val="center"/>
          </w:tcPr>
          <w:p w14:paraId="4050AFCC"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-0.01</w:t>
            </w:r>
          </w:p>
        </w:tc>
      </w:tr>
      <w:tr w:rsidR="005106C6" w:rsidRPr="0034632C" w14:paraId="76DEBDDD" w14:textId="77777777" w:rsidTr="001812A2">
        <w:trPr>
          <w:cantSplit/>
          <w:trHeight w:val="373"/>
        </w:trPr>
        <w:tc>
          <w:tcPr>
            <w:tcW w:w="2978" w:type="dxa"/>
            <w:shd w:val="clear" w:color="auto" w:fill="FFFFFF"/>
            <w:tcMar>
              <w:top w:w="0" w:type="dxa"/>
              <w:left w:w="0" w:type="dxa"/>
              <w:bottom w:w="0" w:type="dxa"/>
              <w:right w:w="0" w:type="dxa"/>
            </w:tcMar>
            <w:vAlign w:val="center"/>
          </w:tcPr>
          <w:p w14:paraId="0B297BB0" w14:textId="77777777" w:rsidR="005106C6" w:rsidRPr="0034632C" w:rsidRDefault="005106C6" w:rsidP="00A146D7">
            <w:pPr>
              <w:spacing w:before="20" w:after="300"/>
              <w:ind w:left="98" w:right="300" w:firstLine="2"/>
              <w:contextualSpacing/>
              <w:rPr>
                <w:b/>
                <w:bCs/>
                <w:color w:val="000000"/>
                <w:sz w:val="20"/>
                <w:szCs w:val="20"/>
              </w:rPr>
            </w:pPr>
            <w:proofErr w:type="spellStart"/>
            <w:r w:rsidRPr="0034632C">
              <w:rPr>
                <w:b/>
                <w:bCs/>
                <w:color w:val="000000"/>
                <w:sz w:val="20"/>
                <w:szCs w:val="20"/>
              </w:rPr>
              <w:t>MaleZZ:logMass</w:t>
            </w:r>
            <w:proofErr w:type="spellEnd"/>
          </w:p>
        </w:tc>
        <w:tc>
          <w:tcPr>
            <w:tcW w:w="1445" w:type="dxa"/>
            <w:shd w:val="clear" w:color="auto" w:fill="FFFFFF"/>
            <w:tcMar>
              <w:top w:w="0" w:type="dxa"/>
              <w:left w:w="0" w:type="dxa"/>
              <w:bottom w:w="0" w:type="dxa"/>
              <w:right w:w="0" w:type="dxa"/>
            </w:tcMar>
            <w:vAlign w:val="center"/>
          </w:tcPr>
          <w:p w14:paraId="517AD080" w14:textId="77777777" w:rsidR="005106C6" w:rsidRPr="0034632C" w:rsidRDefault="005106C6" w:rsidP="00A146D7">
            <w:pPr>
              <w:spacing w:before="20" w:after="300"/>
              <w:ind w:left="-3" w:right="300" w:firstLine="284"/>
              <w:contextualSpacing/>
              <w:jc w:val="center"/>
              <w:rPr>
                <w:b/>
                <w:bCs/>
                <w:color w:val="000000"/>
                <w:sz w:val="20"/>
                <w:szCs w:val="20"/>
              </w:rPr>
            </w:pPr>
            <w:r w:rsidRPr="0034632C">
              <w:rPr>
                <w:b/>
                <w:bCs/>
                <w:color w:val="000000"/>
                <w:sz w:val="20"/>
                <w:szCs w:val="20"/>
              </w:rPr>
              <w:t>-0.37</w:t>
            </w:r>
          </w:p>
        </w:tc>
        <w:tc>
          <w:tcPr>
            <w:tcW w:w="1445" w:type="dxa"/>
            <w:shd w:val="clear" w:color="auto" w:fill="FFFFFF"/>
            <w:tcMar>
              <w:top w:w="0" w:type="dxa"/>
              <w:left w:w="0" w:type="dxa"/>
              <w:bottom w:w="0" w:type="dxa"/>
              <w:right w:w="0" w:type="dxa"/>
            </w:tcMar>
            <w:vAlign w:val="center"/>
          </w:tcPr>
          <w:p w14:paraId="6F9D95DD"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-0.55</w:t>
            </w:r>
          </w:p>
        </w:tc>
        <w:tc>
          <w:tcPr>
            <w:tcW w:w="1445" w:type="dxa"/>
            <w:shd w:val="clear" w:color="auto" w:fill="FFFFFF"/>
            <w:tcMar>
              <w:top w:w="0" w:type="dxa"/>
              <w:left w:w="0" w:type="dxa"/>
              <w:bottom w:w="0" w:type="dxa"/>
              <w:right w:w="0" w:type="dxa"/>
            </w:tcMar>
            <w:vAlign w:val="center"/>
          </w:tcPr>
          <w:p w14:paraId="0B8B378C"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-0.21</w:t>
            </w:r>
          </w:p>
        </w:tc>
      </w:tr>
      <w:tr w:rsidR="005106C6" w:rsidRPr="0034632C" w14:paraId="59C17DFC" w14:textId="77777777" w:rsidTr="001812A2">
        <w:trPr>
          <w:cantSplit/>
        </w:trPr>
        <w:tc>
          <w:tcPr>
            <w:tcW w:w="2978" w:type="dxa"/>
            <w:shd w:val="clear" w:color="auto" w:fill="FFFFFF"/>
            <w:tcMar>
              <w:top w:w="0" w:type="dxa"/>
              <w:left w:w="0" w:type="dxa"/>
              <w:bottom w:w="0" w:type="dxa"/>
              <w:right w:w="0" w:type="dxa"/>
            </w:tcMar>
            <w:vAlign w:val="center"/>
          </w:tcPr>
          <w:p w14:paraId="5A26B67A" w14:textId="77777777" w:rsidR="005106C6" w:rsidRPr="00835796" w:rsidRDefault="005106C6" w:rsidP="00A146D7">
            <w:pPr>
              <w:spacing w:before="20" w:after="300"/>
              <w:ind w:left="98" w:right="300" w:firstLine="2"/>
              <w:contextualSpacing/>
              <w:jc w:val="both"/>
              <w:rPr>
                <w:i/>
                <w:iCs/>
                <w:color w:val="000000"/>
                <w:sz w:val="20"/>
                <w:szCs w:val="20"/>
                <w:u w:val="single"/>
              </w:rPr>
            </w:pPr>
            <w:r w:rsidRPr="00835796">
              <w:rPr>
                <w:i/>
                <w:iCs/>
                <w:color w:val="000000"/>
                <w:sz w:val="20"/>
                <w:szCs w:val="20"/>
                <w:u w:val="single"/>
              </w:rPr>
              <w:t>Random Effects</w:t>
            </w:r>
          </w:p>
        </w:tc>
        <w:tc>
          <w:tcPr>
            <w:tcW w:w="1445" w:type="dxa"/>
            <w:shd w:val="clear" w:color="auto" w:fill="FFFFFF"/>
            <w:tcMar>
              <w:top w:w="0" w:type="dxa"/>
              <w:left w:w="0" w:type="dxa"/>
              <w:bottom w:w="0" w:type="dxa"/>
              <w:right w:w="0" w:type="dxa"/>
            </w:tcMar>
            <w:vAlign w:val="center"/>
          </w:tcPr>
          <w:p w14:paraId="1A335571"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3E6191D7"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4024AB04" w14:textId="77777777" w:rsidR="005106C6" w:rsidRPr="0034632C" w:rsidRDefault="005106C6" w:rsidP="00A146D7">
            <w:pPr>
              <w:spacing w:before="20" w:after="300"/>
              <w:ind w:left="98" w:right="300"/>
              <w:contextualSpacing/>
              <w:jc w:val="center"/>
              <w:rPr>
                <w:b/>
                <w:bCs/>
                <w:color w:val="000000"/>
                <w:sz w:val="20"/>
                <w:szCs w:val="20"/>
              </w:rPr>
            </w:pPr>
          </w:p>
        </w:tc>
      </w:tr>
      <w:tr w:rsidR="005106C6" w:rsidRPr="0034632C" w14:paraId="4F4578B9" w14:textId="77777777" w:rsidTr="001812A2">
        <w:trPr>
          <w:cantSplit/>
        </w:trPr>
        <w:tc>
          <w:tcPr>
            <w:tcW w:w="2978" w:type="dxa"/>
            <w:shd w:val="clear" w:color="auto" w:fill="FFFFFF"/>
            <w:tcMar>
              <w:top w:w="0" w:type="dxa"/>
              <w:left w:w="0" w:type="dxa"/>
              <w:bottom w:w="0" w:type="dxa"/>
              <w:right w:w="0" w:type="dxa"/>
            </w:tcMar>
            <w:vAlign w:val="center"/>
          </w:tcPr>
          <w:p w14:paraId="6F0B1BF6" w14:textId="77777777" w:rsidR="005106C6" w:rsidRPr="005C025F" w:rsidRDefault="005106C6" w:rsidP="00A146D7">
            <w:pPr>
              <w:spacing w:before="20" w:after="300"/>
              <w:ind w:left="98" w:right="300" w:firstLine="2"/>
              <w:contextualSpacing/>
              <w:rPr>
                <w:color w:val="000000"/>
                <w:sz w:val="20"/>
                <w:szCs w:val="20"/>
              </w:rPr>
            </w:pPr>
            <w:r w:rsidRPr="005C025F">
              <w:rPr>
                <w:color w:val="000000"/>
                <w:sz w:val="20"/>
                <w:szCs w:val="20"/>
              </w:rPr>
              <w:t>Lizard Identity (id)</w:t>
            </w:r>
          </w:p>
        </w:tc>
        <w:tc>
          <w:tcPr>
            <w:tcW w:w="1445" w:type="dxa"/>
            <w:shd w:val="clear" w:color="auto" w:fill="FFFFFF"/>
            <w:tcMar>
              <w:top w:w="0" w:type="dxa"/>
              <w:left w:w="0" w:type="dxa"/>
              <w:bottom w:w="0" w:type="dxa"/>
              <w:right w:w="0" w:type="dxa"/>
            </w:tcMar>
            <w:vAlign w:val="center"/>
          </w:tcPr>
          <w:p w14:paraId="183CB065"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0.22</w:t>
            </w:r>
          </w:p>
        </w:tc>
        <w:tc>
          <w:tcPr>
            <w:tcW w:w="1445" w:type="dxa"/>
            <w:shd w:val="clear" w:color="auto" w:fill="FFFFFF"/>
            <w:tcMar>
              <w:top w:w="0" w:type="dxa"/>
              <w:left w:w="0" w:type="dxa"/>
              <w:bottom w:w="0" w:type="dxa"/>
              <w:right w:w="0" w:type="dxa"/>
            </w:tcMar>
            <w:vAlign w:val="center"/>
          </w:tcPr>
          <w:p w14:paraId="6B47C843"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0.18</w:t>
            </w:r>
          </w:p>
        </w:tc>
        <w:tc>
          <w:tcPr>
            <w:tcW w:w="1445" w:type="dxa"/>
            <w:shd w:val="clear" w:color="auto" w:fill="FFFFFF"/>
            <w:tcMar>
              <w:top w:w="0" w:type="dxa"/>
              <w:left w:w="0" w:type="dxa"/>
              <w:bottom w:w="0" w:type="dxa"/>
              <w:right w:w="0" w:type="dxa"/>
            </w:tcMar>
            <w:vAlign w:val="center"/>
          </w:tcPr>
          <w:p w14:paraId="3BDAADAC"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0.27</w:t>
            </w:r>
          </w:p>
        </w:tc>
      </w:tr>
      <w:tr w:rsidR="005106C6" w:rsidRPr="0034632C" w14:paraId="0BFE23AC" w14:textId="77777777" w:rsidTr="001812A2">
        <w:trPr>
          <w:cantSplit/>
        </w:trPr>
        <w:tc>
          <w:tcPr>
            <w:tcW w:w="2978" w:type="dxa"/>
            <w:shd w:val="clear" w:color="auto" w:fill="FFFFFF"/>
            <w:tcMar>
              <w:top w:w="0" w:type="dxa"/>
              <w:left w:w="0" w:type="dxa"/>
              <w:bottom w:w="0" w:type="dxa"/>
              <w:right w:w="0" w:type="dxa"/>
            </w:tcMar>
            <w:vAlign w:val="center"/>
          </w:tcPr>
          <w:p w14:paraId="373537D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0FACC6EB"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0.30</w:t>
            </w:r>
          </w:p>
        </w:tc>
        <w:tc>
          <w:tcPr>
            <w:tcW w:w="1445" w:type="dxa"/>
            <w:shd w:val="clear" w:color="auto" w:fill="FFFFFF"/>
            <w:tcMar>
              <w:top w:w="0" w:type="dxa"/>
              <w:left w:w="0" w:type="dxa"/>
              <w:bottom w:w="0" w:type="dxa"/>
              <w:right w:w="0" w:type="dxa"/>
            </w:tcMar>
            <w:vAlign w:val="center"/>
          </w:tcPr>
          <w:p w14:paraId="7257F099"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0.25</w:t>
            </w:r>
          </w:p>
        </w:tc>
        <w:tc>
          <w:tcPr>
            <w:tcW w:w="1445" w:type="dxa"/>
            <w:shd w:val="clear" w:color="auto" w:fill="FFFFFF"/>
            <w:tcMar>
              <w:top w:w="0" w:type="dxa"/>
              <w:left w:w="0" w:type="dxa"/>
              <w:bottom w:w="0" w:type="dxa"/>
              <w:right w:w="0" w:type="dxa"/>
            </w:tcMar>
            <w:vAlign w:val="center"/>
          </w:tcPr>
          <w:p w14:paraId="32B60582"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0.35</w:t>
            </w:r>
          </w:p>
        </w:tc>
      </w:tr>
      <w:tr w:rsidR="005106C6" w:rsidRPr="0034632C" w14:paraId="3F5F51BD" w14:textId="77777777" w:rsidTr="001812A2">
        <w:trPr>
          <w:cantSplit/>
        </w:trPr>
        <w:tc>
          <w:tcPr>
            <w:tcW w:w="2978" w:type="dxa"/>
            <w:shd w:val="clear" w:color="auto" w:fill="FFFFFF"/>
            <w:tcMar>
              <w:top w:w="0" w:type="dxa"/>
              <w:left w:w="0" w:type="dxa"/>
              <w:bottom w:w="0" w:type="dxa"/>
              <w:right w:w="0" w:type="dxa"/>
            </w:tcMar>
            <w:vAlign w:val="center"/>
          </w:tcPr>
          <w:p w14:paraId="2FAB2FFD"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Slope</w:t>
            </w:r>
          </w:p>
        </w:tc>
        <w:tc>
          <w:tcPr>
            <w:tcW w:w="1445" w:type="dxa"/>
            <w:shd w:val="clear" w:color="auto" w:fill="FFFFFF"/>
            <w:tcMar>
              <w:top w:w="0" w:type="dxa"/>
              <w:left w:w="0" w:type="dxa"/>
              <w:bottom w:w="0" w:type="dxa"/>
              <w:right w:w="0" w:type="dxa"/>
            </w:tcMar>
            <w:vAlign w:val="center"/>
          </w:tcPr>
          <w:p w14:paraId="555CC0B8"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0.07</w:t>
            </w:r>
          </w:p>
        </w:tc>
        <w:tc>
          <w:tcPr>
            <w:tcW w:w="1445" w:type="dxa"/>
            <w:shd w:val="clear" w:color="auto" w:fill="FFFFFF"/>
            <w:tcMar>
              <w:top w:w="0" w:type="dxa"/>
              <w:left w:w="0" w:type="dxa"/>
              <w:bottom w:w="0" w:type="dxa"/>
              <w:right w:w="0" w:type="dxa"/>
            </w:tcMar>
            <w:vAlign w:val="center"/>
          </w:tcPr>
          <w:p w14:paraId="625A3B71"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0.06</w:t>
            </w:r>
          </w:p>
        </w:tc>
        <w:tc>
          <w:tcPr>
            <w:tcW w:w="1445" w:type="dxa"/>
            <w:shd w:val="clear" w:color="auto" w:fill="FFFFFF"/>
            <w:tcMar>
              <w:top w:w="0" w:type="dxa"/>
              <w:left w:w="0" w:type="dxa"/>
              <w:bottom w:w="0" w:type="dxa"/>
              <w:right w:w="0" w:type="dxa"/>
            </w:tcMar>
            <w:vAlign w:val="center"/>
          </w:tcPr>
          <w:p w14:paraId="3AA74DC5"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0.09</w:t>
            </w:r>
          </w:p>
        </w:tc>
      </w:tr>
      <w:tr w:rsidR="005106C6" w:rsidRPr="0034632C" w14:paraId="60AFEA9C" w14:textId="77777777" w:rsidTr="001812A2">
        <w:trPr>
          <w:cantSplit/>
        </w:trPr>
        <w:tc>
          <w:tcPr>
            <w:tcW w:w="2978" w:type="dxa"/>
            <w:shd w:val="clear" w:color="auto" w:fill="FFFFFF"/>
            <w:tcMar>
              <w:top w:w="0" w:type="dxa"/>
              <w:left w:w="0" w:type="dxa"/>
              <w:bottom w:w="0" w:type="dxa"/>
              <w:right w:w="0" w:type="dxa"/>
            </w:tcMar>
            <w:vAlign w:val="center"/>
          </w:tcPr>
          <w:p w14:paraId="46CF8AF7" w14:textId="77777777" w:rsidR="005106C6" w:rsidRPr="0034632C" w:rsidRDefault="005106C6" w:rsidP="00A146D7">
            <w:pPr>
              <w:spacing w:before="20" w:after="300"/>
              <w:ind w:left="98" w:right="300" w:firstLine="2"/>
              <w:contextualSpacing/>
              <w:rPr>
                <w:color w:val="000000"/>
                <w:sz w:val="20"/>
                <w:szCs w:val="20"/>
              </w:rPr>
            </w:pPr>
            <w:r w:rsidRPr="0034632C">
              <w:rPr>
                <w:color w:val="000000"/>
                <w:sz w:val="20"/>
                <w:szCs w:val="20"/>
              </w:rPr>
              <w:t>Sampling Session (day)</w:t>
            </w:r>
          </w:p>
        </w:tc>
        <w:tc>
          <w:tcPr>
            <w:tcW w:w="1445" w:type="dxa"/>
            <w:shd w:val="clear" w:color="auto" w:fill="FFFFFF"/>
            <w:tcMar>
              <w:top w:w="0" w:type="dxa"/>
              <w:left w:w="0" w:type="dxa"/>
              <w:bottom w:w="0" w:type="dxa"/>
              <w:right w:w="0" w:type="dxa"/>
            </w:tcMar>
            <w:vAlign w:val="center"/>
          </w:tcPr>
          <w:p w14:paraId="2312EE43"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284B5396"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CD273C3" w14:textId="77777777" w:rsidR="005106C6" w:rsidRPr="0034632C" w:rsidRDefault="005106C6" w:rsidP="00A146D7">
            <w:pPr>
              <w:spacing w:before="20" w:after="300"/>
              <w:ind w:left="300" w:right="300"/>
              <w:contextualSpacing/>
              <w:jc w:val="center"/>
              <w:rPr>
                <w:b/>
                <w:bCs/>
                <w:color w:val="000000"/>
                <w:sz w:val="20"/>
                <w:szCs w:val="20"/>
              </w:rPr>
            </w:pPr>
          </w:p>
        </w:tc>
      </w:tr>
      <w:tr w:rsidR="005106C6" w:rsidRPr="0034632C" w14:paraId="17302B51" w14:textId="77777777" w:rsidTr="001812A2">
        <w:trPr>
          <w:cantSplit/>
        </w:trPr>
        <w:tc>
          <w:tcPr>
            <w:tcW w:w="2978" w:type="dxa"/>
            <w:shd w:val="clear" w:color="auto" w:fill="FFFFFF"/>
            <w:tcMar>
              <w:top w:w="0" w:type="dxa"/>
              <w:left w:w="0" w:type="dxa"/>
              <w:bottom w:w="0" w:type="dxa"/>
              <w:right w:w="0" w:type="dxa"/>
            </w:tcMar>
            <w:vAlign w:val="center"/>
          </w:tcPr>
          <w:p w14:paraId="57C85CBB"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3C9A47A7"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0.28</w:t>
            </w:r>
          </w:p>
        </w:tc>
        <w:tc>
          <w:tcPr>
            <w:tcW w:w="1445" w:type="dxa"/>
            <w:shd w:val="clear" w:color="auto" w:fill="FFFFFF"/>
            <w:tcMar>
              <w:top w:w="0" w:type="dxa"/>
              <w:left w:w="0" w:type="dxa"/>
              <w:bottom w:w="0" w:type="dxa"/>
              <w:right w:w="0" w:type="dxa"/>
            </w:tcMar>
            <w:vAlign w:val="center"/>
          </w:tcPr>
          <w:p w14:paraId="05BBA3B8"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0.19</w:t>
            </w:r>
          </w:p>
        </w:tc>
        <w:tc>
          <w:tcPr>
            <w:tcW w:w="1445" w:type="dxa"/>
            <w:shd w:val="clear" w:color="auto" w:fill="FFFFFF"/>
            <w:tcMar>
              <w:top w:w="0" w:type="dxa"/>
              <w:left w:w="0" w:type="dxa"/>
              <w:bottom w:w="0" w:type="dxa"/>
              <w:right w:w="0" w:type="dxa"/>
            </w:tcMar>
            <w:vAlign w:val="center"/>
          </w:tcPr>
          <w:p w14:paraId="0A84795A"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0.42</w:t>
            </w:r>
          </w:p>
        </w:tc>
      </w:tr>
      <w:tr w:rsidR="005106C6" w:rsidRPr="0034632C" w14:paraId="50E42891" w14:textId="77777777" w:rsidTr="001812A2">
        <w:trPr>
          <w:cantSplit/>
        </w:trPr>
        <w:tc>
          <w:tcPr>
            <w:tcW w:w="2978" w:type="dxa"/>
            <w:shd w:val="clear" w:color="auto" w:fill="FFFFFF"/>
            <w:tcMar>
              <w:top w:w="0" w:type="dxa"/>
              <w:left w:w="0" w:type="dxa"/>
              <w:bottom w:w="0" w:type="dxa"/>
              <w:right w:w="0" w:type="dxa"/>
            </w:tcMar>
            <w:vAlign w:val="center"/>
          </w:tcPr>
          <w:p w14:paraId="2DFA900E" w14:textId="77777777" w:rsidR="005106C6" w:rsidRPr="0034632C" w:rsidRDefault="005106C6" w:rsidP="00A146D7">
            <w:pPr>
              <w:spacing w:before="20" w:after="300"/>
              <w:ind w:left="98" w:right="300" w:firstLine="2"/>
              <w:contextualSpacing/>
              <w:rPr>
                <w:sz w:val="20"/>
                <w:szCs w:val="20"/>
              </w:rPr>
            </w:pPr>
            <w:r w:rsidRPr="0034632C">
              <w:rPr>
                <w:color w:val="000000"/>
                <w:sz w:val="20"/>
                <w:szCs w:val="20"/>
              </w:rPr>
              <w:t>Residuals</w:t>
            </w:r>
          </w:p>
        </w:tc>
        <w:tc>
          <w:tcPr>
            <w:tcW w:w="1445" w:type="dxa"/>
            <w:shd w:val="clear" w:color="auto" w:fill="FFFFFF"/>
            <w:tcMar>
              <w:top w:w="0" w:type="dxa"/>
              <w:left w:w="0" w:type="dxa"/>
              <w:bottom w:w="0" w:type="dxa"/>
              <w:right w:w="0" w:type="dxa"/>
            </w:tcMar>
            <w:vAlign w:val="center"/>
          </w:tcPr>
          <w:p w14:paraId="00752376"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28DE0617"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689C57E0" w14:textId="77777777" w:rsidR="005106C6" w:rsidRPr="0034632C" w:rsidRDefault="005106C6" w:rsidP="00A146D7">
            <w:pPr>
              <w:spacing w:before="20" w:after="300"/>
              <w:ind w:left="300" w:right="300"/>
              <w:contextualSpacing/>
              <w:jc w:val="center"/>
              <w:rPr>
                <w:b/>
                <w:bCs/>
                <w:sz w:val="20"/>
                <w:szCs w:val="20"/>
              </w:rPr>
            </w:pPr>
          </w:p>
        </w:tc>
      </w:tr>
      <w:tr w:rsidR="005106C6" w:rsidRPr="0034632C" w14:paraId="0D3E82D8" w14:textId="77777777" w:rsidTr="001812A2">
        <w:trPr>
          <w:cantSplit/>
        </w:trPr>
        <w:tc>
          <w:tcPr>
            <w:tcW w:w="2978" w:type="dxa"/>
            <w:shd w:val="clear" w:color="auto" w:fill="FFFFFF"/>
            <w:tcMar>
              <w:top w:w="0" w:type="dxa"/>
              <w:left w:w="0" w:type="dxa"/>
              <w:bottom w:w="0" w:type="dxa"/>
              <w:right w:w="0" w:type="dxa"/>
            </w:tcMar>
            <w:vAlign w:val="center"/>
          </w:tcPr>
          <w:p w14:paraId="5BF53251"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Sigma_Intercept</w:t>
            </w:r>
          </w:p>
        </w:tc>
        <w:tc>
          <w:tcPr>
            <w:tcW w:w="1445" w:type="dxa"/>
            <w:shd w:val="clear" w:color="auto" w:fill="FFFFFF"/>
            <w:tcMar>
              <w:top w:w="0" w:type="dxa"/>
              <w:left w:w="0" w:type="dxa"/>
              <w:bottom w:w="0" w:type="dxa"/>
              <w:right w:w="0" w:type="dxa"/>
            </w:tcMar>
            <w:vAlign w:val="center"/>
          </w:tcPr>
          <w:p w14:paraId="68983FFD"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-1.60</w:t>
            </w:r>
          </w:p>
        </w:tc>
        <w:tc>
          <w:tcPr>
            <w:tcW w:w="1445" w:type="dxa"/>
            <w:shd w:val="clear" w:color="auto" w:fill="FFFFFF"/>
            <w:tcMar>
              <w:top w:w="0" w:type="dxa"/>
              <w:left w:w="0" w:type="dxa"/>
              <w:bottom w:w="0" w:type="dxa"/>
              <w:right w:w="0" w:type="dxa"/>
            </w:tcMar>
            <w:vAlign w:val="center"/>
          </w:tcPr>
          <w:p w14:paraId="33DBC2B3"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-1.64</w:t>
            </w:r>
          </w:p>
        </w:tc>
        <w:tc>
          <w:tcPr>
            <w:tcW w:w="1445" w:type="dxa"/>
            <w:shd w:val="clear" w:color="auto" w:fill="FFFFFF"/>
            <w:tcMar>
              <w:top w:w="0" w:type="dxa"/>
              <w:left w:w="0" w:type="dxa"/>
              <w:bottom w:w="0" w:type="dxa"/>
              <w:right w:w="0" w:type="dxa"/>
            </w:tcMar>
            <w:vAlign w:val="center"/>
          </w:tcPr>
          <w:p w14:paraId="10C91530"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-1.56</w:t>
            </w:r>
          </w:p>
        </w:tc>
      </w:tr>
      <w:tr w:rsidR="005106C6" w:rsidRPr="0034632C" w14:paraId="61410F79" w14:textId="77777777" w:rsidTr="001812A2">
        <w:trPr>
          <w:cantSplit/>
        </w:trPr>
        <w:tc>
          <w:tcPr>
            <w:tcW w:w="2978" w:type="dxa"/>
            <w:shd w:val="clear" w:color="auto" w:fill="FFFFFF"/>
            <w:tcMar>
              <w:top w:w="0" w:type="dxa"/>
              <w:left w:w="0" w:type="dxa"/>
              <w:bottom w:w="0" w:type="dxa"/>
              <w:right w:w="0" w:type="dxa"/>
            </w:tcMar>
            <w:vAlign w:val="center"/>
          </w:tcPr>
          <w:p w14:paraId="322E58F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Sigma_logMass</w:t>
            </w:r>
          </w:p>
        </w:tc>
        <w:tc>
          <w:tcPr>
            <w:tcW w:w="1445" w:type="dxa"/>
            <w:shd w:val="clear" w:color="auto" w:fill="FFFFFF"/>
            <w:tcMar>
              <w:top w:w="0" w:type="dxa"/>
              <w:left w:w="0" w:type="dxa"/>
              <w:bottom w:w="0" w:type="dxa"/>
              <w:right w:w="0" w:type="dxa"/>
            </w:tcMar>
            <w:vAlign w:val="center"/>
          </w:tcPr>
          <w:p w14:paraId="37187E16"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-1.40</w:t>
            </w:r>
          </w:p>
        </w:tc>
        <w:tc>
          <w:tcPr>
            <w:tcW w:w="1445" w:type="dxa"/>
            <w:shd w:val="clear" w:color="auto" w:fill="FFFFFF"/>
            <w:tcMar>
              <w:top w:w="0" w:type="dxa"/>
              <w:left w:w="0" w:type="dxa"/>
              <w:bottom w:w="0" w:type="dxa"/>
              <w:right w:w="0" w:type="dxa"/>
            </w:tcMar>
            <w:vAlign w:val="center"/>
          </w:tcPr>
          <w:p w14:paraId="41A9D0DB"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-1.54</w:t>
            </w:r>
          </w:p>
        </w:tc>
        <w:tc>
          <w:tcPr>
            <w:tcW w:w="1445" w:type="dxa"/>
            <w:shd w:val="clear" w:color="auto" w:fill="FFFFFF"/>
            <w:tcMar>
              <w:top w:w="0" w:type="dxa"/>
              <w:left w:w="0" w:type="dxa"/>
              <w:bottom w:w="0" w:type="dxa"/>
              <w:right w:w="0" w:type="dxa"/>
            </w:tcMar>
            <w:vAlign w:val="center"/>
          </w:tcPr>
          <w:p w14:paraId="2ABE4A9C"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-1.26</w:t>
            </w:r>
          </w:p>
        </w:tc>
      </w:tr>
      <w:tr w:rsidR="005106C6" w:rsidRPr="0034632C" w14:paraId="261C1490" w14:textId="77777777" w:rsidTr="001812A2">
        <w:trPr>
          <w:cantSplit/>
        </w:trPr>
        <w:tc>
          <w:tcPr>
            <w:tcW w:w="2978" w:type="dxa"/>
            <w:tcBorders>
              <w:bottom w:val="single" w:sz="4" w:space="0" w:color="auto"/>
            </w:tcBorders>
            <w:shd w:val="clear" w:color="auto" w:fill="FFFFFF"/>
            <w:tcMar>
              <w:top w:w="0" w:type="dxa"/>
              <w:left w:w="0" w:type="dxa"/>
              <w:bottom w:w="0" w:type="dxa"/>
              <w:right w:w="0" w:type="dxa"/>
            </w:tcMar>
            <w:vAlign w:val="center"/>
          </w:tcPr>
          <w:p w14:paraId="17FB75C4" w14:textId="77777777" w:rsidR="005106C6" w:rsidRPr="005106C6" w:rsidRDefault="005106C6" w:rsidP="00A146D7">
            <w:pPr>
              <w:spacing w:before="20" w:after="300"/>
              <w:ind w:left="98" w:right="300" w:firstLine="2"/>
              <w:contextualSpacing/>
              <w:jc w:val="center"/>
              <w:rPr>
                <w:b/>
                <w:bCs/>
                <w:color w:val="000000"/>
                <w:sz w:val="20"/>
                <w:szCs w:val="20"/>
              </w:rPr>
            </w:pPr>
            <w:proofErr w:type="spellStart"/>
            <w:r w:rsidRPr="005106C6">
              <w:rPr>
                <w:b/>
                <w:bCs/>
                <w:color w:val="000000"/>
                <w:sz w:val="20"/>
                <w:szCs w:val="20"/>
              </w:rPr>
              <w:t>Sigma_ztime</w:t>
            </w:r>
            <w:proofErr w:type="spellEnd"/>
          </w:p>
        </w:tc>
        <w:tc>
          <w:tcPr>
            <w:tcW w:w="1445" w:type="dxa"/>
            <w:tcBorders>
              <w:bottom w:val="single" w:sz="4" w:space="0" w:color="auto"/>
            </w:tcBorders>
            <w:shd w:val="clear" w:color="auto" w:fill="FFFFFF"/>
            <w:tcMar>
              <w:top w:w="0" w:type="dxa"/>
              <w:left w:w="0" w:type="dxa"/>
              <w:bottom w:w="0" w:type="dxa"/>
              <w:right w:w="0" w:type="dxa"/>
            </w:tcMar>
            <w:vAlign w:val="center"/>
          </w:tcPr>
          <w:p w14:paraId="24E1ADC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0.22</w:t>
            </w:r>
          </w:p>
        </w:tc>
        <w:tc>
          <w:tcPr>
            <w:tcW w:w="1445" w:type="dxa"/>
            <w:tcBorders>
              <w:bottom w:val="single" w:sz="4" w:space="0" w:color="auto"/>
            </w:tcBorders>
            <w:shd w:val="clear" w:color="auto" w:fill="FFFFFF"/>
            <w:tcMar>
              <w:top w:w="0" w:type="dxa"/>
              <w:left w:w="0" w:type="dxa"/>
              <w:bottom w:w="0" w:type="dxa"/>
              <w:right w:w="0" w:type="dxa"/>
            </w:tcMar>
            <w:vAlign w:val="center"/>
          </w:tcPr>
          <w:p w14:paraId="00D39EE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0.18</w:t>
            </w:r>
          </w:p>
        </w:tc>
        <w:tc>
          <w:tcPr>
            <w:tcW w:w="1445" w:type="dxa"/>
            <w:tcBorders>
              <w:bottom w:val="single" w:sz="4" w:space="0" w:color="auto"/>
            </w:tcBorders>
            <w:shd w:val="clear" w:color="auto" w:fill="FFFFFF"/>
            <w:tcMar>
              <w:top w:w="0" w:type="dxa"/>
              <w:left w:w="0" w:type="dxa"/>
              <w:bottom w:w="0" w:type="dxa"/>
              <w:right w:w="0" w:type="dxa"/>
            </w:tcMar>
            <w:vAlign w:val="center"/>
          </w:tcPr>
          <w:p w14:paraId="5182E871"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0.27</w:t>
            </w:r>
          </w:p>
        </w:tc>
      </w:tr>
    </w:tbl>
    <w:p w14:paraId="1E4DB1A1" w14:textId="77777777" w:rsidR="005106C6" w:rsidRDefault="005106C6" w:rsidP="00A146D7">
      <w:pPr>
        <w:contextualSpacing/>
      </w:pPr>
    </w:p>
    <w:p w14:paraId="25A434BF" w14:textId="77777777" w:rsidR="005106C6" w:rsidRDefault="005106C6" w:rsidP="00A146D7">
      <w:pPr>
        <w:contextualSpacing/>
      </w:pPr>
    </w:p>
    <w:p w14:paraId="27885343" w14:textId="77777777" w:rsidR="005106C6" w:rsidRDefault="005106C6" w:rsidP="00A146D7">
      <w:pPr>
        <w:contextualSpacing/>
        <w:rPr>
          <w:b/>
          <w:bCs/>
        </w:rPr>
      </w:pPr>
    </w:p>
    <w:p w14:paraId="33EEFCF2" w14:textId="77777777" w:rsidR="005106C6" w:rsidRDefault="005106C6" w:rsidP="00A146D7">
      <w:pPr>
        <w:contextualSpacing/>
        <w:rPr>
          <w:b/>
          <w:bCs/>
        </w:rPr>
      </w:pPr>
    </w:p>
    <w:p w14:paraId="726A8DF4" w14:textId="77777777" w:rsidR="005106C6" w:rsidRDefault="005106C6" w:rsidP="00A146D7">
      <w:pPr>
        <w:contextualSpacing/>
        <w:rPr>
          <w:b/>
          <w:bCs/>
        </w:rPr>
      </w:pPr>
    </w:p>
    <w:p w14:paraId="7CD4B2C3" w14:textId="77777777" w:rsidR="005106C6" w:rsidRDefault="005106C6" w:rsidP="00A146D7">
      <w:pPr>
        <w:contextualSpacing/>
        <w:rPr>
          <w:b/>
          <w:bCs/>
        </w:rPr>
      </w:pPr>
    </w:p>
    <w:p w14:paraId="06DADD0D" w14:textId="77777777" w:rsidR="005106C6" w:rsidRDefault="005106C6" w:rsidP="00A146D7">
      <w:pPr>
        <w:contextualSpacing/>
        <w:rPr>
          <w:b/>
          <w:bCs/>
        </w:rPr>
      </w:pPr>
    </w:p>
    <w:p w14:paraId="155EF918" w14:textId="77777777" w:rsidR="005106C6" w:rsidRDefault="005106C6" w:rsidP="00A146D7">
      <w:pPr>
        <w:contextualSpacing/>
        <w:rPr>
          <w:b/>
          <w:bCs/>
        </w:rPr>
      </w:pPr>
    </w:p>
    <w:p w14:paraId="7786B820" w14:textId="77777777" w:rsidR="005106C6" w:rsidRDefault="005106C6" w:rsidP="00A146D7">
      <w:pPr>
        <w:contextualSpacing/>
        <w:rPr>
          <w:b/>
          <w:bCs/>
        </w:rPr>
      </w:pPr>
    </w:p>
    <w:p w14:paraId="06529C7D" w14:textId="77777777" w:rsidR="005106C6" w:rsidRDefault="005106C6" w:rsidP="00A146D7">
      <w:pPr>
        <w:contextualSpacing/>
        <w:rPr>
          <w:b/>
          <w:bCs/>
        </w:rPr>
      </w:pPr>
    </w:p>
    <w:p w14:paraId="2A4A1A70" w14:textId="77777777" w:rsidR="005106C6" w:rsidRDefault="005106C6" w:rsidP="00A146D7">
      <w:pPr>
        <w:contextualSpacing/>
        <w:rPr>
          <w:b/>
          <w:bCs/>
        </w:rPr>
      </w:pPr>
    </w:p>
    <w:p w14:paraId="77E508E9" w14:textId="77777777" w:rsidR="005106C6" w:rsidRDefault="005106C6" w:rsidP="00A146D7">
      <w:pPr>
        <w:contextualSpacing/>
        <w:rPr>
          <w:b/>
          <w:bCs/>
        </w:rPr>
      </w:pPr>
    </w:p>
    <w:p w14:paraId="2893C4C3" w14:textId="77777777" w:rsidR="005106C6" w:rsidRDefault="005106C6" w:rsidP="00A146D7">
      <w:pPr>
        <w:contextualSpacing/>
        <w:rPr>
          <w:b/>
          <w:bCs/>
        </w:rPr>
      </w:pPr>
    </w:p>
    <w:p w14:paraId="47F038E4" w14:textId="77777777" w:rsidR="005106C6" w:rsidRDefault="005106C6" w:rsidP="00A146D7">
      <w:pPr>
        <w:contextualSpacing/>
        <w:rPr>
          <w:b/>
          <w:bCs/>
        </w:rPr>
      </w:pPr>
    </w:p>
    <w:p w14:paraId="65C36AAD" w14:textId="77777777" w:rsidR="005106C6" w:rsidRDefault="005106C6" w:rsidP="00A146D7">
      <w:pPr>
        <w:contextualSpacing/>
        <w:rPr>
          <w:b/>
          <w:bCs/>
        </w:rPr>
      </w:pPr>
    </w:p>
    <w:p w14:paraId="14E0659D" w14:textId="77777777" w:rsidR="005106C6" w:rsidRDefault="005106C6" w:rsidP="00A146D7">
      <w:pPr>
        <w:contextualSpacing/>
        <w:rPr>
          <w:b/>
          <w:bCs/>
        </w:rPr>
      </w:pPr>
    </w:p>
    <w:p w14:paraId="7FA6E7B0" w14:textId="77777777" w:rsidR="005106C6" w:rsidRDefault="005106C6" w:rsidP="00A146D7">
      <w:pPr>
        <w:contextualSpacing/>
        <w:rPr>
          <w:b/>
          <w:bCs/>
        </w:rPr>
      </w:pPr>
    </w:p>
    <w:p w14:paraId="411338DC" w14:textId="77777777" w:rsidR="005106C6" w:rsidRDefault="005106C6" w:rsidP="00A146D7">
      <w:pPr>
        <w:contextualSpacing/>
        <w:rPr>
          <w:b/>
          <w:bCs/>
        </w:rPr>
      </w:pPr>
    </w:p>
    <w:p w14:paraId="19791562" w14:textId="77777777" w:rsidR="005106C6" w:rsidRDefault="005106C6" w:rsidP="00A146D7">
      <w:pPr>
        <w:contextualSpacing/>
        <w:rPr>
          <w:b/>
          <w:bCs/>
        </w:rPr>
      </w:pPr>
    </w:p>
    <w:p w14:paraId="553612B0" w14:textId="77777777" w:rsidR="005106C6" w:rsidRDefault="005106C6" w:rsidP="00A146D7">
      <w:pPr>
        <w:contextualSpacing/>
        <w:rPr>
          <w:b/>
          <w:bCs/>
        </w:rPr>
      </w:pPr>
    </w:p>
    <w:p w14:paraId="1677CBB9" w14:textId="77777777" w:rsidR="005106C6" w:rsidRDefault="005106C6" w:rsidP="00A146D7">
      <w:pPr>
        <w:contextualSpacing/>
        <w:rPr>
          <w:b/>
          <w:bCs/>
        </w:rPr>
      </w:pPr>
    </w:p>
    <w:p w14:paraId="0CCF2D42" w14:textId="77777777" w:rsidR="005106C6" w:rsidRDefault="005106C6" w:rsidP="00A146D7">
      <w:pPr>
        <w:contextualSpacing/>
        <w:rPr>
          <w:b/>
          <w:bCs/>
        </w:rPr>
      </w:pPr>
    </w:p>
    <w:p w14:paraId="03080789" w14:textId="77777777" w:rsidR="005106C6" w:rsidRDefault="005106C6" w:rsidP="00A146D7">
      <w:pPr>
        <w:contextualSpacing/>
        <w:rPr>
          <w:b/>
          <w:bCs/>
        </w:rPr>
      </w:pPr>
    </w:p>
    <w:p w14:paraId="6615BBFA" w14:textId="77777777" w:rsidR="005106C6" w:rsidRDefault="005106C6" w:rsidP="00A146D7">
      <w:pPr>
        <w:contextualSpacing/>
        <w:rPr>
          <w:b/>
          <w:bCs/>
        </w:rPr>
      </w:pPr>
    </w:p>
    <w:p w14:paraId="6AD96247" w14:textId="77777777" w:rsidR="005106C6" w:rsidRDefault="005106C6" w:rsidP="00A146D7">
      <w:pPr>
        <w:contextualSpacing/>
        <w:rPr>
          <w:b/>
          <w:bCs/>
        </w:rPr>
      </w:pPr>
    </w:p>
    <w:p w14:paraId="309C2352" w14:textId="77777777" w:rsidR="005106C6" w:rsidRDefault="005106C6" w:rsidP="00A146D7">
      <w:pPr>
        <w:contextualSpacing/>
        <w:rPr>
          <w:b/>
          <w:bCs/>
        </w:rPr>
      </w:pPr>
    </w:p>
    <w:p w14:paraId="7103DF6C" w14:textId="77777777" w:rsidR="005106C6" w:rsidRDefault="005106C6" w:rsidP="00A146D7">
      <w:pPr>
        <w:contextualSpacing/>
        <w:rPr>
          <w:b/>
          <w:bCs/>
        </w:rPr>
      </w:pPr>
    </w:p>
    <w:p w14:paraId="3C9F1BE2" w14:textId="77777777" w:rsidR="005106C6" w:rsidRDefault="005106C6" w:rsidP="00A146D7">
      <w:pPr>
        <w:contextualSpacing/>
        <w:rPr>
          <w:b/>
          <w:bCs/>
        </w:rPr>
      </w:pPr>
    </w:p>
    <w:p w14:paraId="3EFD8B70" w14:textId="77777777" w:rsidR="005106C6" w:rsidRDefault="005106C6" w:rsidP="00A146D7">
      <w:pPr>
        <w:contextualSpacing/>
        <w:rPr>
          <w:b/>
          <w:bCs/>
        </w:rPr>
      </w:pPr>
    </w:p>
    <w:p w14:paraId="1FDB1577" w14:textId="77777777" w:rsidR="005106C6" w:rsidRDefault="005106C6" w:rsidP="00A146D7">
      <w:pPr>
        <w:contextualSpacing/>
        <w:rPr>
          <w:b/>
          <w:bCs/>
        </w:rPr>
      </w:pPr>
    </w:p>
    <w:p w14:paraId="32D33E8A" w14:textId="77777777" w:rsidR="005106C6" w:rsidRDefault="005106C6" w:rsidP="00A146D7">
      <w:pPr>
        <w:contextualSpacing/>
        <w:rPr>
          <w:b/>
          <w:bCs/>
        </w:rPr>
      </w:pPr>
    </w:p>
    <w:p w14:paraId="6D12F279" w14:textId="77777777" w:rsidR="005106C6" w:rsidRDefault="005106C6" w:rsidP="00A146D7">
      <w:pPr>
        <w:contextualSpacing/>
        <w:rPr>
          <w:b/>
          <w:bCs/>
        </w:rPr>
      </w:pPr>
    </w:p>
    <w:p w14:paraId="0AECEA98" w14:textId="77777777" w:rsidR="005106C6" w:rsidRDefault="005106C6" w:rsidP="00A146D7">
      <w:pPr>
        <w:contextualSpacing/>
        <w:rPr>
          <w:b/>
          <w:bCs/>
        </w:rPr>
      </w:pPr>
    </w:p>
    <w:p w14:paraId="3DF08C94" w14:textId="77777777" w:rsidR="005106C6" w:rsidRDefault="005106C6" w:rsidP="00A146D7">
      <w:pPr>
        <w:contextualSpacing/>
        <w:rPr>
          <w:b/>
          <w:bCs/>
        </w:rPr>
      </w:pPr>
    </w:p>
    <w:p w14:paraId="504DEEEB" w14:textId="77777777" w:rsidR="005106C6" w:rsidRDefault="005106C6" w:rsidP="00A146D7">
      <w:pPr>
        <w:contextualSpacing/>
        <w:rPr>
          <w:b/>
          <w:bCs/>
        </w:rPr>
      </w:pPr>
    </w:p>
    <w:p w14:paraId="58D38F73" w14:textId="77777777" w:rsidR="005106C6" w:rsidRDefault="005106C6" w:rsidP="00A146D7">
      <w:pPr>
        <w:contextualSpacing/>
        <w:rPr>
          <w:b/>
          <w:bCs/>
        </w:rPr>
      </w:pPr>
    </w:p>
    <w:p w14:paraId="47332610" w14:textId="77777777" w:rsidR="005106C6" w:rsidRDefault="005106C6" w:rsidP="00A146D7">
      <w:pPr>
        <w:contextualSpacing/>
        <w:rPr>
          <w:b/>
          <w:bCs/>
        </w:rPr>
      </w:pPr>
    </w:p>
    <w:p w14:paraId="10481440" w14:textId="77777777" w:rsidR="005106C6" w:rsidRDefault="005106C6" w:rsidP="00A146D7">
      <w:pPr>
        <w:contextualSpacing/>
        <w:rPr>
          <w:b/>
          <w:bCs/>
        </w:rPr>
      </w:pPr>
    </w:p>
    <w:p w14:paraId="383D85F6" w14:textId="77777777" w:rsidR="005106C6" w:rsidRDefault="005106C6" w:rsidP="00A146D7">
      <w:pPr>
        <w:contextualSpacing/>
        <w:rPr>
          <w:b/>
          <w:bCs/>
        </w:rPr>
      </w:pPr>
    </w:p>
    <w:p w14:paraId="2B48F660" w14:textId="77777777" w:rsidR="005106C6" w:rsidRDefault="005106C6" w:rsidP="00A146D7">
      <w:pPr>
        <w:contextualSpacing/>
        <w:rPr>
          <w:b/>
          <w:bCs/>
        </w:rPr>
      </w:pPr>
    </w:p>
    <w:p w14:paraId="292089B5" w14:textId="77777777" w:rsidR="005106C6" w:rsidRDefault="005106C6" w:rsidP="00A146D7">
      <w:pPr>
        <w:contextualSpacing/>
        <w:rPr>
          <w:b/>
          <w:bCs/>
        </w:rPr>
        <w:sectPr w:rsidR="005106C6" w:rsidSect="00905595">
          <w:pgSz w:w="11900" w:h="16840"/>
          <w:pgMar w:top="1440" w:right="1440" w:bottom="1440" w:left="1440" w:header="708" w:footer="708" w:gutter="0"/>
          <w:cols w:space="708"/>
          <w:docGrid w:linePitch="360"/>
        </w:sectPr>
      </w:pPr>
    </w:p>
    <w:p w14:paraId="604FAD82" w14:textId="77777777" w:rsidR="005106C6" w:rsidRDefault="005106C6" w:rsidP="00A146D7">
      <w:pPr>
        <w:contextualSpacing/>
        <w:rPr>
          <w:b/>
          <w:bCs/>
        </w:rPr>
      </w:pPr>
    </w:p>
    <w:p w14:paraId="6BC03C60" w14:textId="179ACD6D" w:rsidR="005106C6" w:rsidRPr="00594923" w:rsidRDefault="005106C6" w:rsidP="00A146D7">
      <w:pPr>
        <w:contextualSpacing/>
      </w:pPr>
      <w:r w:rsidRPr="006A0182">
        <w:rPr>
          <w:b/>
          <w:bCs/>
        </w:rPr>
        <w:t xml:space="preserve">Table </w:t>
      </w:r>
      <w:r>
        <w:rPr>
          <w:b/>
          <w:bCs/>
        </w:rPr>
        <w:t>3</w:t>
      </w:r>
      <w:r>
        <w:t xml:space="preserve">. </w:t>
      </w:r>
      <w:r w:rsidRPr="00594923">
        <w:t xml:space="preserve">Posterior distributions for </w:t>
      </w:r>
      <w:r>
        <w:t xml:space="preserve">log metabolic rate </w:t>
      </w:r>
      <w:r w:rsidRPr="00594923">
        <w:t>(</w:t>
      </w:r>
      <w:r>
        <w:t xml:space="preserve">Log </w:t>
      </w:r>
      <w:r w:rsidRPr="00594923">
        <w:t xml:space="preserve">MR) and growth rate (SVL or mass) estimates when testing if sex-reversed individuals show support for </w:t>
      </w:r>
      <w:r w:rsidR="00EB26ED">
        <w:t>L</w:t>
      </w:r>
      <w:r w:rsidRPr="00594923">
        <w:t xml:space="preserve">ike </w:t>
      </w:r>
      <w:r w:rsidR="00EB26ED">
        <w:t>G</w:t>
      </w:r>
      <w:r w:rsidRPr="00594923">
        <w:t xml:space="preserve">enotype or </w:t>
      </w:r>
      <w:r w:rsidR="00EB26ED">
        <w:t>L</w:t>
      </w:r>
      <w:r w:rsidRPr="00594923">
        <w:t xml:space="preserve">ike </w:t>
      </w:r>
      <w:r w:rsidR="00EB26ED">
        <w:t>P</w:t>
      </w:r>
      <w:r w:rsidRPr="00594923">
        <w:t xml:space="preserve">henotype </w:t>
      </w:r>
      <w:r w:rsidR="00EB26ED">
        <w:t xml:space="preserve">Framework </w:t>
      </w:r>
      <w:r w:rsidRPr="00594923">
        <w:t xml:space="preserve">for </w:t>
      </w:r>
      <w:r w:rsidRPr="006A0182">
        <w:rPr>
          <w:i/>
          <w:iCs/>
        </w:rPr>
        <w:t>Bassiana duperreyi</w:t>
      </w:r>
      <w:r w:rsidRPr="00594923">
        <w:t xml:space="preserve"> and </w:t>
      </w:r>
      <w:r w:rsidRPr="006A0182">
        <w:rPr>
          <w:i/>
          <w:iCs/>
        </w:rPr>
        <w:t>Pogona vitticeps</w:t>
      </w:r>
      <w:r w:rsidRPr="00594923">
        <w:t xml:space="preserve">. Estimates were comparisons from subtracting the </w:t>
      </w:r>
      <w:r>
        <w:t xml:space="preserve">model </w:t>
      </w:r>
      <w:r w:rsidRPr="00594923">
        <w:t xml:space="preserve">posterior distribution of the median for sex-reversed individuals by either their phenotypic or genotypic counterparts, depending on the </w:t>
      </w:r>
      <w:r w:rsidR="00EB26ED">
        <w:t>framework</w:t>
      </w:r>
      <w:r w:rsidR="00EB26ED" w:rsidRPr="00EB26ED">
        <w:t xml:space="preserve"> </w:t>
      </w:r>
      <w:r w:rsidRPr="00594923">
        <w:t xml:space="preserve">being tested. </w:t>
      </w:r>
    </w:p>
    <w:p w14:paraId="48D91B25" w14:textId="77777777" w:rsidR="005106C6" w:rsidRDefault="005106C6" w:rsidP="00A146D7">
      <w:pPr>
        <w:contextualSpacing/>
      </w:pPr>
    </w:p>
    <w:tbl>
      <w:tblPr>
        <w:tblW w:w="9781" w:type="dxa"/>
        <w:jc w:val="center"/>
        <w:tblLook w:val="0420" w:firstRow="1" w:lastRow="0" w:firstColumn="0" w:lastColumn="0" w:noHBand="0" w:noVBand="1"/>
      </w:tblPr>
      <w:tblGrid>
        <w:gridCol w:w="1332"/>
        <w:gridCol w:w="1363"/>
        <w:gridCol w:w="2350"/>
        <w:gridCol w:w="143"/>
        <w:gridCol w:w="900"/>
        <w:gridCol w:w="1000"/>
        <w:gridCol w:w="1134"/>
        <w:gridCol w:w="1559"/>
      </w:tblGrid>
      <w:tr w:rsidR="005106C6" w14:paraId="42D726B4" w14:textId="77777777" w:rsidTr="001812A2">
        <w:trPr>
          <w:cantSplit/>
          <w:trHeight w:val="680"/>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BF3466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Species</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EE1208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Test</w:t>
            </w:r>
          </w:p>
        </w:tc>
        <w:tc>
          <w:tcPr>
            <w:tcW w:w="23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DA9DAF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Contrast</w:t>
            </w:r>
          </w:p>
        </w:tc>
        <w:tc>
          <w:tcPr>
            <w:tcW w:w="993"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841521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Estimate</w:t>
            </w:r>
          </w:p>
        </w:tc>
        <w:tc>
          <w:tcPr>
            <w:tcW w:w="99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F68CC7"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l-95% CI</w:t>
            </w:r>
          </w:p>
        </w:tc>
        <w:tc>
          <w:tcPr>
            <w:tcW w:w="113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837B0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u-95% CI</w:t>
            </w:r>
          </w:p>
        </w:tc>
        <w:tc>
          <w:tcPr>
            <w:tcW w:w="155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1348A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pMCMC Value</w:t>
            </w:r>
          </w:p>
        </w:tc>
      </w:tr>
      <w:tr w:rsidR="005106C6" w14:paraId="7A82EEDA" w14:textId="77777777" w:rsidTr="001812A2">
        <w:trPr>
          <w:cantSplit/>
          <w:trHeight w:val="439"/>
          <w:jc w:val="center"/>
        </w:trPr>
        <w:tc>
          <w:tcPr>
            <w:tcW w:w="0" w:type="auto"/>
            <w:vMerge w:val="restart"/>
            <w:tcBorders>
              <w:bottom w:val="single" w:sz="8" w:space="0" w:color="666666"/>
            </w:tcBorders>
            <w:shd w:val="clear" w:color="auto" w:fill="FFFFFF"/>
            <w:tcMar>
              <w:top w:w="0" w:type="dxa"/>
              <w:left w:w="0" w:type="dxa"/>
              <w:bottom w:w="0" w:type="dxa"/>
              <w:right w:w="0" w:type="dxa"/>
            </w:tcMar>
            <w:vAlign w:val="center"/>
          </w:tcPr>
          <w:p w14:paraId="52F4A0C7"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B. duperreyi</w:t>
            </w:r>
          </w:p>
        </w:tc>
        <w:tc>
          <w:tcPr>
            <w:tcW w:w="0" w:type="auto"/>
            <w:vMerge w:val="restart"/>
            <w:shd w:val="clear" w:color="auto" w:fill="FFFFFF"/>
            <w:tcMar>
              <w:top w:w="0" w:type="dxa"/>
              <w:left w:w="0" w:type="dxa"/>
              <w:bottom w:w="0" w:type="dxa"/>
              <w:right w:w="0" w:type="dxa"/>
            </w:tcMar>
            <w:vAlign w:val="center"/>
          </w:tcPr>
          <w:p w14:paraId="0DC8E6E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shd w:val="clear" w:color="auto" w:fill="FFFFFF"/>
            <w:tcMar>
              <w:top w:w="0" w:type="dxa"/>
              <w:left w:w="0" w:type="dxa"/>
              <w:bottom w:w="0" w:type="dxa"/>
              <w:right w:w="0" w:type="dxa"/>
            </w:tcMar>
            <w:vAlign w:val="center"/>
          </w:tcPr>
          <w:p w14:paraId="6F4E37DA" w14:textId="64D4BA23"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26C1988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0.18</w:t>
            </w:r>
          </w:p>
        </w:tc>
        <w:tc>
          <w:tcPr>
            <w:tcW w:w="993" w:type="dxa"/>
            <w:shd w:val="clear" w:color="auto" w:fill="FFFFFF"/>
            <w:tcMar>
              <w:top w:w="0" w:type="dxa"/>
              <w:left w:w="0" w:type="dxa"/>
              <w:bottom w:w="0" w:type="dxa"/>
              <w:right w:w="0" w:type="dxa"/>
            </w:tcMar>
            <w:vAlign w:val="center"/>
          </w:tcPr>
          <w:p w14:paraId="6C05A0C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-0.17</w:t>
            </w:r>
          </w:p>
        </w:tc>
        <w:tc>
          <w:tcPr>
            <w:tcW w:w="1134" w:type="dxa"/>
            <w:shd w:val="clear" w:color="auto" w:fill="FFFFFF"/>
            <w:tcMar>
              <w:top w:w="0" w:type="dxa"/>
              <w:left w:w="0" w:type="dxa"/>
              <w:bottom w:w="0" w:type="dxa"/>
              <w:right w:w="0" w:type="dxa"/>
            </w:tcMar>
            <w:vAlign w:val="center"/>
          </w:tcPr>
          <w:p w14:paraId="2EF6BAEE"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0.53</w:t>
            </w:r>
          </w:p>
        </w:tc>
        <w:tc>
          <w:tcPr>
            <w:tcW w:w="1559" w:type="dxa"/>
            <w:shd w:val="clear" w:color="auto" w:fill="FFFFFF"/>
            <w:tcMar>
              <w:top w:w="0" w:type="dxa"/>
              <w:left w:w="0" w:type="dxa"/>
              <w:bottom w:w="0" w:type="dxa"/>
              <w:right w:w="0" w:type="dxa"/>
            </w:tcMar>
            <w:vAlign w:val="center"/>
          </w:tcPr>
          <w:p w14:paraId="4A6E0A0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0.33</w:t>
            </w:r>
          </w:p>
        </w:tc>
      </w:tr>
      <w:tr w:rsidR="005106C6" w14:paraId="39749255" w14:textId="77777777" w:rsidTr="001812A2">
        <w:trPr>
          <w:cantSplit/>
          <w:trHeight w:val="449"/>
          <w:jc w:val="center"/>
        </w:trPr>
        <w:tc>
          <w:tcPr>
            <w:tcW w:w="0" w:type="auto"/>
            <w:vMerge/>
            <w:shd w:val="clear" w:color="auto" w:fill="FFFFFF"/>
            <w:tcMar>
              <w:top w:w="0" w:type="dxa"/>
              <w:left w:w="0" w:type="dxa"/>
              <w:bottom w:w="0" w:type="dxa"/>
              <w:right w:w="0" w:type="dxa"/>
            </w:tcMar>
            <w:vAlign w:val="center"/>
          </w:tcPr>
          <w:p w14:paraId="0C121244"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2C5371E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184665EB" w14:textId="1F211550" w:rsidR="005106C6" w:rsidRPr="003E42DC" w:rsidRDefault="005106C6" w:rsidP="00A146D7">
            <w:pPr>
              <w:spacing w:before="100" w:after="100"/>
              <w:ind w:left="100" w:right="100"/>
              <w:contextualSpacing/>
              <w:jc w:val="center"/>
              <w:rPr>
                <w:sz w:val="20"/>
                <w:szCs w:val="20"/>
              </w:rPr>
            </w:pPr>
            <w:r w:rsidRPr="003E42DC">
              <w:rPr>
                <w:b/>
                <w:color w:val="000000"/>
                <w:sz w:val="20"/>
                <w:szCs w:val="20"/>
              </w:rPr>
              <w:t>Male</w:t>
            </w:r>
            <w:r w:rsidRPr="003E42DC">
              <w:rPr>
                <w:b/>
                <w:color w:val="000000"/>
                <w:sz w:val="20"/>
                <w:szCs w:val="20"/>
                <w:vertAlign w:val="subscript"/>
              </w:rPr>
              <w:t>SR</w:t>
            </w:r>
            <w:r w:rsidRPr="003E42DC">
              <w:rPr>
                <w:b/>
                <w:color w:val="000000"/>
                <w:sz w:val="20"/>
                <w:szCs w:val="20"/>
              </w:rPr>
              <w:t xml:space="preserve"> XX</w:t>
            </w:r>
            <w:r w:rsidR="00895D1E">
              <w:rPr>
                <w:b/>
                <w:color w:val="000000"/>
                <w:sz w:val="20"/>
                <w:szCs w:val="20"/>
              </w:rPr>
              <w:t xml:space="preserve"> - </w:t>
            </w:r>
            <w:r w:rsidR="00895D1E" w:rsidRPr="003E42DC">
              <w:rPr>
                <w:b/>
                <w:color w:val="000000"/>
                <w:sz w:val="20"/>
                <w:szCs w:val="20"/>
              </w:rPr>
              <w:t>Female XX</w:t>
            </w:r>
          </w:p>
        </w:tc>
        <w:tc>
          <w:tcPr>
            <w:tcW w:w="850" w:type="dxa"/>
            <w:shd w:val="clear" w:color="auto" w:fill="FFFFFF"/>
            <w:tcMar>
              <w:top w:w="0" w:type="dxa"/>
              <w:left w:w="0" w:type="dxa"/>
              <w:bottom w:w="0" w:type="dxa"/>
              <w:right w:w="0" w:type="dxa"/>
            </w:tcMar>
            <w:vAlign w:val="center"/>
          </w:tcPr>
          <w:p w14:paraId="5FC0B386"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-0.56</w:t>
            </w:r>
          </w:p>
        </w:tc>
        <w:tc>
          <w:tcPr>
            <w:tcW w:w="993" w:type="dxa"/>
            <w:shd w:val="clear" w:color="auto" w:fill="FFFFFF"/>
            <w:tcMar>
              <w:top w:w="0" w:type="dxa"/>
              <w:left w:w="0" w:type="dxa"/>
              <w:bottom w:w="0" w:type="dxa"/>
              <w:right w:w="0" w:type="dxa"/>
            </w:tcMar>
            <w:vAlign w:val="center"/>
          </w:tcPr>
          <w:p w14:paraId="7EB3FCA2"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-0.90</w:t>
            </w:r>
          </w:p>
        </w:tc>
        <w:tc>
          <w:tcPr>
            <w:tcW w:w="1134" w:type="dxa"/>
            <w:shd w:val="clear" w:color="auto" w:fill="FFFFFF"/>
            <w:tcMar>
              <w:top w:w="0" w:type="dxa"/>
              <w:left w:w="0" w:type="dxa"/>
              <w:bottom w:w="0" w:type="dxa"/>
              <w:right w:w="0" w:type="dxa"/>
            </w:tcMar>
            <w:vAlign w:val="center"/>
          </w:tcPr>
          <w:p w14:paraId="59EFD4B3"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-0.23</w:t>
            </w:r>
          </w:p>
        </w:tc>
        <w:tc>
          <w:tcPr>
            <w:tcW w:w="1559" w:type="dxa"/>
            <w:shd w:val="clear" w:color="auto" w:fill="FFFFFF"/>
            <w:tcMar>
              <w:top w:w="0" w:type="dxa"/>
              <w:left w:w="0" w:type="dxa"/>
              <w:bottom w:w="0" w:type="dxa"/>
              <w:right w:w="0" w:type="dxa"/>
            </w:tcMar>
            <w:vAlign w:val="center"/>
          </w:tcPr>
          <w:p w14:paraId="60BFCEFC"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5D054CF5" w14:textId="77777777" w:rsidTr="001812A2">
        <w:trPr>
          <w:cantSplit/>
          <w:trHeight w:val="428"/>
          <w:jc w:val="center"/>
        </w:trPr>
        <w:tc>
          <w:tcPr>
            <w:tcW w:w="0" w:type="auto"/>
            <w:vMerge/>
            <w:shd w:val="clear" w:color="auto" w:fill="FFFFFF"/>
            <w:tcMar>
              <w:top w:w="0" w:type="dxa"/>
              <w:left w:w="0" w:type="dxa"/>
              <w:bottom w:w="0" w:type="dxa"/>
              <w:right w:w="0" w:type="dxa"/>
            </w:tcMar>
            <w:vAlign w:val="center"/>
          </w:tcPr>
          <w:p w14:paraId="481E993A"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
          <w:p w14:paraId="58E9117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
          <w:p w14:paraId="004F3848" w14:textId="533B5356"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7A2ECAEA" w14:textId="23B6CA6C" w:rsidR="005106C6" w:rsidRPr="003E42DC" w:rsidRDefault="005106C6" w:rsidP="00A146D7">
            <w:pPr>
              <w:spacing w:before="100" w:after="100"/>
              <w:ind w:left="100" w:right="100"/>
              <w:contextualSpacing/>
              <w:jc w:val="center"/>
              <w:rPr>
                <w:sz w:val="20"/>
                <w:szCs w:val="20"/>
              </w:rPr>
            </w:pPr>
            <w:del w:id="752" w:author="Kris.Wild" w:date="2023-04-21T21:23:00Z">
              <w:r w:rsidRPr="003E42DC" w:rsidDel="00B35B8E">
                <w:rPr>
                  <w:color w:val="000000"/>
                  <w:sz w:val="20"/>
                  <w:szCs w:val="20"/>
                </w:rPr>
                <w:delText>0.</w:delText>
              </w:r>
            </w:del>
            <w:del w:id="753" w:author="Kris.Wild" w:date="2023-04-21T21:01:00Z">
              <w:r w:rsidRPr="003E42DC" w:rsidDel="005F6FC4">
                <w:rPr>
                  <w:color w:val="000000"/>
                  <w:sz w:val="20"/>
                  <w:szCs w:val="20"/>
                </w:rPr>
                <w:delText>01</w:delText>
              </w:r>
            </w:del>
            <w:ins w:id="754" w:author="Kris.Wild" w:date="2023-04-21T21:23:00Z">
              <w:r w:rsidR="00B35B8E">
                <w:rPr>
                  <w:color w:val="000000"/>
                  <w:sz w:val="20"/>
                  <w:szCs w:val="20"/>
                </w:rPr>
                <w:t>3.77</w:t>
              </w:r>
            </w:ins>
          </w:p>
        </w:tc>
        <w:tc>
          <w:tcPr>
            <w:tcW w:w="993" w:type="dxa"/>
            <w:shd w:val="clear" w:color="auto" w:fill="FFFFFF"/>
            <w:tcMar>
              <w:top w:w="0" w:type="dxa"/>
              <w:left w:w="0" w:type="dxa"/>
              <w:bottom w:w="0" w:type="dxa"/>
              <w:right w:w="0" w:type="dxa"/>
            </w:tcMar>
            <w:vAlign w:val="center"/>
          </w:tcPr>
          <w:p w14:paraId="702B6C04" w14:textId="453A7E94" w:rsidR="005106C6" w:rsidRPr="003E42DC" w:rsidRDefault="005F6FC4" w:rsidP="00A146D7">
            <w:pPr>
              <w:spacing w:before="100" w:after="100"/>
              <w:ind w:left="100" w:right="100"/>
              <w:contextualSpacing/>
              <w:jc w:val="center"/>
              <w:rPr>
                <w:sz w:val="20"/>
                <w:szCs w:val="20"/>
              </w:rPr>
            </w:pPr>
            <w:ins w:id="755" w:author="Kris.Wild" w:date="2023-04-21T21:01:00Z">
              <w:r>
                <w:rPr>
                  <w:color w:val="000000"/>
                  <w:sz w:val="20"/>
                  <w:szCs w:val="20"/>
                </w:rPr>
                <w:t>-</w:t>
              </w:r>
            </w:ins>
            <w:del w:id="756" w:author="Kris.Wild" w:date="2023-04-21T21:23:00Z">
              <w:r w:rsidR="005106C6" w:rsidRPr="003E42DC" w:rsidDel="00B35B8E">
                <w:rPr>
                  <w:color w:val="000000"/>
                  <w:sz w:val="20"/>
                  <w:szCs w:val="20"/>
                </w:rPr>
                <w:delText>0.</w:delText>
              </w:r>
            </w:del>
            <w:del w:id="757" w:author="Kris.Wild" w:date="2023-04-21T21:01:00Z">
              <w:r w:rsidR="005106C6" w:rsidRPr="003E42DC" w:rsidDel="003A390B">
                <w:rPr>
                  <w:color w:val="000000"/>
                  <w:sz w:val="20"/>
                  <w:szCs w:val="20"/>
                </w:rPr>
                <w:delText>00</w:delText>
              </w:r>
            </w:del>
            <w:ins w:id="758" w:author="Kris.Wild" w:date="2023-04-21T21:23:00Z">
              <w:r w:rsidR="00B35B8E">
                <w:rPr>
                  <w:color w:val="000000"/>
                  <w:sz w:val="20"/>
                  <w:szCs w:val="20"/>
                </w:rPr>
                <w:t>8.53</w:t>
              </w:r>
            </w:ins>
          </w:p>
        </w:tc>
        <w:tc>
          <w:tcPr>
            <w:tcW w:w="1134" w:type="dxa"/>
            <w:shd w:val="clear" w:color="auto" w:fill="FFFFFF"/>
            <w:tcMar>
              <w:top w:w="0" w:type="dxa"/>
              <w:left w:w="0" w:type="dxa"/>
              <w:bottom w:w="0" w:type="dxa"/>
              <w:right w:w="0" w:type="dxa"/>
            </w:tcMar>
            <w:vAlign w:val="center"/>
          </w:tcPr>
          <w:p w14:paraId="4CDBCB2A" w14:textId="445A930E" w:rsidR="005106C6" w:rsidRPr="003E42DC" w:rsidRDefault="005106C6" w:rsidP="00A146D7">
            <w:pPr>
              <w:spacing w:before="100" w:after="100"/>
              <w:ind w:left="100" w:right="100"/>
              <w:contextualSpacing/>
              <w:jc w:val="center"/>
              <w:rPr>
                <w:sz w:val="20"/>
                <w:szCs w:val="20"/>
              </w:rPr>
            </w:pPr>
            <w:del w:id="759" w:author="Kris.Wild" w:date="2023-04-21T21:23:00Z">
              <w:r w:rsidRPr="003E42DC" w:rsidDel="00B35B8E">
                <w:rPr>
                  <w:color w:val="000000"/>
                  <w:sz w:val="20"/>
                  <w:szCs w:val="20"/>
                </w:rPr>
                <w:delText>0.</w:delText>
              </w:r>
            </w:del>
            <w:del w:id="760" w:author="Kris.Wild" w:date="2023-04-21T21:01:00Z">
              <w:r w:rsidRPr="003E42DC" w:rsidDel="003A390B">
                <w:rPr>
                  <w:color w:val="000000"/>
                  <w:sz w:val="20"/>
                  <w:szCs w:val="20"/>
                </w:rPr>
                <w:delText>02</w:delText>
              </w:r>
            </w:del>
            <w:ins w:id="761" w:author="Kris.Wild" w:date="2023-04-21T21:23:00Z">
              <w:r w:rsidR="00B35B8E">
                <w:rPr>
                  <w:color w:val="000000"/>
                  <w:sz w:val="20"/>
                  <w:szCs w:val="20"/>
                </w:rPr>
                <w:t>15.57</w:t>
              </w:r>
            </w:ins>
          </w:p>
        </w:tc>
        <w:tc>
          <w:tcPr>
            <w:tcW w:w="1559" w:type="dxa"/>
            <w:shd w:val="clear" w:color="auto" w:fill="FFFFFF"/>
            <w:tcMar>
              <w:top w:w="0" w:type="dxa"/>
              <w:left w:w="0" w:type="dxa"/>
              <w:bottom w:w="0" w:type="dxa"/>
              <w:right w:w="0" w:type="dxa"/>
            </w:tcMar>
            <w:vAlign w:val="center"/>
          </w:tcPr>
          <w:p w14:paraId="270DF1E3" w14:textId="48F231F4"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762" w:author="Kris.Wild" w:date="2023-04-21T21:01:00Z">
              <w:r w:rsidRPr="003E42DC" w:rsidDel="003A390B">
                <w:rPr>
                  <w:color w:val="000000"/>
                  <w:sz w:val="20"/>
                  <w:szCs w:val="20"/>
                </w:rPr>
                <w:delText>29</w:delText>
              </w:r>
            </w:del>
            <w:ins w:id="763" w:author="Kris.Wild" w:date="2023-04-21T21:01:00Z">
              <w:r w:rsidR="003A390B">
                <w:rPr>
                  <w:color w:val="000000"/>
                  <w:sz w:val="20"/>
                  <w:szCs w:val="20"/>
                </w:rPr>
                <w:t>5</w:t>
              </w:r>
            </w:ins>
            <w:ins w:id="764" w:author="Kris.Wild" w:date="2023-04-21T21:22:00Z">
              <w:r w:rsidR="00B35B8E">
                <w:rPr>
                  <w:color w:val="000000"/>
                  <w:sz w:val="20"/>
                  <w:szCs w:val="20"/>
                </w:rPr>
                <w:t>3</w:t>
              </w:r>
            </w:ins>
          </w:p>
        </w:tc>
      </w:tr>
      <w:tr w:rsidR="005106C6" w14:paraId="3CC45BBA" w14:textId="77777777" w:rsidTr="001812A2">
        <w:trPr>
          <w:cantSplit/>
          <w:trHeight w:val="428"/>
          <w:jc w:val="center"/>
        </w:trPr>
        <w:tc>
          <w:tcPr>
            <w:tcW w:w="0" w:type="auto"/>
            <w:vMerge/>
            <w:shd w:val="clear" w:color="auto" w:fill="FFFFFF"/>
            <w:tcMar>
              <w:top w:w="0" w:type="dxa"/>
              <w:left w:w="0" w:type="dxa"/>
              <w:bottom w:w="0" w:type="dxa"/>
              <w:right w:w="0" w:type="dxa"/>
            </w:tcMar>
            <w:vAlign w:val="center"/>
          </w:tcPr>
          <w:p w14:paraId="2F663563"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7F1ADD65"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44AC6201" w14:textId="592A619A"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 </w:t>
            </w:r>
            <w:r w:rsidR="00895D1E" w:rsidRPr="003E42DC">
              <w:rPr>
                <w:color w:val="000000"/>
                <w:sz w:val="20"/>
                <w:szCs w:val="20"/>
              </w:rPr>
              <w:t>Female XX</w:t>
            </w:r>
          </w:p>
        </w:tc>
        <w:tc>
          <w:tcPr>
            <w:tcW w:w="850" w:type="dxa"/>
            <w:shd w:val="clear" w:color="auto" w:fill="FFFFFF"/>
            <w:tcMar>
              <w:top w:w="0" w:type="dxa"/>
              <w:left w:w="0" w:type="dxa"/>
              <w:bottom w:w="0" w:type="dxa"/>
              <w:right w:w="0" w:type="dxa"/>
            </w:tcMar>
            <w:vAlign w:val="center"/>
          </w:tcPr>
          <w:p w14:paraId="24389303" w14:textId="619755E7" w:rsidR="005106C6" w:rsidRPr="003E42DC" w:rsidRDefault="003A390B" w:rsidP="00A146D7">
            <w:pPr>
              <w:spacing w:before="100" w:after="100"/>
              <w:ind w:left="100" w:right="100"/>
              <w:contextualSpacing/>
              <w:jc w:val="center"/>
              <w:rPr>
                <w:sz w:val="20"/>
                <w:szCs w:val="20"/>
              </w:rPr>
            </w:pPr>
            <w:ins w:id="765" w:author="Kris.Wild" w:date="2023-04-21T21:09:00Z">
              <w:r>
                <w:rPr>
                  <w:color w:val="000000"/>
                  <w:sz w:val="20"/>
                  <w:szCs w:val="20"/>
                </w:rPr>
                <w:t>-</w:t>
              </w:r>
            </w:ins>
            <w:del w:id="766" w:author="Kris.Wild" w:date="2023-04-21T21:23:00Z">
              <w:r w:rsidR="005106C6" w:rsidRPr="003E42DC" w:rsidDel="00B35B8E">
                <w:rPr>
                  <w:color w:val="000000"/>
                  <w:sz w:val="20"/>
                  <w:szCs w:val="20"/>
                </w:rPr>
                <w:delText>0.</w:delText>
              </w:r>
            </w:del>
            <w:del w:id="767" w:author="Kris.Wild" w:date="2023-04-21T21:09:00Z">
              <w:r w:rsidR="005106C6" w:rsidRPr="003E42DC" w:rsidDel="003A390B">
                <w:rPr>
                  <w:color w:val="000000"/>
                  <w:sz w:val="20"/>
                  <w:szCs w:val="20"/>
                </w:rPr>
                <w:delText>00</w:delText>
              </w:r>
            </w:del>
            <w:ins w:id="768" w:author="Kris.Wild" w:date="2023-04-21T21:23:00Z">
              <w:r w:rsidR="00B35B8E">
                <w:rPr>
                  <w:color w:val="000000"/>
                  <w:sz w:val="20"/>
                  <w:szCs w:val="20"/>
                </w:rPr>
                <w:t>4.06</w:t>
              </w:r>
            </w:ins>
          </w:p>
        </w:tc>
        <w:tc>
          <w:tcPr>
            <w:tcW w:w="993" w:type="dxa"/>
            <w:shd w:val="clear" w:color="auto" w:fill="FFFFFF"/>
            <w:tcMar>
              <w:top w:w="0" w:type="dxa"/>
              <w:left w:w="0" w:type="dxa"/>
              <w:bottom w:w="0" w:type="dxa"/>
              <w:right w:w="0" w:type="dxa"/>
            </w:tcMar>
            <w:vAlign w:val="center"/>
          </w:tcPr>
          <w:p w14:paraId="296C9AFB" w14:textId="08912DFD" w:rsidR="005106C6" w:rsidRPr="003E42DC" w:rsidRDefault="00B35B8E" w:rsidP="00A146D7">
            <w:pPr>
              <w:spacing w:before="100" w:after="100"/>
              <w:ind w:left="100" w:right="100"/>
              <w:contextualSpacing/>
              <w:jc w:val="center"/>
              <w:rPr>
                <w:sz w:val="20"/>
                <w:szCs w:val="20"/>
              </w:rPr>
            </w:pPr>
            <w:ins w:id="769" w:author="Kris.Wild" w:date="2023-04-21T21:23:00Z">
              <w:r>
                <w:rPr>
                  <w:color w:val="000000"/>
                  <w:sz w:val="20"/>
                  <w:szCs w:val="20"/>
                </w:rPr>
                <w:t>-</w:t>
              </w:r>
            </w:ins>
            <w:del w:id="770" w:author="Kris.Wild" w:date="2023-04-21T21:23:00Z">
              <w:r w:rsidR="005106C6" w:rsidRPr="003E42DC" w:rsidDel="00B35B8E">
                <w:rPr>
                  <w:color w:val="000000"/>
                  <w:sz w:val="20"/>
                  <w:szCs w:val="20"/>
                </w:rPr>
                <w:delText>-0.</w:delText>
              </w:r>
            </w:del>
            <w:del w:id="771" w:author="Kris.Wild" w:date="2023-04-21T21:02:00Z">
              <w:r w:rsidR="005106C6" w:rsidRPr="003E42DC" w:rsidDel="003A390B">
                <w:rPr>
                  <w:color w:val="000000"/>
                  <w:sz w:val="20"/>
                  <w:szCs w:val="20"/>
                </w:rPr>
                <w:delText>01</w:delText>
              </w:r>
            </w:del>
            <w:ins w:id="772" w:author="Kris.Wild" w:date="2023-04-21T21:23:00Z">
              <w:r>
                <w:rPr>
                  <w:color w:val="000000"/>
                  <w:sz w:val="20"/>
                  <w:szCs w:val="20"/>
                </w:rPr>
                <w:t>15.80</w:t>
              </w:r>
            </w:ins>
          </w:p>
        </w:tc>
        <w:tc>
          <w:tcPr>
            <w:tcW w:w="1134" w:type="dxa"/>
            <w:shd w:val="clear" w:color="auto" w:fill="FFFFFF"/>
            <w:tcMar>
              <w:top w:w="0" w:type="dxa"/>
              <w:left w:w="0" w:type="dxa"/>
              <w:bottom w:w="0" w:type="dxa"/>
              <w:right w:w="0" w:type="dxa"/>
            </w:tcMar>
            <w:vAlign w:val="center"/>
          </w:tcPr>
          <w:p w14:paraId="46824E33" w14:textId="102C7D44" w:rsidR="005106C6" w:rsidRPr="003E42DC" w:rsidRDefault="005106C6" w:rsidP="00A146D7">
            <w:pPr>
              <w:spacing w:before="100" w:after="100"/>
              <w:ind w:left="100" w:right="100"/>
              <w:contextualSpacing/>
              <w:jc w:val="center"/>
              <w:rPr>
                <w:sz w:val="20"/>
                <w:szCs w:val="20"/>
              </w:rPr>
            </w:pPr>
            <w:del w:id="773" w:author="Kris.Wild" w:date="2023-04-21T21:23:00Z">
              <w:r w:rsidRPr="003E42DC" w:rsidDel="00B35B8E">
                <w:rPr>
                  <w:color w:val="000000"/>
                  <w:sz w:val="20"/>
                  <w:szCs w:val="20"/>
                </w:rPr>
                <w:delText>0.</w:delText>
              </w:r>
            </w:del>
            <w:del w:id="774" w:author="Kris.Wild" w:date="2023-04-21T21:02:00Z">
              <w:r w:rsidRPr="003E42DC" w:rsidDel="003A390B">
                <w:rPr>
                  <w:color w:val="000000"/>
                  <w:sz w:val="20"/>
                  <w:szCs w:val="20"/>
                </w:rPr>
                <w:delText>02</w:delText>
              </w:r>
            </w:del>
            <w:ins w:id="775" w:author="Kris.Wild" w:date="2023-04-21T21:23:00Z">
              <w:r w:rsidR="00B35B8E">
                <w:rPr>
                  <w:color w:val="000000"/>
                  <w:sz w:val="20"/>
                  <w:szCs w:val="20"/>
                </w:rPr>
                <w:t>7.71</w:t>
              </w:r>
            </w:ins>
          </w:p>
        </w:tc>
        <w:tc>
          <w:tcPr>
            <w:tcW w:w="1559" w:type="dxa"/>
            <w:shd w:val="clear" w:color="auto" w:fill="FFFFFF"/>
            <w:tcMar>
              <w:top w:w="0" w:type="dxa"/>
              <w:left w:w="0" w:type="dxa"/>
              <w:bottom w:w="0" w:type="dxa"/>
              <w:right w:w="0" w:type="dxa"/>
            </w:tcMar>
            <w:vAlign w:val="center"/>
          </w:tcPr>
          <w:p w14:paraId="0FFECB27" w14:textId="513BBC82"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776" w:author="Kris.Wild" w:date="2023-04-21T21:08:00Z">
              <w:r w:rsidRPr="003E42DC" w:rsidDel="003A390B">
                <w:rPr>
                  <w:color w:val="000000"/>
                  <w:sz w:val="20"/>
                  <w:szCs w:val="20"/>
                </w:rPr>
                <w:delText>39</w:delText>
              </w:r>
            </w:del>
            <w:ins w:id="777" w:author="Kris.Wild" w:date="2023-04-21T21:22:00Z">
              <w:r w:rsidR="00B35B8E">
                <w:rPr>
                  <w:color w:val="000000"/>
                  <w:sz w:val="20"/>
                  <w:szCs w:val="20"/>
                </w:rPr>
                <w:t>47</w:t>
              </w:r>
            </w:ins>
          </w:p>
        </w:tc>
      </w:tr>
      <w:tr w:rsidR="005106C6" w14:paraId="65929819" w14:textId="77777777" w:rsidTr="001812A2">
        <w:trPr>
          <w:cantSplit/>
          <w:trHeight w:val="439"/>
          <w:jc w:val="center"/>
        </w:trPr>
        <w:tc>
          <w:tcPr>
            <w:tcW w:w="0" w:type="auto"/>
            <w:vMerge/>
            <w:shd w:val="clear" w:color="auto" w:fill="FFFFFF"/>
            <w:tcMar>
              <w:top w:w="0" w:type="dxa"/>
              <w:left w:w="0" w:type="dxa"/>
              <w:bottom w:w="0" w:type="dxa"/>
              <w:right w:w="0" w:type="dxa"/>
            </w:tcMar>
            <w:vAlign w:val="center"/>
          </w:tcPr>
          <w:p w14:paraId="53FFD020"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8" w:space="0" w:color="666666"/>
            </w:tcBorders>
            <w:shd w:val="clear" w:color="auto" w:fill="FFFFFF"/>
            <w:tcMar>
              <w:top w:w="0" w:type="dxa"/>
              <w:left w:w="0" w:type="dxa"/>
              <w:bottom w:w="0" w:type="dxa"/>
              <w:right w:w="0" w:type="dxa"/>
            </w:tcMar>
            <w:vAlign w:val="center"/>
          </w:tcPr>
          <w:p w14:paraId="17E04880" w14:textId="0A683990"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(cg/d)</w:t>
            </w:r>
          </w:p>
        </w:tc>
        <w:tc>
          <w:tcPr>
            <w:tcW w:w="2493" w:type="dxa"/>
            <w:gridSpan w:val="2"/>
            <w:shd w:val="clear" w:color="auto" w:fill="FFFFFF"/>
            <w:tcMar>
              <w:top w:w="0" w:type="dxa"/>
              <w:left w:w="0" w:type="dxa"/>
              <w:bottom w:w="0" w:type="dxa"/>
              <w:right w:w="0" w:type="dxa"/>
            </w:tcMar>
            <w:vAlign w:val="center"/>
          </w:tcPr>
          <w:p w14:paraId="124A070F" w14:textId="49EF2829"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3CFD7289" w14:textId="7B0CF487" w:rsidR="005106C6" w:rsidRPr="003E42DC" w:rsidRDefault="003A390B" w:rsidP="00A146D7">
            <w:pPr>
              <w:spacing w:before="100" w:after="100"/>
              <w:ind w:left="100" w:right="100"/>
              <w:contextualSpacing/>
              <w:jc w:val="center"/>
              <w:rPr>
                <w:sz w:val="20"/>
                <w:szCs w:val="20"/>
              </w:rPr>
            </w:pPr>
            <w:ins w:id="778" w:author="Kris.Wild" w:date="2023-04-21T21:10:00Z">
              <w:r>
                <w:rPr>
                  <w:color w:val="000000"/>
                  <w:sz w:val="20"/>
                  <w:szCs w:val="20"/>
                </w:rPr>
                <w:t>-</w:t>
              </w:r>
            </w:ins>
            <w:r w:rsidR="005106C6" w:rsidRPr="003E42DC">
              <w:rPr>
                <w:color w:val="000000"/>
                <w:sz w:val="20"/>
                <w:szCs w:val="20"/>
              </w:rPr>
              <w:t>0.</w:t>
            </w:r>
            <w:del w:id="779" w:author="Kris.Wild" w:date="2023-04-21T21:10:00Z">
              <w:r w:rsidR="005106C6" w:rsidRPr="003E42DC" w:rsidDel="003A390B">
                <w:rPr>
                  <w:color w:val="000000"/>
                  <w:sz w:val="20"/>
                  <w:szCs w:val="20"/>
                </w:rPr>
                <w:delText>00</w:delText>
              </w:r>
            </w:del>
            <w:ins w:id="780" w:author="Kris.Wild" w:date="2023-04-21T21:27:00Z">
              <w:r w:rsidR="00B35B8E">
                <w:rPr>
                  <w:color w:val="000000"/>
                  <w:sz w:val="20"/>
                  <w:szCs w:val="20"/>
                </w:rPr>
                <w:t>43</w:t>
              </w:r>
            </w:ins>
          </w:p>
        </w:tc>
        <w:tc>
          <w:tcPr>
            <w:tcW w:w="993" w:type="dxa"/>
            <w:shd w:val="clear" w:color="auto" w:fill="FFFFFF"/>
            <w:tcMar>
              <w:top w:w="0" w:type="dxa"/>
              <w:left w:w="0" w:type="dxa"/>
              <w:bottom w:w="0" w:type="dxa"/>
              <w:right w:w="0" w:type="dxa"/>
            </w:tcMar>
            <w:vAlign w:val="center"/>
          </w:tcPr>
          <w:p w14:paraId="621FD26D" w14:textId="36289775"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781" w:author="Kris.Wild" w:date="2023-04-21T21:27:00Z">
              <w:r w:rsidRPr="003E42DC" w:rsidDel="00B35B8E">
                <w:rPr>
                  <w:color w:val="000000"/>
                  <w:sz w:val="20"/>
                  <w:szCs w:val="20"/>
                </w:rPr>
                <w:delText>0</w:delText>
              </w:r>
            </w:del>
            <w:ins w:id="782" w:author="Kris.Wild" w:date="2023-04-21T21:27:00Z">
              <w:r w:rsidR="00B35B8E">
                <w:rPr>
                  <w:color w:val="000000"/>
                  <w:sz w:val="20"/>
                  <w:szCs w:val="20"/>
                </w:rPr>
                <w:t>4</w:t>
              </w:r>
            </w:ins>
            <w:r w:rsidRPr="003E42DC">
              <w:rPr>
                <w:color w:val="000000"/>
                <w:sz w:val="20"/>
                <w:szCs w:val="20"/>
              </w:rPr>
              <w:t>.</w:t>
            </w:r>
            <w:del w:id="783" w:author="Kris.Wild" w:date="2023-04-21T21:10:00Z">
              <w:r w:rsidRPr="003E42DC" w:rsidDel="003A390B">
                <w:rPr>
                  <w:color w:val="000000"/>
                  <w:sz w:val="20"/>
                  <w:szCs w:val="20"/>
                </w:rPr>
                <w:delText>02</w:delText>
              </w:r>
            </w:del>
            <w:ins w:id="784" w:author="Kris.Wild" w:date="2023-04-21T21:27:00Z">
              <w:r w:rsidR="00B35B8E">
                <w:rPr>
                  <w:color w:val="000000"/>
                  <w:sz w:val="20"/>
                  <w:szCs w:val="20"/>
                </w:rPr>
                <w:t>92</w:t>
              </w:r>
            </w:ins>
          </w:p>
        </w:tc>
        <w:tc>
          <w:tcPr>
            <w:tcW w:w="1134" w:type="dxa"/>
            <w:shd w:val="clear" w:color="auto" w:fill="FFFFFF"/>
            <w:tcMar>
              <w:top w:w="0" w:type="dxa"/>
              <w:left w:w="0" w:type="dxa"/>
              <w:bottom w:w="0" w:type="dxa"/>
              <w:right w:w="0" w:type="dxa"/>
            </w:tcMar>
            <w:vAlign w:val="center"/>
          </w:tcPr>
          <w:p w14:paraId="79D88592" w14:textId="21980EE4" w:rsidR="005106C6" w:rsidRPr="003E42DC" w:rsidRDefault="005106C6" w:rsidP="00A146D7">
            <w:pPr>
              <w:spacing w:before="100" w:after="100"/>
              <w:ind w:left="100" w:right="100"/>
              <w:contextualSpacing/>
              <w:jc w:val="center"/>
              <w:rPr>
                <w:sz w:val="20"/>
                <w:szCs w:val="20"/>
              </w:rPr>
            </w:pPr>
            <w:del w:id="785" w:author="Kris.Wild" w:date="2023-04-21T21:27:00Z">
              <w:r w:rsidRPr="003E42DC" w:rsidDel="00B35B8E">
                <w:rPr>
                  <w:color w:val="000000"/>
                  <w:sz w:val="20"/>
                  <w:szCs w:val="20"/>
                </w:rPr>
                <w:delText>0.</w:delText>
              </w:r>
            </w:del>
            <w:del w:id="786" w:author="Kris.Wild" w:date="2023-04-21T21:10:00Z">
              <w:r w:rsidRPr="003E42DC" w:rsidDel="003A390B">
                <w:rPr>
                  <w:color w:val="000000"/>
                  <w:sz w:val="20"/>
                  <w:szCs w:val="20"/>
                </w:rPr>
                <w:delText>01</w:delText>
              </w:r>
            </w:del>
            <w:ins w:id="787" w:author="Kris.Wild" w:date="2023-04-21T21:27:00Z">
              <w:r w:rsidR="00B35B8E">
                <w:rPr>
                  <w:color w:val="000000"/>
                  <w:sz w:val="20"/>
                  <w:szCs w:val="20"/>
                </w:rPr>
                <w:t>3.88</w:t>
              </w:r>
            </w:ins>
          </w:p>
        </w:tc>
        <w:tc>
          <w:tcPr>
            <w:tcW w:w="1559" w:type="dxa"/>
            <w:shd w:val="clear" w:color="auto" w:fill="FFFFFF"/>
            <w:tcMar>
              <w:top w:w="0" w:type="dxa"/>
              <w:left w:w="0" w:type="dxa"/>
              <w:bottom w:w="0" w:type="dxa"/>
              <w:right w:w="0" w:type="dxa"/>
            </w:tcMar>
            <w:vAlign w:val="center"/>
          </w:tcPr>
          <w:p w14:paraId="02893A6A" w14:textId="3034767E"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788" w:author="Kris.Wild" w:date="2023-04-21T21:07:00Z">
              <w:r w:rsidRPr="003E42DC" w:rsidDel="003A390B">
                <w:rPr>
                  <w:color w:val="000000"/>
                  <w:sz w:val="20"/>
                  <w:szCs w:val="20"/>
                </w:rPr>
                <w:delText>73</w:delText>
              </w:r>
            </w:del>
            <w:ins w:id="789" w:author="Kris.Wild" w:date="2023-04-21T21:26:00Z">
              <w:r w:rsidR="00B35B8E">
                <w:rPr>
                  <w:color w:val="000000"/>
                  <w:sz w:val="20"/>
                  <w:szCs w:val="20"/>
                </w:rPr>
                <w:t>85</w:t>
              </w:r>
            </w:ins>
          </w:p>
        </w:tc>
      </w:tr>
      <w:tr w:rsidR="005106C6" w14:paraId="5972367B" w14:textId="77777777" w:rsidTr="001812A2">
        <w:trPr>
          <w:cantSplit/>
          <w:trHeight w:val="449"/>
          <w:jc w:val="center"/>
        </w:trPr>
        <w:tc>
          <w:tcPr>
            <w:tcW w:w="0" w:type="auto"/>
            <w:vMerge/>
            <w:tcBorders>
              <w:bottom w:val="single" w:sz="8" w:space="0" w:color="666666"/>
            </w:tcBorders>
            <w:shd w:val="clear" w:color="auto" w:fill="FFFFFF"/>
            <w:tcMar>
              <w:top w:w="0" w:type="dxa"/>
              <w:left w:w="0" w:type="dxa"/>
              <w:bottom w:w="0" w:type="dxa"/>
              <w:right w:w="0" w:type="dxa"/>
            </w:tcMar>
            <w:vAlign w:val="center"/>
          </w:tcPr>
          <w:p w14:paraId="43E1DBA3"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8" w:space="0" w:color="666666"/>
            </w:tcBorders>
            <w:shd w:val="clear" w:color="auto" w:fill="FFFFFF"/>
            <w:tcMar>
              <w:top w:w="0" w:type="dxa"/>
              <w:left w:w="0" w:type="dxa"/>
              <w:bottom w:w="0" w:type="dxa"/>
              <w:right w:w="0" w:type="dxa"/>
            </w:tcMar>
            <w:vAlign w:val="center"/>
          </w:tcPr>
          <w:p w14:paraId="4AB3E3EA"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8" w:space="0" w:color="666666"/>
            </w:tcBorders>
            <w:shd w:val="clear" w:color="auto" w:fill="FFFFFF"/>
            <w:tcMar>
              <w:top w:w="0" w:type="dxa"/>
              <w:left w:w="0" w:type="dxa"/>
              <w:bottom w:w="0" w:type="dxa"/>
              <w:right w:w="0" w:type="dxa"/>
            </w:tcMar>
            <w:vAlign w:val="center"/>
          </w:tcPr>
          <w:p w14:paraId="723B70D4" w14:textId="76E49737"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Female XX</w:t>
            </w:r>
          </w:p>
        </w:tc>
        <w:tc>
          <w:tcPr>
            <w:tcW w:w="850" w:type="dxa"/>
            <w:tcBorders>
              <w:bottom w:val="single" w:sz="8" w:space="0" w:color="666666"/>
            </w:tcBorders>
            <w:shd w:val="clear" w:color="auto" w:fill="FFFFFF"/>
            <w:tcMar>
              <w:top w:w="0" w:type="dxa"/>
              <w:left w:w="0" w:type="dxa"/>
              <w:bottom w:w="0" w:type="dxa"/>
              <w:right w:w="0" w:type="dxa"/>
            </w:tcMar>
            <w:vAlign w:val="center"/>
          </w:tcPr>
          <w:p w14:paraId="6D6479A3" w14:textId="0D3C94DF"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790" w:author="Kris.Wild" w:date="2023-04-21T21:27:00Z">
              <w:r w:rsidRPr="003E42DC" w:rsidDel="00B35B8E">
                <w:rPr>
                  <w:color w:val="000000"/>
                  <w:sz w:val="20"/>
                  <w:szCs w:val="20"/>
                </w:rPr>
                <w:delText>0.</w:delText>
              </w:r>
            </w:del>
            <w:del w:id="791" w:author="Kris.Wild" w:date="2023-04-21T21:10:00Z">
              <w:r w:rsidRPr="003E42DC" w:rsidDel="003A390B">
                <w:rPr>
                  <w:color w:val="000000"/>
                  <w:sz w:val="20"/>
                  <w:szCs w:val="20"/>
                </w:rPr>
                <w:delText>01</w:delText>
              </w:r>
            </w:del>
            <w:ins w:id="792" w:author="Kris.Wild" w:date="2023-04-21T21:27:00Z">
              <w:r w:rsidR="00B35B8E">
                <w:rPr>
                  <w:color w:val="000000"/>
                  <w:sz w:val="20"/>
                  <w:szCs w:val="20"/>
                </w:rPr>
                <w:t>2.59</w:t>
              </w:r>
            </w:ins>
          </w:p>
        </w:tc>
        <w:tc>
          <w:tcPr>
            <w:tcW w:w="993" w:type="dxa"/>
            <w:tcBorders>
              <w:bottom w:val="single" w:sz="8" w:space="0" w:color="666666"/>
            </w:tcBorders>
            <w:shd w:val="clear" w:color="auto" w:fill="FFFFFF"/>
            <w:tcMar>
              <w:top w:w="0" w:type="dxa"/>
              <w:left w:w="0" w:type="dxa"/>
              <w:bottom w:w="0" w:type="dxa"/>
              <w:right w:w="0" w:type="dxa"/>
            </w:tcMar>
            <w:vAlign w:val="center"/>
          </w:tcPr>
          <w:p w14:paraId="429B4F89" w14:textId="4E864298"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793" w:author="Kris.Wild" w:date="2023-04-21T21:27:00Z">
              <w:r w:rsidRPr="003E42DC" w:rsidDel="00B35B8E">
                <w:rPr>
                  <w:color w:val="000000"/>
                  <w:sz w:val="20"/>
                  <w:szCs w:val="20"/>
                </w:rPr>
                <w:delText>0.</w:delText>
              </w:r>
            </w:del>
            <w:del w:id="794" w:author="Kris.Wild" w:date="2023-04-21T21:10:00Z">
              <w:r w:rsidRPr="003E42DC" w:rsidDel="003A390B">
                <w:rPr>
                  <w:color w:val="000000"/>
                  <w:sz w:val="20"/>
                  <w:szCs w:val="20"/>
                </w:rPr>
                <w:delText>02</w:delText>
              </w:r>
            </w:del>
            <w:ins w:id="795" w:author="Kris.Wild" w:date="2023-04-21T21:27:00Z">
              <w:r w:rsidR="00B35B8E">
                <w:rPr>
                  <w:color w:val="000000"/>
                  <w:sz w:val="20"/>
                  <w:szCs w:val="20"/>
                </w:rPr>
                <w:t>6.54</w:t>
              </w:r>
            </w:ins>
          </w:p>
        </w:tc>
        <w:tc>
          <w:tcPr>
            <w:tcW w:w="1134" w:type="dxa"/>
            <w:tcBorders>
              <w:bottom w:val="single" w:sz="8" w:space="0" w:color="666666"/>
            </w:tcBorders>
            <w:shd w:val="clear" w:color="auto" w:fill="FFFFFF"/>
            <w:tcMar>
              <w:top w:w="0" w:type="dxa"/>
              <w:left w:w="0" w:type="dxa"/>
              <w:bottom w:w="0" w:type="dxa"/>
              <w:right w:w="0" w:type="dxa"/>
            </w:tcMar>
            <w:vAlign w:val="center"/>
          </w:tcPr>
          <w:p w14:paraId="5B471535" w14:textId="76957AA2" w:rsidR="005106C6" w:rsidRPr="003E42DC" w:rsidRDefault="005106C6" w:rsidP="00A146D7">
            <w:pPr>
              <w:spacing w:before="100" w:after="100"/>
              <w:ind w:left="100" w:right="100"/>
              <w:contextualSpacing/>
              <w:jc w:val="center"/>
              <w:rPr>
                <w:sz w:val="20"/>
                <w:szCs w:val="20"/>
              </w:rPr>
            </w:pPr>
            <w:del w:id="796" w:author="Kris.Wild" w:date="2023-04-21T21:27:00Z">
              <w:r w:rsidRPr="003E42DC" w:rsidDel="00B35B8E">
                <w:rPr>
                  <w:color w:val="000000"/>
                  <w:sz w:val="20"/>
                  <w:szCs w:val="20"/>
                </w:rPr>
                <w:delText>0.</w:delText>
              </w:r>
            </w:del>
            <w:del w:id="797" w:author="Kris.Wild" w:date="2023-04-21T21:10:00Z">
              <w:r w:rsidRPr="003E42DC" w:rsidDel="003A390B">
                <w:rPr>
                  <w:color w:val="000000"/>
                  <w:sz w:val="20"/>
                  <w:szCs w:val="20"/>
                </w:rPr>
                <w:delText>01</w:delText>
              </w:r>
            </w:del>
            <w:ins w:id="798" w:author="Kris.Wild" w:date="2023-04-21T21:27:00Z">
              <w:r w:rsidR="00B35B8E">
                <w:rPr>
                  <w:color w:val="000000"/>
                  <w:sz w:val="20"/>
                  <w:szCs w:val="20"/>
                </w:rPr>
                <w:t>1.13</w:t>
              </w:r>
            </w:ins>
          </w:p>
        </w:tc>
        <w:tc>
          <w:tcPr>
            <w:tcW w:w="1559" w:type="dxa"/>
            <w:tcBorders>
              <w:bottom w:val="single" w:sz="8" w:space="0" w:color="666666"/>
            </w:tcBorders>
            <w:shd w:val="clear" w:color="auto" w:fill="FFFFFF"/>
            <w:tcMar>
              <w:top w:w="0" w:type="dxa"/>
              <w:left w:w="0" w:type="dxa"/>
              <w:bottom w:w="0" w:type="dxa"/>
              <w:right w:w="0" w:type="dxa"/>
            </w:tcMar>
            <w:vAlign w:val="center"/>
          </w:tcPr>
          <w:p w14:paraId="5105754F" w14:textId="7AA65153"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799" w:author="Kris.Wild" w:date="2023-04-21T21:09:00Z">
              <w:r w:rsidRPr="003E42DC" w:rsidDel="003A390B">
                <w:rPr>
                  <w:color w:val="000000"/>
                  <w:sz w:val="20"/>
                  <w:szCs w:val="20"/>
                </w:rPr>
                <w:delText>24</w:delText>
              </w:r>
            </w:del>
            <w:ins w:id="800" w:author="Kris.Wild" w:date="2023-04-21T21:26:00Z">
              <w:r w:rsidR="00B35B8E">
                <w:rPr>
                  <w:color w:val="000000"/>
                  <w:sz w:val="20"/>
                  <w:szCs w:val="20"/>
                </w:rPr>
                <w:t>18</w:t>
              </w:r>
            </w:ins>
          </w:p>
        </w:tc>
      </w:tr>
      <w:tr w:rsidR="005106C6" w14:paraId="502399E3" w14:textId="77777777" w:rsidTr="001812A2">
        <w:trPr>
          <w:cantSplit/>
          <w:trHeight w:val="275"/>
          <w:jc w:val="center"/>
        </w:trPr>
        <w:tc>
          <w:tcPr>
            <w:tcW w:w="0" w:type="auto"/>
            <w:vMerge w:val="restart"/>
            <w:tcBorders>
              <w:top w:val="single" w:sz="8" w:space="0" w:color="666666"/>
              <w:bottom w:val="single" w:sz="16" w:space="0" w:color="666666"/>
            </w:tcBorders>
            <w:shd w:val="clear" w:color="auto" w:fill="FFFFFF"/>
            <w:tcMar>
              <w:top w:w="0" w:type="dxa"/>
              <w:left w:w="0" w:type="dxa"/>
              <w:bottom w:w="0" w:type="dxa"/>
              <w:right w:w="0" w:type="dxa"/>
            </w:tcMar>
            <w:vAlign w:val="center"/>
          </w:tcPr>
          <w:p w14:paraId="0DA10446"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P. vitticeps</w:t>
            </w:r>
          </w:p>
        </w:tc>
        <w:tc>
          <w:tcPr>
            <w:tcW w:w="0" w:type="auto"/>
            <w:vMerge w:val="restart"/>
            <w:tcBorders>
              <w:top w:val="single" w:sz="8" w:space="0" w:color="666666"/>
            </w:tcBorders>
            <w:shd w:val="clear" w:color="auto" w:fill="FFFFFF"/>
            <w:tcMar>
              <w:top w:w="0" w:type="dxa"/>
              <w:left w:w="0" w:type="dxa"/>
              <w:bottom w:w="0" w:type="dxa"/>
              <w:right w:w="0" w:type="dxa"/>
            </w:tcMar>
            <w:vAlign w:val="center"/>
          </w:tcPr>
          <w:p w14:paraId="752DA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tcBorders>
              <w:top w:val="single" w:sz="8" w:space="0" w:color="666666"/>
            </w:tcBorders>
            <w:shd w:val="clear" w:color="auto" w:fill="FFFFFF"/>
            <w:tcMar>
              <w:top w:w="0" w:type="dxa"/>
              <w:left w:w="0" w:type="dxa"/>
              <w:bottom w:w="0" w:type="dxa"/>
              <w:right w:w="0" w:type="dxa"/>
            </w:tcMar>
            <w:vAlign w:val="center"/>
          </w:tcPr>
          <w:p w14:paraId="7286B0AD" w14:textId="287E598B"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Female ZW</w:t>
            </w:r>
          </w:p>
        </w:tc>
        <w:tc>
          <w:tcPr>
            <w:tcW w:w="850" w:type="dxa"/>
            <w:tcBorders>
              <w:top w:val="single" w:sz="8" w:space="0" w:color="666666"/>
            </w:tcBorders>
            <w:shd w:val="clear" w:color="auto" w:fill="FFFFFF"/>
            <w:tcMar>
              <w:top w:w="0" w:type="dxa"/>
              <w:left w:w="0" w:type="dxa"/>
              <w:bottom w:w="0" w:type="dxa"/>
              <w:right w:w="0" w:type="dxa"/>
            </w:tcMar>
            <w:vAlign w:val="center"/>
          </w:tcPr>
          <w:p w14:paraId="3434CCD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-0.16</w:t>
            </w:r>
          </w:p>
        </w:tc>
        <w:tc>
          <w:tcPr>
            <w:tcW w:w="993" w:type="dxa"/>
            <w:tcBorders>
              <w:top w:val="single" w:sz="8" w:space="0" w:color="666666"/>
            </w:tcBorders>
            <w:shd w:val="clear" w:color="auto" w:fill="FFFFFF"/>
            <w:tcMar>
              <w:top w:w="0" w:type="dxa"/>
              <w:left w:w="0" w:type="dxa"/>
              <w:bottom w:w="0" w:type="dxa"/>
              <w:right w:w="0" w:type="dxa"/>
            </w:tcMar>
            <w:vAlign w:val="center"/>
          </w:tcPr>
          <w:p w14:paraId="68A4296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134" w:type="dxa"/>
            <w:tcBorders>
              <w:top w:val="single" w:sz="8" w:space="0" w:color="666666"/>
            </w:tcBorders>
            <w:shd w:val="clear" w:color="auto" w:fill="FFFFFF"/>
            <w:tcMar>
              <w:top w:w="0" w:type="dxa"/>
              <w:left w:w="0" w:type="dxa"/>
              <w:bottom w:w="0" w:type="dxa"/>
              <w:right w:w="0" w:type="dxa"/>
            </w:tcMar>
            <w:vAlign w:val="center"/>
          </w:tcPr>
          <w:p w14:paraId="7CD53C91"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-0.01</w:t>
            </w:r>
          </w:p>
        </w:tc>
        <w:tc>
          <w:tcPr>
            <w:tcW w:w="1559" w:type="dxa"/>
            <w:tcBorders>
              <w:top w:val="single" w:sz="8" w:space="0" w:color="666666"/>
            </w:tcBorders>
            <w:shd w:val="clear" w:color="auto" w:fill="FFFFFF"/>
            <w:tcMar>
              <w:top w:w="0" w:type="dxa"/>
              <w:left w:w="0" w:type="dxa"/>
              <w:bottom w:w="0" w:type="dxa"/>
              <w:right w:w="0" w:type="dxa"/>
            </w:tcMar>
            <w:vAlign w:val="center"/>
          </w:tcPr>
          <w:p w14:paraId="1B8172F3" w14:textId="68031A84"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w:t>
            </w:r>
            <w:r w:rsidR="00895D1E">
              <w:rPr>
                <w:b/>
                <w:color w:val="000000"/>
                <w:sz w:val="20"/>
                <w:szCs w:val="20"/>
              </w:rPr>
              <w:t>05</w:t>
            </w:r>
          </w:p>
        </w:tc>
      </w:tr>
      <w:tr w:rsidR="005106C6" w14:paraId="5DF8EF68" w14:textId="77777777" w:rsidTr="001812A2">
        <w:trPr>
          <w:cantSplit/>
          <w:trHeight w:val="275"/>
          <w:jc w:val="center"/>
        </w:trPr>
        <w:tc>
          <w:tcPr>
            <w:tcW w:w="0" w:type="auto"/>
            <w:vMerge/>
            <w:shd w:val="clear" w:color="auto" w:fill="FFFFFF"/>
            <w:tcMar>
              <w:top w:w="0" w:type="dxa"/>
              <w:left w:w="0" w:type="dxa"/>
              <w:bottom w:w="0" w:type="dxa"/>
              <w:right w:w="0" w:type="dxa"/>
            </w:tcMar>
            <w:vAlign w:val="center"/>
          </w:tcPr>
          <w:p w14:paraId="00D3697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4982B9F3"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37247B71" w14:textId="2490D509"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Male ZZ</w:t>
            </w:r>
          </w:p>
        </w:tc>
        <w:tc>
          <w:tcPr>
            <w:tcW w:w="850" w:type="dxa"/>
            <w:shd w:val="clear" w:color="auto" w:fill="FFFFFF"/>
            <w:tcMar>
              <w:top w:w="0" w:type="dxa"/>
              <w:left w:w="0" w:type="dxa"/>
              <w:bottom w:w="0" w:type="dxa"/>
              <w:right w:w="0" w:type="dxa"/>
            </w:tcMar>
            <w:vAlign w:val="center"/>
          </w:tcPr>
          <w:p w14:paraId="0DA06D0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0.21</w:t>
            </w:r>
          </w:p>
        </w:tc>
        <w:tc>
          <w:tcPr>
            <w:tcW w:w="993" w:type="dxa"/>
            <w:shd w:val="clear" w:color="auto" w:fill="FFFFFF"/>
            <w:tcMar>
              <w:top w:w="0" w:type="dxa"/>
              <w:left w:w="0" w:type="dxa"/>
              <w:bottom w:w="0" w:type="dxa"/>
              <w:right w:w="0" w:type="dxa"/>
            </w:tcMar>
            <w:vAlign w:val="center"/>
          </w:tcPr>
          <w:p w14:paraId="5E836A40"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0.09</w:t>
            </w:r>
          </w:p>
        </w:tc>
        <w:tc>
          <w:tcPr>
            <w:tcW w:w="1134" w:type="dxa"/>
            <w:shd w:val="clear" w:color="auto" w:fill="FFFFFF"/>
            <w:tcMar>
              <w:top w:w="0" w:type="dxa"/>
              <w:left w:w="0" w:type="dxa"/>
              <w:bottom w:w="0" w:type="dxa"/>
              <w:right w:w="0" w:type="dxa"/>
            </w:tcMar>
            <w:vAlign w:val="center"/>
          </w:tcPr>
          <w:p w14:paraId="729008B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559" w:type="dxa"/>
            <w:shd w:val="clear" w:color="auto" w:fill="FFFFFF"/>
            <w:tcMar>
              <w:top w:w="0" w:type="dxa"/>
              <w:left w:w="0" w:type="dxa"/>
              <w:bottom w:w="0" w:type="dxa"/>
              <w:right w:w="0" w:type="dxa"/>
            </w:tcMar>
            <w:vAlign w:val="center"/>
          </w:tcPr>
          <w:p w14:paraId="1AAC45A8"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20BB44CA"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32055D85"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
          <w:p w14:paraId="12E19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
          <w:p w14:paraId="7284BD75" w14:textId="5D822294"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 </w:t>
            </w:r>
            <w:r w:rsidR="00895D1E" w:rsidRPr="003E42DC">
              <w:rPr>
                <w:color w:val="000000"/>
                <w:sz w:val="20"/>
                <w:szCs w:val="20"/>
              </w:rPr>
              <w:t>Female ZW</w:t>
            </w:r>
          </w:p>
        </w:tc>
        <w:tc>
          <w:tcPr>
            <w:tcW w:w="850" w:type="dxa"/>
            <w:shd w:val="clear" w:color="auto" w:fill="FFFFFF"/>
            <w:tcMar>
              <w:top w:w="0" w:type="dxa"/>
              <w:left w:w="0" w:type="dxa"/>
              <w:bottom w:w="0" w:type="dxa"/>
              <w:right w:w="0" w:type="dxa"/>
            </w:tcMar>
            <w:vAlign w:val="center"/>
          </w:tcPr>
          <w:p w14:paraId="6965397F"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0.00</w:t>
            </w:r>
          </w:p>
        </w:tc>
        <w:tc>
          <w:tcPr>
            <w:tcW w:w="993" w:type="dxa"/>
            <w:shd w:val="clear" w:color="auto" w:fill="FFFFFF"/>
            <w:tcMar>
              <w:top w:w="0" w:type="dxa"/>
              <w:left w:w="0" w:type="dxa"/>
              <w:bottom w:w="0" w:type="dxa"/>
              <w:right w:w="0" w:type="dxa"/>
            </w:tcMar>
            <w:vAlign w:val="center"/>
          </w:tcPr>
          <w:p w14:paraId="6B5BB10C"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134" w:type="dxa"/>
            <w:shd w:val="clear" w:color="auto" w:fill="FFFFFF"/>
            <w:tcMar>
              <w:top w:w="0" w:type="dxa"/>
              <w:left w:w="0" w:type="dxa"/>
              <w:bottom w:w="0" w:type="dxa"/>
              <w:right w:w="0" w:type="dxa"/>
            </w:tcMar>
            <w:vAlign w:val="center"/>
          </w:tcPr>
          <w:p w14:paraId="37A4197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559" w:type="dxa"/>
            <w:shd w:val="clear" w:color="auto" w:fill="FFFFFF"/>
            <w:tcMar>
              <w:top w:w="0" w:type="dxa"/>
              <w:left w:w="0" w:type="dxa"/>
              <w:bottom w:w="0" w:type="dxa"/>
              <w:right w:w="0" w:type="dxa"/>
            </w:tcMar>
            <w:vAlign w:val="center"/>
          </w:tcPr>
          <w:p w14:paraId="2D729B44"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0.94</w:t>
            </w:r>
          </w:p>
        </w:tc>
      </w:tr>
      <w:tr w:rsidR="005106C6" w14:paraId="3139B6D8"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4B4ABEF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0D8DE64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17C8CB27" w14:textId="2C885FBA"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w:t>
            </w:r>
            <w:r w:rsidR="00895D1E">
              <w:t xml:space="preserve"> </w:t>
            </w:r>
            <w:r w:rsidR="00895D1E" w:rsidRPr="00895D1E">
              <w:rPr>
                <w:color w:val="000000"/>
                <w:sz w:val="20"/>
                <w:szCs w:val="20"/>
              </w:rPr>
              <w:t>Female ZW</w:t>
            </w:r>
          </w:p>
        </w:tc>
        <w:tc>
          <w:tcPr>
            <w:tcW w:w="850" w:type="dxa"/>
            <w:shd w:val="clear" w:color="auto" w:fill="FFFFFF"/>
            <w:tcMar>
              <w:top w:w="0" w:type="dxa"/>
              <w:left w:w="0" w:type="dxa"/>
              <w:bottom w:w="0" w:type="dxa"/>
              <w:right w:w="0" w:type="dxa"/>
            </w:tcMar>
            <w:vAlign w:val="center"/>
          </w:tcPr>
          <w:p w14:paraId="0D264CF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993" w:type="dxa"/>
            <w:shd w:val="clear" w:color="auto" w:fill="FFFFFF"/>
            <w:tcMar>
              <w:top w:w="0" w:type="dxa"/>
              <w:left w:w="0" w:type="dxa"/>
              <w:bottom w:w="0" w:type="dxa"/>
              <w:right w:w="0" w:type="dxa"/>
            </w:tcMar>
            <w:vAlign w:val="center"/>
          </w:tcPr>
          <w:p w14:paraId="1163899B"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134" w:type="dxa"/>
            <w:shd w:val="clear" w:color="auto" w:fill="FFFFFF"/>
            <w:tcMar>
              <w:top w:w="0" w:type="dxa"/>
              <w:left w:w="0" w:type="dxa"/>
              <w:bottom w:w="0" w:type="dxa"/>
              <w:right w:w="0" w:type="dxa"/>
            </w:tcMar>
            <w:vAlign w:val="center"/>
          </w:tcPr>
          <w:p w14:paraId="32A2CC0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1559" w:type="dxa"/>
            <w:shd w:val="clear" w:color="auto" w:fill="FFFFFF"/>
            <w:tcMar>
              <w:top w:w="0" w:type="dxa"/>
              <w:left w:w="0" w:type="dxa"/>
              <w:bottom w:w="0" w:type="dxa"/>
              <w:right w:w="0" w:type="dxa"/>
            </w:tcMar>
            <w:vAlign w:val="center"/>
          </w:tcPr>
          <w:p w14:paraId="2A7A4F1C"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0.48</w:t>
            </w:r>
          </w:p>
        </w:tc>
      </w:tr>
      <w:tr w:rsidR="005106C6" w14:paraId="0203955A"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0E2855DD"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16" w:space="0" w:color="666666"/>
            </w:tcBorders>
            <w:shd w:val="clear" w:color="auto" w:fill="FFFFFF"/>
            <w:tcMar>
              <w:top w:w="0" w:type="dxa"/>
              <w:left w:w="0" w:type="dxa"/>
              <w:bottom w:w="0" w:type="dxa"/>
              <w:right w:w="0" w:type="dxa"/>
            </w:tcMar>
            <w:vAlign w:val="center"/>
          </w:tcPr>
          <w:p w14:paraId="3C72A72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(g/d)</w:t>
            </w:r>
          </w:p>
        </w:tc>
        <w:tc>
          <w:tcPr>
            <w:tcW w:w="2493" w:type="dxa"/>
            <w:gridSpan w:val="2"/>
            <w:shd w:val="clear" w:color="auto" w:fill="FFFFFF"/>
            <w:tcMar>
              <w:top w:w="0" w:type="dxa"/>
              <w:left w:w="0" w:type="dxa"/>
              <w:bottom w:w="0" w:type="dxa"/>
              <w:right w:w="0" w:type="dxa"/>
            </w:tcMar>
            <w:vAlign w:val="center"/>
          </w:tcPr>
          <w:p w14:paraId="1583288F" w14:textId="081795BE"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Female ZW</w:t>
            </w:r>
          </w:p>
        </w:tc>
        <w:tc>
          <w:tcPr>
            <w:tcW w:w="850" w:type="dxa"/>
            <w:shd w:val="clear" w:color="auto" w:fill="FFFFFF"/>
            <w:tcMar>
              <w:top w:w="0" w:type="dxa"/>
              <w:left w:w="0" w:type="dxa"/>
              <w:bottom w:w="0" w:type="dxa"/>
              <w:right w:w="0" w:type="dxa"/>
            </w:tcMar>
            <w:vAlign w:val="center"/>
          </w:tcPr>
          <w:p w14:paraId="63B7C1ED" w14:textId="061B3BFC"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ins w:id="801" w:author="Kris.Wild" w:date="2023-04-21T21:31:00Z">
              <w:r w:rsidR="00B35B8E">
                <w:rPr>
                  <w:color w:val="000000"/>
                  <w:sz w:val="20"/>
                  <w:szCs w:val="20"/>
                </w:rPr>
                <w:t>1.50</w:t>
              </w:r>
            </w:ins>
            <w:del w:id="802" w:author="Kris.Wild" w:date="2023-04-21T21:30:00Z">
              <w:r w:rsidRPr="003E42DC" w:rsidDel="00B35B8E">
                <w:rPr>
                  <w:color w:val="000000"/>
                  <w:sz w:val="20"/>
                  <w:szCs w:val="20"/>
                </w:rPr>
                <w:delText>0.03</w:delText>
              </w:r>
            </w:del>
          </w:p>
        </w:tc>
        <w:tc>
          <w:tcPr>
            <w:tcW w:w="993" w:type="dxa"/>
            <w:shd w:val="clear" w:color="auto" w:fill="FFFFFF"/>
            <w:tcMar>
              <w:top w:w="0" w:type="dxa"/>
              <w:left w:w="0" w:type="dxa"/>
              <w:bottom w:w="0" w:type="dxa"/>
              <w:right w:w="0" w:type="dxa"/>
            </w:tcMar>
            <w:vAlign w:val="center"/>
          </w:tcPr>
          <w:p w14:paraId="1B9781FC" w14:textId="19795F2E"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803" w:author="Kris.Wild" w:date="2023-04-21T21:31:00Z">
              <w:r w:rsidRPr="003E42DC" w:rsidDel="00B35B8E">
                <w:rPr>
                  <w:color w:val="000000"/>
                  <w:sz w:val="20"/>
                  <w:szCs w:val="20"/>
                </w:rPr>
                <w:delText>0.12</w:delText>
              </w:r>
            </w:del>
            <w:ins w:id="804" w:author="Kris.Wild" w:date="2023-04-21T21:31:00Z">
              <w:r w:rsidR="00B35B8E">
                <w:rPr>
                  <w:color w:val="000000"/>
                  <w:sz w:val="20"/>
                  <w:szCs w:val="20"/>
                </w:rPr>
                <w:t>4.60</w:t>
              </w:r>
            </w:ins>
          </w:p>
        </w:tc>
        <w:tc>
          <w:tcPr>
            <w:tcW w:w="1134" w:type="dxa"/>
            <w:shd w:val="clear" w:color="auto" w:fill="FFFFFF"/>
            <w:tcMar>
              <w:top w:w="0" w:type="dxa"/>
              <w:left w:w="0" w:type="dxa"/>
              <w:bottom w:w="0" w:type="dxa"/>
              <w:right w:w="0" w:type="dxa"/>
            </w:tcMar>
            <w:vAlign w:val="center"/>
          </w:tcPr>
          <w:p w14:paraId="1E624EB5" w14:textId="52BE8114" w:rsidR="005106C6" w:rsidRPr="003E42DC" w:rsidRDefault="005106C6" w:rsidP="00A146D7">
            <w:pPr>
              <w:spacing w:before="100" w:after="100"/>
              <w:ind w:left="100" w:right="100"/>
              <w:contextualSpacing/>
              <w:jc w:val="center"/>
              <w:rPr>
                <w:sz w:val="20"/>
                <w:szCs w:val="20"/>
              </w:rPr>
            </w:pPr>
            <w:del w:id="805" w:author="Kris.Wild" w:date="2023-04-21T21:31:00Z">
              <w:r w:rsidRPr="003E42DC" w:rsidDel="00B35B8E">
                <w:rPr>
                  <w:color w:val="000000"/>
                  <w:sz w:val="20"/>
                  <w:szCs w:val="20"/>
                </w:rPr>
                <w:delText>0.0</w:delText>
              </w:r>
            </w:del>
            <w:ins w:id="806" w:author="Kris.Wild" w:date="2023-04-21T21:31:00Z">
              <w:r w:rsidR="00B35B8E">
                <w:rPr>
                  <w:color w:val="000000"/>
                  <w:sz w:val="20"/>
                  <w:szCs w:val="20"/>
                </w:rPr>
                <w:t>1.78</w:t>
              </w:r>
            </w:ins>
            <w:del w:id="807" w:author="Kris.Wild" w:date="2023-04-21T21:31:00Z">
              <w:r w:rsidRPr="003E42DC" w:rsidDel="00B35B8E">
                <w:rPr>
                  <w:color w:val="000000"/>
                  <w:sz w:val="20"/>
                  <w:szCs w:val="20"/>
                </w:rPr>
                <w:delText>5</w:delText>
              </w:r>
            </w:del>
          </w:p>
        </w:tc>
        <w:tc>
          <w:tcPr>
            <w:tcW w:w="1559" w:type="dxa"/>
            <w:shd w:val="clear" w:color="auto" w:fill="FFFFFF"/>
            <w:tcMar>
              <w:top w:w="0" w:type="dxa"/>
              <w:left w:w="0" w:type="dxa"/>
              <w:bottom w:w="0" w:type="dxa"/>
              <w:right w:w="0" w:type="dxa"/>
            </w:tcMar>
            <w:vAlign w:val="center"/>
          </w:tcPr>
          <w:p w14:paraId="3C722509" w14:textId="39699D1E"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808" w:author="Kris.Wild" w:date="2023-04-21T21:31:00Z">
              <w:r w:rsidRPr="003E42DC" w:rsidDel="00B35B8E">
                <w:rPr>
                  <w:color w:val="000000"/>
                  <w:sz w:val="20"/>
                  <w:szCs w:val="20"/>
                </w:rPr>
                <w:delText>40</w:delText>
              </w:r>
            </w:del>
            <w:ins w:id="809" w:author="Kris.Wild" w:date="2023-04-21T21:31:00Z">
              <w:r w:rsidR="00B35B8E">
                <w:rPr>
                  <w:color w:val="000000"/>
                  <w:sz w:val="20"/>
                  <w:szCs w:val="20"/>
                </w:rPr>
                <w:t>37</w:t>
              </w:r>
            </w:ins>
          </w:p>
        </w:tc>
      </w:tr>
      <w:tr w:rsidR="005106C6" w14:paraId="49AE0023" w14:textId="77777777" w:rsidTr="00895D1E">
        <w:trPr>
          <w:cantSplit/>
          <w:trHeight w:val="246"/>
          <w:jc w:val="center"/>
        </w:trPr>
        <w:tc>
          <w:tcPr>
            <w:tcW w:w="0" w:type="auto"/>
            <w:vMerge/>
            <w:tcBorders>
              <w:bottom w:val="single" w:sz="16" w:space="0" w:color="666666"/>
            </w:tcBorders>
            <w:shd w:val="clear" w:color="auto" w:fill="FFFFFF"/>
            <w:tcMar>
              <w:top w:w="0" w:type="dxa"/>
              <w:left w:w="0" w:type="dxa"/>
              <w:bottom w:w="0" w:type="dxa"/>
              <w:right w:w="0" w:type="dxa"/>
            </w:tcMar>
            <w:vAlign w:val="center"/>
          </w:tcPr>
          <w:p w14:paraId="5E855152"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16" w:space="0" w:color="666666"/>
            </w:tcBorders>
            <w:shd w:val="clear" w:color="auto" w:fill="FFFFFF"/>
            <w:tcMar>
              <w:top w:w="0" w:type="dxa"/>
              <w:left w:w="0" w:type="dxa"/>
              <w:bottom w:w="0" w:type="dxa"/>
              <w:right w:w="0" w:type="dxa"/>
            </w:tcMar>
            <w:vAlign w:val="center"/>
          </w:tcPr>
          <w:p w14:paraId="3B8D9667"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16" w:space="0" w:color="666666"/>
            </w:tcBorders>
            <w:shd w:val="clear" w:color="auto" w:fill="FFFFFF"/>
            <w:tcMar>
              <w:top w:w="0" w:type="dxa"/>
              <w:left w:w="0" w:type="dxa"/>
              <w:bottom w:w="0" w:type="dxa"/>
              <w:right w:w="0" w:type="dxa"/>
            </w:tcMar>
            <w:vAlign w:val="center"/>
          </w:tcPr>
          <w:p w14:paraId="41CFAF35" w14:textId="4D1D51C3"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Male ZZ</w:t>
            </w:r>
          </w:p>
        </w:tc>
        <w:tc>
          <w:tcPr>
            <w:tcW w:w="850" w:type="dxa"/>
            <w:tcBorders>
              <w:bottom w:val="single" w:sz="16" w:space="0" w:color="666666"/>
            </w:tcBorders>
            <w:shd w:val="clear" w:color="auto" w:fill="FFFFFF"/>
            <w:tcMar>
              <w:top w:w="0" w:type="dxa"/>
              <w:left w:w="0" w:type="dxa"/>
              <w:bottom w:w="0" w:type="dxa"/>
              <w:right w:w="0" w:type="dxa"/>
            </w:tcMar>
            <w:vAlign w:val="center"/>
          </w:tcPr>
          <w:p w14:paraId="57814A29" w14:textId="1FD138C9"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810" w:author="Kris.Wild" w:date="2023-04-21T21:31:00Z">
              <w:r w:rsidRPr="003E42DC" w:rsidDel="00B35B8E">
                <w:rPr>
                  <w:color w:val="000000"/>
                  <w:sz w:val="20"/>
                  <w:szCs w:val="20"/>
                </w:rPr>
                <w:delText>0.08</w:delText>
              </w:r>
            </w:del>
            <w:ins w:id="811" w:author="Kris.Wild" w:date="2023-04-21T21:31:00Z">
              <w:r w:rsidR="00B35B8E">
                <w:rPr>
                  <w:color w:val="000000"/>
                  <w:sz w:val="20"/>
                  <w:szCs w:val="20"/>
                </w:rPr>
                <w:t>1.16</w:t>
              </w:r>
            </w:ins>
          </w:p>
        </w:tc>
        <w:tc>
          <w:tcPr>
            <w:tcW w:w="993" w:type="dxa"/>
            <w:tcBorders>
              <w:bottom w:val="single" w:sz="16" w:space="0" w:color="666666"/>
            </w:tcBorders>
            <w:shd w:val="clear" w:color="auto" w:fill="FFFFFF"/>
            <w:tcMar>
              <w:top w:w="0" w:type="dxa"/>
              <w:left w:w="0" w:type="dxa"/>
              <w:bottom w:w="0" w:type="dxa"/>
              <w:right w:w="0" w:type="dxa"/>
            </w:tcMar>
            <w:vAlign w:val="center"/>
          </w:tcPr>
          <w:p w14:paraId="1606F2CB" w14:textId="35BC69C1"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812" w:author="Kris.Wild" w:date="2023-04-21T21:31:00Z">
              <w:r w:rsidRPr="003E42DC" w:rsidDel="00B35B8E">
                <w:rPr>
                  <w:color w:val="000000"/>
                  <w:sz w:val="20"/>
                  <w:szCs w:val="20"/>
                </w:rPr>
                <w:delText>0.18</w:delText>
              </w:r>
            </w:del>
            <w:ins w:id="813" w:author="Kris.Wild" w:date="2023-04-21T21:31:00Z">
              <w:r w:rsidR="00B35B8E">
                <w:rPr>
                  <w:color w:val="000000"/>
                  <w:sz w:val="20"/>
                  <w:szCs w:val="20"/>
                </w:rPr>
                <w:t>3.99</w:t>
              </w:r>
            </w:ins>
          </w:p>
        </w:tc>
        <w:tc>
          <w:tcPr>
            <w:tcW w:w="1134" w:type="dxa"/>
            <w:tcBorders>
              <w:bottom w:val="single" w:sz="16" w:space="0" w:color="666666"/>
            </w:tcBorders>
            <w:shd w:val="clear" w:color="auto" w:fill="FFFFFF"/>
            <w:tcMar>
              <w:top w:w="0" w:type="dxa"/>
              <w:left w:w="0" w:type="dxa"/>
              <w:bottom w:w="0" w:type="dxa"/>
              <w:right w:w="0" w:type="dxa"/>
            </w:tcMar>
            <w:vAlign w:val="center"/>
          </w:tcPr>
          <w:p w14:paraId="239D1ECE" w14:textId="71B9317C" w:rsidR="005106C6" w:rsidRPr="003E42DC" w:rsidRDefault="005106C6" w:rsidP="00A146D7">
            <w:pPr>
              <w:spacing w:before="100" w:after="100"/>
              <w:ind w:left="100" w:right="100"/>
              <w:contextualSpacing/>
              <w:jc w:val="center"/>
              <w:rPr>
                <w:sz w:val="20"/>
                <w:szCs w:val="20"/>
              </w:rPr>
            </w:pPr>
            <w:del w:id="814" w:author="Kris.Wild" w:date="2023-04-21T21:31:00Z">
              <w:r w:rsidRPr="003E42DC" w:rsidDel="00B35B8E">
                <w:rPr>
                  <w:color w:val="000000"/>
                  <w:sz w:val="20"/>
                  <w:szCs w:val="20"/>
                </w:rPr>
                <w:delText>0.00</w:delText>
              </w:r>
            </w:del>
            <w:ins w:id="815" w:author="Kris.Wild" w:date="2023-04-21T21:31:00Z">
              <w:r w:rsidR="00B35B8E">
                <w:rPr>
                  <w:color w:val="000000"/>
                  <w:sz w:val="20"/>
                  <w:szCs w:val="20"/>
                </w:rPr>
                <w:t>1.68</w:t>
              </w:r>
            </w:ins>
          </w:p>
        </w:tc>
        <w:tc>
          <w:tcPr>
            <w:tcW w:w="1559" w:type="dxa"/>
            <w:tcBorders>
              <w:bottom w:val="single" w:sz="16" w:space="0" w:color="666666"/>
            </w:tcBorders>
            <w:shd w:val="clear" w:color="auto" w:fill="FFFFFF"/>
            <w:tcMar>
              <w:top w:w="0" w:type="dxa"/>
              <w:left w:w="0" w:type="dxa"/>
              <w:bottom w:w="0" w:type="dxa"/>
              <w:right w:w="0" w:type="dxa"/>
            </w:tcMar>
            <w:vAlign w:val="center"/>
          </w:tcPr>
          <w:p w14:paraId="5DB37C22" w14:textId="524D80AB"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816" w:author="Kris.Wild" w:date="2023-04-21T21:31:00Z">
              <w:r w:rsidRPr="003E42DC" w:rsidDel="00B35B8E">
                <w:rPr>
                  <w:color w:val="000000"/>
                  <w:sz w:val="20"/>
                  <w:szCs w:val="20"/>
                </w:rPr>
                <w:delText>06</w:delText>
              </w:r>
            </w:del>
            <w:ins w:id="817" w:author="Kris.Wild" w:date="2023-04-21T21:31:00Z">
              <w:r w:rsidR="00B35B8E">
                <w:rPr>
                  <w:color w:val="000000"/>
                  <w:sz w:val="20"/>
                  <w:szCs w:val="20"/>
                </w:rPr>
                <w:t>43</w:t>
              </w:r>
            </w:ins>
          </w:p>
        </w:tc>
      </w:tr>
    </w:tbl>
    <w:p w14:paraId="72D10F80" w14:textId="77777777" w:rsidR="005106C6" w:rsidRDefault="005106C6" w:rsidP="00A146D7">
      <w:pPr>
        <w:contextualSpacing/>
      </w:pPr>
    </w:p>
    <w:p w14:paraId="168C9621" w14:textId="21E8525A" w:rsidR="00B0383A" w:rsidRPr="00B0383A" w:rsidRDefault="00B0383A" w:rsidP="00A146D7">
      <w:pPr>
        <w:contextualSpacing/>
        <w:rPr>
          <w:color w:val="000000" w:themeColor="text1"/>
          <w:shd w:val="clear" w:color="auto" w:fill="FFFFFF"/>
        </w:rPr>
      </w:pPr>
    </w:p>
    <w:sectPr w:rsidR="00B0383A" w:rsidRPr="00B0383A" w:rsidSect="00A2119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139FF" w14:textId="77777777" w:rsidR="00731F68" w:rsidRDefault="00731F68" w:rsidP="00075259">
      <w:r>
        <w:separator/>
      </w:r>
    </w:p>
  </w:endnote>
  <w:endnote w:type="continuationSeparator" w:id="0">
    <w:p w14:paraId="12C7BEB6" w14:textId="77777777" w:rsidR="00731F68" w:rsidRDefault="00731F68" w:rsidP="000752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panose1 w:val="02010600030101010101"/>
    <w:charset w:val="86"/>
    <w:family w:val="auto"/>
    <w:notTrueType/>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notTrueType/>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832650"/>
      <w:docPartObj>
        <w:docPartGallery w:val="Page Numbers (Bottom of Page)"/>
        <w:docPartUnique/>
      </w:docPartObj>
    </w:sdtPr>
    <w:sdtContent>
      <w:p w14:paraId="3B6F5580" w14:textId="32650DAF"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E891174" w14:textId="77777777" w:rsidR="008824DF" w:rsidRDefault="008824DF" w:rsidP="00144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7651848"/>
      <w:docPartObj>
        <w:docPartGallery w:val="Page Numbers (Bottom of Page)"/>
        <w:docPartUnique/>
      </w:docPartObj>
    </w:sdtPr>
    <w:sdtContent>
      <w:p w14:paraId="5223FD9B" w14:textId="4F38C92B"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49D5071" w14:textId="77777777" w:rsidR="008824DF" w:rsidRDefault="008824DF" w:rsidP="0014490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1325718"/>
      <w:docPartObj>
        <w:docPartGallery w:val="Page Numbers (Bottom of Page)"/>
        <w:docPartUnique/>
      </w:docPartObj>
    </w:sdtPr>
    <w:sdtContent>
      <w:p w14:paraId="264A0323"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671675" w14:textId="77777777" w:rsidR="005E3935" w:rsidRDefault="005E3935" w:rsidP="0014490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454800"/>
      <w:docPartObj>
        <w:docPartGallery w:val="Page Numbers (Bottom of Page)"/>
        <w:docPartUnique/>
      </w:docPartObj>
    </w:sdtPr>
    <w:sdtContent>
      <w:p w14:paraId="47C227FF"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E8533D0" w14:textId="77777777" w:rsidR="005E3935" w:rsidRDefault="005E3935" w:rsidP="0014490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C3799" w14:textId="77777777" w:rsidR="00731F68" w:rsidRDefault="00731F68" w:rsidP="00075259">
      <w:r>
        <w:separator/>
      </w:r>
    </w:p>
  </w:footnote>
  <w:footnote w:type="continuationSeparator" w:id="0">
    <w:p w14:paraId="7A8A9C2E" w14:textId="77777777" w:rsidR="00731F68" w:rsidRDefault="00731F68" w:rsidP="000752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30A3"/>
    <w:multiLevelType w:val="hybridMultilevel"/>
    <w:tmpl w:val="EA2AD360"/>
    <w:lvl w:ilvl="0" w:tplc="A7A045AA">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1916F3"/>
    <w:multiLevelType w:val="hybridMultilevel"/>
    <w:tmpl w:val="AE822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C711E7"/>
    <w:multiLevelType w:val="hybridMultilevel"/>
    <w:tmpl w:val="B1FC8368"/>
    <w:lvl w:ilvl="0" w:tplc="03B4569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7A5183"/>
    <w:multiLevelType w:val="hybridMultilevel"/>
    <w:tmpl w:val="A3C2C59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226805"/>
    <w:multiLevelType w:val="hybridMultilevel"/>
    <w:tmpl w:val="1018B35A"/>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8A300D"/>
    <w:multiLevelType w:val="hybridMultilevel"/>
    <w:tmpl w:val="27429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B30066"/>
    <w:multiLevelType w:val="hybridMultilevel"/>
    <w:tmpl w:val="0A7CA5A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0A0966"/>
    <w:multiLevelType w:val="hybridMultilevel"/>
    <w:tmpl w:val="26A293F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3317A5"/>
    <w:multiLevelType w:val="hybridMultilevel"/>
    <w:tmpl w:val="4BE0511A"/>
    <w:lvl w:ilvl="0" w:tplc="C0C6E68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D974F29"/>
    <w:multiLevelType w:val="hybridMultilevel"/>
    <w:tmpl w:val="18C48EF2"/>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10" w15:restartNumberingAfterBreak="0">
    <w:nsid w:val="1FE957DA"/>
    <w:multiLevelType w:val="multilevel"/>
    <w:tmpl w:val="40DC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0934AD"/>
    <w:multiLevelType w:val="hybridMultilevel"/>
    <w:tmpl w:val="FBA6B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1B2A5B"/>
    <w:multiLevelType w:val="hybridMultilevel"/>
    <w:tmpl w:val="0F406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1353"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865C7C"/>
    <w:multiLevelType w:val="hybridMultilevel"/>
    <w:tmpl w:val="A85A1FD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B70EA0"/>
    <w:multiLevelType w:val="hybridMultilevel"/>
    <w:tmpl w:val="78B65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5F158F"/>
    <w:multiLevelType w:val="hybridMultilevel"/>
    <w:tmpl w:val="AB741756"/>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FD0F6A"/>
    <w:multiLevelType w:val="hybridMultilevel"/>
    <w:tmpl w:val="115C77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5218CA"/>
    <w:multiLevelType w:val="hybridMultilevel"/>
    <w:tmpl w:val="D3A4F4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0A6688"/>
    <w:multiLevelType w:val="hybridMultilevel"/>
    <w:tmpl w:val="D6785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080122"/>
    <w:multiLevelType w:val="hybridMultilevel"/>
    <w:tmpl w:val="CBC0FE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184F94"/>
    <w:multiLevelType w:val="hybridMultilevel"/>
    <w:tmpl w:val="0400B3EC"/>
    <w:lvl w:ilvl="0" w:tplc="277C439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427BD3"/>
    <w:multiLevelType w:val="hybridMultilevel"/>
    <w:tmpl w:val="5E74F63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5D3400"/>
    <w:multiLevelType w:val="hybridMultilevel"/>
    <w:tmpl w:val="72048A94"/>
    <w:lvl w:ilvl="0" w:tplc="8BC4599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693006"/>
    <w:multiLevelType w:val="hybridMultilevel"/>
    <w:tmpl w:val="0E9E2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851423"/>
    <w:multiLevelType w:val="hybridMultilevel"/>
    <w:tmpl w:val="BDCE13EC"/>
    <w:lvl w:ilvl="0" w:tplc="08090001">
      <w:start w:val="3"/>
      <w:numFmt w:val="bullet"/>
      <w:lvlText w:val=""/>
      <w:lvlJc w:val="left"/>
      <w:pPr>
        <w:ind w:left="720" w:hanging="360"/>
      </w:pPr>
      <w:rPr>
        <w:rFonts w:ascii="Symbol" w:eastAsia="Times New Roman" w:hAnsi="Symbol" w:cs="Times New Roman" w:hint="default"/>
        <w:b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8E0023"/>
    <w:multiLevelType w:val="hybridMultilevel"/>
    <w:tmpl w:val="D6C60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DF2095"/>
    <w:multiLevelType w:val="hybridMultilevel"/>
    <w:tmpl w:val="5DBEDBF0"/>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0A41249"/>
    <w:multiLevelType w:val="hybridMultilevel"/>
    <w:tmpl w:val="13527F3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38375625">
    <w:abstractNumId w:val="10"/>
  </w:num>
  <w:num w:numId="2" w16cid:durableId="1495073967">
    <w:abstractNumId w:val="7"/>
  </w:num>
  <w:num w:numId="3" w16cid:durableId="465053489">
    <w:abstractNumId w:val="27"/>
  </w:num>
  <w:num w:numId="4" w16cid:durableId="1197306169">
    <w:abstractNumId w:val="21"/>
  </w:num>
  <w:num w:numId="5" w16cid:durableId="47999693">
    <w:abstractNumId w:val="13"/>
  </w:num>
  <w:num w:numId="6" w16cid:durableId="1326202319">
    <w:abstractNumId w:val="16"/>
  </w:num>
  <w:num w:numId="7" w16cid:durableId="1925649594">
    <w:abstractNumId w:val="9"/>
  </w:num>
  <w:num w:numId="8" w16cid:durableId="354576188">
    <w:abstractNumId w:val="25"/>
  </w:num>
  <w:num w:numId="9" w16cid:durableId="448471521">
    <w:abstractNumId w:val="6"/>
  </w:num>
  <w:num w:numId="10" w16cid:durableId="1082606153">
    <w:abstractNumId w:val="23"/>
  </w:num>
  <w:num w:numId="11" w16cid:durableId="107897083">
    <w:abstractNumId w:val="3"/>
  </w:num>
  <w:num w:numId="12" w16cid:durableId="318078817">
    <w:abstractNumId w:val="17"/>
  </w:num>
  <w:num w:numId="13" w16cid:durableId="1911691179">
    <w:abstractNumId w:val="18"/>
  </w:num>
  <w:num w:numId="14" w16cid:durableId="36587389">
    <w:abstractNumId w:val="22"/>
  </w:num>
  <w:num w:numId="15" w16cid:durableId="436801677">
    <w:abstractNumId w:val="19"/>
  </w:num>
  <w:num w:numId="16" w16cid:durableId="1879051694">
    <w:abstractNumId w:val="2"/>
  </w:num>
  <w:num w:numId="17" w16cid:durableId="966425916">
    <w:abstractNumId w:val="12"/>
  </w:num>
  <w:num w:numId="18" w16cid:durableId="1894346868">
    <w:abstractNumId w:val="1"/>
  </w:num>
  <w:num w:numId="19" w16cid:durableId="500968011">
    <w:abstractNumId w:val="11"/>
  </w:num>
  <w:num w:numId="20" w16cid:durableId="2035569243">
    <w:abstractNumId w:val="5"/>
  </w:num>
  <w:num w:numId="21" w16cid:durableId="1689139038">
    <w:abstractNumId w:val="20"/>
  </w:num>
  <w:num w:numId="22" w16cid:durableId="1112825329">
    <w:abstractNumId w:val="0"/>
  </w:num>
  <w:num w:numId="23" w16cid:durableId="1540315485">
    <w:abstractNumId w:val="24"/>
  </w:num>
  <w:num w:numId="24" w16cid:durableId="1537962644">
    <w:abstractNumId w:val="14"/>
  </w:num>
  <w:num w:numId="25" w16cid:durableId="1341347414">
    <w:abstractNumId w:val="8"/>
  </w:num>
  <w:num w:numId="26" w16cid:durableId="1848330511">
    <w:abstractNumId w:val="4"/>
  </w:num>
  <w:num w:numId="27" w16cid:durableId="1499422097">
    <w:abstractNumId w:val="26"/>
  </w:num>
  <w:num w:numId="28" w16cid:durableId="25771157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ris.Wild">
    <w15:presenceInfo w15:providerId="AD" w15:userId="S::kris.wild@canberra.edu.au::357150f9-6c66-435f-b0a7-2db65ca28b00"/>
  </w15:person>
  <w15:person w15:author="Daniel Noble">
    <w15:presenceInfo w15:providerId="AD" w15:userId="S::u5062688@anu.edu.au::cd1442c4-8911-414d-88db-662b5685b55e"/>
  </w15:person>
  <w15:person w15:author="Kristoffer Wild">
    <w15:presenceInfo w15:providerId="AD" w15:userId="S::u1105244@anu.edu.au::abc5ebb7-e652-4e3d-89cc-5a49e4a482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mirrorMargins/>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WxMDI3MTU3MDOxNDdQ0lEKTi0uzszPAykwrAUA91uXkywAAAA="/>
  </w:docVars>
  <w:rsids>
    <w:rsidRoot w:val="001E7716"/>
    <w:rsid w:val="00000906"/>
    <w:rsid w:val="00002C99"/>
    <w:rsid w:val="0000356A"/>
    <w:rsid w:val="00003A98"/>
    <w:rsid w:val="00004B41"/>
    <w:rsid w:val="00004F7A"/>
    <w:rsid w:val="000063FB"/>
    <w:rsid w:val="00006660"/>
    <w:rsid w:val="00006E2D"/>
    <w:rsid w:val="00006E88"/>
    <w:rsid w:val="000078B2"/>
    <w:rsid w:val="000078E4"/>
    <w:rsid w:val="00011099"/>
    <w:rsid w:val="00011D65"/>
    <w:rsid w:val="00012022"/>
    <w:rsid w:val="00012C2F"/>
    <w:rsid w:val="00012F49"/>
    <w:rsid w:val="00013147"/>
    <w:rsid w:val="000132F1"/>
    <w:rsid w:val="00014CDA"/>
    <w:rsid w:val="00015920"/>
    <w:rsid w:val="00015A2A"/>
    <w:rsid w:val="0001625B"/>
    <w:rsid w:val="000164A7"/>
    <w:rsid w:val="00016667"/>
    <w:rsid w:val="00016D44"/>
    <w:rsid w:val="00017750"/>
    <w:rsid w:val="00017B0B"/>
    <w:rsid w:val="00017CA3"/>
    <w:rsid w:val="00020A3A"/>
    <w:rsid w:val="00021037"/>
    <w:rsid w:val="0002173B"/>
    <w:rsid w:val="00022AF7"/>
    <w:rsid w:val="00022D17"/>
    <w:rsid w:val="00023DF0"/>
    <w:rsid w:val="00024034"/>
    <w:rsid w:val="0002573E"/>
    <w:rsid w:val="000269F4"/>
    <w:rsid w:val="00031A57"/>
    <w:rsid w:val="00031A80"/>
    <w:rsid w:val="00032CE3"/>
    <w:rsid w:val="00033CEB"/>
    <w:rsid w:val="00033F8A"/>
    <w:rsid w:val="00035345"/>
    <w:rsid w:val="00036D34"/>
    <w:rsid w:val="000371A1"/>
    <w:rsid w:val="000379F2"/>
    <w:rsid w:val="00037B21"/>
    <w:rsid w:val="00037F59"/>
    <w:rsid w:val="000406BC"/>
    <w:rsid w:val="000409D3"/>
    <w:rsid w:val="00040EDC"/>
    <w:rsid w:val="000417D2"/>
    <w:rsid w:val="0004205D"/>
    <w:rsid w:val="00042266"/>
    <w:rsid w:val="0004263A"/>
    <w:rsid w:val="00042A7D"/>
    <w:rsid w:val="00042C83"/>
    <w:rsid w:val="00042E3C"/>
    <w:rsid w:val="00043662"/>
    <w:rsid w:val="000442C7"/>
    <w:rsid w:val="00045CC8"/>
    <w:rsid w:val="000468F1"/>
    <w:rsid w:val="00047A27"/>
    <w:rsid w:val="00051F89"/>
    <w:rsid w:val="00052972"/>
    <w:rsid w:val="00052B18"/>
    <w:rsid w:val="0005506C"/>
    <w:rsid w:val="000552CC"/>
    <w:rsid w:val="000561B3"/>
    <w:rsid w:val="00060534"/>
    <w:rsid w:val="00060A8A"/>
    <w:rsid w:val="00060EF0"/>
    <w:rsid w:val="000627D8"/>
    <w:rsid w:val="0006534C"/>
    <w:rsid w:val="00065489"/>
    <w:rsid w:val="00065E83"/>
    <w:rsid w:val="000660D1"/>
    <w:rsid w:val="0006622F"/>
    <w:rsid w:val="00066A28"/>
    <w:rsid w:val="00066C57"/>
    <w:rsid w:val="00067176"/>
    <w:rsid w:val="00067353"/>
    <w:rsid w:val="00067385"/>
    <w:rsid w:val="00071377"/>
    <w:rsid w:val="00071E22"/>
    <w:rsid w:val="00072780"/>
    <w:rsid w:val="00072E1B"/>
    <w:rsid w:val="000734D1"/>
    <w:rsid w:val="00074CA3"/>
    <w:rsid w:val="00075259"/>
    <w:rsid w:val="0007643D"/>
    <w:rsid w:val="00076975"/>
    <w:rsid w:val="00076BF5"/>
    <w:rsid w:val="00076E31"/>
    <w:rsid w:val="00077015"/>
    <w:rsid w:val="00081648"/>
    <w:rsid w:val="00081950"/>
    <w:rsid w:val="00081ABA"/>
    <w:rsid w:val="000822AD"/>
    <w:rsid w:val="0008250F"/>
    <w:rsid w:val="000834F1"/>
    <w:rsid w:val="00084216"/>
    <w:rsid w:val="000858E9"/>
    <w:rsid w:val="00090362"/>
    <w:rsid w:val="0009135E"/>
    <w:rsid w:val="000913B1"/>
    <w:rsid w:val="00093006"/>
    <w:rsid w:val="000937A4"/>
    <w:rsid w:val="00093870"/>
    <w:rsid w:val="00094CEF"/>
    <w:rsid w:val="00095499"/>
    <w:rsid w:val="00096406"/>
    <w:rsid w:val="000967FC"/>
    <w:rsid w:val="00097431"/>
    <w:rsid w:val="000A0392"/>
    <w:rsid w:val="000A0F8D"/>
    <w:rsid w:val="000A2256"/>
    <w:rsid w:val="000A2D8B"/>
    <w:rsid w:val="000A338F"/>
    <w:rsid w:val="000A4754"/>
    <w:rsid w:val="000A4E35"/>
    <w:rsid w:val="000A6DB5"/>
    <w:rsid w:val="000A77E3"/>
    <w:rsid w:val="000A7938"/>
    <w:rsid w:val="000B0C53"/>
    <w:rsid w:val="000B24B7"/>
    <w:rsid w:val="000B2CE2"/>
    <w:rsid w:val="000B53DE"/>
    <w:rsid w:val="000B678E"/>
    <w:rsid w:val="000B713B"/>
    <w:rsid w:val="000B7DE5"/>
    <w:rsid w:val="000C17DD"/>
    <w:rsid w:val="000C1938"/>
    <w:rsid w:val="000C21BC"/>
    <w:rsid w:val="000C353F"/>
    <w:rsid w:val="000C42B6"/>
    <w:rsid w:val="000C4C54"/>
    <w:rsid w:val="000C616C"/>
    <w:rsid w:val="000C6263"/>
    <w:rsid w:val="000C6CF1"/>
    <w:rsid w:val="000C71C4"/>
    <w:rsid w:val="000C7B2E"/>
    <w:rsid w:val="000C7BFB"/>
    <w:rsid w:val="000D002D"/>
    <w:rsid w:val="000D00EC"/>
    <w:rsid w:val="000D012F"/>
    <w:rsid w:val="000D0E9A"/>
    <w:rsid w:val="000D1DF5"/>
    <w:rsid w:val="000D22C3"/>
    <w:rsid w:val="000D24A6"/>
    <w:rsid w:val="000D2D26"/>
    <w:rsid w:val="000D352C"/>
    <w:rsid w:val="000D3A78"/>
    <w:rsid w:val="000D4437"/>
    <w:rsid w:val="000D4BFB"/>
    <w:rsid w:val="000D5BBB"/>
    <w:rsid w:val="000D5D4C"/>
    <w:rsid w:val="000D6691"/>
    <w:rsid w:val="000D700E"/>
    <w:rsid w:val="000D758E"/>
    <w:rsid w:val="000D7981"/>
    <w:rsid w:val="000E065E"/>
    <w:rsid w:val="000E06A4"/>
    <w:rsid w:val="000E1278"/>
    <w:rsid w:val="000E130E"/>
    <w:rsid w:val="000E1452"/>
    <w:rsid w:val="000E1867"/>
    <w:rsid w:val="000E1AC4"/>
    <w:rsid w:val="000E21DA"/>
    <w:rsid w:val="000E2B55"/>
    <w:rsid w:val="000E3858"/>
    <w:rsid w:val="000E409F"/>
    <w:rsid w:val="000E49CF"/>
    <w:rsid w:val="000E5A7D"/>
    <w:rsid w:val="000E5CDA"/>
    <w:rsid w:val="000E7CDB"/>
    <w:rsid w:val="000F0E02"/>
    <w:rsid w:val="000F10DD"/>
    <w:rsid w:val="000F2E79"/>
    <w:rsid w:val="000F33EF"/>
    <w:rsid w:val="000F34F2"/>
    <w:rsid w:val="000F393D"/>
    <w:rsid w:val="000F41B0"/>
    <w:rsid w:val="000F50EF"/>
    <w:rsid w:val="000F573D"/>
    <w:rsid w:val="000F5D96"/>
    <w:rsid w:val="000F7740"/>
    <w:rsid w:val="00100B27"/>
    <w:rsid w:val="00101188"/>
    <w:rsid w:val="00101745"/>
    <w:rsid w:val="00102914"/>
    <w:rsid w:val="001039E8"/>
    <w:rsid w:val="00105304"/>
    <w:rsid w:val="0010692E"/>
    <w:rsid w:val="00107CC8"/>
    <w:rsid w:val="00107DD2"/>
    <w:rsid w:val="001100BF"/>
    <w:rsid w:val="00110BBE"/>
    <w:rsid w:val="00110F2F"/>
    <w:rsid w:val="001110C0"/>
    <w:rsid w:val="00111146"/>
    <w:rsid w:val="00111EE5"/>
    <w:rsid w:val="00112DBD"/>
    <w:rsid w:val="00113C3F"/>
    <w:rsid w:val="00114E1C"/>
    <w:rsid w:val="001168CA"/>
    <w:rsid w:val="00116929"/>
    <w:rsid w:val="00120A6B"/>
    <w:rsid w:val="0012413A"/>
    <w:rsid w:val="0012444A"/>
    <w:rsid w:val="001253AD"/>
    <w:rsid w:val="00125613"/>
    <w:rsid w:val="00125A9C"/>
    <w:rsid w:val="00125EF1"/>
    <w:rsid w:val="00127600"/>
    <w:rsid w:val="00130292"/>
    <w:rsid w:val="00130845"/>
    <w:rsid w:val="00130A85"/>
    <w:rsid w:val="00130D47"/>
    <w:rsid w:val="0013154E"/>
    <w:rsid w:val="00131770"/>
    <w:rsid w:val="00131D89"/>
    <w:rsid w:val="00131E46"/>
    <w:rsid w:val="00132008"/>
    <w:rsid w:val="0013218D"/>
    <w:rsid w:val="0013229B"/>
    <w:rsid w:val="001328E7"/>
    <w:rsid w:val="00133018"/>
    <w:rsid w:val="0013339D"/>
    <w:rsid w:val="001333E6"/>
    <w:rsid w:val="001337A7"/>
    <w:rsid w:val="00134958"/>
    <w:rsid w:val="001361CF"/>
    <w:rsid w:val="00137521"/>
    <w:rsid w:val="00137E82"/>
    <w:rsid w:val="00140881"/>
    <w:rsid w:val="00140AC6"/>
    <w:rsid w:val="00140AD1"/>
    <w:rsid w:val="0014139B"/>
    <w:rsid w:val="001432D7"/>
    <w:rsid w:val="001447C2"/>
    <w:rsid w:val="00144811"/>
    <w:rsid w:val="0014490E"/>
    <w:rsid w:val="001454A1"/>
    <w:rsid w:val="00145BB4"/>
    <w:rsid w:val="00145E4B"/>
    <w:rsid w:val="00146CFE"/>
    <w:rsid w:val="0014757F"/>
    <w:rsid w:val="00147B25"/>
    <w:rsid w:val="00147D45"/>
    <w:rsid w:val="00150032"/>
    <w:rsid w:val="001500C6"/>
    <w:rsid w:val="00151647"/>
    <w:rsid w:val="00151697"/>
    <w:rsid w:val="00151AF2"/>
    <w:rsid w:val="00151FC0"/>
    <w:rsid w:val="0015299C"/>
    <w:rsid w:val="001537E8"/>
    <w:rsid w:val="00153B8C"/>
    <w:rsid w:val="0015435A"/>
    <w:rsid w:val="001548AC"/>
    <w:rsid w:val="001558A5"/>
    <w:rsid w:val="00156203"/>
    <w:rsid w:val="0015653B"/>
    <w:rsid w:val="00156729"/>
    <w:rsid w:val="00156F53"/>
    <w:rsid w:val="00157415"/>
    <w:rsid w:val="001576D9"/>
    <w:rsid w:val="00161849"/>
    <w:rsid w:val="00161D6D"/>
    <w:rsid w:val="0016290A"/>
    <w:rsid w:val="00163911"/>
    <w:rsid w:val="00163E5A"/>
    <w:rsid w:val="001643A9"/>
    <w:rsid w:val="00165144"/>
    <w:rsid w:val="00165733"/>
    <w:rsid w:val="001657FD"/>
    <w:rsid w:val="00165900"/>
    <w:rsid w:val="001727C6"/>
    <w:rsid w:val="00172D4F"/>
    <w:rsid w:val="001736BD"/>
    <w:rsid w:val="001738A6"/>
    <w:rsid w:val="001739AD"/>
    <w:rsid w:val="00173E6E"/>
    <w:rsid w:val="00174B1F"/>
    <w:rsid w:val="00174E4F"/>
    <w:rsid w:val="00176301"/>
    <w:rsid w:val="001774E5"/>
    <w:rsid w:val="0017779C"/>
    <w:rsid w:val="001802F1"/>
    <w:rsid w:val="00180A89"/>
    <w:rsid w:val="00180EA6"/>
    <w:rsid w:val="00181B97"/>
    <w:rsid w:val="00183180"/>
    <w:rsid w:val="0018365C"/>
    <w:rsid w:val="001840BD"/>
    <w:rsid w:val="00184BC8"/>
    <w:rsid w:val="00184D91"/>
    <w:rsid w:val="00185141"/>
    <w:rsid w:val="00187DA8"/>
    <w:rsid w:val="00187F2B"/>
    <w:rsid w:val="00190960"/>
    <w:rsid w:val="00190A3F"/>
    <w:rsid w:val="00191097"/>
    <w:rsid w:val="001921B8"/>
    <w:rsid w:val="00192E1D"/>
    <w:rsid w:val="00192F89"/>
    <w:rsid w:val="00193AEA"/>
    <w:rsid w:val="00194C29"/>
    <w:rsid w:val="00194DA9"/>
    <w:rsid w:val="0019556D"/>
    <w:rsid w:val="0019623D"/>
    <w:rsid w:val="0019778A"/>
    <w:rsid w:val="00197CA3"/>
    <w:rsid w:val="00197DFA"/>
    <w:rsid w:val="001A01C8"/>
    <w:rsid w:val="001A3028"/>
    <w:rsid w:val="001A33DA"/>
    <w:rsid w:val="001A33F0"/>
    <w:rsid w:val="001A4B9C"/>
    <w:rsid w:val="001A50A1"/>
    <w:rsid w:val="001A626A"/>
    <w:rsid w:val="001B1160"/>
    <w:rsid w:val="001B1449"/>
    <w:rsid w:val="001B1927"/>
    <w:rsid w:val="001B2020"/>
    <w:rsid w:val="001B314E"/>
    <w:rsid w:val="001C1524"/>
    <w:rsid w:val="001C1933"/>
    <w:rsid w:val="001C1BFB"/>
    <w:rsid w:val="001C271F"/>
    <w:rsid w:val="001C2A1E"/>
    <w:rsid w:val="001C2A73"/>
    <w:rsid w:val="001C46A9"/>
    <w:rsid w:val="001C4B1B"/>
    <w:rsid w:val="001C5C01"/>
    <w:rsid w:val="001C5F25"/>
    <w:rsid w:val="001C604B"/>
    <w:rsid w:val="001C61A7"/>
    <w:rsid w:val="001C6646"/>
    <w:rsid w:val="001C66B1"/>
    <w:rsid w:val="001C682F"/>
    <w:rsid w:val="001C7B4A"/>
    <w:rsid w:val="001C7D6B"/>
    <w:rsid w:val="001D0E1A"/>
    <w:rsid w:val="001D0EB0"/>
    <w:rsid w:val="001D122F"/>
    <w:rsid w:val="001D1E2B"/>
    <w:rsid w:val="001D1EA0"/>
    <w:rsid w:val="001D2719"/>
    <w:rsid w:val="001D3338"/>
    <w:rsid w:val="001D48BD"/>
    <w:rsid w:val="001D5454"/>
    <w:rsid w:val="001D5A89"/>
    <w:rsid w:val="001D6989"/>
    <w:rsid w:val="001D6C5E"/>
    <w:rsid w:val="001D6FD4"/>
    <w:rsid w:val="001D7EB5"/>
    <w:rsid w:val="001E0605"/>
    <w:rsid w:val="001E0A0D"/>
    <w:rsid w:val="001E1451"/>
    <w:rsid w:val="001E238C"/>
    <w:rsid w:val="001E349D"/>
    <w:rsid w:val="001E3B21"/>
    <w:rsid w:val="001E3B29"/>
    <w:rsid w:val="001E4C5E"/>
    <w:rsid w:val="001E52F6"/>
    <w:rsid w:val="001E5D0D"/>
    <w:rsid w:val="001E6786"/>
    <w:rsid w:val="001E7716"/>
    <w:rsid w:val="001E7FBE"/>
    <w:rsid w:val="001F046F"/>
    <w:rsid w:val="001F0F0E"/>
    <w:rsid w:val="001F1630"/>
    <w:rsid w:val="001F22B0"/>
    <w:rsid w:val="001F3481"/>
    <w:rsid w:val="001F367B"/>
    <w:rsid w:val="001F3DB3"/>
    <w:rsid w:val="001F3EA9"/>
    <w:rsid w:val="001F41E7"/>
    <w:rsid w:val="001F5D99"/>
    <w:rsid w:val="001F6A40"/>
    <w:rsid w:val="001F7666"/>
    <w:rsid w:val="001F76AB"/>
    <w:rsid w:val="001F7A61"/>
    <w:rsid w:val="001F7F5E"/>
    <w:rsid w:val="0020067D"/>
    <w:rsid w:val="002009C2"/>
    <w:rsid w:val="002014B8"/>
    <w:rsid w:val="002017E2"/>
    <w:rsid w:val="002019C1"/>
    <w:rsid w:val="00201F7B"/>
    <w:rsid w:val="0020227B"/>
    <w:rsid w:val="00202798"/>
    <w:rsid w:val="00203591"/>
    <w:rsid w:val="002042EB"/>
    <w:rsid w:val="00204328"/>
    <w:rsid w:val="0020520A"/>
    <w:rsid w:val="00206D77"/>
    <w:rsid w:val="00206DEF"/>
    <w:rsid w:val="00207214"/>
    <w:rsid w:val="002073B4"/>
    <w:rsid w:val="00207E4E"/>
    <w:rsid w:val="002115D4"/>
    <w:rsid w:val="00211863"/>
    <w:rsid w:val="00211A2D"/>
    <w:rsid w:val="002125A1"/>
    <w:rsid w:val="00212C00"/>
    <w:rsid w:val="00212E5E"/>
    <w:rsid w:val="00212E9C"/>
    <w:rsid w:val="002133E8"/>
    <w:rsid w:val="00214C7F"/>
    <w:rsid w:val="00214EBD"/>
    <w:rsid w:val="00215803"/>
    <w:rsid w:val="00215F1C"/>
    <w:rsid w:val="002166EA"/>
    <w:rsid w:val="00216E29"/>
    <w:rsid w:val="00216F26"/>
    <w:rsid w:val="00217257"/>
    <w:rsid w:val="002175D1"/>
    <w:rsid w:val="00221781"/>
    <w:rsid w:val="002218F9"/>
    <w:rsid w:val="0022256C"/>
    <w:rsid w:val="00222893"/>
    <w:rsid w:val="00222E22"/>
    <w:rsid w:val="00223937"/>
    <w:rsid w:val="00223941"/>
    <w:rsid w:val="00224200"/>
    <w:rsid w:val="0022488E"/>
    <w:rsid w:val="00224CE1"/>
    <w:rsid w:val="00225279"/>
    <w:rsid w:val="00225429"/>
    <w:rsid w:val="002256B1"/>
    <w:rsid w:val="00225840"/>
    <w:rsid w:val="00226A31"/>
    <w:rsid w:val="002274DD"/>
    <w:rsid w:val="00227CBD"/>
    <w:rsid w:val="0023048A"/>
    <w:rsid w:val="00230C89"/>
    <w:rsid w:val="00232273"/>
    <w:rsid w:val="002322F4"/>
    <w:rsid w:val="00232502"/>
    <w:rsid w:val="00233578"/>
    <w:rsid w:val="00233DDE"/>
    <w:rsid w:val="00235E22"/>
    <w:rsid w:val="0023663D"/>
    <w:rsid w:val="00237310"/>
    <w:rsid w:val="00237474"/>
    <w:rsid w:val="002400D0"/>
    <w:rsid w:val="0024073E"/>
    <w:rsid w:val="00240902"/>
    <w:rsid w:val="00241136"/>
    <w:rsid w:val="00241227"/>
    <w:rsid w:val="00241360"/>
    <w:rsid w:val="002427EA"/>
    <w:rsid w:val="00242907"/>
    <w:rsid w:val="002431E5"/>
    <w:rsid w:val="00243659"/>
    <w:rsid w:val="00244D3E"/>
    <w:rsid w:val="002465C3"/>
    <w:rsid w:val="0024695E"/>
    <w:rsid w:val="00246B6C"/>
    <w:rsid w:val="00246C9C"/>
    <w:rsid w:val="0024745A"/>
    <w:rsid w:val="0024760C"/>
    <w:rsid w:val="00247D8C"/>
    <w:rsid w:val="00247EFB"/>
    <w:rsid w:val="00250541"/>
    <w:rsid w:val="00251196"/>
    <w:rsid w:val="00252622"/>
    <w:rsid w:val="00252FE7"/>
    <w:rsid w:val="002536A9"/>
    <w:rsid w:val="0025417E"/>
    <w:rsid w:val="00254631"/>
    <w:rsid w:val="00254B16"/>
    <w:rsid w:val="00255A14"/>
    <w:rsid w:val="00255BC3"/>
    <w:rsid w:val="00255D32"/>
    <w:rsid w:val="00255E79"/>
    <w:rsid w:val="002560AD"/>
    <w:rsid w:val="0025637C"/>
    <w:rsid w:val="00256D7F"/>
    <w:rsid w:val="00257576"/>
    <w:rsid w:val="0025786D"/>
    <w:rsid w:val="00257E30"/>
    <w:rsid w:val="00261F4D"/>
    <w:rsid w:val="00261FE5"/>
    <w:rsid w:val="002620FD"/>
    <w:rsid w:val="0026364A"/>
    <w:rsid w:val="00263DE6"/>
    <w:rsid w:val="00263DF7"/>
    <w:rsid w:val="0026591D"/>
    <w:rsid w:val="00270F8B"/>
    <w:rsid w:val="0027115F"/>
    <w:rsid w:val="00271626"/>
    <w:rsid w:val="00272BA7"/>
    <w:rsid w:val="002739AA"/>
    <w:rsid w:val="00273AC0"/>
    <w:rsid w:val="00273DB0"/>
    <w:rsid w:val="002756C0"/>
    <w:rsid w:val="00275B94"/>
    <w:rsid w:val="002805BB"/>
    <w:rsid w:val="00280C63"/>
    <w:rsid w:val="002814A4"/>
    <w:rsid w:val="0028273F"/>
    <w:rsid w:val="00282C3C"/>
    <w:rsid w:val="00284C76"/>
    <w:rsid w:val="00285750"/>
    <w:rsid w:val="0028605A"/>
    <w:rsid w:val="002862F4"/>
    <w:rsid w:val="002877F1"/>
    <w:rsid w:val="002878FA"/>
    <w:rsid w:val="002903EA"/>
    <w:rsid w:val="0029057C"/>
    <w:rsid w:val="002909D9"/>
    <w:rsid w:val="0029224C"/>
    <w:rsid w:val="002925BC"/>
    <w:rsid w:val="0029273B"/>
    <w:rsid w:val="00292915"/>
    <w:rsid w:val="00293C35"/>
    <w:rsid w:val="00293E92"/>
    <w:rsid w:val="002947C1"/>
    <w:rsid w:val="002954E3"/>
    <w:rsid w:val="00297124"/>
    <w:rsid w:val="00297280"/>
    <w:rsid w:val="0029782F"/>
    <w:rsid w:val="002A096E"/>
    <w:rsid w:val="002A1A5B"/>
    <w:rsid w:val="002A2027"/>
    <w:rsid w:val="002A3258"/>
    <w:rsid w:val="002A367E"/>
    <w:rsid w:val="002A3933"/>
    <w:rsid w:val="002A3BE2"/>
    <w:rsid w:val="002A3C78"/>
    <w:rsid w:val="002A569E"/>
    <w:rsid w:val="002A5BB3"/>
    <w:rsid w:val="002A6778"/>
    <w:rsid w:val="002A6C6C"/>
    <w:rsid w:val="002A78C2"/>
    <w:rsid w:val="002A7C71"/>
    <w:rsid w:val="002B049D"/>
    <w:rsid w:val="002B0DC9"/>
    <w:rsid w:val="002B1282"/>
    <w:rsid w:val="002B15DB"/>
    <w:rsid w:val="002B201C"/>
    <w:rsid w:val="002B2F76"/>
    <w:rsid w:val="002B347B"/>
    <w:rsid w:val="002B3F97"/>
    <w:rsid w:val="002B4C3E"/>
    <w:rsid w:val="002B5ACE"/>
    <w:rsid w:val="002B5FD0"/>
    <w:rsid w:val="002B67C1"/>
    <w:rsid w:val="002B785A"/>
    <w:rsid w:val="002C041D"/>
    <w:rsid w:val="002C0A3A"/>
    <w:rsid w:val="002C24CB"/>
    <w:rsid w:val="002C4CB0"/>
    <w:rsid w:val="002C60BE"/>
    <w:rsid w:val="002C6226"/>
    <w:rsid w:val="002C7575"/>
    <w:rsid w:val="002D0402"/>
    <w:rsid w:val="002D0A78"/>
    <w:rsid w:val="002D1700"/>
    <w:rsid w:val="002D1C8D"/>
    <w:rsid w:val="002D1E7F"/>
    <w:rsid w:val="002D23B3"/>
    <w:rsid w:val="002D38B7"/>
    <w:rsid w:val="002D399A"/>
    <w:rsid w:val="002D3D56"/>
    <w:rsid w:val="002D5AC8"/>
    <w:rsid w:val="002D5B22"/>
    <w:rsid w:val="002D6AE0"/>
    <w:rsid w:val="002D6FAF"/>
    <w:rsid w:val="002D70C7"/>
    <w:rsid w:val="002D7432"/>
    <w:rsid w:val="002D7F1E"/>
    <w:rsid w:val="002E00D8"/>
    <w:rsid w:val="002E0FA4"/>
    <w:rsid w:val="002E2232"/>
    <w:rsid w:val="002E35E9"/>
    <w:rsid w:val="002E3A1D"/>
    <w:rsid w:val="002E4463"/>
    <w:rsid w:val="002E4C29"/>
    <w:rsid w:val="002E4F04"/>
    <w:rsid w:val="002E5144"/>
    <w:rsid w:val="002E6216"/>
    <w:rsid w:val="002E7CF5"/>
    <w:rsid w:val="002F0B87"/>
    <w:rsid w:val="002F0D51"/>
    <w:rsid w:val="002F114A"/>
    <w:rsid w:val="002F1756"/>
    <w:rsid w:val="002F34E2"/>
    <w:rsid w:val="002F356F"/>
    <w:rsid w:val="002F5A63"/>
    <w:rsid w:val="002F67AC"/>
    <w:rsid w:val="003001F7"/>
    <w:rsid w:val="00301E73"/>
    <w:rsid w:val="003032C9"/>
    <w:rsid w:val="00303BE8"/>
    <w:rsid w:val="003056B7"/>
    <w:rsid w:val="0030758D"/>
    <w:rsid w:val="00307DB4"/>
    <w:rsid w:val="00310B1E"/>
    <w:rsid w:val="00310D10"/>
    <w:rsid w:val="003114C6"/>
    <w:rsid w:val="00311BCA"/>
    <w:rsid w:val="003122EF"/>
    <w:rsid w:val="003124A7"/>
    <w:rsid w:val="00313243"/>
    <w:rsid w:val="003149A8"/>
    <w:rsid w:val="00315148"/>
    <w:rsid w:val="00315639"/>
    <w:rsid w:val="0031578B"/>
    <w:rsid w:val="0031602D"/>
    <w:rsid w:val="00316679"/>
    <w:rsid w:val="003166CF"/>
    <w:rsid w:val="00316761"/>
    <w:rsid w:val="00316EEA"/>
    <w:rsid w:val="00316F6C"/>
    <w:rsid w:val="00317897"/>
    <w:rsid w:val="003206E8"/>
    <w:rsid w:val="00320A33"/>
    <w:rsid w:val="00320F11"/>
    <w:rsid w:val="00321400"/>
    <w:rsid w:val="00321D9B"/>
    <w:rsid w:val="00324A1B"/>
    <w:rsid w:val="00324B62"/>
    <w:rsid w:val="00326073"/>
    <w:rsid w:val="00326AA8"/>
    <w:rsid w:val="0032764A"/>
    <w:rsid w:val="003300C3"/>
    <w:rsid w:val="0033065B"/>
    <w:rsid w:val="003307F3"/>
    <w:rsid w:val="00330963"/>
    <w:rsid w:val="00330B54"/>
    <w:rsid w:val="00331F55"/>
    <w:rsid w:val="00331F77"/>
    <w:rsid w:val="00332D41"/>
    <w:rsid w:val="00333399"/>
    <w:rsid w:val="00334F38"/>
    <w:rsid w:val="00336477"/>
    <w:rsid w:val="003367B7"/>
    <w:rsid w:val="00336EEB"/>
    <w:rsid w:val="003375BF"/>
    <w:rsid w:val="00337DFB"/>
    <w:rsid w:val="00337E20"/>
    <w:rsid w:val="0034047C"/>
    <w:rsid w:val="00340B01"/>
    <w:rsid w:val="00341BD4"/>
    <w:rsid w:val="0034381F"/>
    <w:rsid w:val="0034632C"/>
    <w:rsid w:val="003464DA"/>
    <w:rsid w:val="003469AB"/>
    <w:rsid w:val="00346CDA"/>
    <w:rsid w:val="003500C3"/>
    <w:rsid w:val="0035108A"/>
    <w:rsid w:val="0035255B"/>
    <w:rsid w:val="00352C3A"/>
    <w:rsid w:val="003531B0"/>
    <w:rsid w:val="00354468"/>
    <w:rsid w:val="003546BF"/>
    <w:rsid w:val="0035663D"/>
    <w:rsid w:val="00357B17"/>
    <w:rsid w:val="00360B6F"/>
    <w:rsid w:val="00361C44"/>
    <w:rsid w:val="00361E71"/>
    <w:rsid w:val="00361F7F"/>
    <w:rsid w:val="00362419"/>
    <w:rsid w:val="00362BCA"/>
    <w:rsid w:val="00364071"/>
    <w:rsid w:val="00364775"/>
    <w:rsid w:val="00365588"/>
    <w:rsid w:val="00365CBB"/>
    <w:rsid w:val="00367455"/>
    <w:rsid w:val="00367638"/>
    <w:rsid w:val="003678A5"/>
    <w:rsid w:val="00367988"/>
    <w:rsid w:val="00367DB5"/>
    <w:rsid w:val="003700D6"/>
    <w:rsid w:val="003706CC"/>
    <w:rsid w:val="00370C4E"/>
    <w:rsid w:val="003712A1"/>
    <w:rsid w:val="00371780"/>
    <w:rsid w:val="00372485"/>
    <w:rsid w:val="00372906"/>
    <w:rsid w:val="00372908"/>
    <w:rsid w:val="00372B28"/>
    <w:rsid w:val="00374DAF"/>
    <w:rsid w:val="003750E5"/>
    <w:rsid w:val="003757D6"/>
    <w:rsid w:val="003766A3"/>
    <w:rsid w:val="00376D21"/>
    <w:rsid w:val="00376F1C"/>
    <w:rsid w:val="00381DED"/>
    <w:rsid w:val="00383503"/>
    <w:rsid w:val="0038365D"/>
    <w:rsid w:val="003838AD"/>
    <w:rsid w:val="003839B3"/>
    <w:rsid w:val="00384C0C"/>
    <w:rsid w:val="003874BA"/>
    <w:rsid w:val="003875AF"/>
    <w:rsid w:val="00387653"/>
    <w:rsid w:val="003879F6"/>
    <w:rsid w:val="00387AD3"/>
    <w:rsid w:val="00390591"/>
    <w:rsid w:val="00391F0A"/>
    <w:rsid w:val="00392B23"/>
    <w:rsid w:val="00392FC8"/>
    <w:rsid w:val="00393343"/>
    <w:rsid w:val="00393C96"/>
    <w:rsid w:val="00394256"/>
    <w:rsid w:val="0039469F"/>
    <w:rsid w:val="00394C79"/>
    <w:rsid w:val="00394DCE"/>
    <w:rsid w:val="003950ED"/>
    <w:rsid w:val="00395BBA"/>
    <w:rsid w:val="00395CAB"/>
    <w:rsid w:val="0039658B"/>
    <w:rsid w:val="003A0C27"/>
    <w:rsid w:val="003A0F0C"/>
    <w:rsid w:val="003A18BC"/>
    <w:rsid w:val="003A2719"/>
    <w:rsid w:val="003A28E3"/>
    <w:rsid w:val="003A340D"/>
    <w:rsid w:val="003A390B"/>
    <w:rsid w:val="003A3B3F"/>
    <w:rsid w:val="003A3FB0"/>
    <w:rsid w:val="003A56B9"/>
    <w:rsid w:val="003A59C2"/>
    <w:rsid w:val="003A5B0D"/>
    <w:rsid w:val="003A601F"/>
    <w:rsid w:val="003A6546"/>
    <w:rsid w:val="003A6975"/>
    <w:rsid w:val="003A6E0C"/>
    <w:rsid w:val="003A7705"/>
    <w:rsid w:val="003A7B09"/>
    <w:rsid w:val="003B0402"/>
    <w:rsid w:val="003B06F5"/>
    <w:rsid w:val="003B0C28"/>
    <w:rsid w:val="003B0F95"/>
    <w:rsid w:val="003B15E0"/>
    <w:rsid w:val="003B2BBA"/>
    <w:rsid w:val="003B2C1D"/>
    <w:rsid w:val="003B3A3A"/>
    <w:rsid w:val="003B4AC0"/>
    <w:rsid w:val="003B4C03"/>
    <w:rsid w:val="003B6386"/>
    <w:rsid w:val="003B6E3F"/>
    <w:rsid w:val="003B70A2"/>
    <w:rsid w:val="003B7618"/>
    <w:rsid w:val="003C1097"/>
    <w:rsid w:val="003C185F"/>
    <w:rsid w:val="003C1DAD"/>
    <w:rsid w:val="003C33B6"/>
    <w:rsid w:val="003C3770"/>
    <w:rsid w:val="003C3E9D"/>
    <w:rsid w:val="003C568F"/>
    <w:rsid w:val="003C580A"/>
    <w:rsid w:val="003C6FB5"/>
    <w:rsid w:val="003C73BF"/>
    <w:rsid w:val="003C7C30"/>
    <w:rsid w:val="003C7FB8"/>
    <w:rsid w:val="003D0066"/>
    <w:rsid w:val="003D1000"/>
    <w:rsid w:val="003D1B7B"/>
    <w:rsid w:val="003D448E"/>
    <w:rsid w:val="003D4E59"/>
    <w:rsid w:val="003D6DC2"/>
    <w:rsid w:val="003D72E1"/>
    <w:rsid w:val="003D7AAA"/>
    <w:rsid w:val="003E037D"/>
    <w:rsid w:val="003E1D77"/>
    <w:rsid w:val="003E235D"/>
    <w:rsid w:val="003E2B74"/>
    <w:rsid w:val="003E33D8"/>
    <w:rsid w:val="003E3E30"/>
    <w:rsid w:val="003E4217"/>
    <w:rsid w:val="003E42DC"/>
    <w:rsid w:val="003E7A61"/>
    <w:rsid w:val="003E7F26"/>
    <w:rsid w:val="003F01E1"/>
    <w:rsid w:val="003F04DD"/>
    <w:rsid w:val="003F090A"/>
    <w:rsid w:val="003F15D1"/>
    <w:rsid w:val="003F1DD7"/>
    <w:rsid w:val="003F2774"/>
    <w:rsid w:val="003F3E13"/>
    <w:rsid w:val="003F3F92"/>
    <w:rsid w:val="003F405B"/>
    <w:rsid w:val="003F49EB"/>
    <w:rsid w:val="003F5D35"/>
    <w:rsid w:val="003F5DD6"/>
    <w:rsid w:val="003F5FA9"/>
    <w:rsid w:val="003F7067"/>
    <w:rsid w:val="003F7E8E"/>
    <w:rsid w:val="003F7EF0"/>
    <w:rsid w:val="004009B1"/>
    <w:rsid w:val="00401C0A"/>
    <w:rsid w:val="00401FB2"/>
    <w:rsid w:val="00402191"/>
    <w:rsid w:val="00402E2C"/>
    <w:rsid w:val="00403092"/>
    <w:rsid w:val="00403E05"/>
    <w:rsid w:val="00405319"/>
    <w:rsid w:val="00405739"/>
    <w:rsid w:val="00405C84"/>
    <w:rsid w:val="00406052"/>
    <w:rsid w:val="004060D0"/>
    <w:rsid w:val="00406954"/>
    <w:rsid w:val="00406AC3"/>
    <w:rsid w:val="00406D83"/>
    <w:rsid w:val="0040738D"/>
    <w:rsid w:val="0041102C"/>
    <w:rsid w:val="00411312"/>
    <w:rsid w:val="0041131A"/>
    <w:rsid w:val="00411E2C"/>
    <w:rsid w:val="004127FF"/>
    <w:rsid w:val="0041406B"/>
    <w:rsid w:val="0041535F"/>
    <w:rsid w:val="00416385"/>
    <w:rsid w:val="0041682C"/>
    <w:rsid w:val="004173BE"/>
    <w:rsid w:val="004178AD"/>
    <w:rsid w:val="00417D1A"/>
    <w:rsid w:val="00420384"/>
    <w:rsid w:val="00420797"/>
    <w:rsid w:val="0042124B"/>
    <w:rsid w:val="00421B41"/>
    <w:rsid w:val="00422AF4"/>
    <w:rsid w:val="00422E01"/>
    <w:rsid w:val="00423195"/>
    <w:rsid w:val="00423733"/>
    <w:rsid w:val="004242AF"/>
    <w:rsid w:val="00424468"/>
    <w:rsid w:val="00426EB1"/>
    <w:rsid w:val="0042703C"/>
    <w:rsid w:val="004274B1"/>
    <w:rsid w:val="00427642"/>
    <w:rsid w:val="00430AB2"/>
    <w:rsid w:val="0043234E"/>
    <w:rsid w:val="0043265C"/>
    <w:rsid w:val="00432927"/>
    <w:rsid w:val="004332B7"/>
    <w:rsid w:val="00433406"/>
    <w:rsid w:val="00433536"/>
    <w:rsid w:val="00433629"/>
    <w:rsid w:val="004336C8"/>
    <w:rsid w:val="004346FC"/>
    <w:rsid w:val="00434B94"/>
    <w:rsid w:val="0043620B"/>
    <w:rsid w:val="0043723E"/>
    <w:rsid w:val="0043781E"/>
    <w:rsid w:val="004400EA"/>
    <w:rsid w:val="004402C5"/>
    <w:rsid w:val="0044091D"/>
    <w:rsid w:val="00440B8A"/>
    <w:rsid w:val="00440FD1"/>
    <w:rsid w:val="004413A8"/>
    <w:rsid w:val="00442634"/>
    <w:rsid w:val="00442718"/>
    <w:rsid w:val="00442AB9"/>
    <w:rsid w:val="004438E8"/>
    <w:rsid w:val="00445419"/>
    <w:rsid w:val="00445978"/>
    <w:rsid w:val="00445BE1"/>
    <w:rsid w:val="004460D0"/>
    <w:rsid w:val="004467E5"/>
    <w:rsid w:val="00447AA7"/>
    <w:rsid w:val="00447DDB"/>
    <w:rsid w:val="00450669"/>
    <w:rsid w:val="004525EF"/>
    <w:rsid w:val="004533B2"/>
    <w:rsid w:val="0045433C"/>
    <w:rsid w:val="00454748"/>
    <w:rsid w:val="004551AF"/>
    <w:rsid w:val="00457FEE"/>
    <w:rsid w:val="004601F8"/>
    <w:rsid w:val="00460CCE"/>
    <w:rsid w:val="0046161A"/>
    <w:rsid w:val="0046202E"/>
    <w:rsid w:val="00462312"/>
    <w:rsid w:val="00463A97"/>
    <w:rsid w:val="004645CD"/>
    <w:rsid w:val="00464778"/>
    <w:rsid w:val="00464F94"/>
    <w:rsid w:val="00465B86"/>
    <w:rsid w:val="00465CA1"/>
    <w:rsid w:val="00465DC9"/>
    <w:rsid w:val="00467EBB"/>
    <w:rsid w:val="0047023B"/>
    <w:rsid w:val="0047068D"/>
    <w:rsid w:val="00470716"/>
    <w:rsid w:val="0047081F"/>
    <w:rsid w:val="00470C21"/>
    <w:rsid w:val="004717E9"/>
    <w:rsid w:val="00471E03"/>
    <w:rsid w:val="0047233A"/>
    <w:rsid w:val="00472EEB"/>
    <w:rsid w:val="00473742"/>
    <w:rsid w:val="00474CF2"/>
    <w:rsid w:val="00475174"/>
    <w:rsid w:val="004759D0"/>
    <w:rsid w:val="004771C6"/>
    <w:rsid w:val="0047795A"/>
    <w:rsid w:val="0047796C"/>
    <w:rsid w:val="00480454"/>
    <w:rsid w:val="00480645"/>
    <w:rsid w:val="0048126E"/>
    <w:rsid w:val="00481A2B"/>
    <w:rsid w:val="004837DB"/>
    <w:rsid w:val="004856EE"/>
    <w:rsid w:val="00485C95"/>
    <w:rsid w:val="00486301"/>
    <w:rsid w:val="00487DB3"/>
    <w:rsid w:val="004908FD"/>
    <w:rsid w:val="00490979"/>
    <w:rsid w:val="00490A33"/>
    <w:rsid w:val="0049129D"/>
    <w:rsid w:val="0049159E"/>
    <w:rsid w:val="00492CCD"/>
    <w:rsid w:val="00493743"/>
    <w:rsid w:val="00494626"/>
    <w:rsid w:val="004957F5"/>
    <w:rsid w:val="00495FA6"/>
    <w:rsid w:val="00497AFB"/>
    <w:rsid w:val="004A07C6"/>
    <w:rsid w:val="004A0B37"/>
    <w:rsid w:val="004A1D73"/>
    <w:rsid w:val="004A1E0A"/>
    <w:rsid w:val="004A1E85"/>
    <w:rsid w:val="004A1F4F"/>
    <w:rsid w:val="004A46A1"/>
    <w:rsid w:val="004A57EA"/>
    <w:rsid w:val="004A667D"/>
    <w:rsid w:val="004A76E6"/>
    <w:rsid w:val="004A79DB"/>
    <w:rsid w:val="004B0095"/>
    <w:rsid w:val="004B03CC"/>
    <w:rsid w:val="004B0789"/>
    <w:rsid w:val="004B2656"/>
    <w:rsid w:val="004B26C5"/>
    <w:rsid w:val="004B3285"/>
    <w:rsid w:val="004B4823"/>
    <w:rsid w:val="004B575C"/>
    <w:rsid w:val="004B59F5"/>
    <w:rsid w:val="004B5D95"/>
    <w:rsid w:val="004B5DAA"/>
    <w:rsid w:val="004C0733"/>
    <w:rsid w:val="004C1046"/>
    <w:rsid w:val="004C1D4D"/>
    <w:rsid w:val="004C1FB3"/>
    <w:rsid w:val="004C1FC2"/>
    <w:rsid w:val="004C4054"/>
    <w:rsid w:val="004C4AFB"/>
    <w:rsid w:val="004C4ED1"/>
    <w:rsid w:val="004C545C"/>
    <w:rsid w:val="004C6163"/>
    <w:rsid w:val="004C6C17"/>
    <w:rsid w:val="004C707A"/>
    <w:rsid w:val="004D02D8"/>
    <w:rsid w:val="004D03F1"/>
    <w:rsid w:val="004D337E"/>
    <w:rsid w:val="004D3790"/>
    <w:rsid w:val="004D3B5B"/>
    <w:rsid w:val="004D3E8F"/>
    <w:rsid w:val="004D525D"/>
    <w:rsid w:val="004D62C4"/>
    <w:rsid w:val="004D769C"/>
    <w:rsid w:val="004D7787"/>
    <w:rsid w:val="004E0A0E"/>
    <w:rsid w:val="004E0BC1"/>
    <w:rsid w:val="004E1395"/>
    <w:rsid w:val="004E157F"/>
    <w:rsid w:val="004E16DE"/>
    <w:rsid w:val="004E18F6"/>
    <w:rsid w:val="004E335F"/>
    <w:rsid w:val="004E3438"/>
    <w:rsid w:val="004E3503"/>
    <w:rsid w:val="004E39B6"/>
    <w:rsid w:val="004E4801"/>
    <w:rsid w:val="004E4856"/>
    <w:rsid w:val="004E6DB8"/>
    <w:rsid w:val="004E7038"/>
    <w:rsid w:val="004F0041"/>
    <w:rsid w:val="004F0285"/>
    <w:rsid w:val="004F0533"/>
    <w:rsid w:val="004F0E45"/>
    <w:rsid w:val="004F1498"/>
    <w:rsid w:val="004F2CB7"/>
    <w:rsid w:val="004F2D25"/>
    <w:rsid w:val="004F3370"/>
    <w:rsid w:val="004F354E"/>
    <w:rsid w:val="004F3974"/>
    <w:rsid w:val="004F4103"/>
    <w:rsid w:val="004F53DC"/>
    <w:rsid w:val="004F5A38"/>
    <w:rsid w:val="004F5D29"/>
    <w:rsid w:val="004F5DDC"/>
    <w:rsid w:val="004F664F"/>
    <w:rsid w:val="004F6658"/>
    <w:rsid w:val="004F791D"/>
    <w:rsid w:val="004F7AE9"/>
    <w:rsid w:val="005010C6"/>
    <w:rsid w:val="00501258"/>
    <w:rsid w:val="005018A5"/>
    <w:rsid w:val="00501E24"/>
    <w:rsid w:val="00502A0B"/>
    <w:rsid w:val="0050355B"/>
    <w:rsid w:val="00503C86"/>
    <w:rsid w:val="00503DFF"/>
    <w:rsid w:val="00503E20"/>
    <w:rsid w:val="0050410E"/>
    <w:rsid w:val="005057B4"/>
    <w:rsid w:val="00505CFA"/>
    <w:rsid w:val="00506CE5"/>
    <w:rsid w:val="005077FB"/>
    <w:rsid w:val="00507EA9"/>
    <w:rsid w:val="005106C6"/>
    <w:rsid w:val="00511088"/>
    <w:rsid w:val="005127E5"/>
    <w:rsid w:val="00512A7B"/>
    <w:rsid w:val="00512A8C"/>
    <w:rsid w:val="00512CDA"/>
    <w:rsid w:val="00515036"/>
    <w:rsid w:val="0051528F"/>
    <w:rsid w:val="005162F6"/>
    <w:rsid w:val="00517C30"/>
    <w:rsid w:val="00517E04"/>
    <w:rsid w:val="005207AB"/>
    <w:rsid w:val="005216A9"/>
    <w:rsid w:val="00521BCB"/>
    <w:rsid w:val="00521F74"/>
    <w:rsid w:val="005243B1"/>
    <w:rsid w:val="00524CFF"/>
    <w:rsid w:val="00524E10"/>
    <w:rsid w:val="005250A5"/>
    <w:rsid w:val="005256EA"/>
    <w:rsid w:val="00525B8E"/>
    <w:rsid w:val="00526B41"/>
    <w:rsid w:val="00526E35"/>
    <w:rsid w:val="0052743F"/>
    <w:rsid w:val="00530739"/>
    <w:rsid w:val="00530D8B"/>
    <w:rsid w:val="00532273"/>
    <w:rsid w:val="005330F2"/>
    <w:rsid w:val="005333B4"/>
    <w:rsid w:val="00533503"/>
    <w:rsid w:val="00533840"/>
    <w:rsid w:val="00533B49"/>
    <w:rsid w:val="005340F9"/>
    <w:rsid w:val="005343C9"/>
    <w:rsid w:val="005344E9"/>
    <w:rsid w:val="00534AD1"/>
    <w:rsid w:val="005361BC"/>
    <w:rsid w:val="00536697"/>
    <w:rsid w:val="005367CF"/>
    <w:rsid w:val="005374D2"/>
    <w:rsid w:val="0054001C"/>
    <w:rsid w:val="00540635"/>
    <w:rsid w:val="00540B61"/>
    <w:rsid w:val="00541235"/>
    <w:rsid w:val="00541816"/>
    <w:rsid w:val="00542ED4"/>
    <w:rsid w:val="00543381"/>
    <w:rsid w:val="005439C3"/>
    <w:rsid w:val="0054468D"/>
    <w:rsid w:val="00544E1F"/>
    <w:rsid w:val="005451D4"/>
    <w:rsid w:val="00545CD0"/>
    <w:rsid w:val="00545F78"/>
    <w:rsid w:val="005461C0"/>
    <w:rsid w:val="0054698E"/>
    <w:rsid w:val="00546DF8"/>
    <w:rsid w:val="005477E4"/>
    <w:rsid w:val="00547A6C"/>
    <w:rsid w:val="0055014F"/>
    <w:rsid w:val="00550A9F"/>
    <w:rsid w:val="00551816"/>
    <w:rsid w:val="00553A8F"/>
    <w:rsid w:val="00555F96"/>
    <w:rsid w:val="00555FC0"/>
    <w:rsid w:val="005561FF"/>
    <w:rsid w:val="005562BA"/>
    <w:rsid w:val="00556C99"/>
    <w:rsid w:val="005572D4"/>
    <w:rsid w:val="00557473"/>
    <w:rsid w:val="0055780F"/>
    <w:rsid w:val="00560463"/>
    <w:rsid w:val="00560546"/>
    <w:rsid w:val="005608B1"/>
    <w:rsid w:val="00560A44"/>
    <w:rsid w:val="00560B59"/>
    <w:rsid w:val="005612CD"/>
    <w:rsid w:val="0056144C"/>
    <w:rsid w:val="00561D35"/>
    <w:rsid w:val="0056227F"/>
    <w:rsid w:val="00563342"/>
    <w:rsid w:val="00563974"/>
    <w:rsid w:val="005646E5"/>
    <w:rsid w:val="00564FE6"/>
    <w:rsid w:val="005654EF"/>
    <w:rsid w:val="00565AC0"/>
    <w:rsid w:val="0056769F"/>
    <w:rsid w:val="00572C61"/>
    <w:rsid w:val="00574307"/>
    <w:rsid w:val="00574A4B"/>
    <w:rsid w:val="005751C6"/>
    <w:rsid w:val="00575B0B"/>
    <w:rsid w:val="0057613A"/>
    <w:rsid w:val="00577197"/>
    <w:rsid w:val="005777B3"/>
    <w:rsid w:val="00580000"/>
    <w:rsid w:val="0058016A"/>
    <w:rsid w:val="005811C7"/>
    <w:rsid w:val="00582AE3"/>
    <w:rsid w:val="00583BB9"/>
    <w:rsid w:val="005842A2"/>
    <w:rsid w:val="00584D34"/>
    <w:rsid w:val="00585557"/>
    <w:rsid w:val="0058608E"/>
    <w:rsid w:val="00586500"/>
    <w:rsid w:val="00586827"/>
    <w:rsid w:val="00586E96"/>
    <w:rsid w:val="00587487"/>
    <w:rsid w:val="005912EB"/>
    <w:rsid w:val="00591502"/>
    <w:rsid w:val="00591687"/>
    <w:rsid w:val="00591ED6"/>
    <w:rsid w:val="00592A61"/>
    <w:rsid w:val="00594062"/>
    <w:rsid w:val="0059469E"/>
    <w:rsid w:val="00594923"/>
    <w:rsid w:val="00595254"/>
    <w:rsid w:val="00595655"/>
    <w:rsid w:val="005956E0"/>
    <w:rsid w:val="0059628A"/>
    <w:rsid w:val="00596359"/>
    <w:rsid w:val="005A052C"/>
    <w:rsid w:val="005A0731"/>
    <w:rsid w:val="005A0E7D"/>
    <w:rsid w:val="005A1B06"/>
    <w:rsid w:val="005A2551"/>
    <w:rsid w:val="005A3168"/>
    <w:rsid w:val="005A4996"/>
    <w:rsid w:val="005A613B"/>
    <w:rsid w:val="005A6602"/>
    <w:rsid w:val="005A77A4"/>
    <w:rsid w:val="005B1BF9"/>
    <w:rsid w:val="005B228F"/>
    <w:rsid w:val="005B33C8"/>
    <w:rsid w:val="005B35A2"/>
    <w:rsid w:val="005B3C66"/>
    <w:rsid w:val="005B3D91"/>
    <w:rsid w:val="005B6439"/>
    <w:rsid w:val="005B7171"/>
    <w:rsid w:val="005B7F0E"/>
    <w:rsid w:val="005C00ED"/>
    <w:rsid w:val="005C01CE"/>
    <w:rsid w:val="005C025F"/>
    <w:rsid w:val="005C0605"/>
    <w:rsid w:val="005C27CC"/>
    <w:rsid w:val="005C28D0"/>
    <w:rsid w:val="005C2B6C"/>
    <w:rsid w:val="005C2E75"/>
    <w:rsid w:val="005C3359"/>
    <w:rsid w:val="005C3861"/>
    <w:rsid w:val="005C3B3A"/>
    <w:rsid w:val="005C4386"/>
    <w:rsid w:val="005C52B5"/>
    <w:rsid w:val="005C52BE"/>
    <w:rsid w:val="005C5BA6"/>
    <w:rsid w:val="005C6BA8"/>
    <w:rsid w:val="005C71B7"/>
    <w:rsid w:val="005C7B16"/>
    <w:rsid w:val="005C7D4E"/>
    <w:rsid w:val="005D07B3"/>
    <w:rsid w:val="005D0FA0"/>
    <w:rsid w:val="005D1826"/>
    <w:rsid w:val="005D1903"/>
    <w:rsid w:val="005D2222"/>
    <w:rsid w:val="005D305B"/>
    <w:rsid w:val="005D3C6E"/>
    <w:rsid w:val="005D420C"/>
    <w:rsid w:val="005D505F"/>
    <w:rsid w:val="005D6344"/>
    <w:rsid w:val="005D6826"/>
    <w:rsid w:val="005D6C43"/>
    <w:rsid w:val="005D75F8"/>
    <w:rsid w:val="005D7769"/>
    <w:rsid w:val="005E100E"/>
    <w:rsid w:val="005E194F"/>
    <w:rsid w:val="005E3935"/>
    <w:rsid w:val="005E3B27"/>
    <w:rsid w:val="005E3DCA"/>
    <w:rsid w:val="005E3E54"/>
    <w:rsid w:val="005E43C6"/>
    <w:rsid w:val="005E47A6"/>
    <w:rsid w:val="005E4AC5"/>
    <w:rsid w:val="005E5A20"/>
    <w:rsid w:val="005E6340"/>
    <w:rsid w:val="005E6DC5"/>
    <w:rsid w:val="005E72FD"/>
    <w:rsid w:val="005F0468"/>
    <w:rsid w:val="005F0CB1"/>
    <w:rsid w:val="005F1291"/>
    <w:rsid w:val="005F13CD"/>
    <w:rsid w:val="005F207A"/>
    <w:rsid w:val="005F23A4"/>
    <w:rsid w:val="005F2C20"/>
    <w:rsid w:val="005F3980"/>
    <w:rsid w:val="005F3A24"/>
    <w:rsid w:val="005F3ACC"/>
    <w:rsid w:val="005F43E3"/>
    <w:rsid w:val="005F5435"/>
    <w:rsid w:val="005F6028"/>
    <w:rsid w:val="005F6085"/>
    <w:rsid w:val="005F6AE9"/>
    <w:rsid w:val="005F6FC4"/>
    <w:rsid w:val="005F72B6"/>
    <w:rsid w:val="005F7576"/>
    <w:rsid w:val="005F7B2B"/>
    <w:rsid w:val="00601058"/>
    <w:rsid w:val="0060248E"/>
    <w:rsid w:val="00605771"/>
    <w:rsid w:val="00606108"/>
    <w:rsid w:val="006068F1"/>
    <w:rsid w:val="00607DD3"/>
    <w:rsid w:val="00607E36"/>
    <w:rsid w:val="0061226D"/>
    <w:rsid w:val="006126D4"/>
    <w:rsid w:val="00613359"/>
    <w:rsid w:val="00620C19"/>
    <w:rsid w:val="00621C4C"/>
    <w:rsid w:val="00623C4D"/>
    <w:rsid w:val="00623F7D"/>
    <w:rsid w:val="00624566"/>
    <w:rsid w:val="00624682"/>
    <w:rsid w:val="00625621"/>
    <w:rsid w:val="006257A5"/>
    <w:rsid w:val="00625A37"/>
    <w:rsid w:val="00625CB3"/>
    <w:rsid w:val="00625F32"/>
    <w:rsid w:val="00630BC8"/>
    <w:rsid w:val="00631C98"/>
    <w:rsid w:val="0063291B"/>
    <w:rsid w:val="00632A6C"/>
    <w:rsid w:val="00632F04"/>
    <w:rsid w:val="00633EE9"/>
    <w:rsid w:val="0063411B"/>
    <w:rsid w:val="0063557B"/>
    <w:rsid w:val="00635F06"/>
    <w:rsid w:val="00636134"/>
    <w:rsid w:val="0063678B"/>
    <w:rsid w:val="00636876"/>
    <w:rsid w:val="00637B11"/>
    <w:rsid w:val="006402D5"/>
    <w:rsid w:val="006404DF"/>
    <w:rsid w:val="006407F4"/>
    <w:rsid w:val="00641E18"/>
    <w:rsid w:val="0064216A"/>
    <w:rsid w:val="00642B9E"/>
    <w:rsid w:val="00643540"/>
    <w:rsid w:val="00644DFB"/>
    <w:rsid w:val="00646EB8"/>
    <w:rsid w:val="00647B3E"/>
    <w:rsid w:val="00650B6C"/>
    <w:rsid w:val="0065116A"/>
    <w:rsid w:val="006525B6"/>
    <w:rsid w:val="006526AA"/>
    <w:rsid w:val="00652BCE"/>
    <w:rsid w:val="00654184"/>
    <w:rsid w:val="006546FE"/>
    <w:rsid w:val="0065490A"/>
    <w:rsid w:val="0065570D"/>
    <w:rsid w:val="00655F47"/>
    <w:rsid w:val="00655F98"/>
    <w:rsid w:val="00656A9F"/>
    <w:rsid w:val="00656C9D"/>
    <w:rsid w:val="00657641"/>
    <w:rsid w:val="0066053D"/>
    <w:rsid w:val="006605BC"/>
    <w:rsid w:val="00660B9E"/>
    <w:rsid w:val="00660DEC"/>
    <w:rsid w:val="00661462"/>
    <w:rsid w:val="00662096"/>
    <w:rsid w:val="006629E5"/>
    <w:rsid w:val="00662BC2"/>
    <w:rsid w:val="00663157"/>
    <w:rsid w:val="00663555"/>
    <w:rsid w:val="00663585"/>
    <w:rsid w:val="00664D80"/>
    <w:rsid w:val="00665FE5"/>
    <w:rsid w:val="00666EA7"/>
    <w:rsid w:val="00667A56"/>
    <w:rsid w:val="00667C8D"/>
    <w:rsid w:val="0067011A"/>
    <w:rsid w:val="006706A4"/>
    <w:rsid w:val="006708CE"/>
    <w:rsid w:val="00671FAF"/>
    <w:rsid w:val="00672D48"/>
    <w:rsid w:val="00673459"/>
    <w:rsid w:val="00674443"/>
    <w:rsid w:val="00674488"/>
    <w:rsid w:val="00675208"/>
    <w:rsid w:val="00677287"/>
    <w:rsid w:val="00677454"/>
    <w:rsid w:val="006775FD"/>
    <w:rsid w:val="0067788B"/>
    <w:rsid w:val="00677A54"/>
    <w:rsid w:val="00680ACB"/>
    <w:rsid w:val="00681200"/>
    <w:rsid w:val="00681C53"/>
    <w:rsid w:val="0068216F"/>
    <w:rsid w:val="00682987"/>
    <w:rsid w:val="00683C89"/>
    <w:rsid w:val="00684184"/>
    <w:rsid w:val="0068611F"/>
    <w:rsid w:val="006866BE"/>
    <w:rsid w:val="00686B20"/>
    <w:rsid w:val="0068755B"/>
    <w:rsid w:val="0068757F"/>
    <w:rsid w:val="006878C1"/>
    <w:rsid w:val="00687C8B"/>
    <w:rsid w:val="00690C1B"/>
    <w:rsid w:val="006913E2"/>
    <w:rsid w:val="006915DF"/>
    <w:rsid w:val="006917C2"/>
    <w:rsid w:val="00691945"/>
    <w:rsid w:val="00691CE2"/>
    <w:rsid w:val="00692DCE"/>
    <w:rsid w:val="00692E3E"/>
    <w:rsid w:val="006930A4"/>
    <w:rsid w:val="006936B6"/>
    <w:rsid w:val="00693C0A"/>
    <w:rsid w:val="0069440C"/>
    <w:rsid w:val="006945E9"/>
    <w:rsid w:val="0069486D"/>
    <w:rsid w:val="006951C2"/>
    <w:rsid w:val="0069585F"/>
    <w:rsid w:val="00695CAF"/>
    <w:rsid w:val="006960AD"/>
    <w:rsid w:val="006961BA"/>
    <w:rsid w:val="00696D56"/>
    <w:rsid w:val="00696DB5"/>
    <w:rsid w:val="00697916"/>
    <w:rsid w:val="00697C92"/>
    <w:rsid w:val="00697D2E"/>
    <w:rsid w:val="006A0182"/>
    <w:rsid w:val="006A3D51"/>
    <w:rsid w:val="006A4BF9"/>
    <w:rsid w:val="006A5039"/>
    <w:rsid w:val="006A54D6"/>
    <w:rsid w:val="006A62C6"/>
    <w:rsid w:val="006A677B"/>
    <w:rsid w:val="006A7EEC"/>
    <w:rsid w:val="006B0D6B"/>
    <w:rsid w:val="006B1A5F"/>
    <w:rsid w:val="006B209D"/>
    <w:rsid w:val="006B3294"/>
    <w:rsid w:val="006B32B0"/>
    <w:rsid w:val="006B39F1"/>
    <w:rsid w:val="006B3A52"/>
    <w:rsid w:val="006B4875"/>
    <w:rsid w:val="006B56DB"/>
    <w:rsid w:val="006B5801"/>
    <w:rsid w:val="006B5F64"/>
    <w:rsid w:val="006C1391"/>
    <w:rsid w:val="006C1ED3"/>
    <w:rsid w:val="006C3B9C"/>
    <w:rsid w:val="006C4357"/>
    <w:rsid w:val="006C4420"/>
    <w:rsid w:val="006C4863"/>
    <w:rsid w:val="006C4994"/>
    <w:rsid w:val="006C4BC4"/>
    <w:rsid w:val="006C515E"/>
    <w:rsid w:val="006C52B5"/>
    <w:rsid w:val="006C5A48"/>
    <w:rsid w:val="006C5E4C"/>
    <w:rsid w:val="006C74DE"/>
    <w:rsid w:val="006C76FF"/>
    <w:rsid w:val="006D03CD"/>
    <w:rsid w:val="006D0A8C"/>
    <w:rsid w:val="006D0B29"/>
    <w:rsid w:val="006D0E5C"/>
    <w:rsid w:val="006D26FF"/>
    <w:rsid w:val="006D2A0B"/>
    <w:rsid w:val="006D37FA"/>
    <w:rsid w:val="006D3E62"/>
    <w:rsid w:val="006D58EA"/>
    <w:rsid w:val="006D666F"/>
    <w:rsid w:val="006E062B"/>
    <w:rsid w:val="006E2B29"/>
    <w:rsid w:val="006E3B7A"/>
    <w:rsid w:val="006E4A39"/>
    <w:rsid w:val="006E578D"/>
    <w:rsid w:val="006E59C8"/>
    <w:rsid w:val="006E5FBB"/>
    <w:rsid w:val="006E6CD9"/>
    <w:rsid w:val="006E6FD0"/>
    <w:rsid w:val="006E7414"/>
    <w:rsid w:val="006F14BD"/>
    <w:rsid w:val="006F3F30"/>
    <w:rsid w:val="006F4433"/>
    <w:rsid w:val="006F4F75"/>
    <w:rsid w:val="006F54AE"/>
    <w:rsid w:val="006F5C39"/>
    <w:rsid w:val="006F6617"/>
    <w:rsid w:val="006F6B04"/>
    <w:rsid w:val="006F7014"/>
    <w:rsid w:val="007004FA"/>
    <w:rsid w:val="00700A9E"/>
    <w:rsid w:val="00700D3F"/>
    <w:rsid w:val="00700E7B"/>
    <w:rsid w:val="00701490"/>
    <w:rsid w:val="007017AA"/>
    <w:rsid w:val="007023AC"/>
    <w:rsid w:val="007027A4"/>
    <w:rsid w:val="00702EB7"/>
    <w:rsid w:val="00703CBA"/>
    <w:rsid w:val="007044E8"/>
    <w:rsid w:val="0070459A"/>
    <w:rsid w:val="00704F19"/>
    <w:rsid w:val="00705221"/>
    <w:rsid w:val="007058C9"/>
    <w:rsid w:val="00705A88"/>
    <w:rsid w:val="00705D27"/>
    <w:rsid w:val="00707A0A"/>
    <w:rsid w:val="00707DD2"/>
    <w:rsid w:val="0071069C"/>
    <w:rsid w:val="00710822"/>
    <w:rsid w:val="00711219"/>
    <w:rsid w:val="007118DA"/>
    <w:rsid w:val="00711944"/>
    <w:rsid w:val="00711BBA"/>
    <w:rsid w:val="00711D8B"/>
    <w:rsid w:val="00714392"/>
    <w:rsid w:val="00714480"/>
    <w:rsid w:val="00714E62"/>
    <w:rsid w:val="00714E6A"/>
    <w:rsid w:val="00720265"/>
    <w:rsid w:val="00722C71"/>
    <w:rsid w:val="0072415B"/>
    <w:rsid w:val="00724C3A"/>
    <w:rsid w:val="00724DAE"/>
    <w:rsid w:val="007255EC"/>
    <w:rsid w:val="007257BB"/>
    <w:rsid w:val="007259EC"/>
    <w:rsid w:val="0072641C"/>
    <w:rsid w:val="0072742A"/>
    <w:rsid w:val="00727F9D"/>
    <w:rsid w:val="007311F7"/>
    <w:rsid w:val="00731450"/>
    <w:rsid w:val="00731B28"/>
    <w:rsid w:val="00731C64"/>
    <w:rsid w:val="00731DF9"/>
    <w:rsid w:val="00731F68"/>
    <w:rsid w:val="00732AE5"/>
    <w:rsid w:val="0073492E"/>
    <w:rsid w:val="0073589F"/>
    <w:rsid w:val="00736BBD"/>
    <w:rsid w:val="007373C4"/>
    <w:rsid w:val="00740CF9"/>
    <w:rsid w:val="007410EC"/>
    <w:rsid w:val="00741758"/>
    <w:rsid w:val="007426B5"/>
    <w:rsid w:val="00742725"/>
    <w:rsid w:val="00742ED6"/>
    <w:rsid w:val="007430AF"/>
    <w:rsid w:val="00744A48"/>
    <w:rsid w:val="0074776E"/>
    <w:rsid w:val="00750F30"/>
    <w:rsid w:val="0075263F"/>
    <w:rsid w:val="0075284E"/>
    <w:rsid w:val="00753AE3"/>
    <w:rsid w:val="00754BAB"/>
    <w:rsid w:val="00754C44"/>
    <w:rsid w:val="00756FD5"/>
    <w:rsid w:val="007579F5"/>
    <w:rsid w:val="00757ED9"/>
    <w:rsid w:val="0076232B"/>
    <w:rsid w:val="007634F1"/>
    <w:rsid w:val="00764359"/>
    <w:rsid w:val="0076493D"/>
    <w:rsid w:val="00765C1C"/>
    <w:rsid w:val="00766DB6"/>
    <w:rsid w:val="0077034D"/>
    <w:rsid w:val="007739DD"/>
    <w:rsid w:val="007740AC"/>
    <w:rsid w:val="007747F2"/>
    <w:rsid w:val="00774DCB"/>
    <w:rsid w:val="0077548B"/>
    <w:rsid w:val="00775727"/>
    <w:rsid w:val="00775A8C"/>
    <w:rsid w:val="00775CB5"/>
    <w:rsid w:val="007760CE"/>
    <w:rsid w:val="0077678C"/>
    <w:rsid w:val="00777569"/>
    <w:rsid w:val="00777712"/>
    <w:rsid w:val="007804E9"/>
    <w:rsid w:val="007816A0"/>
    <w:rsid w:val="0078295B"/>
    <w:rsid w:val="0078295D"/>
    <w:rsid w:val="007832BB"/>
    <w:rsid w:val="00783CD1"/>
    <w:rsid w:val="00784147"/>
    <w:rsid w:val="0078449D"/>
    <w:rsid w:val="00784C9D"/>
    <w:rsid w:val="00784FC9"/>
    <w:rsid w:val="00787358"/>
    <w:rsid w:val="0078799F"/>
    <w:rsid w:val="007908C0"/>
    <w:rsid w:val="00790AEA"/>
    <w:rsid w:val="007915CE"/>
    <w:rsid w:val="007916BC"/>
    <w:rsid w:val="007922D2"/>
    <w:rsid w:val="00792DA6"/>
    <w:rsid w:val="00795040"/>
    <w:rsid w:val="00795436"/>
    <w:rsid w:val="00795754"/>
    <w:rsid w:val="00795FA0"/>
    <w:rsid w:val="00796844"/>
    <w:rsid w:val="0079718F"/>
    <w:rsid w:val="007A12B2"/>
    <w:rsid w:val="007A1A4E"/>
    <w:rsid w:val="007A29B7"/>
    <w:rsid w:val="007A29E4"/>
    <w:rsid w:val="007A32EF"/>
    <w:rsid w:val="007A350B"/>
    <w:rsid w:val="007A3689"/>
    <w:rsid w:val="007A4913"/>
    <w:rsid w:val="007A4BE3"/>
    <w:rsid w:val="007A5BCC"/>
    <w:rsid w:val="007A5D35"/>
    <w:rsid w:val="007A6088"/>
    <w:rsid w:val="007A637A"/>
    <w:rsid w:val="007A66AB"/>
    <w:rsid w:val="007A66E7"/>
    <w:rsid w:val="007A7489"/>
    <w:rsid w:val="007A7E15"/>
    <w:rsid w:val="007B12DC"/>
    <w:rsid w:val="007B23D0"/>
    <w:rsid w:val="007B3CC9"/>
    <w:rsid w:val="007B4685"/>
    <w:rsid w:val="007B4D83"/>
    <w:rsid w:val="007B4EC4"/>
    <w:rsid w:val="007B50E5"/>
    <w:rsid w:val="007B5517"/>
    <w:rsid w:val="007B64A9"/>
    <w:rsid w:val="007B790C"/>
    <w:rsid w:val="007C118F"/>
    <w:rsid w:val="007C14C0"/>
    <w:rsid w:val="007C169B"/>
    <w:rsid w:val="007C1BF1"/>
    <w:rsid w:val="007C20F1"/>
    <w:rsid w:val="007C243E"/>
    <w:rsid w:val="007C2BEF"/>
    <w:rsid w:val="007C3535"/>
    <w:rsid w:val="007C46AC"/>
    <w:rsid w:val="007C4983"/>
    <w:rsid w:val="007C54C2"/>
    <w:rsid w:val="007C5573"/>
    <w:rsid w:val="007C5AA9"/>
    <w:rsid w:val="007D1E04"/>
    <w:rsid w:val="007D1E91"/>
    <w:rsid w:val="007D20F4"/>
    <w:rsid w:val="007D2212"/>
    <w:rsid w:val="007D3BC9"/>
    <w:rsid w:val="007D4265"/>
    <w:rsid w:val="007D43ED"/>
    <w:rsid w:val="007D4D7B"/>
    <w:rsid w:val="007D5E3A"/>
    <w:rsid w:val="007D6BEB"/>
    <w:rsid w:val="007D6C49"/>
    <w:rsid w:val="007E1F70"/>
    <w:rsid w:val="007E351B"/>
    <w:rsid w:val="007E3D91"/>
    <w:rsid w:val="007E4061"/>
    <w:rsid w:val="007E479E"/>
    <w:rsid w:val="007E4EFE"/>
    <w:rsid w:val="007E53D9"/>
    <w:rsid w:val="007E6275"/>
    <w:rsid w:val="007E637E"/>
    <w:rsid w:val="007E7062"/>
    <w:rsid w:val="007E74E6"/>
    <w:rsid w:val="007E7AC6"/>
    <w:rsid w:val="007F127D"/>
    <w:rsid w:val="007F157D"/>
    <w:rsid w:val="007F15D4"/>
    <w:rsid w:val="007F1B0A"/>
    <w:rsid w:val="007F3216"/>
    <w:rsid w:val="007F33BD"/>
    <w:rsid w:val="007F3667"/>
    <w:rsid w:val="007F40E8"/>
    <w:rsid w:val="007F4643"/>
    <w:rsid w:val="007F4BC2"/>
    <w:rsid w:val="007F5775"/>
    <w:rsid w:val="007F5DD6"/>
    <w:rsid w:val="007F60D3"/>
    <w:rsid w:val="007F66B8"/>
    <w:rsid w:val="007F71E4"/>
    <w:rsid w:val="007F7F6E"/>
    <w:rsid w:val="00800346"/>
    <w:rsid w:val="00801416"/>
    <w:rsid w:val="0080145A"/>
    <w:rsid w:val="008015D2"/>
    <w:rsid w:val="008016A5"/>
    <w:rsid w:val="008022B3"/>
    <w:rsid w:val="00802628"/>
    <w:rsid w:val="0080278E"/>
    <w:rsid w:val="008028E7"/>
    <w:rsid w:val="0080300E"/>
    <w:rsid w:val="00803509"/>
    <w:rsid w:val="008038CD"/>
    <w:rsid w:val="00804116"/>
    <w:rsid w:val="008041D1"/>
    <w:rsid w:val="00805267"/>
    <w:rsid w:val="00806399"/>
    <w:rsid w:val="008077FD"/>
    <w:rsid w:val="0081038E"/>
    <w:rsid w:val="00811291"/>
    <w:rsid w:val="0081158B"/>
    <w:rsid w:val="00811BCA"/>
    <w:rsid w:val="00812B7C"/>
    <w:rsid w:val="00812CDF"/>
    <w:rsid w:val="00813A21"/>
    <w:rsid w:val="008144CC"/>
    <w:rsid w:val="00814FE5"/>
    <w:rsid w:val="0081516C"/>
    <w:rsid w:val="0081563F"/>
    <w:rsid w:val="00815ACA"/>
    <w:rsid w:val="0081602B"/>
    <w:rsid w:val="00816592"/>
    <w:rsid w:val="008177B8"/>
    <w:rsid w:val="00817E7E"/>
    <w:rsid w:val="008200E1"/>
    <w:rsid w:val="00820AE0"/>
    <w:rsid w:val="00820CBA"/>
    <w:rsid w:val="00821096"/>
    <w:rsid w:val="00821FD8"/>
    <w:rsid w:val="00821FE6"/>
    <w:rsid w:val="008228E6"/>
    <w:rsid w:val="00822CE9"/>
    <w:rsid w:val="00822F04"/>
    <w:rsid w:val="008238A9"/>
    <w:rsid w:val="00823FF9"/>
    <w:rsid w:val="008245B1"/>
    <w:rsid w:val="00825CEC"/>
    <w:rsid w:val="008271CB"/>
    <w:rsid w:val="00827D83"/>
    <w:rsid w:val="00830A76"/>
    <w:rsid w:val="00831BA3"/>
    <w:rsid w:val="008334E4"/>
    <w:rsid w:val="008339BF"/>
    <w:rsid w:val="00833C7E"/>
    <w:rsid w:val="008348BE"/>
    <w:rsid w:val="00835796"/>
    <w:rsid w:val="00835C14"/>
    <w:rsid w:val="008363B5"/>
    <w:rsid w:val="00837AD0"/>
    <w:rsid w:val="008400E7"/>
    <w:rsid w:val="00840A9E"/>
    <w:rsid w:val="00840E4B"/>
    <w:rsid w:val="00843480"/>
    <w:rsid w:val="00843FEC"/>
    <w:rsid w:val="0084428E"/>
    <w:rsid w:val="00845AC6"/>
    <w:rsid w:val="00845CE2"/>
    <w:rsid w:val="0084712C"/>
    <w:rsid w:val="0084723E"/>
    <w:rsid w:val="00851830"/>
    <w:rsid w:val="00851E34"/>
    <w:rsid w:val="00853299"/>
    <w:rsid w:val="008533DD"/>
    <w:rsid w:val="00853505"/>
    <w:rsid w:val="00854292"/>
    <w:rsid w:val="00854992"/>
    <w:rsid w:val="008549C6"/>
    <w:rsid w:val="00855F61"/>
    <w:rsid w:val="0085622E"/>
    <w:rsid w:val="00856249"/>
    <w:rsid w:val="00856F36"/>
    <w:rsid w:val="0085741E"/>
    <w:rsid w:val="008574C0"/>
    <w:rsid w:val="00857562"/>
    <w:rsid w:val="00857A42"/>
    <w:rsid w:val="00860F84"/>
    <w:rsid w:val="0086168D"/>
    <w:rsid w:val="008627BC"/>
    <w:rsid w:val="00863986"/>
    <w:rsid w:val="00863B4E"/>
    <w:rsid w:val="00864DD1"/>
    <w:rsid w:val="00865215"/>
    <w:rsid w:val="008653CA"/>
    <w:rsid w:val="00865CAF"/>
    <w:rsid w:val="00865FAC"/>
    <w:rsid w:val="00866486"/>
    <w:rsid w:val="00866566"/>
    <w:rsid w:val="008677B3"/>
    <w:rsid w:val="0087159F"/>
    <w:rsid w:val="0087169D"/>
    <w:rsid w:val="00871FD9"/>
    <w:rsid w:val="00873ABC"/>
    <w:rsid w:val="00873B52"/>
    <w:rsid w:val="00873CEA"/>
    <w:rsid w:val="00873DE3"/>
    <w:rsid w:val="00873ED5"/>
    <w:rsid w:val="008747E2"/>
    <w:rsid w:val="0087484C"/>
    <w:rsid w:val="00876394"/>
    <w:rsid w:val="00876513"/>
    <w:rsid w:val="00876739"/>
    <w:rsid w:val="00877045"/>
    <w:rsid w:val="00877EA8"/>
    <w:rsid w:val="00880447"/>
    <w:rsid w:val="00880E1E"/>
    <w:rsid w:val="00881DBE"/>
    <w:rsid w:val="008824DF"/>
    <w:rsid w:val="008828E1"/>
    <w:rsid w:val="00883035"/>
    <w:rsid w:val="00884060"/>
    <w:rsid w:val="00884690"/>
    <w:rsid w:val="008862BC"/>
    <w:rsid w:val="008867CB"/>
    <w:rsid w:val="00887139"/>
    <w:rsid w:val="0088753D"/>
    <w:rsid w:val="008877DC"/>
    <w:rsid w:val="00887C2F"/>
    <w:rsid w:val="00887E8C"/>
    <w:rsid w:val="00887ECC"/>
    <w:rsid w:val="008905DD"/>
    <w:rsid w:val="008907FD"/>
    <w:rsid w:val="008910E4"/>
    <w:rsid w:val="00892928"/>
    <w:rsid w:val="0089390F"/>
    <w:rsid w:val="00894867"/>
    <w:rsid w:val="00894C53"/>
    <w:rsid w:val="00895704"/>
    <w:rsid w:val="00895D1E"/>
    <w:rsid w:val="00896073"/>
    <w:rsid w:val="00896135"/>
    <w:rsid w:val="00896927"/>
    <w:rsid w:val="008969F7"/>
    <w:rsid w:val="008A07C2"/>
    <w:rsid w:val="008A0D28"/>
    <w:rsid w:val="008A1FB0"/>
    <w:rsid w:val="008A23C4"/>
    <w:rsid w:val="008A4097"/>
    <w:rsid w:val="008A542C"/>
    <w:rsid w:val="008A6C23"/>
    <w:rsid w:val="008A7E9D"/>
    <w:rsid w:val="008B02EA"/>
    <w:rsid w:val="008B0B4E"/>
    <w:rsid w:val="008B12D0"/>
    <w:rsid w:val="008B1BA6"/>
    <w:rsid w:val="008B1CDB"/>
    <w:rsid w:val="008B2006"/>
    <w:rsid w:val="008B2289"/>
    <w:rsid w:val="008B2D89"/>
    <w:rsid w:val="008B3995"/>
    <w:rsid w:val="008B4319"/>
    <w:rsid w:val="008B530E"/>
    <w:rsid w:val="008B5799"/>
    <w:rsid w:val="008C0360"/>
    <w:rsid w:val="008C102B"/>
    <w:rsid w:val="008C1457"/>
    <w:rsid w:val="008C1560"/>
    <w:rsid w:val="008C15E4"/>
    <w:rsid w:val="008C1A3C"/>
    <w:rsid w:val="008C230D"/>
    <w:rsid w:val="008C261E"/>
    <w:rsid w:val="008C2A30"/>
    <w:rsid w:val="008C2DF9"/>
    <w:rsid w:val="008C3BF4"/>
    <w:rsid w:val="008C46E3"/>
    <w:rsid w:val="008C4DA5"/>
    <w:rsid w:val="008C583B"/>
    <w:rsid w:val="008C6199"/>
    <w:rsid w:val="008C66D0"/>
    <w:rsid w:val="008D0394"/>
    <w:rsid w:val="008D1959"/>
    <w:rsid w:val="008D2664"/>
    <w:rsid w:val="008D267C"/>
    <w:rsid w:val="008D4954"/>
    <w:rsid w:val="008D5301"/>
    <w:rsid w:val="008D6051"/>
    <w:rsid w:val="008D7249"/>
    <w:rsid w:val="008D7FBA"/>
    <w:rsid w:val="008E02B3"/>
    <w:rsid w:val="008E0696"/>
    <w:rsid w:val="008E1FAF"/>
    <w:rsid w:val="008E2435"/>
    <w:rsid w:val="008E2B22"/>
    <w:rsid w:val="008E2BC4"/>
    <w:rsid w:val="008E38C2"/>
    <w:rsid w:val="008E4A45"/>
    <w:rsid w:val="008E5394"/>
    <w:rsid w:val="008E57D7"/>
    <w:rsid w:val="008E60D3"/>
    <w:rsid w:val="008E66A3"/>
    <w:rsid w:val="008E66F8"/>
    <w:rsid w:val="008E7114"/>
    <w:rsid w:val="008E724C"/>
    <w:rsid w:val="008E77D9"/>
    <w:rsid w:val="008E7C4D"/>
    <w:rsid w:val="008E7C81"/>
    <w:rsid w:val="008F0088"/>
    <w:rsid w:val="008F03BF"/>
    <w:rsid w:val="008F0727"/>
    <w:rsid w:val="008F1226"/>
    <w:rsid w:val="008F165C"/>
    <w:rsid w:val="008F18B8"/>
    <w:rsid w:val="008F1986"/>
    <w:rsid w:val="008F19F9"/>
    <w:rsid w:val="008F2909"/>
    <w:rsid w:val="008F30DD"/>
    <w:rsid w:val="008F320E"/>
    <w:rsid w:val="008F3C6D"/>
    <w:rsid w:val="008F5F86"/>
    <w:rsid w:val="008F6AAF"/>
    <w:rsid w:val="008F770D"/>
    <w:rsid w:val="008F7DFD"/>
    <w:rsid w:val="00900D12"/>
    <w:rsid w:val="0090177C"/>
    <w:rsid w:val="00901FF5"/>
    <w:rsid w:val="009025CF"/>
    <w:rsid w:val="0090261F"/>
    <w:rsid w:val="00902FD6"/>
    <w:rsid w:val="00903384"/>
    <w:rsid w:val="009041CE"/>
    <w:rsid w:val="0090421A"/>
    <w:rsid w:val="0090539F"/>
    <w:rsid w:val="00905595"/>
    <w:rsid w:val="009109C6"/>
    <w:rsid w:val="00910D70"/>
    <w:rsid w:val="00910EBA"/>
    <w:rsid w:val="00912241"/>
    <w:rsid w:val="00913D4F"/>
    <w:rsid w:val="009149AC"/>
    <w:rsid w:val="009160C7"/>
    <w:rsid w:val="00916700"/>
    <w:rsid w:val="0091674A"/>
    <w:rsid w:val="009167D1"/>
    <w:rsid w:val="00917820"/>
    <w:rsid w:val="009178D2"/>
    <w:rsid w:val="00917EE8"/>
    <w:rsid w:val="00921C15"/>
    <w:rsid w:val="009226EC"/>
    <w:rsid w:val="00922AB7"/>
    <w:rsid w:val="00923D6A"/>
    <w:rsid w:val="00924888"/>
    <w:rsid w:val="00924E68"/>
    <w:rsid w:val="009256EF"/>
    <w:rsid w:val="0092585E"/>
    <w:rsid w:val="00925D57"/>
    <w:rsid w:val="009262D9"/>
    <w:rsid w:val="009264C2"/>
    <w:rsid w:val="00926CA2"/>
    <w:rsid w:val="00926FE6"/>
    <w:rsid w:val="009276FD"/>
    <w:rsid w:val="009278F0"/>
    <w:rsid w:val="00927B41"/>
    <w:rsid w:val="009303F2"/>
    <w:rsid w:val="0093055C"/>
    <w:rsid w:val="00932181"/>
    <w:rsid w:val="00932E45"/>
    <w:rsid w:val="00932FD4"/>
    <w:rsid w:val="00933876"/>
    <w:rsid w:val="009338F7"/>
    <w:rsid w:val="0093538A"/>
    <w:rsid w:val="00936153"/>
    <w:rsid w:val="0093629B"/>
    <w:rsid w:val="00937238"/>
    <w:rsid w:val="009373C8"/>
    <w:rsid w:val="00937906"/>
    <w:rsid w:val="00937982"/>
    <w:rsid w:val="009400EB"/>
    <w:rsid w:val="009406AA"/>
    <w:rsid w:val="00940AB2"/>
    <w:rsid w:val="009416AB"/>
    <w:rsid w:val="00942483"/>
    <w:rsid w:val="009424D0"/>
    <w:rsid w:val="00944319"/>
    <w:rsid w:val="00945538"/>
    <w:rsid w:val="00945681"/>
    <w:rsid w:val="009459DA"/>
    <w:rsid w:val="00946275"/>
    <w:rsid w:val="0094670F"/>
    <w:rsid w:val="009469F0"/>
    <w:rsid w:val="00947872"/>
    <w:rsid w:val="00951414"/>
    <w:rsid w:val="00951614"/>
    <w:rsid w:val="00952E98"/>
    <w:rsid w:val="009535E0"/>
    <w:rsid w:val="00955218"/>
    <w:rsid w:val="00955347"/>
    <w:rsid w:val="00955818"/>
    <w:rsid w:val="0095681B"/>
    <w:rsid w:val="00956E0C"/>
    <w:rsid w:val="00957552"/>
    <w:rsid w:val="00957D17"/>
    <w:rsid w:val="00960075"/>
    <w:rsid w:val="00961739"/>
    <w:rsid w:val="009619EF"/>
    <w:rsid w:val="009623C1"/>
    <w:rsid w:val="009625C9"/>
    <w:rsid w:val="00962809"/>
    <w:rsid w:val="00962E8E"/>
    <w:rsid w:val="00966780"/>
    <w:rsid w:val="00967125"/>
    <w:rsid w:val="00967A81"/>
    <w:rsid w:val="00967D99"/>
    <w:rsid w:val="009711C7"/>
    <w:rsid w:val="009715B1"/>
    <w:rsid w:val="009731DD"/>
    <w:rsid w:val="0097369E"/>
    <w:rsid w:val="009739B2"/>
    <w:rsid w:val="0097490B"/>
    <w:rsid w:val="00974FA2"/>
    <w:rsid w:val="00975D29"/>
    <w:rsid w:val="009776C8"/>
    <w:rsid w:val="0097794A"/>
    <w:rsid w:val="00980702"/>
    <w:rsid w:val="0098331F"/>
    <w:rsid w:val="00983785"/>
    <w:rsid w:val="009838E1"/>
    <w:rsid w:val="009840B9"/>
    <w:rsid w:val="00984D74"/>
    <w:rsid w:val="00984EF4"/>
    <w:rsid w:val="00984FA0"/>
    <w:rsid w:val="00985633"/>
    <w:rsid w:val="00985CAB"/>
    <w:rsid w:val="00985D92"/>
    <w:rsid w:val="00986216"/>
    <w:rsid w:val="00987BB2"/>
    <w:rsid w:val="00990158"/>
    <w:rsid w:val="00990DEE"/>
    <w:rsid w:val="00991521"/>
    <w:rsid w:val="009924D6"/>
    <w:rsid w:val="009926B1"/>
    <w:rsid w:val="0099272F"/>
    <w:rsid w:val="00993C21"/>
    <w:rsid w:val="00993CAF"/>
    <w:rsid w:val="00994D5C"/>
    <w:rsid w:val="00996322"/>
    <w:rsid w:val="00996998"/>
    <w:rsid w:val="00997117"/>
    <w:rsid w:val="009972FA"/>
    <w:rsid w:val="009A0A1F"/>
    <w:rsid w:val="009A3040"/>
    <w:rsid w:val="009A3166"/>
    <w:rsid w:val="009A5328"/>
    <w:rsid w:val="009A552F"/>
    <w:rsid w:val="009A560B"/>
    <w:rsid w:val="009A5BA5"/>
    <w:rsid w:val="009A5EC7"/>
    <w:rsid w:val="009A6ACF"/>
    <w:rsid w:val="009A766A"/>
    <w:rsid w:val="009B058B"/>
    <w:rsid w:val="009B05D6"/>
    <w:rsid w:val="009B2623"/>
    <w:rsid w:val="009B33A6"/>
    <w:rsid w:val="009B3939"/>
    <w:rsid w:val="009B39DC"/>
    <w:rsid w:val="009B4C4B"/>
    <w:rsid w:val="009B6D58"/>
    <w:rsid w:val="009B7F46"/>
    <w:rsid w:val="009C2740"/>
    <w:rsid w:val="009C3AB7"/>
    <w:rsid w:val="009C3B8A"/>
    <w:rsid w:val="009C40E6"/>
    <w:rsid w:val="009C4976"/>
    <w:rsid w:val="009C56B8"/>
    <w:rsid w:val="009C5E1E"/>
    <w:rsid w:val="009C5F02"/>
    <w:rsid w:val="009C64E9"/>
    <w:rsid w:val="009C720C"/>
    <w:rsid w:val="009D070E"/>
    <w:rsid w:val="009D0B20"/>
    <w:rsid w:val="009D1140"/>
    <w:rsid w:val="009D283C"/>
    <w:rsid w:val="009D2ED3"/>
    <w:rsid w:val="009D3308"/>
    <w:rsid w:val="009D5948"/>
    <w:rsid w:val="009D7EBB"/>
    <w:rsid w:val="009E01CE"/>
    <w:rsid w:val="009E0B2A"/>
    <w:rsid w:val="009E0BC5"/>
    <w:rsid w:val="009E1CE3"/>
    <w:rsid w:val="009E2D85"/>
    <w:rsid w:val="009E37FA"/>
    <w:rsid w:val="009E5559"/>
    <w:rsid w:val="009E5E81"/>
    <w:rsid w:val="009E6410"/>
    <w:rsid w:val="009E6601"/>
    <w:rsid w:val="009F0310"/>
    <w:rsid w:val="009F048B"/>
    <w:rsid w:val="009F0847"/>
    <w:rsid w:val="009F0ED5"/>
    <w:rsid w:val="009F1551"/>
    <w:rsid w:val="009F17FF"/>
    <w:rsid w:val="009F3F86"/>
    <w:rsid w:val="009F4D2A"/>
    <w:rsid w:val="009F52F1"/>
    <w:rsid w:val="009F5702"/>
    <w:rsid w:val="00A00536"/>
    <w:rsid w:val="00A0099D"/>
    <w:rsid w:val="00A0105D"/>
    <w:rsid w:val="00A03BE3"/>
    <w:rsid w:val="00A060AA"/>
    <w:rsid w:val="00A0766A"/>
    <w:rsid w:val="00A1068E"/>
    <w:rsid w:val="00A11023"/>
    <w:rsid w:val="00A116A6"/>
    <w:rsid w:val="00A117BE"/>
    <w:rsid w:val="00A130C5"/>
    <w:rsid w:val="00A137B9"/>
    <w:rsid w:val="00A146D7"/>
    <w:rsid w:val="00A14F16"/>
    <w:rsid w:val="00A156E3"/>
    <w:rsid w:val="00A1714E"/>
    <w:rsid w:val="00A1721E"/>
    <w:rsid w:val="00A21194"/>
    <w:rsid w:val="00A21867"/>
    <w:rsid w:val="00A21DDF"/>
    <w:rsid w:val="00A21E10"/>
    <w:rsid w:val="00A21F8D"/>
    <w:rsid w:val="00A224E5"/>
    <w:rsid w:val="00A22F95"/>
    <w:rsid w:val="00A24A7C"/>
    <w:rsid w:val="00A24AB4"/>
    <w:rsid w:val="00A24B71"/>
    <w:rsid w:val="00A2510B"/>
    <w:rsid w:val="00A25E77"/>
    <w:rsid w:val="00A261BB"/>
    <w:rsid w:val="00A268D0"/>
    <w:rsid w:val="00A26992"/>
    <w:rsid w:val="00A3049E"/>
    <w:rsid w:val="00A3103E"/>
    <w:rsid w:val="00A31625"/>
    <w:rsid w:val="00A316B6"/>
    <w:rsid w:val="00A31F01"/>
    <w:rsid w:val="00A329B7"/>
    <w:rsid w:val="00A32BC8"/>
    <w:rsid w:val="00A3309D"/>
    <w:rsid w:val="00A34598"/>
    <w:rsid w:val="00A35461"/>
    <w:rsid w:val="00A35470"/>
    <w:rsid w:val="00A35917"/>
    <w:rsid w:val="00A362B3"/>
    <w:rsid w:val="00A36ED0"/>
    <w:rsid w:val="00A4008D"/>
    <w:rsid w:val="00A40121"/>
    <w:rsid w:val="00A40736"/>
    <w:rsid w:val="00A40B93"/>
    <w:rsid w:val="00A416A7"/>
    <w:rsid w:val="00A43561"/>
    <w:rsid w:val="00A4387E"/>
    <w:rsid w:val="00A4393B"/>
    <w:rsid w:val="00A45282"/>
    <w:rsid w:val="00A45B3B"/>
    <w:rsid w:val="00A45B8E"/>
    <w:rsid w:val="00A45C12"/>
    <w:rsid w:val="00A462A1"/>
    <w:rsid w:val="00A462C9"/>
    <w:rsid w:val="00A519D6"/>
    <w:rsid w:val="00A5234F"/>
    <w:rsid w:val="00A52D72"/>
    <w:rsid w:val="00A550D9"/>
    <w:rsid w:val="00A55430"/>
    <w:rsid w:val="00A5559D"/>
    <w:rsid w:val="00A55EF9"/>
    <w:rsid w:val="00A56B15"/>
    <w:rsid w:val="00A57B48"/>
    <w:rsid w:val="00A60740"/>
    <w:rsid w:val="00A618B2"/>
    <w:rsid w:val="00A62D2F"/>
    <w:rsid w:val="00A62DB2"/>
    <w:rsid w:val="00A62E2B"/>
    <w:rsid w:val="00A64277"/>
    <w:rsid w:val="00A66BB5"/>
    <w:rsid w:val="00A70045"/>
    <w:rsid w:val="00A7167B"/>
    <w:rsid w:val="00A71B2C"/>
    <w:rsid w:val="00A7200F"/>
    <w:rsid w:val="00A723FD"/>
    <w:rsid w:val="00A74366"/>
    <w:rsid w:val="00A745C8"/>
    <w:rsid w:val="00A7574C"/>
    <w:rsid w:val="00A75C5E"/>
    <w:rsid w:val="00A75FBC"/>
    <w:rsid w:val="00A76721"/>
    <w:rsid w:val="00A807B2"/>
    <w:rsid w:val="00A8134E"/>
    <w:rsid w:val="00A816AC"/>
    <w:rsid w:val="00A81C01"/>
    <w:rsid w:val="00A82797"/>
    <w:rsid w:val="00A83C3A"/>
    <w:rsid w:val="00A84065"/>
    <w:rsid w:val="00A84388"/>
    <w:rsid w:val="00A86148"/>
    <w:rsid w:val="00A86205"/>
    <w:rsid w:val="00A8646F"/>
    <w:rsid w:val="00A86CBA"/>
    <w:rsid w:val="00A872FB"/>
    <w:rsid w:val="00A87BFE"/>
    <w:rsid w:val="00A87E89"/>
    <w:rsid w:val="00A902B7"/>
    <w:rsid w:val="00A908AF"/>
    <w:rsid w:val="00A919D7"/>
    <w:rsid w:val="00A91D92"/>
    <w:rsid w:val="00A93356"/>
    <w:rsid w:val="00A9362A"/>
    <w:rsid w:val="00A93FA5"/>
    <w:rsid w:val="00A95A97"/>
    <w:rsid w:val="00A96A18"/>
    <w:rsid w:val="00A96B3A"/>
    <w:rsid w:val="00A976A6"/>
    <w:rsid w:val="00A97B02"/>
    <w:rsid w:val="00AA0A2E"/>
    <w:rsid w:val="00AA126C"/>
    <w:rsid w:val="00AA1C06"/>
    <w:rsid w:val="00AA2482"/>
    <w:rsid w:val="00AA2616"/>
    <w:rsid w:val="00AA29E2"/>
    <w:rsid w:val="00AA29EE"/>
    <w:rsid w:val="00AA2BF5"/>
    <w:rsid w:val="00AA30A4"/>
    <w:rsid w:val="00AA474F"/>
    <w:rsid w:val="00AA4835"/>
    <w:rsid w:val="00AA4A8E"/>
    <w:rsid w:val="00AA5658"/>
    <w:rsid w:val="00AA5B1D"/>
    <w:rsid w:val="00AA5C89"/>
    <w:rsid w:val="00AA63DB"/>
    <w:rsid w:val="00AA6A0A"/>
    <w:rsid w:val="00AA7A39"/>
    <w:rsid w:val="00AB02D7"/>
    <w:rsid w:val="00AB03D2"/>
    <w:rsid w:val="00AB04D1"/>
    <w:rsid w:val="00AB0908"/>
    <w:rsid w:val="00AB108C"/>
    <w:rsid w:val="00AB1324"/>
    <w:rsid w:val="00AB15A3"/>
    <w:rsid w:val="00AB2C36"/>
    <w:rsid w:val="00AB33EC"/>
    <w:rsid w:val="00AB3523"/>
    <w:rsid w:val="00AB4236"/>
    <w:rsid w:val="00AB44DD"/>
    <w:rsid w:val="00AB4841"/>
    <w:rsid w:val="00AB4A60"/>
    <w:rsid w:val="00AB689E"/>
    <w:rsid w:val="00AB7BF0"/>
    <w:rsid w:val="00AB7D67"/>
    <w:rsid w:val="00AC03AC"/>
    <w:rsid w:val="00AC0A96"/>
    <w:rsid w:val="00AC0DED"/>
    <w:rsid w:val="00AC323B"/>
    <w:rsid w:val="00AC3B95"/>
    <w:rsid w:val="00AC5235"/>
    <w:rsid w:val="00AC53CD"/>
    <w:rsid w:val="00AC5694"/>
    <w:rsid w:val="00AC64E3"/>
    <w:rsid w:val="00AC7089"/>
    <w:rsid w:val="00AC75FD"/>
    <w:rsid w:val="00AD0312"/>
    <w:rsid w:val="00AD078F"/>
    <w:rsid w:val="00AD0886"/>
    <w:rsid w:val="00AD0EF4"/>
    <w:rsid w:val="00AD1346"/>
    <w:rsid w:val="00AD1667"/>
    <w:rsid w:val="00AD18B7"/>
    <w:rsid w:val="00AD1ED0"/>
    <w:rsid w:val="00AD2957"/>
    <w:rsid w:val="00AD2DD2"/>
    <w:rsid w:val="00AD3BDF"/>
    <w:rsid w:val="00AD4897"/>
    <w:rsid w:val="00AD57B7"/>
    <w:rsid w:val="00AD6232"/>
    <w:rsid w:val="00AD645F"/>
    <w:rsid w:val="00AD6792"/>
    <w:rsid w:val="00AD693B"/>
    <w:rsid w:val="00AD6F53"/>
    <w:rsid w:val="00AD7A48"/>
    <w:rsid w:val="00AE189E"/>
    <w:rsid w:val="00AE2038"/>
    <w:rsid w:val="00AE20A3"/>
    <w:rsid w:val="00AE20D4"/>
    <w:rsid w:val="00AE3565"/>
    <w:rsid w:val="00AE49B4"/>
    <w:rsid w:val="00AE4EAA"/>
    <w:rsid w:val="00AE57A3"/>
    <w:rsid w:val="00AE5E25"/>
    <w:rsid w:val="00AE637B"/>
    <w:rsid w:val="00AE74C4"/>
    <w:rsid w:val="00AF0E52"/>
    <w:rsid w:val="00AF13D2"/>
    <w:rsid w:val="00AF1415"/>
    <w:rsid w:val="00AF2E1A"/>
    <w:rsid w:val="00AF2E88"/>
    <w:rsid w:val="00AF35C4"/>
    <w:rsid w:val="00AF3D8B"/>
    <w:rsid w:val="00AF3F4D"/>
    <w:rsid w:val="00AF51F4"/>
    <w:rsid w:val="00AF5291"/>
    <w:rsid w:val="00AF54D3"/>
    <w:rsid w:val="00AF54D9"/>
    <w:rsid w:val="00AF55B6"/>
    <w:rsid w:val="00AF6445"/>
    <w:rsid w:val="00AF739A"/>
    <w:rsid w:val="00B00D33"/>
    <w:rsid w:val="00B02298"/>
    <w:rsid w:val="00B02D99"/>
    <w:rsid w:val="00B0383A"/>
    <w:rsid w:val="00B03986"/>
    <w:rsid w:val="00B041D0"/>
    <w:rsid w:val="00B045EC"/>
    <w:rsid w:val="00B04690"/>
    <w:rsid w:val="00B05CC1"/>
    <w:rsid w:val="00B06143"/>
    <w:rsid w:val="00B06EB9"/>
    <w:rsid w:val="00B0744D"/>
    <w:rsid w:val="00B07CBF"/>
    <w:rsid w:val="00B104A5"/>
    <w:rsid w:val="00B108DB"/>
    <w:rsid w:val="00B11CC3"/>
    <w:rsid w:val="00B11E18"/>
    <w:rsid w:val="00B1202E"/>
    <w:rsid w:val="00B123EA"/>
    <w:rsid w:val="00B12E95"/>
    <w:rsid w:val="00B1314D"/>
    <w:rsid w:val="00B14408"/>
    <w:rsid w:val="00B14942"/>
    <w:rsid w:val="00B1494A"/>
    <w:rsid w:val="00B14A3D"/>
    <w:rsid w:val="00B15EF9"/>
    <w:rsid w:val="00B169BA"/>
    <w:rsid w:val="00B1719D"/>
    <w:rsid w:val="00B1740C"/>
    <w:rsid w:val="00B178F5"/>
    <w:rsid w:val="00B17D9F"/>
    <w:rsid w:val="00B219C4"/>
    <w:rsid w:val="00B23249"/>
    <w:rsid w:val="00B233F1"/>
    <w:rsid w:val="00B23A4C"/>
    <w:rsid w:val="00B23F0D"/>
    <w:rsid w:val="00B2456E"/>
    <w:rsid w:val="00B245B9"/>
    <w:rsid w:val="00B25BB1"/>
    <w:rsid w:val="00B25FC5"/>
    <w:rsid w:val="00B27EE8"/>
    <w:rsid w:val="00B3172E"/>
    <w:rsid w:val="00B319EE"/>
    <w:rsid w:val="00B327B0"/>
    <w:rsid w:val="00B32EFD"/>
    <w:rsid w:val="00B33D5F"/>
    <w:rsid w:val="00B345FD"/>
    <w:rsid w:val="00B351B9"/>
    <w:rsid w:val="00B35B8E"/>
    <w:rsid w:val="00B364C5"/>
    <w:rsid w:val="00B36609"/>
    <w:rsid w:val="00B3781C"/>
    <w:rsid w:val="00B40B87"/>
    <w:rsid w:val="00B40F1F"/>
    <w:rsid w:val="00B40F25"/>
    <w:rsid w:val="00B41898"/>
    <w:rsid w:val="00B41C71"/>
    <w:rsid w:val="00B42E4D"/>
    <w:rsid w:val="00B43A36"/>
    <w:rsid w:val="00B444C9"/>
    <w:rsid w:val="00B449EA"/>
    <w:rsid w:val="00B44ABF"/>
    <w:rsid w:val="00B44C01"/>
    <w:rsid w:val="00B45364"/>
    <w:rsid w:val="00B46870"/>
    <w:rsid w:val="00B4692C"/>
    <w:rsid w:val="00B50BC9"/>
    <w:rsid w:val="00B50D67"/>
    <w:rsid w:val="00B515FC"/>
    <w:rsid w:val="00B5189D"/>
    <w:rsid w:val="00B51FDF"/>
    <w:rsid w:val="00B52729"/>
    <w:rsid w:val="00B5279B"/>
    <w:rsid w:val="00B5324E"/>
    <w:rsid w:val="00B5338A"/>
    <w:rsid w:val="00B53A13"/>
    <w:rsid w:val="00B53AF6"/>
    <w:rsid w:val="00B549E9"/>
    <w:rsid w:val="00B54F67"/>
    <w:rsid w:val="00B55711"/>
    <w:rsid w:val="00B55862"/>
    <w:rsid w:val="00B56EBC"/>
    <w:rsid w:val="00B56F4B"/>
    <w:rsid w:val="00B57113"/>
    <w:rsid w:val="00B573F7"/>
    <w:rsid w:val="00B5799A"/>
    <w:rsid w:val="00B57CAE"/>
    <w:rsid w:val="00B604FF"/>
    <w:rsid w:val="00B61A7B"/>
    <w:rsid w:val="00B620FB"/>
    <w:rsid w:val="00B62B3A"/>
    <w:rsid w:val="00B63687"/>
    <w:rsid w:val="00B657FE"/>
    <w:rsid w:val="00B67C91"/>
    <w:rsid w:val="00B70B3C"/>
    <w:rsid w:val="00B7108D"/>
    <w:rsid w:val="00B7216F"/>
    <w:rsid w:val="00B72A64"/>
    <w:rsid w:val="00B72B83"/>
    <w:rsid w:val="00B75126"/>
    <w:rsid w:val="00B75BF0"/>
    <w:rsid w:val="00B75E6E"/>
    <w:rsid w:val="00B75E8F"/>
    <w:rsid w:val="00B76029"/>
    <w:rsid w:val="00B76329"/>
    <w:rsid w:val="00B77205"/>
    <w:rsid w:val="00B77BD4"/>
    <w:rsid w:val="00B77C56"/>
    <w:rsid w:val="00B77C59"/>
    <w:rsid w:val="00B80446"/>
    <w:rsid w:val="00B82839"/>
    <w:rsid w:val="00B83101"/>
    <w:rsid w:val="00B840D2"/>
    <w:rsid w:val="00B848B5"/>
    <w:rsid w:val="00B85ADC"/>
    <w:rsid w:val="00B868CD"/>
    <w:rsid w:val="00B869FB"/>
    <w:rsid w:val="00B86AE0"/>
    <w:rsid w:val="00B86E92"/>
    <w:rsid w:val="00B90C74"/>
    <w:rsid w:val="00B91F4C"/>
    <w:rsid w:val="00B92EF9"/>
    <w:rsid w:val="00B93929"/>
    <w:rsid w:val="00B93BA5"/>
    <w:rsid w:val="00B94F17"/>
    <w:rsid w:val="00B9504B"/>
    <w:rsid w:val="00B95128"/>
    <w:rsid w:val="00B9519D"/>
    <w:rsid w:val="00B951EC"/>
    <w:rsid w:val="00B9606C"/>
    <w:rsid w:val="00B96AC1"/>
    <w:rsid w:val="00BA0AB5"/>
    <w:rsid w:val="00BA24FC"/>
    <w:rsid w:val="00BA4F52"/>
    <w:rsid w:val="00BA6E84"/>
    <w:rsid w:val="00BA7448"/>
    <w:rsid w:val="00BA78CF"/>
    <w:rsid w:val="00BA7F8E"/>
    <w:rsid w:val="00BB0ABC"/>
    <w:rsid w:val="00BB0E0C"/>
    <w:rsid w:val="00BB1048"/>
    <w:rsid w:val="00BB15C3"/>
    <w:rsid w:val="00BB17B8"/>
    <w:rsid w:val="00BB1A4A"/>
    <w:rsid w:val="00BB23E9"/>
    <w:rsid w:val="00BB29DA"/>
    <w:rsid w:val="00BB2BF7"/>
    <w:rsid w:val="00BB2C88"/>
    <w:rsid w:val="00BB2E49"/>
    <w:rsid w:val="00BB308E"/>
    <w:rsid w:val="00BB5079"/>
    <w:rsid w:val="00BB5323"/>
    <w:rsid w:val="00BB55EF"/>
    <w:rsid w:val="00BB5BE6"/>
    <w:rsid w:val="00BB6196"/>
    <w:rsid w:val="00BB61FB"/>
    <w:rsid w:val="00BB70CA"/>
    <w:rsid w:val="00BB7AF3"/>
    <w:rsid w:val="00BC1987"/>
    <w:rsid w:val="00BC1FEE"/>
    <w:rsid w:val="00BC21D0"/>
    <w:rsid w:val="00BC2874"/>
    <w:rsid w:val="00BC2D74"/>
    <w:rsid w:val="00BC3095"/>
    <w:rsid w:val="00BC31F0"/>
    <w:rsid w:val="00BC32F0"/>
    <w:rsid w:val="00BC3395"/>
    <w:rsid w:val="00BC4C2B"/>
    <w:rsid w:val="00BC5C62"/>
    <w:rsid w:val="00BC6376"/>
    <w:rsid w:val="00BD003E"/>
    <w:rsid w:val="00BD110C"/>
    <w:rsid w:val="00BD30CB"/>
    <w:rsid w:val="00BD60A4"/>
    <w:rsid w:val="00BD7005"/>
    <w:rsid w:val="00BD735D"/>
    <w:rsid w:val="00BE0E14"/>
    <w:rsid w:val="00BE2077"/>
    <w:rsid w:val="00BE22BD"/>
    <w:rsid w:val="00BE2365"/>
    <w:rsid w:val="00BE36C2"/>
    <w:rsid w:val="00BE3959"/>
    <w:rsid w:val="00BE46CD"/>
    <w:rsid w:val="00BE5133"/>
    <w:rsid w:val="00BE5413"/>
    <w:rsid w:val="00BE5431"/>
    <w:rsid w:val="00BE57E9"/>
    <w:rsid w:val="00BE58B9"/>
    <w:rsid w:val="00BE70B8"/>
    <w:rsid w:val="00BE7B87"/>
    <w:rsid w:val="00BF0979"/>
    <w:rsid w:val="00BF216A"/>
    <w:rsid w:val="00BF23A4"/>
    <w:rsid w:val="00BF27DC"/>
    <w:rsid w:val="00BF2B0B"/>
    <w:rsid w:val="00BF3C7B"/>
    <w:rsid w:val="00BF42E4"/>
    <w:rsid w:val="00BF43BA"/>
    <w:rsid w:val="00BF5242"/>
    <w:rsid w:val="00BF6677"/>
    <w:rsid w:val="00BF69EA"/>
    <w:rsid w:val="00BF6A17"/>
    <w:rsid w:val="00BF7847"/>
    <w:rsid w:val="00C0008A"/>
    <w:rsid w:val="00C00887"/>
    <w:rsid w:val="00C00EDA"/>
    <w:rsid w:val="00C013BD"/>
    <w:rsid w:val="00C01969"/>
    <w:rsid w:val="00C01D4C"/>
    <w:rsid w:val="00C01F57"/>
    <w:rsid w:val="00C027B3"/>
    <w:rsid w:val="00C03246"/>
    <w:rsid w:val="00C032AF"/>
    <w:rsid w:val="00C033CD"/>
    <w:rsid w:val="00C046E8"/>
    <w:rsid w:val="00C06985"/>
    <w:rsid w:val="00C06A27"/>
    <w:rsid w:val="00C06C92"/>
    <w:rsid w:val="00C07D17"/>
    <w:rsid w:val="00C07F23"/>
    <w:rsid w:val="00C111BD"/>
    <w:rsid w:val="00C11A36"/>
    <w:rsid w:val="00C11B3F"/>
    <w:rsid w:val="00C137D8"/>
    <w:rsid w:val="00C164DD"/>
    <w:rsid w:val="00C1660E"/>
    <w:rsid w:val="00C16888"/>
    <w:rsid w:val="00C17CAA"/>
    <w:rsid w:val="00C21314"/>
    <w:rsid w:val="00C22100"/>
    <w:rsid w:val="00C229BE"/>
    <w:rsid w:val="00C2780B"/>
    <w:rsid w:val="00C301A9"/>
    <w:rsid w:val="00C30E6F"/>
    <w:rsid w:val="00C31481"/>
    <w:rsid w:val="00C3155A"/>
    <w:rsid w:val="00C32415"/>
    <w:rsid w:val="00C32827"/>
    <w:rsid w:val="00C342EC"/>
    <w:rsid w:val="00C34AFD"/>
    <w:rsid w:val="00C35804"/>
    <w:rsid w:val="00C368F7"/>
    <w:rsid w:val="00C36DCF"/>
    <w:rsid w:val="00C3706C"/>
    <w:rsid w:val="00C40EB2"/>
    <w:rsid w:val="00C415F4"/>
    <w:rsid w:val="00C41F31"/>
    <w:rsid w:val="00C43C01"/>
    <w:rsid w:val="00C43E24"/>
    <w:rsid w:val="00C443D9"/>
    <w:rsid w:val="00C46A7F"/>
    <w:rsid w:val="00C46E99"/>
    <w:rsid w:val="00C50611"/>
    <w:rsid w:val="00C5203E"/>
    <w:rsid w:val="00C528B6"/>
    <w:rsid w:val="00C52A67"/>
    <w:rsid w:val="00C53264"/>
    <w:rsid w:val="00C5351C"/>
    <w:rsid w:val="00C53D5A"/>
    <w:rsid w:val="00C5449D"/>
    <w:rsid w:val="00C546EE"/>
    <w:rsid w:val="00C54C7A"/>
    <w:rsid w:val="00C55312"/>
    <w:rsid w:val="00C555B3"/>
    <w:rsid w:val="00C56E07"/>
    <w:rsid w:val="00C57283"/>
    <w:rsid w:val="00C57641"/>
    <w:rsid w:val="00C57886"/>
    <w:rsid w:val="00C604E1"/>
    <w:rsid w:val="00C62088"/>
    <w:rsid w:val="00C627BC"/>
    <w:rsid w:val="00C62B5C"/>
    <w:rsid w:val="00C64AF8"/>
    <w:rsid w:val="00C64D00"/>
    <w:rsid w:val="00C65FEF"/>
    <w:rsid w:val="00C66B31"/>
    <w:rsid w:val="00C66D63"/>
    <w:rsid w:val="00C67D8B"/>
    <w:rsid w:val="00C70279"/>
    <w:rsid w:val="00C704C4"/>
    <w:rsid w:val="00C71188"/>
    <w:rsid w:val="00C71194"/>
    <w:rsid w:val="00C7146F"/>
    <w:rsid w:val="00C7176E"/>
    <w:rsid w:val="00C71DFF"/>
    <w:rsid w:val="00C72DBB"/>
    <w:rsid w:val="00C739B3"/>
    <w:rsid w:val="00C73E8C"/>
    <w:rsid w:val="00C747AB"/>
    <w:rsid w:val="00C76CD2"/>
    <w:rsid w:val="00C76DC9"/>
    <w:rsid w:val="00C777B5"/>
    <w:rsid w:val="00C778A2"/>
    <w:rsid w:val="00C77973"/>
    <w:rsid w:val="00C77BDC"/>
    <w:rsid w:val="00C8001B"/>
    <w:rsid w:val="00C808A9"/>
    <w:rsid w:val="00C80946"/>
    <w:rsid w:val="00C809B7"/>
    <w:rsid w:val="00C80D37"/>
    <w:rsid w:val="00C81408"/>
    <w:rsid w:val="00C82DEC"/>
    <w:rsid w:val="00C837C1"/>
    <w:rsid w:val="00C83E3C"/>
    <w:rsid w:val="00C844B2"/>
    <w:rsid w:val="00C845A7"/>
    <w:rsid w:val="00C84A54"/>
    <w:rsid w:val="00C85352"/>
    <w:rsid w:val="00C85B16"/>
    <w:rsid w:val="00C86A06"/>
    <w:rsid w:val="00C86CF7"/>
    <w:rsid w:val="00C8782C"/>
    <w:rsid w:val="00C878D5"/>
    <w:rsid w:val="00C90974"/>
    <w:rsid w:val="00C90D35"/>
    <w:rsid w:val="00C90F37"/>
    <w:rsid w:val="00C91392"/>
    <w:rsid w:val="00C91D90"/>
    <w:rsid w:val="00C93127"/>
    <w:rsid w:val="00C94F26"/>
    <w:rsid w:val="00C958B0"/>
    <w:rsid w:val="00C9611D"/>
    <w:rsid w:val="00C964AF"/>
    <w:rsid w:val="00C96C1E"/>
    <w:rsid w:val="00C96F39"/>
    <w:rsid w:val="00CA01FB"/>
    <w:rsid w:val="00CA18B2"/>
    <w:rsid w:val="00CA194D"/>
    <w:rsid w:val="00CA212F"/>
    <w:rsid w:val="00CA2448"/>
    <w:rsid w:val="00CA2E99"/>
    <w:rsid w:val="00CA41E0"/>
    <w:rsid w:val="00CA43B4"/>
    <w:rsid w:val="00CA465D"/>
    <w:rsid w:val="00CA51C4"/>
    <w:rsid w:val="00CA64BE"/>
    <w:rsid w:val="00CA6681"/>
    <w:rsid w:val="00CA7614"/>
    <w:rsid w:val="00CA763A"/>
    <w:rsid w:val="00CB1811"/>
    <w:rsid w:val="00CB202B"/>
    <w:rsid w:val="00CB25B1"/>
    <w:rsid w:val="00CB3375"/>
    <w:rsid w:val="00CB36E5"/>
    <w:rsid w:val="00CB3B00"/>
    <w:rsid w:val="00CB3FB4"/>
    <w:rsid w:val="00CB4872"/>
    <w:rsid w:val="00CB58C4"/>
    <w:rsid w:val="00CB610F"/>
    <w:rsid w:val="00CB66EA"/>
    <w:rsid w:val="00CB6EF1"/>
    <w:rsid w:val="00CB7CA8"/>
    <w:rsid w:val="00CC046E"/>
    <w:rsid w:val="00CC0793"/>
    <w:rsid w:val="00CC0FA2"/>
    <w:rsid w:val="00CC1B74"/>
    <w:rsid w:val="00CC246B"/>
    <w:rsid w:val="00CC27AA"/>
    <w:rsid w:val="00CC3246"/>
    <w:rsid w:val="00CC3B6E"/>
    <w:rsid w:val="00CC3C41"/>
    <w:rsid w:val="00CC4049"/>
    <w:rsid w:val="00CC4446"/>
    <w:rsid w:val="00CC4815"/>
    <w:rsid w:val="00CC4C67"/>
    <w:rsid w:val="00CC4C98"/>
    <w:rsid w:val="00CC5BEB"/>
    <w:rsid w:val="00CC674A"/>
    <w:rsid w:val="00CC6CA3"/>
    <w:rsid w:val="00CC747C"/>
    <w:rsid w:val="00CC74DD"/>
    <w:rsid w:val="00CC7CBD"/>
    <w:rsid w:val="00CD0233"/>
    <w:rsid w:val="00CD18FD"/>
    <w:rsid w:val="00CD19B8"/>
    <w:rsid w:val="00CD268B"/>
    <w:rsid w:val="00CD31DF"/>
    <w:rsid w:val="00CD668A"/>
    <w:rsid w:val="00CD6DC5"/>
    <w:rsid w:val="00CD7289"/>
    <w:rsid w:val="00CD7391"/>
    <w:rsid w:val="00CD7BA8"/>
    <w:rsid w:val="00CE008B"/>
    <w:rsid w:val="00CE04A5"/>
    <w:rsid w:val="00CE04D7"/>
    <w:rsid w:val="00CE051B"/>
    <w:rsid w:val="00CE0594"/>
    <w:rsid w:val="00CE18A3"/>
    <w:rsid w:val="00CE2830"/>
    <w:rsid w:val="00CE3B21"/>
    <w:rsid w:val="00CE40BB"/>
    <w:rsid w:val="00CE4556"/>
    <w:rsid w:val="00CE4715"/>
    <w:rsid w:val="00CE50BF"/>
    <w:rsid w:val="00CE58EC"/>
    <w:rsid w:val="00CE5C5F"/>
    <w:rsid w:val="00CE644F"/>
    <w:rsid w:val="00CE6A2C"/>
    <w:rsid w:val="00CE72A8"/>
    <w:rsid w:val="00CE7F9A"/>
    <w:rsid w:val="00CF0140"/>
    <w:rsid w:val="00CF0315"/>
    <w:rsid w:val="00CF2414"/>
    <w:rsid w:val="00CF259F"/>
    <w:rsid w:val="00CF2D0A"/>
    <w:rsid w:val="00CF3401"/>
    <w:rsid w:val="00CF50C6"/>
    <w:rsid w:val="00CF59C6"/>
    <w:rsid w:val="00CF5C29"/>
    <w:rsid w:val="00CF5DD1"/>
    <w:rsid w:val="00CF5EB6"/>
    <w:rsid w:val="00CF6591"/>
    <w:rsid w:val="00CF6CBA"/>
    <w:rsid w:val="00CF7D4B"/>
    <w:rsid w:val="00CF7D71"/>
    <w:rsid w:val="00D00FF9"/>
    <w:rsid w:val="00D01A5E"/>
    <w:rsid w:val="00D02758"/>
    <w:rsid w:val="00D02BD5"/>
    <w:rsid w:val="00D035B8"/>
    <w:rsid w:val="00D03A0E"/>
    <w:rsid w:val="00D04DDA"/>
    <w:rsid w:val="00D050FA"/>
    <w:rsid w:val="00D0619C"/>
    <w:rsid w:val="00D06A57"/>
    <w:rsid w:val="00D10912"/>
    <w:rsid w:val="00D10C09"/>
    <w:rsid w:val="00D1270D"/>
    <w:rsid w:val="00D12B0E"/>
    <w:rsid w:val="00D1375B"/>
    <w:rsid w:val="00D1447C"/>
    <w:rsid w:val="00D1665C"/>
    <w:rsid w:val="00D17BE0"/>
    <w:rsid w:val="00D20AC9"/>
    <w:rsid w:val="00D20B54"/>
    <w:rsid w:val="00D20C43"/>
    <w:rsid w:val="00D20E3A"/>
    <w:rsid w:val="00D2110A"/>
    <w:rsid w:val="00D21C29"/>
    <w:rsid w:val="00D221DC"/>
    <w:rsid w:val="00D23987"/>
    <w:rsid w:val="00D241E7"/>
    <w:rsid w:val="00D24D3E"/>
    <w:rsid w:val="00D25627"/>
    <w:rsid w:val="00D25990"/>
    <w:rsid w:val="00D25EE7"/>
    <w:rsid w:val="00D26BC4"/>
    <w:rsid w:val="00D27BA4"/>
    <w:rsid w:val="00D27D36"/>
    <w:rsid w:val="00D27FC1"/>
    <w:rsid w:val="00D305F4"/>
    <w:rsid w:val="00D30869"/>
    <w:rsid w:val="00D316AB"/>
    <w:rsid w:val="00D31AC3"/>
    <w:rsid w:val="00D32E11"/>
    <w:rsid w:val="00D34152"/>
    <w:rsid w:val="00D34F6F"/>
    <w:rsid w:val="00D35084"/>
    <w:rsid w:val="00D351ED"/>
    <w:rsid w:val="00D35285"/>
    <w:rsid w:val="00D352A5"/>
    <w:rsid w:val="00D35408"/>
    <w:rsid w:val="00D359D1"/>
    <w:rsid w:val="00D35E20"/>
    <w:rsid w:val="00D36F23"/>
    <w:rsid w:val="00D37613"/>
    <w:rsid w:val="00D40059"/>
    <w:rsid w:val="00D41BA8"/>
    <w:rsid w:val="00D42411"/>
    <w:rsid w:val="00D4305F"/>
    <w:rsid w:val="00D443F4"/>
    <w:rsid w:val="00D44B04"/>
    <w:rsid w:val="00D45055"/>
    <w:rsid w:val="00D451BF"/>
    <w:rsid w:val="00D45340"/>
    <w:rsid w:val="00D46303"/>
    <w:rsid w:val="00D46DA8"/>
    <w:rsid w:val="00D47264"/>
    <w:rsid w:val="00D47B54"/>
    <w:rsid w:val="00D5078C"/>
    <w:rsid w:val="00D50AAB"/>
    <w:rsid w:val="00D5129B"/>
    <w:rsid w:val="00D52044"/>
    <w:rsid w:val="00D5204D"/>
    <w:rsid w:val="00D52B5F"/>
    <w:rsid w:val="00D52CBE"/>
    <w:rsid w:val="00D52FD1"/>
    <w:rsid w:val="00D54252"/>
    <w:rsid w:val="00D54F7B"/>
    <w:rsid w:val="00D55CFC"/>
    <w:rsid w:val="00D55D40"/>
    <w:rsid w:val="00D55E12"/>
    <w:rsid w:val="00D55E7C"/>
    <w:rsid w:val="00D568BB"/>
    <w:rsid w:val="00D57106"/>
    <w:rsid w:val="00D57123"/>
    <w:rsid w:val="00D57834"/>
    <w:rsid w:val="00D604D9"/>
    <w:rsid w:val="00D60D74"/>
    <w:rsid w:val="00D60DC1"/>
    <w:rsid w:val="00D610E2"/>
    <w:rsid w:val="00D61A08"/>
    <w:rsid w:val="00D62944"/>
    <w:rsid w:val="00D62ACE"/>
    <w:rsid w:val="00D62F40"/>
    <w:rsid w:val="00D63831"/>
    <w:rsid w:val="00D638BA"/>
    <w:rsid w:val="00D63C37"/>
    <w:rsid w:val="00D641C1"/>
    <w:rsid w:val="00D64AD7"/>
    <w:rsid w:val="00D651DF"/>
    <w:rsid w:val="00D65526"/>
    <w:rsid w:val="00D657F3"/>
    <w:rsid w:val="00D65BEB"/>
    <w:rsid w:val="00D6672D"/>
    <w:rsid w:val="00D66C64"/>
    <w:rsid w:val="00D66C8F"/>
    <w:rsid w:val="00D66DE0"/>
    <w:rsid w:val="00D7007C"/>
    <w:rsid w:val="00D705D1"/>
    <w:rsid w:val="00D706C8"/>
    <w:rsid w:val="00D70EDA"/>
    <w:rsid w:val="00D71325"/>
    <w:rsid w:val="00D713DC"/>
    <w:rsid w:val="00D719A5"/>
    <w:rsid w:val="00D73BDB"/>
    <w:rsid w:val="00D73C64"/>
    <w:rsid w:val="00D7428E"/>
    <w:rsid w:val="00D75108"/>
    <w:rsid w:val="00D7629A"/>
    <w:rsid w:val="00D76628"/>
    <w:rsid w:val="00D7774E"/>
    <w:rsid w:val="00D77928"/>
    <w:rsid w:val="00D807BD"/>
    <w:rsid w:val="00D80E98"/>
    <w:rsid w:val="00D80F0D"/>
    <w:rsid w:val="00D810DF"/>
    <w:rsid w:val="00D81D8C"/>
    <w:rsid w:val="00D8283E"/>
    <w:rsid w:val="00D832EA"/>
    <w:rsid w:val="00D833E0"/>
    <w:rsid w:val="00D83AED"/>
    <w:rsid w:val="00D844B0"/>
    <w:rsid w:val="00D8457A"/>
    <w:rsid w:val="00D84739"/>
    <w:rsid w:val="00D848D9"/>
    <w:rsid w:val="00D85ABC"/>
    <w:rsid w:val="00D86DC5"/>
    <w:rsid w:val="00D86DEC"/>
    <w:rsid w:val="00D8718A"/>
    <w:rsid w:val="00D877FB"/>
    <w:rsid w:val="00D90C00"/>
    <w:rsid w:val="00D90D8C"/>
    <w:rsid w:val="00D90E0B"/>
    <w:rsid w:val="00D9183A"/>
    <w:rsid w:val="00D91F2C"/>
    <w:rsid w:val="00D92123"/>
    <w:rsid w:val="00D923F3"/>
    <w:rsid w:val="00D9334F"/>
    <w:rsid w:val="00D936DD"/>
    <w:rsid w:val="00D93A95"/>
    <w:rsid w:val="00D93B40"/>
    <w:rsid w:val="00D94012"/>
    <w:rsid w:val="00D947B1"/>
    <w:rsid w:val="00D948E5"/>
    <w:rsid w:val="00D9592E"/>
    <w:rsid w:val="00D95DF4"/>
    <w:rsid w:val="00D96391"/>
    <w:rsid w:val="00D96799"/>
    <w:rsid w:val="00D968A7"/>
    <w:rsid w:val="00D97179"/>
    <w:rsid w:val="00D973FF"/>
    <w:rsid w:val="00D97D34"/>
    <w:rsid w:val="00DA028F"/>
    <w:rsid w:val="00DA0941"/>
    <w:rsid w:val="00DA100A"/>
    <w:rsid w:val="00DA1FF9"/>
    <w:rsid w:val="00DA2F3D"/>
    <w:rsid w:val="00DA367C"/>
    <w:rsid w:val="00DA520A"/>
    <w:rsid w:val="00DA6526"/>
    <w:rsid w:val="00DB0E12"/>
    <w:rsid w:val="00DB1C16"/>
    <w:rsid w:val="00DB2C4B"/>
    <w:rsid w:val="00DB2D3D"/>
    <w:rsid w:val="00DB3AE8"/>
    <w:rsid w:val="00DB4208"/>
    <w:rsid w:val="00DB511C"/>
    <w:rsid w:val="00DB5FE4"/>
    <w:rsid w:val="00DB61FC"/>
    <w:rsid w:val="00DB665C"/>
    <w:rsid w:val="00DB708B"/>
    <w:rsid w:val="00DC04C8"/>
    <w:rsid w:val="00DC077B"/>
    <w:rsid w:val="00DC147D"/>
    <w:rsid w:val="00DC1A3C"/>
    <w:rsid w:val="00DC205C"/>
    <w:rsid w:val="00DC20F6"/>
    <w:rsid w:val="00DC2A4B"/>
    <w:rsid w:val="00DC31A8"/>
    <w:rsid w:val="00DC37B8"/>
    <w:rsid w:val="00DC4F9E"/>
    <w:rsid w:val="00DC52E9"/>
    <w:rsid w:val="00DC586C"/>
    <w:rsid w:val="00DC6018"/>
    <w:rsid w:val="00DC6F8F"/>
    <w:rsid w:val="00DC721D"/>
    <w:rsid w:val="00DC7633"/>
    <w:rsid w:val="00DC787C"/>
    <w:rsid w:val="00DD0262"/>
    <w:rsid w:val="00DD29CE"/>
    <w:rsid w:val="00DD2C8F"/>
    <w:rsid w:val="00DD3A60"/>
    <w:rsid w:val="00DD4A43"/>
    <w:rsid w:val="00DD510F"/>
    <w:rsid w:val="00DD5AA2"/>
    <w:rsid w:val="00DD6127"/>
    <w:rsid w:val="00DD7AAB"/>
    <w:rsid w:val="00DE022E"/>
    <w:rsid w:val="00DE023E"/>
    <w:rsid w:val="00DE03FC"/>
    <w:rsid w:val="00DE1488"/>
    <w:rsid w:val="00DE191E"/>
    <w:rsid w:val="00DE1FD1"/>
    <w:rsid w:val="00DE27BA"/>
    <w:rsid w:val="00DE34F8"/>
    <w:rsid w:val="00DE3BF7"/>
    <w:rsid w:val="00DE4846"/>
    <w:rsid w:val="00DE4FEE"/>
    <w:rsid w:val="00DE5331"/>
    <w:rsid w:val="00DE5345"/>
    <w:rsid w:val="00DE5434"/>
    <w:rsid w:val="00DE571B"/>
    <w:rsid w:val="00DE5916"/>
    <w:rsid w:val="00DE5D3F"/>
    <w:rsid w:val="00DE5E0B"/>
    <w:rsid w:val="00DE64F5"/>
    <w:rsid w:val="00DE66A4"/>
    <w:rsid w:val="00DE678C"/>
    <w:rsid w:val="00DE696B"/>
    <w:rsid w:val="00DE7656"/>
    <w:rsid w:val="00DF094B"/>
    <w:rsid w:val="00DF0B68"/>
    <w:rsid w:val="00DF1054"/>
    <w:rsid w:val="00DF1314"/>
    <w:rsid w:val="00DF1707"/>
    <w:rsid w:val="00DF1991"/>
    <w:rsid w:val="00DF255E"/>
    <w:rsid w:val="00DF269D"/>
    <w:rsid w:val="00DF26E5"/>
    <w:rsid w:val="00DF3098"/>
    <w:rsid w:val="00DF43D2"/>
    <w:rsid w:val="00DF4AC8"/>
    <w:rsid w:val="00DF64C4"/>
    <w:rsid w:val="00DF6A4D"/>
    <w:rsid w:val="00DF7336"/>
    <w:rsid w:val="00DF747A"/>
    <w:rsid w:val="00DF7EF5"/>
    <w:rsid w:val="00E00142"/>
    <w:rsid w:val="00E00B02"/>
    <w:rsid w:val="00E00EA0"/>
    <w:rsid w:val="00E01DC3"/>
    <w:rsid w:val="00E026AE"/>
    <w:rsid w:val="00E02ECE"/>
    <w:rsid w:val="00E03580"/>
    <w:rsid w:val="00E03AA5"/>
    <w:rsid w:val="00E03C9A"/>
    <w:rsid w:val="00E044EF"/>
    <w:rsid w:val="00E0552A"/>
    <w:rsid w:val="00E055BA"/>
    <w:rsid w:val="00E05973"/>
    <w:rsid w:val="00E06538"/>
    <w:rsid w:val="00E069DB"/>
    <w:rsid w:val="00E074A7"/>
    <w:rsid w:val="00E07AEA"/>
    <w:rsid w:val="00E1007B"/>
    <w:rsid w:val="00E10152"/>
    <w:rsid w:val="00E10923"/>
    <w:rsid w:val="00E1383B"/>
    <w:rsid w:val="00E14932"/>
    <w:rsid w:val="00E14FD3"/>
    <w:rsid w:val="00E1503F"/>
    <w:rsid w:val="00E17507"/>
    <w:rsid w:val="00E17CB9"/>
    <w:rsid w:val="00E2011B"/>
    <w:rsid w:val="00E205E0"/>
    <w:rsid w:val="00E20673"/>
    <w:rsid w:val="00E21B9A"/>
    <w:rsid w:val="00E227E6"/>
    <w:rsid w:val="00E2320A"/>
    <w:rsid w:val="00E23AAC"/>
    <w:rsid w:val="00E23D94"/>
    <w:rsid w:val="00E23FFD"/>
    <w:rsid w:val="00E25E6F"/>
    <w:rsid w:val="00E2732B"/>
    <w:rsid w:val="00E31974"/>
    <w:rsid w:val="00E3259C"/>
    <w:rsid w:val="00E32871"/>
    <w:rsid w:val="00E329A5"/>
    <w:rsid w:val="00E330AD"/>
    <w:rsid w:val="00E3333F"/>
    <w:rsid w:val="00E3466C"/>
    <w:rsid w:val="00E347AA"/>
    <w:rsid w:val="00E356F2"/>
    <w:rsid w:val="00E36819"/>
    <w:rsid w:val="00E3715B"/>
    <w:rsid w:val="00E37A00"/>
    <w:rsid w:val="00E37A95"/>
    <w:rsid w:val="00E41ECD"/>
    <w:rsid w:val="00E420DB"/>
    <w:rsid w:val="00E442E3"/>
    <w:rsid w:val="00E4438C"/>
    <w:rsid w:val="00E447CB"/>
    <w:rsid w:val="00E44F46"/>
    <w:rsid w:val="00E451FC"/>
    <w:rsid w:val="00E45B9B"/>
    <w:rsid w:val="00E45BEC"/>
    <w:rsid w:val="00E4622A"/>
    <w:rsid w:val="00E4704F"/>
    <w:rsid w:val="00E52A58"/>
    <w:rsid w:val="00E53C06"/>
    <w:rsid w:val="00E558C1"/>
    <w:rsid w:val="00E6084C"/>
    <w:rsid w:val="00E6086B"/>
    <w:rsid w:val="00E60D79"/>
    <w:rsid w:val="00E60E70"/>
    <w:rsid w:val="00E61114"/>
    <w:rsid w:val="00E61509"/>
    <w:rsid w:val="00E62481"/>
    <w:rsid w:val="00E628D2"/>
    <w:rsid w:val="00E649B2"/>
    <w:rsid w:val="00E64B06"/>
    <w:rsid w:val="00E64BE3"/>
    <w:rsid w:val="00E65336"/>
    <w:rsid w:val="00E655C0"/>
    <w:rsid w:val="00E67232"/>
    <w:rsid w:val="00E708E1"/>
    <w:rsid w:val="00E70E71"/>
    <w:rsid w:val="00E712AB"/>
    <w:rsid w:val="00E71DA9"/>
    <w:rsid w:val="00E729F0"/>
    <w:rsid w:val="00E7467F"/>
    <w:rsid w:val="00E756A5"/>
    <w:rsid w:val="00E75E78"/>
    <w:rsid w:val="00E76D70"/>
    <w:rsid w:val="00E77665"/>
    <w:rsid w:val="00E81684"/>
    <w:rsid w:val="00E81ABF"/>
    <w:rsid w:val="00E82E40"/>
    <w:rsid w:val="00E833F3"/>
    <w:rsid w:val="00E84B49"/>
    <w:rsid w:val="00E84F10"/>
    <w:rsid w:val="00E8510E"/>
    <w:rsid w:val="00E851BC"/>
    <w:rsid w:val="00E85955"/>
    <w:rsid w:val="00E86023"/>
    <w:rsid w:val="00E8660E"/>
    <w:rsid w:val="00E871EA"/>
    <w:rsid w:val="00E873DD"/>
    <w:rsid w:val="00E8788E"/>
    <w:rsid w:val="00E87E80"/>
    <w:rsid w:val="00E87FD6"/>
    <w:rsid w:val="00E9189B"/>
    <w:rsid w:val="00E92942"/>
    <w:rsid w:val="00E92EC2"/>
    <w:rsid w:val="00E93F0A"/>
    <w:rsid w:val="00E9400C"/>
    <w:rsid w:val="00E94566"/>
    <w:rsid w:val="00E94B4D"/>
    <w:rsid w:val="00E955A3"/>
    <w:rsid w:val="00E95CBC"/>
    <w:rsid w:val="00E95E63"/>
    <w:rsid w:val="00E96220"/>
    <w:rsid w:val="00E96A8B"/>
    <w:rsid w:val="00E96C4E"/>
    <w:rsid w:val="00EA0093"/>
    <w:rsid w:val="00EA1E51"/>
    <w:rsid w:val="00EA33C6"/>
    <w:rsid w:val="00EA4C6C"/>
    <w:rsid w:val="00EA6D42"/>
    <w:rsid w:val="00EA72FD"/>
    <w:rsid w:val="00EA7797"/>
    <w:rsid w:val="00EA7C82"/>
    <w:rsid w:val="00EA7F4A"/>
    <w:rsid w:val="00EB012D"/>
    <w:rsid w:val="00EB066E"/>
    <w:rsid w:val="00EB0C2C"/>
    <w:rsid w:val="00EB0E35"/>
    <w:rsid w:val="00EB151A"/>
    <w:rsid w:val="00EB1FCA"/>
    <w:rsid w:val="00EB26ED"/>
    <w:rsid w:val="00EB28D1"/>
    <w:rsid w:val="00EB2CD9"/>
    <w:rsid w:val="00EB2D84"/>
    <w:rsid w:val="00EB324A"/>
    <w:rsid w:val="00EB3675"/>
    <w:rsid w:val="00EB3696"/>
    <w:rsid w:val="00EB43F8"/>
    <w:rsid w:val="00EB4892"/>
    <w:rsid w:val="00EB4DE1"/>
    <w:rsid w:val="00EB5C6C"/>
    <w:rsid w:val="00EB6392"/>
    <w:rsid w:val="00EB652D"/>
    <w:rsid w:val="00EB6739"/>
    <w:rsid w:val="00EB6751"/>
    <w:rsid w:val="00EB6838"/>
    <w:rsid w:val="00EB7AB9"/>
    <w:rsid w:val="00EB7BF9"/>
    <w:rsid w:val="00EC028A"/>
    <w:rsid w:val="00EC09FD"/>
    <w:rsid w:val="00EC0B47"/>
    <w:rsid w:val="00EC193D"/>
    <w:rsid w:val="00EC1AB5"/>
    <w:rsid w:val="00EC1D1A"/>
    <w:rsid w:val="00EC20DA"/>
    <w:rsid w:val="00EC2DC0"/>
    <w:rsid w:val="00EC3340"/>
    <w:rsid w:val="00EC345C"/>
    <w:rsid w:val="00EC3F0B"/>
    <w:rsid w:val="00EC401C"/>
    <w:rsid w:val="00EC4224"/>
    <w:rsid w:val="00EC491E"/>
    <w:rsid w:val="00EC4FA8"/>
    <w:rsid w:val="00EC52BB"/>
    <w:rsid w:val="00EC52D4"/>
    <w:rsid w:val="00EC57BE"/>
    <w:rsid w:val="00EC6C34"/>
    <w:rsid w:val="00ED0936"/>
    <w:rsid w:val="00ED14B1"/>
    <w:rsid w:val="00ED1985"/>
    <w:rsid w:val="00ED1A0A"/>
    <w:rsid w:val="00ED2208"/>
    <w:rsid w:val="00ED2728"/>
    <w:rsid w:val="00ED2BE0"/>
    <w:rsid w:val="00ED2E47"/>
    <w:rsid w:val="00ED387B"/>
    <w:rsid w:val="00ED44EB"/>
    <w:rsid w:val="00ED49BF"/>
    <w:rsid w:val="00ED5B8D"/>
    <w:rsid w:val="00ED5DE2"/>
    <w:rsid w:val="00EE0EC0"/>
    <w:rsid w:val="00EE15FA"/>
    <w:rsid w:val="00EE2958"/>
    <w:rsid w:val="00EE2BE0"/>
    <w:rsid w:val="00EE2E15"/>
    <w:rsid w:val="00EE2FAC"/>
    <w:rsid w:val="00EE32AB"/>
    <w:rsid w:val="00EE344A"/>
    <w:rsid w:val="00EE359E"/>
    <w:rsid w:val="00EE433F"/>
    <w:rsid w:val="00EE487D"/>
    <w:rsid w:val="00EE5FA8"/>
    <w:rsid w:val="00EE7067"/>
    <w:rsid w:val="00EE7996"/>
    <w:rsid w:val="00EF06D8"/>
    <w:rsid w:val="00EF23CB"/>
    <w:rsid w:val="00EF3ADB"/>
    <w:rsid w:val="00EF644C"/>
    <w:rsid w:val="00EF731A"/>
    <w:rsid w:val="00EF77E5"/>
    <w:rsid w:val="00F0068C"/>
    <w:rsid w:val="00F00FFB"/>
    <w:rsid w:val="00F014CE"/>
    <w:rsid w:val="00F01DFF"/>
    <w:rsid w:val="00F01F55"/>
    <w:rsid w:val="00F0296A"/>
    <w:rsid w:val="00F030E7"/>
    <w:rsid w:val="00F037F5"/>
    <w:rsid w:val="00F03A64"/>
    <w:rsid w:val="00F03E1E"/>
    <w:rsid w:val="00F0431D"/>
    <w:rsid w:val="00F048CE"/>
    <w:rsid w:val="00F04FFE"/>
    <w:rsid w:val="00F054CD"/>
    <w:rsid w:val="00F05BFE"/>
    <w:rsid w:val="00F05F0D"/>
    <w:rsid w:val="00F072DC"/>
    <w:rsid w:val="00F07844"/>
    <w:rsid w:val="00F07915"/>
    <w:rsid w:val="00F10C9D"/>
    <w:rsid w:val="00F110A1"/>
    <w:rsid w:val="00F11773"/>
    <w:rsid w:val="00F13DF0"/>
    <w:rsid w:val="00F14065"/>
    <w:rsid w:val="00F1407F"/>
    <w:rsid w:val="00F1422A"/>
    <w:rsid w:val="00F143B6"/>
    <w:rsid w:val="00F1477E"/>
    <w:rsid w:val="00F14D12"/>
    <w:rsid w:val="00F15204"/>
    <w:rsid w:val="00F15423"/>
    <w:rsid w:val="00F15783"/>
    <w:rsid w:val="00F16D2C"/>
    <w:rsid w:val="00F173D7"/>
    <w:rsid w:val="00F17CA9"/>
    <w:rsid w:val="00F20356"/>
    <w:rsid w:val="00F246AF"/>
    <w:rsid w:val="00F24ACC"/>
    <w:rsid w:val="00F24CFE"/>
    <w:rsid w:val="00F24D52"/>
    <w:rsid w:val="00F252FA"/>
    <w:rsid w:val="00F26900"/>
    <w:rsid w:val="00F27209"/>
    <w:rsid w:val="00F27688"/>
    <w:rsid w:val="00F30410"/>
    <w:rsid w:val="00F327CA"/>
    <w:rsid w:val="00F32F19"/>
    <w:rsid w:val="00F334BD"/>
    <w:rsid w:val="00F33E41"/>
    <w:rsid w:val="00F33EF2"/>
    <w:rsid w:val="00F34592"/>
    <w:rsid w:val="00F34735"/>
    <w:rsid w:val="00F349A2"/>
    <w:rsid w:val="00F3521F"/>
    <w:rsid w:val="00F35754"/>
    <w:rsid w:val="00F358E5"/>
    <w:rsid w:val="00F36CB6"/>
    <w:rsid w:val="00F36E82"/>
    <w:rsid w:val="00F3775E"/>
    <w:rsid w:val="00F37DA1"/>
    <w:rsid w:val="00F40818"/>
    <w:rsid w:val="00F40AC3"/>
    <w:rsid w:val="00F41DD4"/>
    <w:rsid w:val="00F423ED"/>
    <w:rsid w:val="00F42697"/>
    <w:rsid w:val="00F42729"/>
    <w:rsid w:val="00F42CA4"/>
    <w:rsid w:val="00F42F3F"/>
    <w:rsid w:val="00F44321"/>
    <w:rsid w:val="00F4585F"/>
    <w:rsid w:val="00F46260"/>
    <w:rsid w:val="00F46A74"/>
    <w:rsid w:val="00F470F7"/>
    <w:rsid w:val="00F471D3"/>
    <w:rsid w:val="00F47510"/>
    <w:rsid w:val="00F50FE9"/>
    <w:rsid w:val="00F51026"/>
    <w:rsid w:val="00F5212C"/>
    <w:rsid w:val="00F5224A"/>
    <w:rsid w:val="00F52E9C"/>
    <w:rsid w:val="00F533EE"/>
    <w:rsid w:val="00F54343"/>
    <w:rsid w:val="00F54575"/>
    <w:rsid w:val="00F54952"/>
    <w:rsid w:val="00F552A7"/>
    <w:rsid w:val="00F554FE"/>
    <w:rsid w:val="00F5587F"/>
    <w:rsid w:val="00F55DA4"/>
    <w:rsid w:val="00F56191"/>
    <w:rsid w:val="00F60C28"/>
    <w:rsid w:val="00F61462"/>
    <w:rsid w:val="00F6147F"/>
    <w:rsid w:val="00F620CF"/>
    <w:rsid w:val="00F6272C"/>
    <w:rsid w:val="00F62AEB"/>
    <w:rsid w:val="00F63B98"/>
    <w:rsid w:val="00F65450"/>
    <w:rsid w:val="00F6561A"/>
    <w:rsid w:val="00F65B65"/>
    <w:rsid w:val="00F65CD7"/>
    <w:rsid w:val="00F66337"/>
    <w:rsid w:val="00F7040F"/>
    <w:rsid w:val="00F705A3"/>
    <w:rsid w:val="00F70A29"/>
    <w:rsid w:val="00F7196C"/>
    <w:rsid w:val="00F721BB"/>
    <w:rsid w:val="00F73E31"/>
    <w:rsid w:val="00F760DC"/>
    <w:rsid w:val="00F776CF"/>
    <w:rsid w:val="00F77BD4"/>
    <w:rsid w:val="00F77EED"/>
    <w:rsid w:val="00F803FA"/>
    <w:rsid w:val="00F80BF6"/>
    <w:rsid w:val="00F810B2"/>
    <w:rsid w:val="00F8120B"/>
    <w:rsid w:val="00F82952"/>
    <w:rsid w:val="00F82F97"/>
    <w:rsid w:val="00F838A8"/>
    <w:rsid w:val="00F839C0"/>
    <w:rsid w:val="00F85ADB"/>
    <w:rsid w:val="00F861DE"/>
    <w:rsid w:val="00F86D1C"/>
    <w:rsid w:val="00F9077A"/>
    <w:rsid w:val="00F908A7"/>
    <w:rsid w:val="00F90F0B"/>
    <w:rsid w:val="00F913D1"/>
    <w:rsid w:val="00F92073"/>
    <w:rsid w:val="00F92181"/>
    <w:rsid w:val="00F924A3"/>
    <w:rsid w:val="00F93ABB"/>
    <w:rsid w:val="00F9489E"/>
    <w:rsid w:val="00F95696"/>
    <w:rsid w:val="00F9576F"/>
    <w:rsid w:val="00F958A7"/>
    <w:rsid w:val="00F958F8"/>
    <w:rsid w:val="00F959F4"/>
    <w:rsid w:val="00F95D51"/>
    <w:rsid w:val="00F96A6F"/>
    <w:rsid w:val="00F96C2E"/>
    <w:rsid w:val="00F96C8F"/>
    <w:rsid w:val="00F979AA"/>
    <w:rsid w:val="00FA1730"/>
    <w:rsid w:val="00FA22FB"/>
    <w:rsid w:val="00FA298A"/>
    <w:rsid w:val="00FA2B07"/>
    <w:rsid w:val="00FA343F"/>
    <w:rsid w:val="00FA3FFB"/>
    <w:rsid w:val="00FA4672"/>
    <w:rsid w:val="00FA5010"/>
    <w:rsid w:val="00FA7CE8"/>
    <w:rsid w:val="00FB0468"/>
    <w:rsid w:val="00FB095C"/>
    <w:rsid w:val="00FB09EC"/>
    <w:rsid w:val="00FB0C37"/>
    <w:rsid w:val="00FB1ED0"/>
    <w:rsid w:val="00FB27FB"/>
    <w:rsid w:val="00FB2C44"/>
    <w:rsid w:val="00FB4538"/>
    <w:rsid w:val="00FB4CAB"/>
    <w:rsid w:val="00FB5379"/>
    <w:rsid w:val="00FB55DE"/>
    <w:rsid w:val="00FB6168"/>
    <w:rsid w:val="00FB61B1"/>
    <w:rsid w:val="00FB7577"/>
    <w:rsid w:val="00FC0219"/>
    <w:rsid w:val="00FC0320"/>
    <w:rsid w:val="00FC08CB"/>
    <w:rsid w:val="00FC14E9"/>
    <w:rsid w:val="00FC172F"/>
    <w:rsid w:val="00FC173A"/>
    <w:rsid w:val="00FC19BD"/>
    <w:rsid w:val="00FC1C69"/>
    <w:rsid w:val="00FC2244"/>
    <w:rsid w:val="00FC2BBE"/>
    <w:rsid w:val="00FC37FB"/>
    <w:rsid w:val="00FC3E0D"/>
    <w:rsid w:val="00FC3EA9"/>
    <w:rsid w:val="00FC4042"/>
    <w:rsid w:val="00FC42FA"/>
    <w:rsid w:val="00FC4317"/>
    <w:rsid w:val="00FC4B3A"/>
    <w:rsid w:val="00FC5070"/>
    <w:rsid w:val="00FC5AE3"/>
    <w:rsid w:val="00FC6010"/>
    <w:rsid w:val="00FC6607"/>
    <w:rsid w:val="00FC74A9"/>
    <w:rsid w:val="00FD2615"/>
    <w:rsid w:val="00FD2963"/>
    <w:rsid w:val="00FD4899"/>
    <w:rsid w:val="00FD58A4"/>
    <w:rsid w:val="00FD5B22"/>
    <w:rsid w:val="00FD5D47"/>
    <w:rsid w:val="00FD639F"/>
    <w:rsid w:val="00FD771D"/>
    <w:rsid w:val="00FD7C35"/>
    <w:rsid w:val="00FE0AF5"/>
    <w:rsid w:val="00FE1267"/>
    <w:rsid w:val="00FE13FF"/>
    <w:rsid w:val="00FE1F32"/>
    <w:rsid w:val="00FE2393"/>
    <w:rsid w:val="00FE25E7"/>
    <w:rsid w:val="00FE287E"/>
    <w:rsid w:val="00FE33F1"/>
    <w:rsid w:val="00FE356C"/>
    <w:rsid w:val="00FE502B"/>
    <w:rsid w:val="00FE515E"/>
    <w:rsid w:val="00FE541F"/>
    <w:rsid w:val="00FE5B9C"/>
    <w:rsid w:val="00FE6129"/>
    <w:rsid w:val="00FE6FBE"/>
    <w:rsid w:val="00FE7441"/>
    <w:rsid w:val="00FF03A8"/>
    <w:rsid w:val="00FF0FE0"/>
    <w:rsid w:val="00FF12C8"/>
    <w:rsid w:val="00FF16AF"/>
    <w:rsid w:val="00FF221F"/>
    <w:rsid w:val="00FF2FE9"/>
    <w:rsid w:val="00FF3403"/>
    <w:rsid w:val="00FF3FFC"/>
    <w:rsid w:val="00FF5A0A"/>
    <w:rsid w:val="00FF61DA"/>
    <w:rsid w:val="00FF6238"/>
    <w:rsid w:val="00FF71E6"/>
    <w:rsid w:val="00FF7F2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26B89A"/>
  <w15:docId w15:val="{CFCA87DE-36C6-4880-98EF-3534AE8C3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B1D"/>
    <w:rPr>
      <w:rFonts w:ascii="Times New Roman" w:eastAsia="Times New Roman" w:hAnsi="Times New Roman" w:cs="Times New Roman"/>
      <w:lang w:eastAsia="en-GB"/>
    </w:rPr>
  </w:style>
  <w:style w:type="paragraph" w:styleId="Heading1">
    <w:name w:val="heading 1"/>
    <w:basedOn w:val="Normal"/>
    <w:next w:val="Normal"/>
    <w:link w:val="Heading1Char"/>
    <w:uiPriority w:val="9"/>
    <w:rsid w:val="00AB108C"/>
    <w:pPr>
      <w:keepNext/>
      <w:keepLines/>
      <w:spacing w:before="240"/>
      <w:outlineLvl w:val="0"/>
    </w:pPr>
    <w:rPr>
      <w:rFonts w:eastAsiaTheme="majorEastAsia" w:cstheme="majorBidi"/>
      <w:color w:val="000000" w:themeColor="text1"/>
      <w:szCs w:val="32"/>
    </w:rPr>
  </w:style>
  <w:style w:type="paragraph" w:styleId="Heading2">
    <w:name w:val="heading 2"/>
    <w:aliases w:val="Sub-heading"/>
    <w:basedOn w:val="Heading1"/>
    <w:link w:val="Heading2Char"/>
    <w:uiPriority w:val="9"/>
    <w:rsid w:val="006B3A52"/>
    <w:pPr>
      <w:outlineLvl w:val="1"/>
    </w:pPr>
  </w:style>
  <w:style w:type="paragraph" w:styleId="Heading3">
    <w:name w:val="heading 3"/>
    <w:basedOn w:val="Normal"/>
    <w:next w:val="Normal"/>
    <w:link w:val="Heading3Char"/>
    <w:uiPriority w:val="9"/>
    <w:unhideWhenUsed/>
    <w:rsid w:val="002B3F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rsid w:val="00FF623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6838"/>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EB6838"/>
    <w:rPr>
      <w:rFonts w:ascii="Times New Roman" w:hAnsi="Times New Roman" w:cs="Times New Roman"/>
      <w:sz w:val="18"/>
      <w:szCs w:val="18"/>
    </w:rPr>
  </w:style>
  <w:style w:type="character" w:customStyle="1" w:styleId="sr-only">
    <w:name w:val="sr-only"/>
    <w:basedOn w:val="DefaultParagraphFont"/>
    <w:rsid w:val="00AE57A3"/>
  </w:style>
  <w:style w:type="character" w:customStyle="1" w:styleId="text">
    <w:name w:val="text"/>
    <w:basedOn w:val="DefaultParagraphFont"/>
    <w:rsid w:val="00AE57A3"/>
  </w:style>
  <w:style w:type="character" w:styleId="PlaceholderText">
    <w:name w:val="Placeholder Text"/>
    <w:basedOn w:val="DefaultParagraphFont"/>
    <w:uiPriority w:val="99"/>
    <w:semiHidden/>
    <w:rsid w:val="00854292"/>
    <w:rPr>
      <w:color w:val="808080"/>
    </w:rPr>
  </w:style>
  <w:style w:type="character" w:styleId="CommentReference">
    <w:name w:val="annotation reference"/>
    <w:basedOn w:val="DefaultParagraphFont"/>
    <w:semiHidden/>
    <w:unhideWhenUsed/>
    <w:rsid w:val="00CF7D4B"/>
    <w:rPr>
      <w:sz w:val="16"/>
      <w:szCs w:val="16"/>
    </w:rPr>
  </w:style>
  <w:style w:type="paragraph" w:styleId="CommentText">
    <w:name w:val="annotation text"/>
    <w:basedOn w:val="Normal"/>
    <w:link w:val="CommentTextChar"/>
    <w:unhideWhenUsed/>
    <w:rsid w:val="00CF7D4B"/>
    <w:rPr>
      <w:sz w:val="20"/>
      <w:szCs w:val="20"/>
    </w:rPr>
  </w:style>
  <w:style w:type="character" w:customStyle="1" w:styleId="CommentTextChar">
    <w:name w:val="Comment Text Char"/>
    <w:basedOn w:val="DefaultParagraphFont"/>
    <w:link w:val="CommentText"/>
    <w:rsid w:val="00CF7D4B"/>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CF7D4B"/>
    <w:rPr>
      <w:b/>
      <w:bCs/>
    </w:rPr>
  </w:style>
  <w:style w:type="character" w:customStyle="1" w:styleId="CommentSubjectChar">
    <w:name w:val="Comment Subject Char"/>
    <w:basedOn w:val="CommentTextChar"/>
    <w:link w:val="CommentSubject"/>
    <w:uiPriority w:val="99"/>
    <w:semiHidden/>
    <w:rsid w:val="00CF7D4B"/>
    <w:rPr>
      <w:rFonts w:ascii="Times New Roman" w:eastAsia="Times New Roman" w:hAnsi="Times New Roman" w:cs="Times New Roman"/>
      <w:b/>
      <w:bCs/>
      <w:sz w:val="20"/>
      <w:szCs w:val="20"/>
      <w:lang w:eastAsia="en-GB"/>
    </w:rPr>
  </w:style>
  <w:style w:type="character" w:styleId="Hyperlink">
    <w:name w:val="Hyperlink"/>
    <w:basedOn w:val="DefaultParagraphFont"/>
    <w:uiPriority w:val="99"/>
    <w:unhideWhenUsed/>
    <w:rsid w:val="00DD7AAB"/>
    <w:rPr>
      <w:color w:val="0000FF"/>
      <w:u w:val="single"/>
    </w:rPr>
  </w:style>
  <w:style w:type="table" w:styleId="TableGrid">
    <w:name w:val="Table Grid"/>
    <w:basedOn w:val="TableNormal"/>
    <w:uiPriority w:val="39"/>
    <w:rsid w:val="00402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captionlabel">
    <w:name w:val="table-caption__label"/>
    <w:basedOn w:val="DefaultParagraphFont"/>
    <w:rsid w:val="00FE5B9C"/>
  </w:style>
  <w:style w:type="paragraph" w:styleId="Header">
    <w:name w:val="header"/>
    <w:basedOn w:val="Normal"/>
    <w:link w:val="HeaderChar"/>
    <w:uiPriority w:val="99"/>
    <w:unhideWhenUsed/>
    <w:rsid w:val="00075259"/>
    <w:pPr>
      <w:tabs>
        <w:tab w:val="center" w:pos="4680"/>
        <w:tab w:val="right" w:pos="9360"/>
      </w:tabs>
    </w:pPr>
  </w:style>
  <w:style w:type="character" w:customStyle="1" w:styleId="HeaderChar">
    <w:name w:val="Header Char"/>
    <w:basedOn w:val="DefaultParagraphFont"/>
    <w:link w:val="Header"/>
    <w:uiPriority w:val="99"/>
    <w:rsid w:val="00075259"/>
    <w:rPr>
      <w:rFonts w:ascii="Times New Roman" w:eastAsia="Times New Roman" w:hAnsi="Times New Roman" w:cs="Times New Roman"/>
      <w:lang w:eastAsia="en-GB"/>
    </w:rPr>
  </w:style>
  <w:style w:type="paragraph" w:styleId="Footer">
    <w:name w:val="footer"/>
    <w:basedOn w:val="Normal"/>
    <w:link w:val="FooterChar"/>
    <w:uiPriority w:val="99"/>
    <w:unhideWhenUsed/>
    <w:rsid w:val="00075259"/>
    <w:pPr>
      <w:tabs>
        <w:tab w:val="center" w:pos="4680"/>
        <w:tab w:val="right" w:pos="9360"/>
      </w:tabs>
    </w:pPr>
  </w:style>
  <w:style w:type="character" w:customStyle="1" w:styleId="FooterChar">
    <w:name w:val="Footer Char"/>
    <w:basedOn w:val="DefaultParagraphFont"/>
    <w:link w:val="Footer"/>
    <w:uiPriority w:val="99"/>
    <w:rsid w:val="00075259"/>
    <w:rPr>
      <w:rFonts w:ascii="Times New Roman" w:eastAsia="Times New Roman" w:hAnsi="Times New Roman" w:cs="Times New Roman"/>
      <w:lang w:eastAsia="en-GB"/>
    </w:rPr>
  </w:style>
  <w:style w:type="character" w:customStyle="1" w:styleId="smallcaps">
    <w:name w:val="smallcaps"/>
    <w:basedOn w:val="DefaultParagraphFont"/>
    <w:rsid w:val="00545CD0"/>
  </w:style>
  <w:style w:type="character" w:styleId="Emphasis">
    <w:name w:val="Emphasis"/>
    <w:basedOn w:val="DefaultParagraphFont"/>
    <w:uiPriority w:val="20"/>
    <w:qFormat/>
    <w:rsid w:val="00176301"/>
    <w:rPr>
      <w:i/>
      <w:iCs/>
    </w:rPr>
  </w:style>
  <w:style w:type="paragraph" w:styleId="ListParagraph">
    <w:name w:val="List Paragraph"/>
    <w:basedOn w:val="Normal"/>
    <w:uiPriority w:val="34"/>
    <w:qFormat/>
    <w:rsid w:val="00EE2BE0"/>
    <w:pPr>
      <w:ind w:left="720"/>
      <w:contextualSpacing/>
    </w:pPr>
  </w:style>
  <w:style w:type="character" w:styleId="LineNumber">
    <w:name w:val="line number"/>
    <w:basedOn w:val="DefaultParagraphFont"/>
    <w:uiPriority w:val="99"/>
    <w:semiHidden/>
    <w:unhideWhenUsed/>
    <w:rsid w:val="008F0088"/>
  </w:style>
  <w:style w:type="paragraph" w:styleId="Revision">
    <w:name w:val="Revision"/>
    <w:hidden/>
    <w:uiPriority w:val="99"/>
    <w:semiHidden/>
    <w:rsid w:val="00033F8A"/>
    <w:rPr>
      <w:rFonts w:ascii="Times New Roman" w:eastAsia="Times New Roman" w:hAnsi="Times New Roman" w:cs="Times New Roman"/>
      <w:lang w:eastAsia="en-GB"/>
    </w:rPr>
  </w:style>
  <w:style w:type="character" w:customStyle="1" w:styleId="Heading2Char">
    <w:name w:val="Heading 2 Char"/>
    <w:aliases w:val="Sub-heading Char"/>
    <w:basedOn w:val="DefaultParagraphFont"/>
    <w:link w:val="Heading2"/>
    <w:uiPriority w:val="9"/>
    <w:rsid w:val="006B3A52"/>
    <w:rPr>
      <w:rFonts w:ascii="Times New Roman" w:eastAsiaTheme="majorEastAsia" w:hAnsi="Times New Roman" w:cstheme="majorBidi"/>
      <w:color w:val="000000" w:themeColor="text1"/>
      <w:szCs w:val="32"/>
      <w:lang w:eastAsia="en-GB"/>
    </w:rPr>
  </w:style>
  <w:style w:type="character" w:styleId="Strong">
    <w:name w:val="Strong"/>
    <w:basedOn w:val="DefaultParagraphFont"/>
    <w:uiPriority w:val="22"/>
    <w:qFormat/>
    <w:rsid w:val="005D1903"/>
    <w:rPr>
      <w:b/>
      <w:bCs/>
    </w:rPr>
  </w:style>
  <w:style w:type="paragraph" w:styleId="NormalWeb">
    <w:name w:val="Normal (Web)"/>
    <w:basedOn w:val="Normal"/>
    <w:uiPriority w:val="99"/>
    <w:unhideWhenUsed/>
    <w:rsid w:val="00CF6CBA"/>
    <w:pPr>
      <w:spacing w:before="100" w:beforeAutospacing="1" w:after="100" w:afterAutospacing="1"/>
    </w:pPr>
  </w:style>
  <w:style w:type="character" w:customStyle="1" w:styleId="Heading4Char">
    <w:name w:val="Heading 4 Char"/>
    <w:basedOn w:val="DefaultParagraphFont"/>
    <w:link w:val="Heading4"/>
    <w:uiPriority w:val="9"/>
    <w:semiHidden/>
    <w:rsid w:val="00FF6238"/>
    <w:rPr>
      <w:rFonts w:asciiTheme="majorHAnsi" w:eastAsiaTheme="majorEastAsia" w:hAnsiTheme="majorHAnsi" w:cstheme="majorBidi"/>
      <w:i/>
      <w:iCs/>
      <w:color w:val="2F5496" w:themeColor="accent1" w:themeShade="BF"/>
      <w:lang w:eastAsia="en-GB"/>
    </w:rPr>
  </w:style>
  <w:style w:type="character" w:customStyle="1" w:styleId="UnresolvedMention1">
    <w:name w:val="Unresolved Mention1"/>
    <w:basedOn w:val="DefaultParagraphFont"/>
    <w:uiPriority w:val="99"/>
    <w:semiHidden/>
    <w:unhideWhenUsed/>
    <w:rsid w:val="00131E46"/>
    <w:rPr>
      <w:color w:val="605E5C"/>
      <w:shd w:val="clear" w:color="auto" w:fill="E1DFDD"/>
    </w:rPr>
  </w:style>
  <w:style w:type="character" w:styleId="PageNumber">
    <w:name w:val="page number"/>
    <w:basedOn w:val="DefaultParagraphFont"/>
    <w:uiPriority w:val="99"/>
    <w:semiHidden/>
    <w:unhideWhenUsed/>
    <w:rsid w:val="007A5D35"/>
  </w:style>
  <w:style w:type="character" w:customStyle="1" w:styleId="author">
    <w:name w:val="author"/>
    <w:basedOn w:val="DefaultParagraphFont"/>
    <w:rsid w:val="006A7EEC"/>
  </w:style>
  <w:style w:type="character" w:customStyle="1" w:styleId="year">
    <w:name w:val="year"/>
    <w:basedOn w:val="DefaultParagraphFont"/>
    <w:rsid w:val="006A7EEC"/>
  </w:style>
  <w:style w:type="character" w:customStyle="1" w:styleId="Title1">
    <w:name w:val="Title1"/>
    <w:basedOn w:val="DefaultParagraphFont"/>
    <w:rsid w:val="006A7EEC"/>
  </w:style>
  <w:style w:type="character" w:customStyle="1" w:styleId="source">
    <w:name w:val="source"/>
    <w:basedOn w:val="DefaultParagraphFont"/>
    <w:rsid w:val="006A7EEC"/>
  </w:style>
  <w:style w:type="character" w:customStyle="1" w:styleId="UnresolvedMention2">
    <w:name w:val="Unresolved Mention2"/>
    <w:basedOn w:val="DefaultParagraphFont"/>
    <w:uiPriority w:val="99"/>
    <w:semiHidden/>
    <w:unhideWhenUsed/>
    <w:rsid w:val="00161849"/>
    <w:rPr>
      <w:color w:val="605E5C"/>
      <w:shd w:val="clear" w:color="auto" w:fill="E1DFDD"/>
    </w:rPr>
  </w:style>
  <w:style w:type="character" w:customStyle="1" w:styleId="UnresolvedMention3">
    <w:name w:val="Unresolved Mention3"/>
    <w:basedOn w:val="DefaultParagraphFont"/>
    <w:uiPriority w:val="99"/>
    <w:semiHidden/>
    <w:unhideWhenUsed/>
    <w:rsid w:val="00BC6376"/>
    <w:rPr>
      <w:color w:val="605E5C"/>
      <w:shd w:val="clear" w:color="auto" w:fill="E1DFDD"/>
    </w:rPr>
  </w:style>
  <w:style w:type="character" w:styleId="FollowedHyperlink">
    <w:name w:val="FollowedHyperlink"/>
    <w:basedOn w:val="DefaultParagraphFont"/>
    <w:uiPriority w:val="99"/>
    <w:semiHidden/>
    <w:unhideWhenUsed/>
    <w:rsid w:val="00241227"/>
    <w:rPr>
      <w:color w:val="954F72" w:themeColor="followedHyperlink"/>
      <w:u w:val="single"/>
    </w:rPr>
  </w:style>
  <w:style w:type="character" w:customStyle="1" w:styleId="cs1-lock-registration">
    <w:name w:val="cs1-lock-registration"/>
    <w:basedOn w:val="DefaultParagraphFont"/>
    <w:rsid w:val="005344E9"/>
  </w:style>
  <w:style w:type="character" w:customStyle="1" w:styleId="Heading1Char">
    <w:name w:val="Heading 1 Char"/>
    <w:basedOn w:val="DefaultParagraphFont"/>
    <w:link w:val="Heading1"/>
    <w:uiPriority w:val="9"/>
    <w:rsid w:val="00AB108C"/>
    <w:rPr>
      <w:rFonts w:ascii="Times New Roman" w:eastAsiaTheme="majorEastAsia" w:hAnsi="Times New Roman" w:cstheme="majorBidi"/>
      <w:color w:val="000000" w:themeColor="text1"/>
      <w:szCs w:val="32"/>
      <w:lang w:eastAsia="en-GB"/>
    </w:rPr>
  </w:style>
  <w:style w:type="paragraph" w:styleId="TOCHeading">
    <w:name w:val="TOC Heading"/>
    <w:basedOn w:val="Heading1"/>
    <w:next w:val="Normal"/>
    <w:uiPriority w:val="39"/>
    <w:unhideWhenUsed/>
    <w:qFormat/>
    <w:rsid w:val="002B3F97"/>
    <w:pPr>
      <w:spacing w:before="480" w:line="276" w:lineRule="auto"/>
      <w:outlineLvl w:val="9"/>
    </w:pPr>
    <w:rPr>
      <w:bCs/>
      <w:sz w:val="28"/>
      <w:szCs w:val="28"/>
      <w:lang w:val="en-US" w:eastAsia="en-US"/>
    </w:rPr>
  </w:style>
  <w:style w:type="paragraph" w:styleId="TOC1">
    <w:name w:val="toc 1"/>
    <w:basedOn w:val="Normal"/>
    <w:next w:val="Normal"/>
    <w:autoRedefine/>
    <w:uiPriority w:val="39"/>
    <w:unhideWhenUsed/>
    <w:rsid w:val="00C627BC"/>
    <w:pPr>
      <w:tabs>
        <w:tab w:val="right" w:leader="dot" w:pos="9350"/>
      </w:tabs>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D0066"/>
    <w:pPr>
      <w:spacing w:before="120"/>
      <w:ind w:left="240"/>
    </w:pPr>
    <w:rPr>
      <w:rFonts w:asciiTheme="minorHAnsi" w:hAnsiTheme="minorHAnsi" w:cstheme="minorHAnsi"/>
      <w:b/>
      <w:bCs/>
      <w:sz w:val="22"/>
      <w:szCs w:val="22"/>
    </w:rPr>
  </w:style>
  <w:style w:type="character" w:customStyle="1" w:styleId="Heading3Char">
    <w:name w:val="Heading 3 Char"/>
    <w:basedOn w:val="DefaultParagraphFont"/>
    <w:link w:val="Heading3"/>
    <w:uiPriority w:val="9"/>
    <w:rsid w:val="002B3F97"/>
    <w:rPr>
      <w:rFonts w:asciiTheme="majorHAnsi" w:eastAsiaTheme="majorEastAsia" w:hAnsiTheme="majorHAnsi" w:cstheme="majorBidi"/>
      <w:color w:val="1F3763" w:themeColor="accent1" w:themeShade="7F"/>
      <w:lang w:eastAsia="en-GB"/>
    </w:rPr>
  </w:style>
  <w:style w:type="character" w:styleId="UnresolvedMention">
    <w:name w:val="Unresolved Mention"/>
    <w:basedOn w:val="DefaultParagraphFont"/>
    <w:uiPriority w:val="99"/>
    <w:semiHidden/>
    <w:unhideWhenUsed/>
    <w:rsid w:val="00AA474F"/>
    <w:rPr>
      <w:color w:val="605E5C"/>
      <w:shd w:val="clear" w:color="auto" w:fill="E1DFDD"/>
    </w:rPr>
  </w:style>
  <w:style w:type="paragraph" w:styleId="TOC3">
    <w:name w:val="toc 3"/>
    <w:basedOn w:val="Normal"/>
    <w:next w:val="Normal"/>
    <w:autoRedefine/>
    <w:uiPriority w:val="39"/>
    <w:unhideWhenUsed/>
    <w:rsid w:val="0052743F"/>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52743F"/>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2743F"/>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2743F"/>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2743F"/>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2743F"/>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2743F"/>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3D006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066"/>
    <w:rPr>
      <w:rFonts w:asciiTheme="majorHAnsi" w:eastAsiaTheme="majorEastAsia" w:hAnsiTheme="majorHAnsi" w:cstheme="majorBidi"/>
      <w:spacing w:val="-10"/>
      <w:kern w:val="28"/>
      <w:sz w:val="56"/>
      <w:szCs w:val="56"/>
      <w:lang w:eastAsia="en-GB"/>
    </w:rPr>
  </w:style>
  <w:style w:type="paragraph" w:customStyle="1" w:styleId="Style1">
    <w:name w:val="Style1"/>
    <w:basedOn w:val="Heading1"/>
    <w:qFormat/>
    <w:rsid w:val="00AB108C"/>
  </w:style>
  <w:style w:type="paragraph" w:styleId="NoSpacing">
    <w:name w:val="No Spacing"/>
    <w:uiPriority w:val="1"/>
    <w:qFormat/>
    <w:rsid w:val="00AB108C"/>
    <w:rPr>
      <w:rFonts w:ascii="Times New Roman" w:eastAsia="Times New Roman" w:hAnsi="Times New Roman" w:cs="Times New Roman"/>
      <w:lang w:eastAsia="en-GB"/>
    </w:rPr>
  </w:style>
  <w:style w:type="paragraph" w:styleId="BodyText">
    <w:name w:val="Body Text"/>
    <w:basedOn w:val="Normal"/>
    <w:link w:val="BodyTextChar"/>
    <w:uiPriority w:val="99"/>
    <w:unhideWhenUsed/>
    <w:rsid w:val="002756C0"/>
    <w:pPr>
      <w:spacing w:after="120"/>
    </w:pPr>
  </w:style>
  <w:style w:type="character" w:customStyle="1" w:styleId="BodyTextChar">
    <w:name w:val="Body Text Char"/>
    <w:basedOn w:val="DefaultParagraphFont"/>
    <w:link w:val="BodyText"/>
    <w:uiPriority w:val="99"/>
    <w:rsid w:val="002756C0"/>
    <w:rPr>
      <w:rFonts w:ascii="Times New Roman" w:eastAsia="Times New Roman" w:hAnsi="Times New Roman" w:cs="Times New Roman"/>
      <w:lang w:eastAsia="en-GB"/>
    </w:rPr>
  </w:style>
  <w:style w:type="character" w:customStyle="1" w:styleId="pubyear">
    <w:name w:val="pubyear"/>
    <w:basedOn w:val="DefaultParagraphFont"/>
    <w:rsid w:val="004332B7"/>
  </w:style>
  <w:style w:type="character" w:customStyle="1" w:styleId="articletitle">
    <w:name w:val="articletitle"/>
    <w:basedOn w:val="DefaultParagraphFont"/>
    <w:rsid w:val="004332B7"/>
  </w:style>
  <w:style w:type="paragraph" w:styleId="Caption">
    <w:name w:val="caption"/>
    <w:basedOn w:val="Normal"/>
    <w:next w:val="Normal"/>
    <w:uiPriority w:val="35"/>
    <w:semiHidden/>
    <w:unhideWhenUsed/>
    <w:qFormat/>
    <w:rsid w:val="00594923"/>
    <w:pPr>
      <w:spacing w:after="200"/>
    </w:pPr>
    <w:rPr>
      <w:i/>
      <w:iCs/>
      <w:color w:val="44546A" w:themeColor="text2"/>
      <w:sz w:val="18"/>
      <w:szCs w:val="18"/>
    </w:rPr>
  </w:style>
  <w:style w:type="paragraph" w:customStyle="1" w:styleId="FirstParagraph">
    <w:name w:val="First Paragraph"/>
    <w:basedOn w:val="BodyText"/>
    <w:next w:val="BodyText"/>
    <w:qFormat/>
    <w:rsid w:val="004A76E6"/>
    <w:pPr>
      <w:spacing w:before="180" w:after="180"/>
    </w:pPr>
    <w:rPr>
      <w:rFonts w:eastAsia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650">
      <w:bodyDiv w:val="1"/>
      <w:marLeft w:val="0"/>
      <w:marRight w:val="0"/>
      <w:marTop w:val="0"/>
      <w:marBottom w:val="0"/>
      <w:divBdr>
        <w:top w:val="none" w:sz="0" w:space="0" w:color="auto"/>
        <w:left w:val="none" w:sz="0" w:space="0" w:color="auto"/>
        <w:bottom w:val="none" w:sz="0" w:space="0" w:color="auto"/>
        <w:right w:val="none" w:sz="0" w:space="0" w:color="auto"/>
      </w:divBdr>
      <w:divsChild>
        <w:div w:id="1611208172">
          <w:marLeft w:val="640"/>
          <w:marRight w:val="0"/>
          <w:marTop w:val="0"/>
          <w:marBottom w:val="0"/>
          <w:divBdr>
            <w:top w:val="none" w:sz="0" w:space="0" w:color="auto"/>
            <w:left w:val="none" w:sz="0" w:space="0" w:color="auto"/>
            <w:bottom w:val="none" w:sz="0" w:space="0" w:color="auto"/>
            <w:right w:val="none" w:sz="0" w:space="0" w:color="auto"/>
          </w:divBdr>
        </w:div>
        <w:div w:id="2059746106">
          <w:marLeft w:val="640"/>
          <w:marRight w:val="0"/>
          <w:marTop w:val="0"/>
          <w:marBottom w:val="0"/>
          <w:divBdr>
            <w:top w:val="none" w:sz="0" w:space="0" w:color="auto"/>
            <w:left w:val="none" w:sz="0" w:space="0" w:color="auto"/>
            <w:bottom w:val="none" w:sz="0" w:space="0" w:color="auto"/>
            <w:right w:val="none" w:sz="0" w:space="0" w:color="auto"/>
          </w:divBdr>
        </w:div>
        <w:div w:id="749884776">
          <w:marLeft w:val="640"/>
          <w:marRight w:val="0"/>
          <w:marTop w:val="0"/>
          <w:marBottom w:val="0"/>
          <w:divBdr>
            <w:top w:val="none" w:sz="0" w:space="0" w:color="auto"/>
            <w:left w:val="none" w:sz="0" w:space="0" w:color="auto"/>
            <w:bottom w:val="none" w:sz="0" w:space="0" w:color="auto"/>
            <w:right w:val="none" w:sz="0" w:space="0" w:color="auto"/>
          </w:divBdr>
        </w:div>
        <w:div w:id="567886502">
          <w:marLeft w:val="640"/>
          <w:marRight w:val="0"/>
          <w:marTop w:val="0"/>
          <w:marBottom w:val="0"/>
          <w:divBdr>
            <w:top w:val="none" w:sz="0" w:space="0" w:color="auto"/>
            <w:left w:val="none" w:sz="0" w:space="0" w:color="auto"/>
            <w:bottom w:val="none" w:sz="0" w:space="0" w:color="auto"/>
            <w:right w:val="none" w:sz="0" w:space="0" w:color="auto"/>
          </w:divBdr>
        </w:div>
        <w:div w:id="1700470886">
          <w:marLeft w:val="640"/>
          <w:marRight w:val="0"/>
          <w:marTop w:val="0"/>
          <w:marBottom w:val="0"/>
          <w:divBdr>
            <w:top w:val="none" w:sz="0" w:space="0" w:color="auto"/>
            <w:left w:val="none" w:sz="0" w:space="0" w:color="auto"/>
            <w:bottom w:val="none" w:sz="0" w:space="0" w:color="auto"/>
            <w:right w:val="none" w:sz="0" w:space="0" w:color="auto"/>
          </w:divBdr>
        </w:div>
        <w:div w:id="115296106">
          <w:marLeft w:val="640"/>
          <w:marRight w:val="0"/>
          <w:marTop w:val="0"/>
          <w:marBottom w:val="0"/>
          <w:divBdr>
            <w:top w:val="none" w:sz="0" w:space="0" w:color="auto"/>
            <w:left w:val="none" w:sz="0" w:space="0" w:color="auto"/>
            <w:bottom w:val="none" w:sz="0" w:space="0" w:color="auto"/>
            <w:right w:val="none" w:sz="0" w:space="0" w:color="auto"/>
          </w:divBdr>
        </w:div>
        <w:div w:id="1530995643">
          <w:marLeft w:val="640"/>
          <w:marRight w:val="0"/>
          <w:marTop w:val="0"/>
          <w:marBottom w:val="0"/>
          <w:divBdr>
            <w:top w:val="none" w:sz="0" w:space="0" w:color="auto"/>
            <w:left w:val="none" w:sz="0" w:space="0" w:color="auto"/>
            <w:bottom w:val="none" w:sz="0" w:space="0" w:color="auto"/>
            <w:right w:val="none" w:sz="0" w:space="0" w:color="auto"/>
          </w:divBdr>
        </w:div>
        <w:div w:id="1345328241">
          <w:marLeft w:val="640"/>
          <w:marRight w:val="0"/>
          <w:marTop w:val="0"/>
          <w:marBottom w:val="0"/>
          <w:divBdr>
            <w:top w:val="none" w:sz="0" w:space="0" w:color="auto"/>
            <w:left w:val="none" w:sz="0" w:space="0" w:color="auto"/>
            <w:bottom w:val="none" w:sz="0" w:space="0" w:color="auto"/>
            <w:right w:val="none" w:sz="0" w:space="0" w:color="auto"/>
          </w:divBdr>
        </w:div>
        <w:div w:id="944851140">
          <w:marLeft w:val="640"/>
          <w:marRight w:val="0"/>
          <w:marTop w:val="0"/>
          <w:marBottom w:val="0"/>
          <w:divBdr>
            <w:top w:val="none" w:sz="0" w:space="0" w:color="auto"/>
            <w:left w:val="none" w:sz="0" w:space="0" w:color="auto"/>
            <w:bottom w:val="none" w:sz="0" w:space="0" w:color="auto"/>
            <w:right w:val="none" w:sz="0" w:space="0" w:color="auto"/>
          </w:divBdr>
        </w:div>
        <w:div w:id="720246333">
          <w:marLeft w:val="640"/>
          <w:marRight w:val="0"/>
          <w:marTop w:val="0"/>
          <w:marBottom w:val="0"/>
          <w:divBdr>
            <w:top w:val="none" w:sz="0" w:space="0" w:color="auto"/>
            <w:left w:val="none" w:sz="0" w:space="0" w:color="auto"/>
            <w:bottom w:val="none" w:sz="0" w:space="0" w:color="auto"/>
            <w:right w:val="none" w:sz="0" w:space="0" w:color="auto"/>
          </w:divBdr>
        </w:div>
        <w:div w:id="553741961">
          <w:marLeft w:val="640"/>
          <w:marRight w:val="0"/>
          <w:marTop w:val="0"/>
          <w:marBottom w:val="0"/>
          <w:divBdr>
            <w:top w:val="none" w:sz="0" w:space="0" w:color="auto"/>
            <w:left w:val="none" w:sz="0" w:space="0" w:color="auto"/>
            <w:bottom w:val="none" w:sz="0" w:space="0" w:color="auto"/>
            <w:right w:val="none" w:sz="0" w:space="0" w:color="auto"/>
          </w:divBdr>
        </w:div>
        <w:div w:id="648093645">
          <w:marLeft w:val="640"/>
          <w:marRight w:val="0"/>
          <w:marTop w:val="0"/>
          <w:marBottom w:val="0"/>
          <w:divBdr>
            <w:top w:val="none" w:sz="0" w:space="0" w:color="auto"/>
            <w:left w:val="none" w:sz="0" w:space="0" w:color="auto"/>
            <w:bottom w:val="none" w:sz="0" w:space="0" w:color="auto"/>
            <w:right w:val="none" w:sz="0" w:space="0" w:color="auto"/>
          </w:divBdr>
        </w:div>
        <w:div w:id="35592777">
          <w:marLeft w:val="640"/>
          <w:marRight w:val="0"/>
          <w:marTop w:val="0"/>
          <w:marBottom w:val="0"/>
          <w:divBdr>
            <w:top w:val="none" w:sz="0" w:space="0" w:color="auto"/>
            <w:left w:val="none" w:sz="0" w:space="0" w:color="auto"/>
            <w:bottom w:val="none" w:sz="0" w:space="0" w:color="auto"/>
            <w:right w:val="none" w:sz="0" w:space="0" w:color="auto"/>
          </w:divBdr>
        </w:div>
        <w:div w:id="1735346301">
          <w:marLeft w:val="640"/>
          <w:marRight w:val="0"/>
          <w:marTop w:val="0"/>
          <w:marBottom w:val="0"/>
          <w:divBdr>
            <w:top w:val="none" w:sz="0" w:space="0" w:color="auto"/>
            <w:left w:val="none" w:sz="0" w:space="0" w:color="auto"/>
            <w:bottom w:val="none" w:sz="0" w:space="0" w:color="auto"/>
            <w:right w:val="none" w:sz="0" w:space="0" w:color="auto"/>
          </w:divBdr>
        </w:div>
        <w:div w:id="1863132367">
          <w:marLeft w:val="640"/>
          <w:marRight w:val="0"/>
          <w:marTop w:val="0"/>
          <w:marBottom w:val="0"/>
          <w:divBdr>
            <w:top w:val="none" w:sz="0" w:space="0" w:color="auto"/>
            <w:left w:val="none" w:sz="0" w:space="0" w:color="auto"/>
            <w:bottom w:val="none" w:sz="0" w:space="0" w:color="auto"/>
            <w:right w:val="none" w:sz="0" w:space="0" w:color="auto"/>
          </w:divBdr>
        </w:div>
        <w:div w:id="621352384">
          <w:marLeft w:val="640"/>
          <w:marRight w:val="0"/>
          <w:marTop w:val="0"/>
          <w:marBottom w:val="0"/>
          <w:divBdr>
            <w:top w:val="none" w:sz="0" w:space="0" w:color="auto"/>
            <w:left w:val="none" w:sz="0" w:space="0" w:color="auto"/>
            <w:bottom w:val="none" w:sz="0" w:space="0" w:color="auto"/>
            <w:right w:val="none" w:sz="0" w:space="0" w:color="auto"/>
          </w:divBdr>
        </w:div>
        <w:div w:id="1975405161">
          <w:marLeft w:val="640"/>
          <w:marRight w:val="0"/>
          <w:marTop w:val="0"/>
          <w:marBottom w:val="0"/>
          <w:divBdr>
            <w:top w:val="none" w:sz="0" w:space="0" w:color="auto"/>
            <w:left w:val="none" w:sz="0" w:space="0" w:color="auto"/>
            <w:bottom w:val="none" w:sz="0" w:space="0" w:color="auto"/>
            <w:right w:val="none" w:sz="0" w:space="0" w:color="auto"/>
          </w:divBdr>
        </w:div>
        <w:div w:id="709107161">
          <w:marLeft w:val="640"/>
          <w:marRight w:val="0"/>
          <w:marTop w:val="0"/>
          <w:marBottom w:val="0"/>
          <w:divBdr>
            <w:top w:val="none" w:sz="0" w:space="0" w:color="auto"/>
            <w:left w:val="none" w:sz="0" w:space="0" w:color="auto"/>
            <w:bottom w:val="none" w:sz="0" w:space="0" w:color="auto"/>
            <w:right w:val="none" w:sz="0" w:space="0" w:color="auto"/>
          </w:divBdr>
        </w:div>
        <w:div w:id="456069639">
          <w:marLeft w:val="640"/>
          <w:marRight w:val="0"/>
          <w:marTop w:val="0"/>
          <w:marBottom w:val="0"/>
          <w:divBdr>
            <w:top w:val="none" w:sz="0" w:space="0" w:color="auto"/>
            <w:left w:val="none" w:sz="0" w:space="0" w:color="auto"/>
            <w:bottom w:val="none" w:sz="0" w:space="0" w:color="auto"/>
            <w:right w:val="none" w:sz="0" w:space="0" w:color="auto"/>
          </w:divBdr>
        </w:div>
        <w:div w:id="914438443">
          <w:marLeft w:val="640"/>
          <w:marRight w:val="0"/>
          <w:marTop w:val="0"/>
          <w:marBottom w:val="0"/>
          <w:divBdr>
            <w:top w:val="none" w:sz="0" w:space="0" w:color="auto"/>
            <w:left w:val="none" w:sz="0" w:space="0" w:color="auto"/>
            <w:bottom w:val="none" w:sz="0" w:space="0" w:color="auto"/>
            <w:right w:val="none" w:sz="0" w:space="0" w:color="auto"/>
          </w:divBdr>
        </w:div>
        <w:div w:id="838421405">
          <w:marLeft w:val="640"/>
          <w:marRight w:val="0"/>
          <w:marTop w:val="0"/>
          <w:marBottom w:val="0"/>
          <w:divBdr>
            <w:top w:val="none" w:sz="0" w:space="0" w:color="auto"/>
            <w:left w:val="none" w:sz="0" w:space="0" w:color="auto"/>
            <w:bottom w:val="none" w:sz="0" w:space="0" w:color="auto"/>
            <w:right w:val="none" w:sz="0" w:space="0" w:color="auto"/>
          </w:divBdr>
        </w:div>
        <w:div w:id="1486238962">
          <w:marLeft w:val="640"/>
          <w:marRight w:val="0"/>
          <w:marTop w:val="0"/>
          <w:marBottom w:val="0"/>
          <w:divBdr>
            <w:top w:val="none" w:sz="0" w:space="0" w:color="auto"/>
            <w:left w:val="none" w:sz="0" w:space="0" w:color="auto"/>
            <w:bottom w:val="none" w:sz="0" w:space="0" w:color="auto"/>
            <w:right w:val="none" w:sz="0" w:space="0" w:color="auto"/>
          </w:divBdr>
        </w:div>
        <w:div w:id="869877170">
          <w:marLeft w:val="640"/>
          <w:marRight w:val="0"/>
          <w:marTop w:val="0"/>
          <w:marBottom w:val="0"/>
          <w:divBdr>
            <w:top w:val="none" w:sz="0" w:space="0" w:color="auto"/>
            <w:left w:val="none" w:sz="0" w:space="0" w:color="auto"/>
            <w:bottom w:val="none" w:sz="0" w:space="0" w:color="auto"/>
            <w:right w:val="none" w:sz="0" w:space="0" w:color="auto"/>
          </w:divBdr>
        </w:div>
        <w:div w:id="1217085536">
          <w:marLeft w:val="640"/>
          <w:marRight w:val="0"/>
          <w:marTop w:val="0"/>
          <w:marBottom w:val="0"/>
          <w:divBdr>
            <w:top w:val="none" w:sz="0" w:space="0" w:color="auto"/>
            <w:left w:val="none" w:sz="0" w:space="0" w:color="auto"/>
            <w:bottom w:val="none" w:sz="0" w:space="0" w:color="auto"/>
            <w:right w:val="none" w:sz="0" w:space="0" w:color="auto"/>
          </w:divBdr>
        </w:div>
        <w:div w:id="972367425">
          <w:marLeft w:val="640"/>
          <w:marRight w:val="0"/>
          <w:marTop w:val="0"/>
          <w:marBottom w:val="0"/>
          <w:divBdr>
            <w:top w:val="none" w:sz="0" w:space="0" w:color="auto"/>
            <w:left w:val="none" w:sz="0" w:space="0" w:color="auto"/>
            <w:bottom w:val="none" w:sz="0" w:space="0" w:color="auto"/>
            <w:right w:val="none" w:sz="0" w:space="0" w:color="auto"/>
          </w:divBdr>
        </w:div>
        <w:div w:id="693964833">
          <w:marLeft w:val="640"/>
          <w:marRight w:val="0"/>
          <w:marTop w:val="0"/>
          <w:marBottom w:val="0"/>
          <w:divBdr>
            <w:top w:val="none" w:sz="0" w:space="0" w:color="auto"/>
            <w:left w:val="none" w:sz="0" w:space="0" w:color="auto"/>
            <w:bottom w:val="none" w:sz="0" w:space="0" w:color="auto"/>
            <w:right w:val="none" w:sz="0" w:space="0" w:color="auto"/>
          </w:divBdr>
        </w:div>
        <w:div w:id="1237325762">
          <w:marLeft w:val="640"/>
          <w:marRight w:val="0"/>
          <w:marTop w:val="0"/>
          <w:marBottom w:val="0"/>
          <w:divBdr>
            <w:top w:val="none" w:sz="0" w:space="0" w:color="auto"/>
            <w:left w:val="none" w:sz="0" w:space="0" w:color="auto"/>
            <w:bottom w:val="none" w:sz="0" w:space="0" w:color="auto"/>
            <w:right w:val="none" w:sz="0" w:space="0" w:color="auto"/>
          </w:divBdr>
        </w:div>
        <w:div w:id="194654633">
          <w:marLeft w:val="640"/>
          <w:marRight w:val="0"/>
          <w:marTop w:val="0"/>
          <w:marBottom w:val="0"/>
          <w:divBdr>
            <w:top w:val="none" w:sz="0" w:space="0" w:color="auto"/>
            <w:left w:val="none" w:sz="0" w:space="0" w:color="auto"/>
            <w:bottom w:val="none" w:sz="0" w:space="0" w:color="auto"/>
            <w:right w:val="none" w:sz="0" w:space="0" w:color="auto"/>
          </w:divBdr>
        </w:div>
        <w:div w:id="733309834">
          <w:marLeft w:val="640"/>
          <w:marRight w:val="0"/>
          <w:marTop w:val="0"/>
          <w:marBottom w:val="0"/>
          <w:divBdr>
            <w:top w:val="none" w:sz="0" w:space="0" w:color="auto"/>
            <w:left w:val="none" w:sz="0" w:space="0" w:color="auto"/>
            <w:bottom w:val="none" w:sz="0" w:space="0" w:color="auto"/>
            <w:right w:val="none" w:sz="0" w:space="0" w:color="auto"/>
          </w:divBdr>
        </w:div>
        <w:div w:id="738527386">
          <w:marLeft w:val="640"/>
          <w:marRight w:val="0"/>
          <w:marTop w:val="0"/>
          <w:marBottom w:val="0"/>
          <w:divBdr>
            <w:top w:val="none" w:sz="0" w:space="0" w:color="auto"/>
            <w:left w:val="none" w:sz="0" w:space="0" w:color="auto"/>
            <w:bottom w:val="none" w:sz="0" w:space="0" w:color="auto"/>
            <w:right w:val="none" w:sz="0" w:space="0" w:color="auto"/>
          </w:divBdr>
        </w:div>
        <w:div w:id="30693285">
          <w:marLeft w:val="640"/>
          <w:marRight w:val="0"/>
          <w:marTop w:val="0"/>
          <w:marBottom w:val="0"/>
          <w:divBdr>
            <w:top w:val="none" w:sz="0" w:space="0" w:color="auto"/>
            <w:left w:val="none" w:sz="0" w:space="0" w:color="auto"/>
            <w:bottom w:val="none" w:sz="0" w:space="0" w:color="auto"/>
            <w:right w:val="none" w:sz="0" w:space="0" w:color="auto"/>
          </w:divBdr>
        </w:div>
        <w:div w:id="1692687030">
          <w:marLeft w:val="640"/>
          <w:marRight w:val="0"/>
          <w:marTop w:val="0"/>
          <w:marBottom w:val="0"/>
          <w:divBdr>
            <w:top w:val="none" w:sz="0" w:space="0" w:color="auto"/>
            <w:left w:val="none" w:sz="0" w:space="0" w:color="auto"/>
            <w:bottom w:val="none" w:sz="0" w:space="0" w:color="auto"/>
            <w:right w:val="none" w:sz="0" w:space="0" w:color="auto"/>
          </w:divBdr>
        </w:div>
        <w:div w:id="282662442">
          <w:marLeft w:val="640"/>
          <w:marRight w:val="0"/>
          <w:marTop w:val="0"/>
          <w:marBottom w:val="0"/>
          <w:divBdr>
            <w:top w:val="none" w:sz="0" w:space="0" w:color="auto"/>
            <w:left w:val="none" w:sz="0" w:space="0" w:color="auto"/>
            <w:bottom w:val="none" w:sz="0" w:space="0" w:color="auto"/>
            <w:right w:val="none" w:sz="0" w:space="0" w:color="auto"/>
          </w:divBdr>
        </w:div>
        <w:div w:id="1606769350">
          <w:marLeft w:val="640"/>
          <w:marRight w:val="0"/>
          <w:marTop w:val="0"/>
          <w:marBottom w:val="0"/>
          <w:divBdr>
            <w:top w:val="none" w:sz="0" w:space="0" w:color="auto"/>
            <w:left w:val="none" w:sz="0" w:space="0" w:color="auto"/>
            <w:bottom w:val="none" w:sz="0" w:space="0" w:color="auto"/>
            <w:right w:val="none" w:sz="0" w:space="0" w:color="auto"/>
          </w:divBdr>
        </w:div>
        <w:div w:id="35351385">
          <w:marLeft w:val="640"/>
          <w:marRight w:val="0"/>
          <w:marTop w:val="0"/>
          <w:marBottom w:val="0"/>
          <w:divBdr>
            <w:top w:val="none" w:sz="0" w:space="0" w:color="auto"/>
            <w:left w:val="none" w:sz="0" w:space="0" w:color="auto"/>
            <w:bottom w:val="none" w:sz="0" w:space="0" w:color="auto"/>
            <w:right w:val="none" w:sz="0" w:space="0" w:color="auto"/>
          </w:divBdr>
        </w:div>
        <w:div w:id="1648361853">
          <w:marLeft w:val="640"/>
          <w:marRight w:val="0"/>
          <w:marTop w:val="0"/>
          <w:marBottom w:val="0"/>
          <w:divBdr>
            <w:top w:val="none" w:sz="0" w:space="0" w:color="auto"/>
            <w:left w:val="none" w:sz="0" w:space="0" w:color="auto"/>
            <w:bottom w:val="none" w:sz="0" w:space="0" w:color="auto"/>
            <w:right w:val="none" w:sz="0" w:space="0" w:color="auto"/>
          </w:divBdr>
        </w:div>
        <w:div w:id="610623653">
          <w:marLeft w:val="640"/>
          <w:marRight w:val="0"/>
          <w:marTop w:val="0"/>
          <w:marBottom w:val="0"/>
          <w:divBdr>
            <w:top w:val="none" w:sz="0" w:space="0" w:color="auto"/>
            <w:left w:val="none" w:sz="0" w:space="0" w:color="auto"/>
            <w:bottom w:val="none" w:sz="0" w:space="0" w:color="auto"/>
            <w:right w:val="none" w:sz="0" w:space="0" w:color="auto"/>
          </w:divBdr>
        </w:div>
        <w:div w:id="877011848">
          <w:marLeft w:val="640"/>
          <w:marRight w:val="0"/>
          <w:marTop w:val="0"/>
          <w:marBottom w:val="0"/>
          <w:divBdr>
            <w:top w:val="none" w:sz="0" w:space="0" w:color="auto"/>
            <w:left w:val="none" w:sz="0" w:space="0" w:color="auto"/>
            <w:bottom w:val="none" w:sz="0" w:space="0" w:color="auto"/>
            <w:right w:val="none" w:sz="0" w:space="0" w:color="auto"/>
          </w:divBdr>
        </w:div>
        <w:div w:id="462037827">
          <w:marLeft w:val="640"/>
          <w:marRight w:val="0"/>
          <w:marTop w:val="0"/>
          <w:marBottom w:val="0"/>
          <w:divBdr>
            <w:top w:val="none" w:sz="0" w:space="0" w:color="auto"/>
            <w:left w:val="none" w:sz="0" w:space="0" w:color="auto"/>
            <w:bottom w:val="none" w:sz="0" w:space="0" w:color="auto"/>
            <w:right w:val="none" w:sz="0" w:space="0" w:color="auto"/>
          </w:divBdr>
        </w:div>
        <w:div w:id="1475217275">
          <w:marLeft w:val="640"/>
          <w:marRight w:val="0"/>
          <w:marTop w:val="0"/>
          <w:marBottom w:val="0"/>
          <w:divBdr>
            <w:top w:val="none" w:sz="0" w:space="0" w:color="auto"/>
            <w:left w:val="none" w:sz="0" w:space="0" w:color="auto"/>
            <w:bottom w:val="none" w:sz="0" w:space="0" w:color="auto"/>
            <w:right w:val="none" w:sz="0" w:space="0" w:color="auto"/>
          </w:divBdr>
        </w:div>
        <w:div w:id="1978101142">
          <w:marLeft w:val="640"/>
          <w:marRight w:val="0"/>
          <w:marTop w:val="0"/>
          <w:marBottom w:val="0"/>
          <w:divBdr>
            <w:top w:val="none" w:sz="0" w:space="0" w:color="auto"/>
            <w:left w:val="none" w:sz="0" w:space="0" w:color="auto"/>
            <w:bottom w:val="none" w:sz="0" w:space="0" w:color="auto"/>
            <w:right w:val="none" w:sz="0" w:space="0" w:color="auto"/>
          </w:divBdr>
        </w:div>
        <w:div w:id="1148668089">
          <w:marLeft w:val="640"/>
          <w:marRight w:val="0"/>
          <w:marTop w:val="0"/>
          <w:marBottom w:val="0"/>
          <w:divBdr>
            <w:top w:val="none" w:sz="0" w:space="0" w:color="auto"/>
            <w:left w:val="none" w:sz="0" w:space="0" w:color="auto"/>
            <w:bottom w:val="none" w:sz="0" w:space="0" w:color="auto"/>
            <w:right w:val="none" w:sz="0" w:space="0" w:color="auto"/>
          </w:divBdr>
        </w:div>
        <w:div w:id="58136993">
          <w:marLeft w:val="640"/>
          <w:marRight w:val="0"/>
          <w:marTop w:val="0"/>
          <w:marBottom w:val="0"/>
          <w:divBdr>
            <w:top w:val="none" w:sz="0" w:space="0" w:color="auto"/>
            <w:left w:val="none" w:sz="0" w:space="0" w:color="auto"/>
            <w:bottom w:val="none" w:sz="0" w:space="0" w:color="auto"/>
            <w:right w:val="none" w:sz="0" w:space="0" w:color="auto"/>
          </w:divBdr>
        </w:div>
        <w:div w:id="1319654811">
          <w:marLeft w:val="640"/>
          <w:marRight w:val="0"/>
          <w:marTop w:val="0"/>
          <w:marBottom w:val="0"/>
          <w:divBdr>
            <w:top w:val="none" w:sz="0" w:space="0" w:color="auto"/>
            <w:left w:val="none" w:sz="0" w:space="0" w:color="auto"/>
            <w:bottom w:val="none" w:sz="0" w:space="0" w:color="auto"/>
            <w:right w:val="none" w:sz="0" w:space="0" w:color="auto"/>
          </w:divBdr>
        </w:div>
        <w:div w:id="1181970098">
          <w:marLeft w:val="640"/>
          <w:marRight w:val="0"/>
          <w:marTop w:val="0"/>
          <w:marBottom w:val="0"/>
          <w:divBdr>
            <w:top w:val="none" w:sz="0" w:space="0" w:color="auto"/>
            <w:left w:val="none" w:sz="0" w:space="0" w:color="auto"/>
            <w:bottom w:val="none" w:sz="0" w:space="0" w:color="auto"/>
            <w:right w:val="none" w:sz="0" w:space="0" w:color="auto"/>
          </w:divBdr>
        </w:div>
        <w:div w:id="1343968825">
          <w:marLeft w:val="640"/>
          <w:marRight w:val="0"/>
          <w:marTop w:val="0"/>
          <w:marBottom w:val="0"/>
          <w:divBdr>
            <w:top w:val="none" w:sz="0" w:space="0" w:color="auto"/>
            <w:left w:val="none" w:sz="0" w:space="0" w:color="auto"/>
            <w:bottom w:val="none" w:sz="0" w:space="0" w:color="auto"/>
            <w:right w:val="none" w:sz="0" w:space="0" w:color="auto"/>
          </w:divBdr>
        </w:div>
        <w:div w:id="1732075889">
          <w:marLeft w:val="640"/>
          <w:marRight w:val="0"/>
          <w:marTop w:val="0"/>
          <w:marBottom w:val="0"/>
          <w:divBdr>
            <w:top w:val="none" w:sz="0" w:space="0" w:color="auto"/>
            <w:left w:val="none" w:sz="0" w:space="0" w:color="auto"/>
            <w:bottom w:val="none" w:sz="0" w:space="0" w:color="auto"/>
            <w:right w:val="none" w:sz="0" w:space="0" w:color="auto"/>
          </w:divBdr>
        </w:div>
        <w:div w:id="1122841629">
          <w:marLeft w:val="640"/>
          <w:marRight w:val="0"/>
          <w:marTop w:val="0"/>
          <w:marBottom w:val="0"/>
          <w:divBdr>
            <w:top w:val="none" w:sz="0" w:space="0" w:color="auto"/>
            <w:left w:val="none" w:sz="0" w:space="0" w:color="auto"/>
            <w:bottom w:val="none" w:sz="0" w:space="0" w:color="auto"/>
            <w:right w:val="none" w:sz="0" w:space="0" w:color="auto"/>
          </w:divBdr>
        </w:div>
        <w:div w:id="1381705445">
          <w:marLeft w:val="640"/>
          <w:marRight w:val="0"/>
          <w:marTop w:val="0"/>
          <w:marBottom w:val="0"/>
          <w:divBdr>
            <w:top w:val="none" w:sz="0" w:space="0" w:color="auto"/>
            <w:left w:val="none" w:sz="0" w:space="0" w:color="auto"/>
            <w:bottom w:val="none" w:sz="0" w:space="0" w:color="auto"/>
            <w:right w:val="none" w:sz="0" w:space="0" w:color="auto"/>
          </w:divBdr>
        </w:div>
        <w:div w:id="629945829">
          <w:marLeft w:val="640"/>
          <w:marRight w:val="0"/>
          <w:marTop w:val="0"/>
          <w:marBottom w:val="0"/>
          <w:divBdr>
            <w:top w:val="none" w:sz="0" w:space="0" w:color="auto"/>
            <w:left w:val="none" w:sz="0" w:space="0" w:color="auto"/>
            <w:bottom w:val="none" w:sz="0" w:space="0" w:color="auto"/>
            <w:right w:val="none" w:sz="0" w:space="0" w:color="auto"/>
          </w:divBdr>
        </w:div>
        <w:div w:id="564147024">
          <w:marLeft w:val="640"/>
          <w:marRight w:val="0"/>
          <w:marTop w:val="0"/>
          <w:marBottom w:val="0"/>
          <w:divBdr>
            <w:top w:val="none" w:sz="0" w:space="0" w:color="auto"/>
            <w:left w:val="none" w:sz="0" w:space="0" w:color="auto"/>
            <w:bottom w:val="none" w:sz="0" w:space="0" w:color="auto"/>
            <w:right w:val="none" w:sz="0" w:space="0" w:color="auto"/>
          </w:divBdr>
        </w:div>
        <w:div w:id="430012048">
          <w:marLeft w:val="640"/>
          <w:marRight w:val="0"/>
          <w:marTop w:val="0"/>
          <w:marBottom w:val="0"/>
          <w:divBdr>
            <w:top w:val="none" w:sz="0" w:space="0" w:color="auto"/>
            <w:left w:val="none" w:sz="0" w:space="0" w:color="auto"/>
            <w:bottom w:val="none" w:sz="0" w:space="0" w:color="auto"/>
            <w:right w:val="none" w:sz="0" w:space="0" w:color="auto"/>
          </w:divBdr>
        </w:div>
        <w:div w:id="593972306">
          <w:marLeft w:val="640"/>
          <w:marRight w:val="0"/>
          <w:marTop w:val="0"/>
          <w:marBottom w:val="0"/>
          <w:divBdr>
            <w:top w:val="none" w:sz="0" w:space="0" w:color="auto"/>
            <w:left w:val="none" w:sz="0" w:space="0" w:color="auto"/>
            <w:bottom w:val="none" w:sz="0" w:space="0" w:color="auto"/>
            <w:right w:val="none" w:sz="0" w:space="0" w:color="auto"/>
          </w:divBdr>
        </w:div>
        <w:div w:id="132912684">
          <w:marLeft w:val="640"/>
          <w:marRight w:val="0"/>
          <w:marTop w:val="0"/>
          <w:marBottom w:val="0"/>
          <w:divBdr>
            <w:top w:val="none" w:sz="0" w:space="0" w:color="auto"/>
            <w:left w:val="none" w:sz="0" w:space="0" w:color="auto"/>
            <w:bottom w:val="none" w:sz="0" w:space="0" w:color="auto"/>
            <w:right w:val="none" w:sz="0" w:space="0" w:color="auto"/>
          </w:divBdr>
        </w:div>
        <w:div w:id="295720441">
          <w:marLeft w:val="640"/>
          <w:marRight w:val="0"/>
          <w:marTop w:val="0"/>
          <w:marBottom w:val="0"/>
          <w:divBdr>
            <w:top w:val="none" w:sz="0" w:space="0" w:color="auto"/>
            <w:left w:val="none" w:sz="0" w:space="0" w:color="auto"/>
            <w:bottom w:val="none" w:sz="0" w:space="0" w:color="auto"/>
            <w:right w:val="none" w:sz="0" w:space="0" w:color="auto"/>
          </w:divBdr>
        </w:div>
        <w:div w:id="1171259559">
          <w:marLeft w:val="640"/>
          <w:marRight w:val="0"/>
          <w:marTop w:val="0"/>
          <w:marBottom w:val="0"/>
          <w:divBdr>
            <w:top w:val="none" w:sz="0" w:space="0" w:color="auto"/>
            <w:left w:val="none" w:sz="0" w:space="0" w:color="auto"/>
            <w:bottom w:val="none" w:sz="0" w:space="0" w:color="auto"/>
            <w:right w:val="none" w:sz="0" w:space="0" w:color="auto"/>
          </w:divBdr>
        </w:div>
        <w:div w:id="81419017">
          <w:marLeft w:val="640"/>
          <w:marRight w:val="0"/>
          <w:marTop w:val="0"/>
          <w:marBottom w:val="0"/>
          <w:divBdr>
            <w:top w:val="none" w:sz="0" w:space="0" w:color="auto"/>
            <w:left w:val="none" w:sz="0" w:space="0" w:color="auto"/>
            <w:bottom w:val="none" w:sz="0" w:space="0" w:color="auto"/>
            <w:right w:val="none" w:sz="0" w:space="0" w:color="auto"/>
          </w:divBdr>
        </w:div>
        <w:div w:id="131677215">
          <w:marLeft w:val="640"/>
          <w:marRight w:val="0"/>
          <w:marTop w:val="0"/>
          <w:marBottom w:val="0"/>
          <w:divBdr>
            <w:top w:val="none" w:sz="0" w:space="0" w:color="auto"/>
            <w:left w:val="none" w:sz="0" w:space="0" w:color="auto"/>
            <w:bottom w:val="none" w:sz="0" w:space="0" w:color="auto"/>
            <w:right w:val="none" w:sz="0" w:space="0" w:color="auto"/>
          </w:divBdr>
        </w:div>
        <w:div w:id="313799150">
          <w:marLeft w:val="640"/>
          <w:marRight w:val="0"/>
          <w:marTop w:val="0"/>
          <w:marBottom w:val="0"/>
          <w:divBdr>
            <w:top w:val="none" w:sz="0" w:space="0" w:color="auto"/>
            <w:left w:val="none" w:sz="0" w:space="0" w:color="auto"/>
            <w:bottom w:val="none" w:sz="0" w:space="0" w:color="auto"/>
            <w:right w:val="none" w:sz="0" w:space="0" w:color="auto"/>
          </w:divBdr>
        </w:div>
        <w:div w:id="74212577">
          <w:marLeft w:val="640"/>
          <w:marRight w:val="0"/>
          <w:marTop w:val="0"/>
          <w:marBottom w:val="0"/>
          <w:divBdr>
            <w:top w:val="none" w:sz="0" w:space="0" w:color="auto"/>
            <w:left w:val="none" w:sz="0" w:space="0" w:color="auto"/>
            <w:bottom w:val="none" w:sz="0" w:space="0" w:color="auto"/>
            <w:right w:val="none" w:sz="0" w:space="0" w:color="auto"/>
          </w:divBdr>
        </w:div>
        <w:div w:id="597099299">
          <w:marLeft w:val="640"/>
          <w:marRight w:val="0"/>
          <w:marTop w:val="0"/>
          <w:marBottom w:val="0"/>
          <w:divBdr>
            <w:top w:val="none" w:sz="0" w:space="0" w:color="auto"/>
            <w:left w:val="none" w:sz="0" w:space="0" w:color="auto"/>
            <w:bottom w:val="none" w:sz="0" w:space="0" w:color="auto"/>
            <w:right w:val="none" w:sz="0" w:space="0" w:color="auto"/>
          </w:divBdr>
        </w:div>
        <w:div w:id="1633051503">
          <w:marLeft w:val="640"/>
          <w:marRight w:val="0"/>
          <w:marTop w:val="0"/>
          <w:marBottom w:val="0"/>
          <w:divBdr>
            <w:top w:val="none" w:sz="0" w:space="0" w:color="auto"/>
            <w:left w:val="none" w:sz="0" w:space="0" w:color="auto"/>
            <w:bottom w:val="none" w:sz="0" w:space="0" w:color="auto"/>
            <w:right w:val="none" w:sz="0" w:space="0" w:color="auto"/>
          </w:divBdr>
        </w:div>
        <w:div w:id="1112551116">
          <w:marLeft w:val="640"/>
          <w:marRight w:val="0"/>
          <w:marTop w:val="0"/>
          <w:marBottom w:val="0"/>
          <w:divBdr>
            <w:top w:val="none" w:sz="0" w:space="0" w:color="auto"/>
            <w:left w:val="none" w:sz="0" w:space="0" w:color="auto"/>
            <w:bottom w:val="none" w:sz="0" w:space="0" w:color="auto"/>
            <w:right w:val="none" w:sz="0" w:space="0" w:color="auto"/>
          </w:divBdr>
        </w:div>
        <w:div w:id="1805849175">
          <w:marLeft w:val="640"/>
          <w:marRight w:val="0"/>
          <w:marTop w:val="0"/>
          <w:marBottom w:val="0"/>
          <w:divBdr>
            <w:top w:val="none" w:sz="0" w:space="0" w:color="auto"/>
            <w:left w:val="none" w:sz="0" w:space="0" w:color="auto"/>
            <w:bottom w:val="none" w:sz="0" w:space="0" w:color="auto"/>
            <w:right w:val="none" w:sz="0" w:space="0" w:color="auto"/>
          </w:divBdr>
        </w:div>
        <w:div w:id="309796600">
          <w:marLeft w:val="640"/>
          <w:marRight w:val="0"/>
          <w:marTop w:val="0"/>
          <w:marBottom w:val="0"/>
          <w:divBdr>
            <w:top w:val="none" w:sz="0" w:space="0" w:color="auto"/>
            <w:left w:val="none" w:sz="0" w:space="0" w:color="auto"/>
            <w:bottom w:val="none" w:sz="0" w:space="0" w:color="auto"/>
            <w:right w:val="none" w:sz="0" w:space="0" w:color="auto"/>
          </w:divBdr>
        </w:div>
        <w:div w:id="704797025">
          <w:marLeft w:val="640"/>
          <w:marRight w:val="0"/>
          <w:marTop w:val="0"/>
          <w:marBottom w:val="0"/>
          <w:divBdr>
            <w:top w:val="none" w:sz="0" w:space="0" w:color="auto"/>
            <w:left w:val="none" w:sz="0" w:space="0" w:color="auto"/>
            <w:bottom w:val="none" w:sz="0" w:space="0" w:color="auto"/>
            <w:right w:val="none" w:sz="0" w:space="0" w:color="auto"/>
          </w:divBdr>
        </w:div>
        <w:div w:id="2025744101">
          <w:marLeft w:val="640"/>
          <w:marRight w:val="0"/>
          <w:marTop w:val="0"/>
          <w:marBottom w:val="0"/>
          <w:divBdr>
            <w:top w:val="none" w:sz="0" w:space="0" w:color="auto"/>
            <w:left w:val="none" w:sz="0" w:space="0" w:color="auto"/>
            <w:bottom w:val="none" w:sz="0" w:space="0" w:color="auto"/>
            <w:right w:val="none" w:sz="0" w:space="0" w:color="auto"/>
          </w:divBdr>
        </w:div>
        <w:div w:id="293289139">
          <w:marLeft w:val="640"/>
          <w:marRight w:val="0"/>
          <w:marTop w:val="0"/>
          <w:marBottom w:val="0"/>
          <w:divBdr>
            <w:top w:val="none" w:sz="0" w:space="0" w:color="auto"/>
            <w:left w:val="none" w:sz="0" w:space="0" w:color="auto"/>
            <w:bottom w:val="none" w:sz="0" w:space="0" w:color="auto"/>
            <w:right w:val="none" w:sz="0" w:space="0" w:color="auto"/>
          </w:divBdr>
        </w:div>
        <w:div w:id="908929530">
          <w:marLeft w:val="640"/>
          <w:marRight w:val="0"/>
          <w:marTop w:val="0"/>
          <w:marBottom w:val="0"/>
          <w:divBdr>
            <w:top w:val="none" w:sz="0" w:space="0" w:color="auto"/>
            <w:left w:val="none" w:sz="0" w:space="0" w:color="auto"/>
            <w:bottom w:val="none" w:sz="0" w:space="0" w:color="auto"/>
            <w:right w:val="none" w:sz="0" w:space="0" w:color="auto"/>
          </w:divBdr>
        </w:div>
        <w:div w:id="1902016916">
          <w:marLeft w:val="640"/>
          <w:marRight w:val="0"/>
          <w:marTop w:val="0"/>
          <w:marBottom w:val="0"/>
          <w:divBdr>
            <w:top w:val="none" w:sz="0" w:space="0" w:color="auto"/>
            <w:left w:val="none" w:sz="0" w:space="0" w:color="auto"/>
            <w:bottom w:val="none" w:sz="0" w:space="0" w:color="auto"/>
            <w:right w:val="none" w:sz="0" w:space="0" w:color="auto"/>
          </w:divBdr>
        </w:div>
        <w:div w:id="1596161713">
          <w:marLeft w:val="640"/>
          <w:marRight w:val="0"/>
          <w:marTop w:val="0"/>
          <w:marBottom w:val="0"/>
          <w:divBdr>
            <w:top w:val="none" w:sz="0" w:space="0" w:color="auto"/>
            <w:left w:val="none" w:sz="0" w:space="0" w:color="auto"/>
            <w:bottom w:val="none" w:sz="0" w:space="0" w:color="auto"/>
            <w:right w:val="none" w:sz="0" w:space="0" w:color="auto"/>
          </w:divBdr>
        </w:div>
        <w:div w:id="131337450">
          <w:marLeft w:val="640"/>
          <w:marRight w:val="0"/>
          <w:marTop w:val="0"/>
          <w:marBottom w:val="0"/>
          <w:divBdr>
            <w:top w:val="none" w:sz="0" w:space="0" w:color="auto"/>
            <w:left w:val="none" w:sz="0" w:space="0" w:color="auto"/>
            <w:bottom w:val="none" w:sz="0" w:space="0" w:color="auto"/>
            <w:right w:val="none" w:sz="0" w:space="0" w:color="auto"/>
          </w:divBdr>
        </w:div>
      </w:divsChild>
    </w:div>
    <w:div w:id="1709123">
      <w:bodyDiv w:val="1"/>
      <w:marLeft w:val="0"/>
      <w:marRight w:val="0"/>
      <w:marTop w:val="0"/>
      <w:marBottom w:val="0"/>
      <w:divBdr>
        <w:top w:val="none" w:sz="0" w:space="0" w:color="auto"/>
        <w:left w:val="none" w:sz="0" w:space="0" w:color="auto"/>
        <w:bottom w:val="none" w:sz="0" w:space="0" w:color="auto"/>
        <w:right w:val="none" w:sz="0" w:space="0" w:color="auto"/>
      </w:divBdr>
      <w:divsChild>
        <w:div w:id="114061363">
          <w:marLeft w:val="640"/>
          <w:marRight w:val="0"/>
          <w:marTop w:val="0"/>
          <w:marBottom w:val="0"/>
          <w:divBdr>
            <w:top w:val="none" w:sz="0" w:space="0" w:color="auto"/>
            <w:left w:val="none" w:sz="0" w:space="0" w:color="auto"/>
            <w:bottom w:val="none" w:sz="0" w:space="0" w:color="auto"/>
            <w:right w:val="none" w:sz="0" w:space="0" w:color="auto"/>
          </w:divBdr>
        </w:div>
        <w:div w:id="124397670">
          <w:marLeft w:val="640"/>
          <w:marRight w:val="0"/>
          <w:marTop w:val="0"/>
          <w:marBottom w:val="0"/>
          <w:divBdr>
            <w:top w:val="none" w:sz="0" w:space="0" w:color="auto"/>
            <w:left w:val="none" w:sz="0" w:space="0" w:color="auto"/>
            <w:bottom w:val="none" w:sz="0" w:space="0" w:color="auto"/>
            <w:right w:val="none" w:sz="0" w:space="0" w:color="auto"/>
          </w:divBdr>
        </w:div>
        <w:div w:id="137840512">
          <w:marLeft w:val="640"/>
          <w:marRight w:val="0"/>
          <w:marTop w:val="0"/>
          <w:marBottom w:val="0"/>
          <w:divBdr>
            <w:top w:val="none" w:sz="0" w:space="0" w:color="auto"/>
            <w:left w:val="none" w:sz="0" w:space="0" w:color="auto"/>
            <w:bottom w:val="none" w:sz="0" w:space="0" w:color="auto"/>
            <w:right w:val="none" w:sz="0" w:space="0" w:color="auto"/>
          </w:divBdr>
        </w:div>
        <w:div w:id="275524837">
          <w:marLeft w:val="640"/>
          <w:marRight w:val="0"/>
          <w:marTop w:val="0"/>
          <w:marBottom w:val="0"/>
          <w:divBdr>
            <w:top w:val="none" w:sz="0" w:space="0" w:color="auto"/>
            <w:left w:val="none" w:sz="0" w:space="0" w:color="auto"/>
            <w:bottom w:val="none" w:sz="0" w:space="0" w:color="auto"/>
            <w:right w:val="none" w:sz="0" w:space="0" w:color="auto"/>
          </w:divBdr>
        </w:div>
        <w:div w:id="295841513">
          <w:marLeft w:val="640"/>
          <w:marRight w:val="0"/>
          <w:marTop w:val="0"/>
          <w:marBottom w:val="0"/>
          <w:divBdr>
            <w:top w:val="none" w:sz="0" w:space="0" w:color="auto"/>
            <w:left w:val="none" w:sz="0" w:space="0" w:color="auto"/>
            <w:bottom w:val="none" w:sz="0" w:space="0" w:color="auto"/>
            <w:right w:val="none" w:sz="0" w:space="0" w:color="auto"/>
          </w:divBdr>
        </w:div>
        <w:div w:id="296423301">
          <w:marLeft w:val="640"/>
          <w:marRight w:val="0"/>
          <w:marTop w:val="0"/>
          <w:marBottom w:val="0"/>
          <w:divBdr>
            <w:top w:val="none" w:sz="0" w:space="0" w:color="auto"/>
            <w:left w:val="none" w:sz="0" w:space="0" w:color="auto"/>
            <w:bottom w:val="none" w:sz="0" w:space="0" w:color="auto"/>
            <w:right w:val="none" w:sz="0" w:space="0" w:color="auto"/>
          </w:divBdr>
        </w:div>
        <w:div w:id="342826882">
          <w:marLeft w:val="640"/>
          <w:marRight w:val="0"/>
          <w:marTop w:val="0"/>
          <w:marBottom w:val="0"/>
          <w:divBdr>
            <w:top w:val="none" w:sz="0" w:space="0" w:color="auto"/>
            <w:left w:val="none" w:sz="0" w:space="0" w:color="auto"/>
            <w:bottom w:val="none" w:sz="0" w:space="0" w:color="auto"/>
            <w:right w:val="none" w:sz="0" w:space="0" w:color="auto"/>
          </w:divBdr>
        </w:div>
        <w:div w:id="343358426">
          <w:marLeft w:val="640"/>
          <w:marRight w:val="0"/>
          <w:marTop w:val="0"/>
          <w:marBottom w:val="0"/>
          <w:divBdr>
            <w:top w:val="none" w:sz="0" w:space="0" w:color="auto"/>
            <w:left w:val="none" w:sz="0" w:space="0" w:color="auto"/>
            <w:bottom w:val="none" w:sz="0" w:space="0" w:color="auto"/>
            <w:right w:val="none" w:sz="0" w:space="0" w:color="auto"/>
          </w:divBdr>
        </w:div>
        <w:div w:id="395738465">
          <w:marLeft w:val="640"/>
          <w:marRight w:val="0"/>
          <w:marTop w:val="0"/>
          <w:marBottom w:val="0"/>
          <w:divBdr>
            <w:top w:val="none" w:sz="0" w:space="0" w:color="auto"/>
            <w:left w:val="none" w:sz="0" w:space="0" w:color="auto"/>
            <w:bottom w:val="none" w:sz="0" w:space="0" w:color="auto"/>
            <w:right w:val="none" w:sz="0" w:space="0" w:color="auto"/>
          </w:divBdr>
        </w:div>
        <w:div w:id="431050254">
          <w:marLeft w:val="640"/>
          <w:marRight w:val="0"/>
          <w:marTop w:val="0"/>
          <w:marBottom w:val="0"/>
          <w:divBdr>
            <w:top w:val="none" w:sz="0" w:space="0" w:color="auto"/>
            <w:left w:val="none" w:sz="0" w:space="0" w:color="auto"/>
            <w:bottom w:val="none" w:sz="0" w:space="0" w:color="auto"/>
            <w:right w:val="none" w:sz="0" w:space="0" w:color="auto"/>
          </w:divBdr>
        </w:div>
        <w:div w:id="443886000">
          <w:marLeft w:val="640"/>
          <w:marRight w:val="0"/>
          <w:marTop w:val="0"/>
          <w:marBottom w:val="0"/>
          <w:divBdr>
            <w:top w:val="none" w:sz="0" w:space="0" w:color="auto"/>
            <w:left w:val="none" w:sz="0" w:space="0" w:color="auto"/>
            <w:bottom w:val="none" w:sz="0" w:space="0" w:color="auto"/>
            <w:right w:val="none" w:sz="0" w:space="0" w:color="auto"/>
          </w:divBdr>
        </w:div>
        <w:div w:id="549850231">
          <w:marLeft w:val="640"/>
          <w:marRight w:val="0"/>
          <w:marTop w:val="0"/>
          <w:marBottom w:val="0"/>
          <w:divBdr>
            <w:top w:val="none" w:sz="0" w:space="0" w:color="auto"/>
            <w:left w:val="none" w:sz="0" w:space="0" w:color="auto"/>
            <w:bottom w:val="none" w:sz="0" w:space="0" w:color="auto"/>
            <w:right w:val="none" w:sz="0" w:space="0" w:color="auto"/>
          </w:divBdr>
        </w:div>
        <w:div w:id="594091609">
          <w:marLeft w:val="640"/>
          <w:marRight w:val="0"/>
          <w:marTop w:val="0"/>
          <w:marBottom w:val="0"/>
          <w:divBdr>
            <w:top w:val="none" w:sz="0" w:space="0" w:color="auto"/>
            <w:left w:val="none" w:sz="0" w:space="0" w:color="auto"/>
            <w:bottom w:val="none" w:sz="0" w:space="0" w:color="auto"/>
            <w:right w:val="none" w:sz="0" w:space="0" w:color="auto"/>
          </w:divBdr>
        </w:div>
        <w:div w:id="646981070">
          <w:marLeft w:val="640"/>
          <w:marRight w:val="0"/>
          <w:marTop w:val="0"/>
          <w:marBottom w:val="0"/>
          <w:divBdr>
            <w:top w:val="none" w:sz="0" w:space="0" w:color="auto"/>
            <w:left w:val="none" w:sz="0" w:space="0" w:color="auto"/>
            <w:bottom w:val="none" w:sz="0" w:space="0" w:color="auto"/>
            <w:right w:val="none" w:sz="0" w:space="0" w:color="auto"/>
          </w:divBdr>
        </w:div>
        <w:div w:id="653097342">
          <w:marLeft w:val="640"/>
          <w:marRight w:val="0"/>
          <w:marTop w:val="0"/>
          <w:marBottom w:val="0"/>
          <w:divBdr>
            <w:top w:val="none" w:sz="0" w:space="0" w:color="auto"/>
            <w:left w:val="none" w:sz="0" w:space="0" w:color="auto"/>
            <w:bottom w:val="none" w:sz="0" w:space="0" w:color="auto"/>
            <w:right w:val="none" w:sz="0" w:space="0" w:color="auto"/>
          </w:divBdr>
        </w:div>
        <w:div w:id="675301786">
          <w:marLeft w:val="640"/>
          <w:marRight w:val="0"/>
          <w:marTop w:val="0"/>
          <w:marBottom w:val="0"/>
          <w:divBdr>
            <w:top w:val="none" w:sz="0" w:space="0" w:color="auto"/>
            <w:left w:val="none" w:sz="0" w:space="0" w:color="auto"/>
            <w:bottom w:val="none" w:sz="0" w:space="0" w:color="auto"/>
            <w:right w:val="none" w:sz="0" w:space="0" w:color="auto"/>
          </w:divBdr>
        </w:div>
        <w:div w:id="683630268">
          <w:marLeft w:val="640"/>
          <w:marRight w:val="0"/>
          <w:marTop w:val="0"/>
          <w:marBottom w:val="0"/>
          <w:divBdr>
            <w:top w:val="none" w:sz="0" w:space="0" w:color="auto"/>
            <w:left w:val="none" w:sz="0" w:space="0" w:color="auto"/>
            <w:bottom w:val="none" w:sz="0" w:space="0" w:color="auto"/>
            <w:right w:val="none" w:sz="0" w:space="0" w:color="auto"/>
          </w:divBdr>
        </w:div>
        <w:div w:id="704209998">
          <w:marLeft w:val="640"/>
          <w:marRight w:val="0"/>
          <w:marTop w:val="0"/>
          <w:marBottom w:val="0"/>
          <w:divBdr>
            <w:top w:val="none" w:sz="0" w:space="0" w:color="auto"/>
            <w:left w:val="none" w:sz="0" w:space="0" w:color="auto"/>
            <w:bottom w:val="none" w:sz="0" w:space="0" w:color="auto"/>
            <w:right w:val="none" w:sz="0" w:space="0" w:color="auto"/>
          </w:divBdr>
        </w:div>
        <w:div w:id="791637342">
          <w:marLeft w:val="640"/>
          <w:marRight w:val="0"/>
          <w:marTop w:val="0"/>
          <w:marBottom w:val="0"/>
          <w:divBdr>
            <w:top w:val="none" w:sz="0" w:space="0" w:color="auto"/>
            <w:left w:val="none" w:sz="0" w:space="0" w:color="auto"/>
            <w:bottom w:val="none" w:sz="0" w:space="0" w:color="auto"/>
            <w:right w:val="none" w:sz="0" w:space="0" w:color="auto"/>
          </w:divBdr>
        </w:div>
        <w:div w:id="812716576">
          <w:marLeft w:val="640"/>
          <w:marRight w:val="0"/>
          <w:marTop w:val="0"/>
          <w:marBottom w:val="0"/>
          <w:divBdr>
            <w:top w:val="none" w:sz="0" w:space="0" w:color="auto"/>
            <w:left w:val="none" w:sz="0" w:space="0" w:color="auto"/>
            <w:bottom w:val="none" w:sz="0" w:space="0" w:color="auto"/>
            <w:right w:val="none" w:sz="0" w:space="0" w:color="auto"/>
          </w:divBdr>
        </w:div>
        <w:div w:id="843514356">
          <w:marLeft w:val="640"/>
          <w:marRight w:val="0"/>
          <w:marTop w:val="0"/>
          <w:marBottom w:val="0"/>
          <w:divBdr>
            <w:top w:val="none" w:sz="0" w:space="0" w:color="auto"/>
            <w:left w:val="none" w:sz="0" w:space="0" w:color="auto"/>
            <w:bottom w:val="none" w:sz="0" w:space="0" w:color="auto"/>
            <w:right w:val="none" w:sz="0" w:space="0" w:color="auto"/>
          </w:divBdr>
        </w:div>
        <w:div w:id="862130903">
          <w:marLeft w:val="640"/>
          <w:marRight w:val="0"/>
          <w:marTop w:val="0"/>
          <w:marBottom w:val="0"/>
          <w:divBdr>
            <w:top w:val="none" w:sz="0" w:space="0" w:color="auto"/>
            <w:left w:val="none" w:sz="0" w:space="0" w:color="auto"/>
            <w:bottom w:val="none" w:sz="0" w:space="0" w:color="auto"/>
            <w:right w:val="none" w:sz="0" w:space="0" w:color="auto"/>
          </w:divBdr>
        </w:div>
        <w:div w:id="877163179">
          <w:marLeft w:val="640"/>
          <w:marRight w:val="0"/>
          <w:marTop w:val="0"/>
          <w:marBottom w:val="0"/>
          <w:divBdr>
            <w:top w:val="none" w:sz="0" w:space="0" w:color="auto"/>
            <w:left w:val="none" w:sz="0" w:space="0" w:color="auto"/>
            <w:bottom w:val="none" w:sz="0" w:space="0" w:color="auto"/>
            <w:right w:val="none" w:sz="0" w:space="0" w:color="auto"/>
          </w:divBdr>
        </w:div>
        <w:div w:id="890505198">
          <w:marLeft w:val="640"/>
          <w:marRight w:val="0"/>
          <w:marTop w:val="0"/>
          <w:marBottom w:val="0"/>
          <w:divBdr>
            <w:top w:val="none" w:sz="0" w:space="0" w:color="auto"/>
            <w:left w:val="none" w:sz="0" w:space="0" w:color="auto"/>
            <w:bottom w:val="none" w:sz="0" w:space="0" w:color="auto"/>
            <w:right w:val="none" w:sz="0" w:space="0" w:color="auto"/>
          </w:divBdr>
        </w:div>
        <w:div w:id="981695429">
          <w:marLeft w:val="640"/>
          <w:marRight w:val="0"/>
          <w:marTop w:val="0"/>
          <w:marBottom w:val="0"/>
          <w:divBdr>
            <w:top w:val="none" w:sz="0" w:space="0" w:color="auto"/>
            <w:left w:val="none" w:sz="0" w:space="0" w:color="auto"/>
            <w:bottom w:val="none" w:sz="0" w:space="0" w:color="auto"/>
            <w:right w:val="none" w:sz="0" w:space="0" w:color="auto"/>
          </w:divBdr>
        </w:div>
        <w:div w:id="1037507033">
          <w:marLeft w:val="640"/>
          <w:marRight w:val="0"/>
          <w:marTop w:val="0"/>
          <w:marBottom w:val="0"/>
          <w:divBdr>
            <w:top w:val="none" w:sz="0" w:space="0" w:color="auto"/>
            <w:left w:val="none" w:sz="0" w:space="0" w:color="auto"/>
            <w:bottom w:val="none" w:sz="0" w:space="0" w:color="auto"/>
            <w:right w:val="none" w:sz="0" w:space="0" w:color="auto"/>
          </w:divBdr>
        </w:div>
        <w:div w:id="1060901334">
          <w:marLeft w:val="640"/>
          <w:marRight w:val="0"/>
          <w:marTop w:val="0"/>
          <w:marBottom w:val="0"/>
          <w:divBdr>
            <w:top w:val="none" w:sz="0" w:space="0" w:color="auto"/>
            <w:left w:val="none" w:sz="0" w:space="0" w:color="auto"/>
            <w:bottom w:val="none" w:sz="0" w:space="0" w:color="auto"/>
            <w:right w:val="none" w:sz="0" w:space="0" w:color="auto"/>
          </w:divBdr>
        </w:div>
        <w:div w:id="1087267638">
          <w:marLeft w:val="640"/>
          <w:marRight w:val="0"/>
          <w:marTop w:val="0"/>
          <w:marBottom w:val="0"/>
          <w:divBdr>
            <w:top w:val="none" w:sz="0" w:space="0" w:color="auto"/>
            <w:left w:val="none" w:sz="0" w:space="0" w:color="auto"/>
            <w:bottom w:val="none" w:sz="0" w:space="0" w:color="auto"/>
            <w:right w:val="none" w:sz="0" w:space="0" w:color="auto"/>
          </w:divBdr>
        </w:div>
        <w:div w:id="1091850479">
          <w:marLeft w:val="640"/>
          <w:marRight w:val="0"/>
          <w:marTop w:val="0"/>
          <w:marBottom w:val="0"/>
          <w:divBdr>
            <w:top w:val="none" w:sz="0" w:space="0" w:color="auto"/>
            <w:left w:val="none" w:sz="0" w:space="0" w:color="auto"/>
            <w:bottom w:val="none" w:sz="0" w:space="0" w:color="auto"/>
            <w:right w:val="none" w:sz="0" w:space="0" w:color="auto"/>
          </w:divBdr>
        </w:div>
        <w:div w:id="1102992634">
          <w:marLeft w:val="640"/>
          <w:marRight w:val="0"/>
          <w:marTop w:val="0"/>
          <w:marBottom w:val="0"/>
          <w:divBdr>
            <w:top w:val="none" w:sz="0" w:space="0" w:color="auto"/>
            <w:left w:val="none" w:sz="0" w:space="0" w:color="auto"/>
            <w:bottom w:val="none" w:sz="0" w:space="0" w:color="auto"/>
            <w:right w:val="none" w:sz="0" w:space="0" w:color="auto"/>
          </w:divBdr>
        </w:div>
        <w:div w:id="1170876700">
          <w:marLeft w:val="640"/>
          <w:marRight w:val="0"/>
          <w:marTop w:val="0"/>
          <w:marBottom w:val="0"/>
          <w:divBdr>
            <w:top w:val="none" w:sz="0" w:space="0" w:color="auto"/>
            <w:left w:val="none" w:sz="0" w:space="0" w:color="auto"/>
            <w:bottom w:val="none" w:sz="0" w:space="0" w:color="auto"/>
            <w:right w:val="none" w:sz="0" w:space="0" w:color="auto"/>
          </w:divBdr>
        </w:div>
        <w:div w:id="1176380098">
          <w:marLeft w:val="640"/>
          <w:marRight w:val="0"/>
          <w:marTop w:val="0"/>
          <w:marBottom w:val="0"/>
          <w:divBdr>
            <w:top w:val="none" w:sz="0" w:space="0" w:color="auto"/>
            <w:left w:val="none" w:sz="0" w:space="0" w:color="auto"/>
            <w:bottom w:val="none" w:sz="0" w:space="0" w:color="auto"/>
            <w:right w:val="none" w:sz="0" w:space="0" w:color="auto"/>
          </w:divBdr>
        </w:div>
        <w:div w:id="1190485585">
          <w:marLeft w:val="640"/>
          <w:marRight w:val="0"/>
          <w:marTop w:val="0"/>
          <w:marBottom w:val="0"/>
          <w:divBdr>
            <w:top w:val="none" w:sz="0" w:space="0" w:color="auto"/>
            <w:left w:val="none" w:sz="0" w:space="0" w:color="auto"/>
            <w:bottom w:val="none" w:sz="0" w:space="0" w:color="auto"/>
            <w:right w:val="none" w:sz="0" w:space="0" w:color="auto"/>
          </w:divBdr>
        </w:div>
        <w:div w:id="1198927608">
          <w:marLeft w:val="640"/>
          <w:marRight w:val="0"/>
          <w:marTop w:val="0"/>
          <w:marBottom w:val="0"/>
          <w:divBdr>
            <w:top w:val="none" w:sz="0" w:space="0" w:color="auto"/>
            <w:left w:val="none" w:sz="0" w:space="0" w:color="auto"/>
            <w:bottom w:val="none" w:sz="0" w:space="0" w:color="auto"/>
            <w:right w:val="none" w:sz="0" w:space="0" w:color="auto"/>
          </w:divBdr>
        </w:div>
        <w:div w:id="1202014193">
          <w:marLeft w:val="640"/>
          <w:marRight w:val="0"/>
          <w:marTop w:val="0"/>
          <w:marBottom w:val="0"/>
          <w:divBdr>
            <w:top w:val="none" w:sz="0" w:space="0" w:color="auto"/>
            <w:left w:val="none" w:sz="0" w:space="0" w:color="auto"/>
            <w:bottom w:val="none" w:sz="0" w:space="0" w:color="auto"/>
            <w:right w:val="none" w:sz="0" w:space="0" w:color="auto"/>
          </w:divBdr>
        </w:div>
        <w:div w:id="1266502160">
          <w:marLeft w:val="640"/>
          <w:marRight w:val="0"/>
          <w:marTop w:val="0"/>
          <w:marBottom w:val="0"/>
          <w:divBdr>
            <w:top w:val="none" w:sz="0" w:space="0" w:color="auto"/>
            <w:left w:val="none" w:sz="0" w:space="0" w:color="auto"/>
            <w:bottom w:val="none" w:sz="0" w:space="0" w:color="auto"/>
            <w:right w:val="none" w:sz="0" w:space="0" w:color="auto"/>
          </w:divBdr>
        </w:div>
        <w:div w:id="1292395308">
          <w:marLeft w:val="640"/>
          <w:marRight w:val="0"/>
          <w:marTop w:val="0"/>
          <w:marBottom w:val="0"/>
          <w:divBdr>
            <w:top w:val="none" w:sz="0" w:space="0" w:color="auto"/>
            <w:left w:val="none" w:sz="0" w:space="0" w:color="auto"/>
            <w:bottom w:val="none" w:sz="0" w:space="0" w:color="auto"/>
            <w:right w:val="none" w:sz="0" w:space="0" w:color="auto"/>
          </w:divBdr>
        </w:div>
        <w:div w:id="1335066238">
          <w:marLeft w:val="640"/>
          <w:marRight w:val="0"/>
          <w:marTop w:val="0"/>
          <w:marBottom w:val="0"/>
          <w:divBdr>
            <w:top w:val="none" w:sz="0" w:space="0" w:color="auto"/>
            <w:left w:val="none" w:sz="0" w:space="0" w:color="auto"/>
            <w:bottom w:val="none" w:sz="0" w:space="0" w:color="auto"/>
            <w:right w:val="none" w:sz="0" w:space="0" w:color="auto"/>
          </w:divBdr>
        </w:div>
        <w:div w:id="1370452140">
          <w:marLeft w:val="640"/>
          <w:marRight w:val="0"/>
          <w:marTop w:val="0"/>
          <w:marBottom w:val="0"/>
          <w:divBdr>
            <w:top w:val="none" w:sz="0" w:space="0" w:color="auto"/>
            <w:left w:val="none" w:sz="0" w:space="0" w:color="auto"/>
            <w:bottom w:val="none" w:sz="0" w:space="0" w:color="auto"/>
            <w:right w:val="none" w:sz="0" w:space="0" w:color="auto"/>
          </w:divBdr>
        </w:div>
        <w:div w:id="1371802864">
          <w:marLeft w:val="640"/>
          <w:marRight w:val="0"/>
          <w:marTop w:val="0"/>
          <w:marBottom w:val="0"/>
          <w:divBdr>
            <w:top w:val="none" w:sz="0" w:space="0" w:color="auto"/>
            <w:left w:val="none" w:sz="0" w:space="0" w:color="auto"/>
            <w:bottom w:val="none" w:sz="0" w:space="0" w:color="auto"/>
            <w:right w:val="none" w:sz="0" w:space="0" w:color="auto"/>
          </w:divBdr>
        </w:div>
        <w:div w:id="1374111563">
          <w:marLeft w:val="640"/>
          <w:marRight w:val="0"/>
          <w:marTop w:val="0"/>
          <w:marBottom w:val="0"/>
          <w:divBdr>
            <w:top w:val="none" w:sz="0" w:space="0" w:color="auto"/>
            <w:left w:val="none" w:sz="0" w:space="0" w:color="auto"/>
            <w:bottom w:val="none" w:sz="0" w:space="0" w:color="auto"/>
            <w:right w:val="none" w:sz="0" w:space="0" w:color="auto"/>
          </w:divBdr>
        </w:div>
        <w:div w:id="1377504656">
          <w:marLeft w:val="640"/>
          <w:marRight w:val="0"/>
          <w:marTop w:val="0"/>
          <w:marBottom w:val="0"/>
          <w:divBdr>
            <w:top w:val="none" w:sz="0" w:space="0" w:color="auto"/>
            <w:left w:val="none" w:sz="0" w:space="0" w:color="auto"/>
            <w:bottom w:val="none" w:sz="0" w:space="0" w:color="auto"/>
            <w:right w:val="none" w:sz="0" w:space="0" w:color="auto"/>
          </w:divBdr>
        </w:div>
        <w:div w:id="1429883658">
          <w:marLeft w:val="640"/>
          <w:marRight w:val="0"/>
          <w:marTop w:val="0"/>
          <w:marBottom w:val="0"/>
          <w:divBdr>
            <w:top w:val="none" w:sz="0" w:space="0" w:color="auto"/>
            <w:left w:val="none" w:sz="0" w:space="0" w:color="auto"/>
            <w:bottom w:val="none" w:sz="0" w:space="0" w:color="auto"/>
            <w:right w:val="none" w:sz="0" w:space="0" w:color="auto"/>
          </w:divBdr>
        </w:div>
        <w:div w:id="1458523144">
          <w:marLeft w:val="640"/>
          <w:marRight w:val="0"/>
          <w:marTop w:val="0"/>
          <w:marBottom w:val="0"/>
          <w:divBdr>
            <w:top w:val="none" w:sz="0" w:space="0" w:color="auto"/>
            <w:left w:val="none" w:sz="0" w:space="0" w:color="auto"/>
            <w:bottom w:val="none" w:sz="0" w:space="0" w:color="auto"/>
            <w:right w:val="none" w:sz="0" w:space="0" w:color="auto"/>
          </w:divBdr>
        </w:div>
        <w:div w:id="1523931923">
          <w:marLeft w:val="640"/>
          <w:marRight w:val="0"/>
          <w:marTop w:val="0"/>
          <w:marBottom w:val="0"/>
          <w:divBdr>
            <w:top w:val="none" w:sz="0" w:space="0" w:color="auto"/>
            <w:left w:val="none" w:sz="0" w:space="0" w:color="auto"/>
            <w:bottom w:val="none" w:sz="0" w:space="0" w:color="auto"/>
            <w:right w:val="none" w:sz="0" w:space="0" w:color="auto"/>
          </w:divBdr>
        </w:div>
        <w:div w:id="1566838057">
          <w:marLeft w:val="640"/>
          <w:marRight w:val="0"/>
          <w:marTop w:val="0"/>
          <w:marBottom w:val="0"/>
          <w:divBdr>
            <w:top w:val="none" w:sz="0" w:space="0" w:color="auto"/>
            <w:left w:val="none" w:sz="0" w:space="0" w:color="auto"/>
            <w:bottom w:val="none" w:sz="0" w:space="0" w:color="auto"/>
            <w:right w:val="none" w:sz="0" w:space="0" w:color="auto"/>
          </w:divBdr>
        </w:div>
        <w:div w:id="1584532900">
          <w:marLeft w:val="640"/>
          <w:marRight w:val="0"/>
          <w:marTop w:val="0"/>
          <w:marBottom w:val="0"/>
          <w:divBdr>
            <w:top w:val="none" w:sz="0" w:space="0" w:color="auto"/>
            <w:left w:val="none" w:sz="0" w:space="0" w:color="auto"/>
            <w:bottom w:val="none" w:sz="0" w:space="0" w:color="auto"/>
            <w:right w:val="none" w:sz="0" w:space="0" w:color="auto"/>
          </w:divBdr>
        </w:div>
        <w:div w:id="1634092790">
          <w:marLeft w:val="640"/>
          <w:marRight w:val="0"/>
          <w:marTop w:val="0"/>
          <w:marBottom w:val="0"/>
          <w:divBdr>
            <w:top w:val="none" w:sz="0" w:space="0" w:color="auto"/>
            <w:left w:val="none" w:sz="0" w:space="0" w:color="auto"/>
            <w:bottom w:val="none" w:sz="0" w:space="0" w:color="auto"/>
            <w:right w:val="none" w:sz="0" w:space="0" w:color="auto"/>
          </w:divBdr>
        </w:div>
        <w:div w:id="1644457336">
          <w:marLeft w:val="640"/>
          <w:marRight w:val="0"/>
          <w:marTop w:val="0"/>
          <w:marBottom w:val="0"/>
          <w:divBdr>
            <w:top w:val="none" w:sz="0" w:space="0" w:color="auto"/>
            <w:left w:val="none" w:sz="0" w:space="0" w:color="auto"/>
            <w:bottom w:val="none" w:sz="0" w:space="0" w:color="auto"/>
            <w:right w:val="none" w:sz="0" w:space="0" w:color="auto"/>
          </w:divBdr>
        </w:div>
        <w:div w:id="1645432876">
          <w:marLeft w:val="640"/>
          <w:marRight w:val="0"/>
          <w:marTop w:val="0"/>
          <w:marBottom w:val="0"/>
          <w:divBdr>
            <w:top w:val="none" w:sz="0" w:space="0" w:color="auto"/>
            <w:left w:val="none" w:sz="0" w:space="0" w:color="auto"/>
            <w:bottom w:val="none" w:sz="0" w:space="0" w:color="auto"/>
            <w:right w:val="none" w:sz="0" w:space="0" w:color="auto"/>
          </w:divBdr>
        </w:div>
        <w:div w:id="1647854565">
          <w:marLeft w:val="640"/>
          <w:marRight w:val="0"/>
          <w:marTop w:val="0"/>
          <w:marBottom w:val="0"/>
          <w:divBdr>
            <w:top w:val="none" w:sz="0" w:space="0" w:color="auto"/>
            <w:left w:val="none" w:sz="0" w:space="0" w:color="auto"/>
            <w:bottom w:val="none" w:sz="0" w:space="0" w:color="auto"/>
            <w:right w:val="none" w:sz="0" w:space="0" w:color="auto"/>
          </w:divBdr>
        </w:div>
        <w:div w:id="1693454971">
          <w:marLeft w:val="640"/>
          <w:marRight w:val="0"/>
          <w:marTop w:val="0"/>
          <w:marBottom w:val="0"/>
          <w:divBdr>
            <w:top w:val="none" w:sz="0" w:space="0" w:color="auto"/>
            <w:left w:val="none" w:sz="0" w:space="0" w:color="auto"/>
            <w:bottom w:val="none" w:sz="0" w:space="0" w:color="auto"/>
            <w:right w:val="none" w:sz="0" w:space="0" w:color="auto"/>
          </w:divBdr>
        </w:div>
        <w:div w:id="1739859574">
          <w:marLeft w:val="640"/>
          <w:marRight w:val="0"/>
          <w:marTop w:val="0"/>
          <w:marBottom w:val="0"/>
          <w:divBdr>
            <w:top w:val="none" w:sz="0" w:space="0" w:color="auto"/>
            <w:left w:val="none" w:sz="0" w:space="0" w:color="auto"/>
            <w:bottom w:val="none" w:sz="0" w:space="0" w:color="auto"/>
            <w:right w:val="none" w:sz="0" w:space="0" w:color="auto"/>
          </w:divBdr>
        </w:div>
        <w:div w:id="1790051867">
          <w:marLeft w:val="640"/>
          <w:marRight w:val="0"/>
          <w:marTop w:val="0"/>
          <w:marBottom w:val="0"/>
          <w:divBdr>
            <w:top w:val="none" w:sz="0" w:space="0" w:color="auto"/>
            <w:left w:val="none" w:sz="0" w:space="0" w:color="auto"/>
            <w:bottom w:val="none" w:sz="0" w:space="0" w:color="auto"/>
            <w:right w:val="none" w:sz="0" w:space="0" w:color="auto"/>
          </w:divBdr>
        </w:div>
        <w:div w:id="1797606273">
          <w:marLeft w:val="640"/>
          <w:marRight w:val="0"/>
          <w:marTop w:val="0"/>
          <w:marBottom w:val="0"/>
          <w:divBdr>
            <w:top w:val="none" w:sz="0" w:space="0" w:color="auto"/>
            <w:left w:val="none" w:sz="0" w:space="0" w:color="auto"/>
            <w:bottom w:val="none" w:sz="0" w:space="0" w:color="auto"/>
            <w:right w:val="none" w:sz="0" w:space="0" w:color="auto"/>
          </w:divBdr>
        </w:div>
        <w:div w:id="1823422904">
          <w:marLeft w:val="640"/>
          <w:marRight w:val="0"/>
          <w:marTop w:val="0"/>
          <w:marBottom w:val="0"/>
          <w:divBdr>
            <w:top w:val="none" w:sz="0" w:space="0" w:color="auto"/>
            <w:left w:val="none" w:sz="0" w:space="0" w:color="auto"/>
            <w:bottom w:val="none" w:sz="0" w:space="0" w:color="auto"/>
            <w:right w:val="none" w:sz="0" w:space="0" w:color="auto"/>
          </w:divBdr>
        </w:div>
        <w:div w:id="1854998285">
          <w:marLeft w:val="640"/>
          <w:marRight w:val="0"/>
          <w:marTop w:val="0"/>
          <w:marBottom w:val="0"/>
          <w:divBdr>
            <w:top w:val="none" w:sz="0" w:space="0" w:color="auto"/>
            <w:left w:val="none" w:sz="0" w:space="0" w:color="auto"/>
            <w:bottom w:val="none" w:sz="0" w:space="0" w:color="auto"/>
            <w:right w:val="none" w:sz="0" w:space="0" w:color="auto"/>
          </w:divBdr>
        </w:div>
        <w:div w:id="1866866756">
          <w:marLeft w:val="640"/>
          <w:marRight w:val="0"/>
          <w:marTop w:val="0"/>
          <w:marBottom w:val="0"/>
          <w:divBdr>
            <w:top w:val="none" w:sz="0" w:space="0" w:color="auto"/>
            <w:left w:val="none" w:sz="0" w:space="0" w:color="auto"/>
            <w:bottom w:val="none" w:sz="0" w:space="0" w:color="auto"/>
            <w:right w:val="none" w:sz="0" w:space="0" w:color="auto"/>
          </w:divBdr>
        </w:div>
        <w:div w:id="1901093917">
          <w:marLeft w:val="640"/>
          <w:marRight w:val="0"/>
          <w:marTop w:val="0"/>
          <w:marBottom w:val="0"/>
          <w:divBdr>
            <w:top w:val="none" w:sz="0" w:space="0" w:color="auto"/>
            <w:left w:val="none" w:sz="0" w:space="0" w:color="auto"/>
            <w:bottom w:val="none" w:sz="0" w:space="0" w:color="auto"/>
            <w:right w:val="none" w:sz="0" w:space="0" w:color="auto"/>
          </w:divBdr>
        </w:div>
        <w:div w:id="1915241466">
          <w:marLeft w:val="640"/>
          <w:marRight w:val="0"/>
          <w:marTop w:val="0"/>
          <w:marBottom w:val="0"/>
          <w:divBdr>
            <w:top w:val="none" w:sz="0" w:space="0" w:color="auto"/>
            <w:left w:val="none" w:sz="0" w:space="0" w:color="auto"/>
            <w:bottom w:val="none" w:sz="0" w:space="0" w:color="auto"/>
            <w:right w:val="none" w:sz="0" w:space="0" w:color="auto"/>
          </w:divBdr>
        </w:div>
        <w:div w:id="1945961538">
          <w:marLeft w:val="640"/>
          <w:marRight w:val="0"/>
          <w:marTop w:val="0"/>
          <w:marBottom w:val="0"/>
          <w:divBdr>
            <w:top w:val="none" w:sz="0" w:space="0" w:color="auto"/>
            <w:left w:val="none" w:sz="0" w:space="0" w:color="auto"/>
            <w:bottom w:val="none" w:sz="0" w:space="0" w:color="auto"/>
            <w:right w:val="none" w:sz="0" w:space="0" w:color="auto"/>
          </w:divBdr>
        </w:div>
        <w:div w:id="1989553948">
          <w:marLeft w:val="640"/>
          <w:marRight w:val="0"/>
          <w:marTop w:val="0"/>
          <w:marBottom w:val="0"/>
          <w:divBdr>
            <w:top w:val="none" w:sz="0" w:space="0" w:color="auto"/>
            <w:left w:val="none" w:sz="0" w:space="0" w:color="auto"/>
            <w:bottom w:val="none" w:sz="0" w:space="0" w:color="auto"/>
            <w:right w:val="none" w:sz="0" w:space="0" w:color="auto"/>
          </w:divBdr>
        </w:div>
        <w:div w:id="2013944806">
          <w:marLeft w:val="640"/>
          <w:marRight w:val="0"/>
          <w:marTop w:val="0"/>
          <w:marBottom w:val="0"/>
          <w:divBdr>
            <w:top w:val="none" w:sz="0" w:space="0" w:color="auto"/>
            <w:left w:val="none" w:sz="0" w:space="0" w:color="auto"/>
            <w:bottom w:val="none" w:sz="0" w:space="0" w:color="auto"/>
            <w:right w:val="none" w:sz="0" w:space="0" w:color="auto"/>
          </w:divBdr>
        </w:div>
        <w:div w:id="2085492919">
          <w:marLeft w:val="640"/>
          <w:marRight w:val="0"/>
          <w:marTop w:val="0"/>
          <w:marBottom w:val="0"/>
          <w:divBdr>
            <w:top w:val="none" w:sz="0" w:space="0" w:color="auto"/>
            <w:left w:val="none" w:sz="0" w:space="0" w:color="auto"/>
            <w:bottom w:val="none" w:sz="0" w:space="0" w:color="auto"/>
            <w:right w:val="none" w:sz="0" w:space="0" w:color="auto"/>
          </w:divBdr>
        </w:div>
        <w:div w:id="2095318479">
          <w:marLeft w:val="640"/>
          <w:marRight w:val="0"/>
          <w:marTop w:val="0"/>
          <w:marBottom w:val="0"/>
          <w:divBdr>
            <w:top w:val="none" w:sz="0" w:space="0" w:color="auto"/>
            <w:left w:val="none" w:sz="0" w:space="0" w:color="auto"/>
            <w:bottom w:val="none" w:sz="0" w:space="0" w:color="auto"/>
            <w:right w:val="none" w:sz="0" w:space="0" w:color="auto"/>
          </w:divBdr>
        </w:div>
        <w:div w:id="2127239040">
          <w:marLeft w:val="640"/>
          <w:marRight w:val="0"/>
          <w:marTop w:val="0"/>
          <w:marBottom w:val="0"/>
          <w:divBdr>
            <w:top w:val="none" w:sz="0" w:space="0" w:color="auto"/>
            <w:left w:val="none" w:sz="0" w:space="0" w:color="auto"/>
            <w:bottom w:val="none" w:sz="0" w:space="0" w:color="auto"/>
            <w:right w:val="none" w:sz="0" w:space="0" w:color="auto"/>
          </w:divBdr>
        </w:div>
        <w:div w:id="2129854669">
          <w:marLeft w:val="640"/>
          <w:marRight w:val="0"/>
          <w:marTop w:val="0"/>
          <w:marBottom w:val="0"/>
          <w:divBdr>
            <w:top w:val="none" w:sz="0" w:space="0" w:color="auto"/>
            <w:left w:val="none" w:sz="0" w:space="0" w:color="auto"/>
            <w:bottom w:val="none" w:sz="0" w:space="0" w:color="auto"/>
            <w:right w:val="none" w:sz="0" w:space="0" w:color="auto"/>
          </w:divBdr>
        </w:div>
      </w:divsChild>
    </w:div>
    <w:div w:id="7292578">
      <w:bodyDiv w:val="1"/>
      <w:marLeft w:val="0"/>
      <w:marRight w:val="0"/>
      <w:marTop w:val="0"/>
      <w:marBottom w:val="0"/>
      <w:divBdr>
        <w:top w:val="none" w:sz="0" w:space="0" w:color="auto"/>
        <w:left w:val="none" w:sz="0" w:space="0" w:color="auto"/>
        <w:bottom w:val="none" w:sz="0" w:space="0" w:color="auto"/>
        <w:right w:val="none" w:sz="0" w:space="0" w:color="auto"/>
      </w:divBdr>
    </w:div>
    <w:div w:id="7947223">
      <w:bodyDiv w:val="1"/>
      <w:marLeft w:val="0"/>
      <w:marRight w:val="0"/>
      <w:marTop w:val="0"/>
      <w:marBottom w:val="0"/>
      <w:divBdr>
        <w:top w:val="none" w:sz="0" w:space="0" w:color="auto"/>
        <w:left w:val="none" w:sz="0" w:space="0" w:color="auto"/>
        <w:bottom w:val="none" w:sz="0" w:space="0" w:color="auto"/>
        <w:right w:val="none" w:sz="0" w:space="0" w:color="auto"/>
      </w:divBdr>
    </w:div>
    <w:div w:id="11034953">
      <w:bodyDiv w:val="1"/>
      <w:marLeft w:val="0"/>
      <w:marRight w:val="0"/>
      <w:marTop w:val="0"/>
      <w:marBottom w:val="0"/>
      <w:divBdr>
        <w:top w:val="none" w:sz="0" w:space="0" w:color="auto"/>
        <w:left w:val="none" w:sz="0" w:space="0" w:color="auto"/>
        <w:bottom w:val="none" w:sz="0" w:space="0" w:color="auto"/>
        <w:right w:val="none" w:sz="0" w:space="0" w:color="auto"/>
      </w:divBdr>
    </w:div>
    <w:div w:id="15353587">
      <w:bodyDiv w:val="1"/>
      <w:marLeft w:val="0"/>
      <w:marRight w:val="0"/>
      <w:marTop w:val="0"/>
      <w:marBottom w:val="0"/>
      <w:divBdr>
        <w:top w:val="none" w:sz="0" w:space="0" w:color="auto"/>
        <w:left w:val="none" w:sz="0" w:space="0" w:color="auto"/>
        <w:bottom w:val="none" w:sz="0" w:space="0" w:color="auto"/>
        <w:right w:val="none" w:sz="0" w:space="0" w:color="auto"/>
      </w:divBdr>
    </w:div>
    <w:div w:id="15889642">
      <w:bodyDiv w:val="1"/>
      <w:marLeft w:val="0"/>
      <w:marRight w:val="0"/>
      <w:marTop w:val="0"/>
      <w:marBottom w:val="0"/>
      <w:divBdr>
        <w:top w:val="none" w:sz="0" w:space="0" w:color="auto"/>
        <w:left w:val="none" w:sz="0" w:space="0" w:color="auto"/>
        <w:bottom w:val="none" w:sz="0" w:space="0" w:color="auto"/>
        <w:right w:val="none" w:sz="0" w:space="0" w:color="auto"/>
      </w:divBdr>
    </w:div>
    <w:div w:id="17851471">
      <w:bodyDiv w:val="1"/>
      <w:marLeft w:val="0"/>
      <w:marRight w:val="0"/>
      <w:marTop w:val="0"/>
      <w:marBottom w:val="0"/>
      <w:divBdr>
        <w:top w:val="none" w:sz="0" w:space="0" w:color="auto"/>
        <w:left w:val="none" w:sz="0" w:space="0" w:color="auto"/>
        <w:bottom w:val="none" w:sz="0" w:space="0" w:color="auto"/>
        <w:right w:val="none" w:sz="0" w:space="0" w:color="auto"/>
      </w:divBdr>
    </w:div>
    <w:div w:id="25062904">
      <w:bodyDiv w:val="1"/>
      <w:marLeft w:val="0"/>
      <w:marRight w:val="0"/>
      <w:marTop w:val="0"/>
      <w:marBottom w:val="0"/>
      <w:divBdr>
        <w:top w:val="none" w:sz="0" w:space="0" w:color="auto"/>
        <w:left w:val="none" w:sz="0" w:space="0" w:color="auto"/>
        <w:bottom w:val="none" w:sz="0" w:space="0" w:color="auto"/>
        <w:right w:val="none" w:sz="0" w:space="0" w:color="auto"/>
      </w:divBdr>
    </w:div>
    <w:div w:id="33627897">
      <w:bodyDiv w:val="1"/>
      <w:marLeft w:val="0"/>
      <w:marRight w:val="0"/>
      <w:marTop w:val="0"/>
      <w:marBottom w:val="0"/>
      <w:divBdr>
        <w:top w:val="none" w:sz="0" w:space="0" w:color="auto"/>
        <w:left w:val="none" w:sz="0" w:space="0" w:color="auto"/>
        <w:bottom w:val="none" w:sz="0" w:space="0" w:color="auto"/>
        <w:right w:val="none" w:sz="0" w:space="0" w:color="auto"/>
      </w:divBdr>
    </w:div>
    <w:div w:id="34089655">
      <w:bodyDiv w:val="1"/>
      <w:marLeft w:val="0"/>
      <w:marRight w:val="0"/>
      <w:marTop w:val="0"/>
      <w:marBottom w:val="0"/>
      <w:divBdr>
        <w:top w:val="none" w:sz="0" w:space="0" w:color="auto"/>
        <w:left w:val="none" w:sz="0" w:space="0" w:color="auto"/>
        <w:bottom w:val="none" w:sz="0" w:space="0" w:color="auto"/>
        <w:right w:val="none" w:sz="0" w:space="0" w:color="auto"/>
      </w:divBdr>
    </w:div>
    <w:div w:id="35549290">
      <w:bodyDiv w:val="1"/>
      <w:marLeft w:val="0"/>
      <w:marRight w:val="0"/>
      <w:marTop w:val="0"/>
      <w:marBottom w:val="0"/>
      <w:divBdr>
        <w:top w:val="none" w:sz="0" w:space="0" w:color="auto"/>
        <w:left w:val="none" w:sz="0" w:space="0" w:color="auto"/>
        <w:bottom w:val="none" w:sz="0" w:space="0" w:color="auto"/>
        <w:right w:val="none" w:sz="0" w:space="0" w:color="auto"/>
      </w:divBdr>
    </w:div>
    <w:div w:id="35855119">
      <w:bodyDiv w:val="1"/>
      <w:marLeft w:val="0"/>
      <w:marRight w:val="0"/>
      <w:marTop w:val="0"/>
      <w:marBottom w:val="0"/>
      <w:divBdr>
        <w:top w:val="none" w:sz="0" w:space="0" w:color="auto"/>
        <w:left w:val="none" w:sz="0" w:space="0" w:color="auto"/>
        <w:bottom w:val="none" w:sz="0" w:space="0" w:color="auto"/>
        <w:right w:val="none" w:sz="0" w:space="0" w:color="auto"/>
      </w:divBdr>
      <w:divsChild>
        <w:div w:id="1037899222">
          <w:marLeft w:val="640"/>
          <w:marRight w:val="0"/>
          <w:marTop w:val="0"/>
          <w:marBottom w:val="0"/>
          <w:divBdr>
            <w:top w:val="none" w:sz="0" w:space="0" w:color="auto"/>
            <w:left w:val="none" w:sz="0" w:space="0" w:color="auto"/>
            <w:bottom w:val="none" w:sz="0" w:space="0" w:color="auto"/>
            <w:right w:val="none" w:sz="0" w:space="0" w:color="auto"/>
          </w:divBdr>
        </w:div>
        <w:div w:id="1044136440">
          <w:marLeft w:val="640"/>
          <w:marRight w:val="0"/>
          <w:marTop w:val="0"/>
          <w:marBottom w:val="0"/>
          <w:divBdr>
            <w:top w:val="none" w:sz="0" w:space="0" w:color="auto"/>
            <w:left w:val="none" w:sz="0" w:space="0" w:color="auto"/>
            <w:bottom w:val="none" w:sz="0" w:space="0" w:color="auto"/>
            <w:right w:val="none" w:sz="0" w:space="0" w:color="auto"/>
          </w:divBdr>
        </w:div>
        <w:div w:id="1596400690">
          <w:marLeft w:val="640"/>
          <w:marRight w:val="0"/>
          <w:marTop w:val="0"/>
          <w:marBottom w:val="0"/>
          <w:divBdr>
            <w:top w:val="none" w:sz="0" w:space="0" w:color="auto"/>
            <w:left w:val="none" w:sz="0" w:space="0" w:color="auto"/>
            <w:bottom w:val="none" w:sz="0" w:space="0" w:color="auto"/>
            <w:right w:val="none" w:sz="0" w:space="0" w:color="auto"/>
          </w:divBdr>
        </w:div>
        <w:div w:id="537667739">
          <w:marLeft w:val="640"/>
          <w:marRight w:val="0"/>
          <w:marTop w:val="0"/>
          <w:marBottom w:val="0"/>
          <w:divBdr>
            <w:top w:val="none" w:sz="0" w:space="0" w:color="auto"/>
            <w:left w:val="none" w:sz="0" w:space="0" w:color="auto"/>
            <w:bottom w:val="none" w:sz="0" w:space="0" w:color="auto"/>
            <w:right w:val="none" w:sz="0" w:space="0" w:color="auto"/>
          </w:divBdr>
        </w:div>
        <w:div w:id="1694722737">
          <w:marLeft w:val="640"/>
          <w:marRight w:val="0"/>
          <w:marTop w:val="0"/>
          <w:marBottom w:val="0"/>
          <w:divBdr>
            <w:top w:val="none" w:sz="0" w:space="0" w:color="auto"/>
            <w:left w:val="none" w:sz="0" w:space="0" w:color="auto"/>
            <w:bottom w:val="none" w:sz="0" w:space="0" w:color="auto"/>
            <w:right w:val="none" w:sz="0" w:space="0" w:color="auto"/>
          </w:divBdr>
        </w:div>
        <w:div w:id="547184241">
          <w:marLeft w:val="640"/>
          <w:marRight w:val="0"/>
          <w:marTop w:val="0"/>
          <w:marBottom w:val="0"/>
          <w:divBdr>
            <w:top w:val="none" w:sz="0" w:space="0" w:color="auto"/>
            <w:left w:val="none" w:sz="0" w:space="0" w:color="auto"/>
            <w:bottom w:val="none" w:sz="0" w:space="0" w:color="auto"/>
            <w:right w:val="none" w:sz="0" w:space="0" w:color="auto"/>
          </w:divBdr>
        </w:div>
        <w:div w:id="1135097448">
          <w:marLeft w:val="640"/>
          <w:marRight w:val="0"/>
          <w:marTop w:val="0"/>
          <w:marBottom w:val="0"/>
          <w:divBdr>
            <w:top w:val="none" w:sz="0" w:space="0" w:color="auto"/>
            <w:left w:val="none" w:sz="0" w:space="0" w:color="auto"/>
            <w:bottom w:val="none" w:sz="0" w:space="0" w:color="auto"/>
            <w:right w:val="none" w:sz="0" w:space="0" w:color="auto"/>
          </w:divBdr>
        </w:div>
        <w:div w:id="1471166805">
          <w:marLeft w:val="640"/>
          <w:marRight w:val="0"/>
          <w:marTop w:val="0"/>
          <w:marBottom w:val="0"/>
          <w:divBdr>
            <w:top w:val="none" w:sz="0" w:space="0" w:color="auto"/>
            <w:left w:val="none" w:sz="0" w:space="0" w:color="auto"/>
            <w:bottom w:val="none" w:sz="0" w:space="0" w:color="auto"/>
            <w:right w:val="none" w:sz="0" w:space="0" w:color="auto"/>
          </w:divBdr>
        </w:div>
        <w:div w:id="179198755">
          <w:marLeft w:val="640"/>
          <w:marRight w:val="0"/>
          <w:marTop w:val="0"/>
          <w:marBottom w:val="0"/>
          <w:divBdr>
            <w:top w:val="none" w:sz="0" w:space="0" w:color="auto"/>
            <w:left w:val="none" w:sz="0" w:space="0" w:color="auto"/>
            <w:bottom w:val="none" w:sz="0" w:space="0" w:color="auto"/>
            <w:right w:val="none" w:sz="0" w:space="0" w:color="auto"/>
          </w:divBdr>
        </w:div>
        <w:div w:id="1626959539">
          <w:marLeft w:val="640"/>
          <w:marRight w:val="0"/>
          <w:marTop w:val="0"/>
          <w:marBottom w:val="0"/>
          <w:divBdr>
            <w:top w:val="none" w:sz="0" w:space="0" w:color="auto"/>
            <w:left w:val="none" w:sz="0" w:space="0" w:color="auto"/>
            <w:bottom w:val="none" w:sz="0" w:space="0" w:color="auto"/>
            <w:right w:val="none" w:sz="0" w:space="0" w:color="auto"/>
          </w:divBdr>
        </w:div>
        <w:div w:id="2090930200">
          <w:marLeft w:val="640"/>
          <w:marRight w:val="0"/>
          <w:marTop w:val="0"/>
          <w:marBottom w:val="0"/>
          <w:divBdr>
            <w:top w:val="none" w:sz="0" w:space="0" w:color="auto"/>
            <w:left w:val="none" w:sz="0" w:space="0" w:color="auto"/>
            <w:bottom w:val="none" w:sz="0" w:space="0" w:color="auto"/>
            <w:right w:val="none" w:sz="0" w:space="0" w:color="auto"/>
          </w:divBdr>
        </w:div>
        <w:div w:id="1868521479">
          <w:marLeft w:val="640"/>
          <w:marRight w:val="0"/>
          <w:marTop w:val="0"/>
          <w:marBottom w:val="0"/>
          <w:divBdr>
            <w:top w:val="none" w:sz="0" w:space="0" w:color="auto"/>
            <w:left w:val="none" w:sz="0" w:space="0" w:color="auto"/>
            <w:bottom w:val="none" w:sz="0" w:space="0" w:color="auto"/>
            <w:right w:val="none" w:sz="0" w:space="0" w:color="auto"/>
          </w:divBdr>
        </w:div>
        <w:div w:id="355815655">
          <w:marLeft w:val="640"/>
          <w:marRight w:val="0"/>
          <w:marTop w:val="0"/>
          <w:marBottom w:val="0"/>
          <w:divBdr>
            <w:top w:val="none" w:sz="0" w:space="0" w:color="auto"/>
            <w:left w:val="none" w:sz="0" w:space="0" w:color="auto"/>
            <w:bottom w:val="none" w:sz="0" w:space="0" w:color="auto"/>
            <w:right w:val="none" w:sz="0" w:space="0" w:color="auto"/>
          </w:divBdr>
        </w:div>
        <w:div w:id="1492942284">
          <w:marLeft w:val="640"/>
          <w:marRight w:val="0"/>
          <w:marTop w:val="0"/>
          <w:marBottom w:val="0"/>
          <w:divBdr>
            <w:top w:val="none" w:sz="0" w:space="0" w:color="auto"/>
            <w:left w:val="none" w:sz="0" w:space="0" w:color="auto"/>
            <w:bottom w:val="none" w:sz="0" w:space="0" w:color="auto"/>
            <w:right w:val="none" w:sz="0" w:space="0" w:color="auto"/>
          </w:divBdr>
        </w:div>
        <w:div w:id="705376829">
          <w:marLeft w:val="640"/>
          <w:marRight w:val="0"/>
          <w:marTop w:val="0"/>
          <w:marBottom w:val="0"/>
          <w:divBdr>
            <w:top w:val="none" w:sz="0" w:space="0" w:color="auto"/>
            <w:left w:val="none" w:sz="0" w:space="0" w:color="auto"/>
            <w:bottom w:val="none" w:sz="0" w:space="0" w:color="auto"/>
            <w:right w:val="none" w:sz="0" w:space="0" w:color="auto"/>
          </w:divBdr>
        </w:div>
        <w:div w:id="1876961338">
          <w:marLeft w:val="640"/>
          <w:marRight w:val="0"/>
          <w:marTop w:val="0"/>
          <w:marBottom w:val="0"/>
          <w:divBdr>
            <w:top w:val="none" w:sz="0" w:space="0" w:color="auto"/>
            <w:left w:val="none" w:sz="0" w:space="0" w:color="auto"/>
            <w:bottom w:val="none" w:sz="0" w:space="0" w:color="auto"/>
            <w:right w:val="none" w:sz="0" w:space="0" w:color="auto"/>
          </w:divBdr>
        </w:div>
        <w:div w:id="995689748">
          <w:marLeft w:val="640"/>
          <w:marRight w:val="0"/>
          <w:marTop w:val="0"/>
          <w:marBottom w:val="0"/>
          <w:divBdr>
            <w:top w:val="none" w:sz="0" w:space="0" w:color="auto"/>
            <w:left w:val="none" w:sz="0" w:space="0" w:color="auto"/>
            <w:bottom w:val="none" w:sz="0" w:space="0" w:color="auto"/>
            <w:right w:val="none" w:sz="0" w:space="0" w:color="auto"/>
          </w:divBdr>
        </w:div>
        <w:div w:id="1783837903">
          <w:marLeft w:val="640"/>
          <w:marRight w:val="0"/>
          <w:marTop w:val="0"/>
          <w:marBottom w:val="0"/>
          <w:divBdr>
            <w:top w:val="none" w:sz="0" w:space="0" w:color="auto"/>
            <w:left w:val="none" w:sz="0" w:space="0" w:color="auto"/>
            <w:bottom w:val="none" w:sz="0" w:space="0" w:color="auto"/>
            <w:right w:val="none" w:sz="0" w:space="0" w:color="auto"/>
          </w:divBdr>
        </w:div>
        <w:div w:id="2047441247">
          <w:marLeft w:val="640"/>
          <w:marRight w:val="0"/>
          <w:marTop w:val="0"/>
          <w:marBottom w:val="0"/>
          <w:divBdr>
            <w:top w:val="none" w:sz="0" w:space="0" w:color="auto"/>
            <w:left w:val="none" w:sz="0" w:space="0" w:color="auto"/>
            <w:bottom w:val="none" w:sz="0" w:space="0" w:color="auto"/>
            <w:right w:val="none" w:sz="0" w:space="0" w:color="auto"/>
          </w:divBdr>
        </w:div>
        <w:div w:id="1312639522">
          <w:marLeft w:val="640"/>
          <w:marRight w:val="0"/>
          <w:marTop w:val="0"/>
          <w:marBottom w:val="0"/>
          <w:divBdr>
            <w:top w:val="none" w:sz="0" w:space="0" w:color="auto"/>
            <w:left w:val="none" w:sz="0" w:space="0" w:color="auto"/>
            <w:bottom w:val="none" w:sz="0" w:space="0" w:color="auto"/>
            <w:right w:val="none" w:sz="0" w:space="0" w:color="auto"/>
          </w:divBdr>
        </w:div>
        <w:div w:id="217594955">
          <w:marLeft w:val="640"/>
          <w:marRight w:val="0"/>
          <w:marTop w:val="0"/>
          <w:marBottom w:val="0"/>
          <w:divBdr>
            <w:top w:val="none" w:sz="0" w:space="0" w:color="auto"/>
            <w:left w:val="none" w:sz="0" w:space="0" w:color="auto"/>
            <w:bottom w:val="none" w:sz="0" w:space="0" w:color="auto"/>
            <w:right w:val="none" w:sz="0" w:space="0" w:color="auto"/>
          </w:divBdr>
        </w:div>
        <w:div w:id="570576185">
          <w:marLeft w:val="640"/>
          <w:marRight w:val="0"/>
          <w:marTop w:val="0"/>
          <w:marBottom w:val="0"/>
          <w:divBdr>
            <w:top w:val="none" w:sz="0" w:space="0" w:color="auto"/>
            <w:left w:val="none" w:sz="0" w:space="0" w:color="auto"/>
            <w:bottom w:val="none" w:sz="0" w:space="0" w:color="auto"/>
            <w:right w:val="none" w:sz="0" w:space="0" w:color="auto"/>
          </w:divBdr>
        </w:div>
        <w:div w:id="777408742">
          <w:marLeft w:val="640"/>
          <w:marRight w:val="0"/>
          <w:marTop w:val="0"/>
          <w:marBottom w:val="0"/>
          <w:divBdr>
            <w:top w:val="none" w:sz="0" w:space="0" w:color="auto"/>
            <w:left w:val="none" w:sz="0" w:space="0" w:color="auto"/>
            <w:bottom w:val="none" w:sz="0" w:space="0" w:color="auto"/>
            <w:right w:val="none" w:sz="0" w:space="0" w:color="auto"/>
          </w:divBdr>
        </w:div>
        <w:div w:id="375662232">
          <w:marLeft w:val="640"/>
          <w:marRight w:val="0"/>
          <w:marTop w:val="0"/>
          <w:marBottom w:val="0"/>
          <w:divBdr>
            <w:top w:val="none" w:sz="0" w:space="0" w:color="auto"/>
            <w:left w:val="none" w:sz="0" w:space="0" w:color="auto"/>
            <w:bottom w:val="none" w:sz="0" w:space="0" w:color="auto"/>
            <w:right w:val="none" w:sz="0" w:space="0" w:color="auto"/>
          </w:divBdr>
        </w:div>
        <w:div w:id="424154243">
          <w:marLeft w:val="640"/>
          <w:marRight w:val="0"/>
          <w:marTop w:val="0"/>
          <w:marBottom w:val="0"/>
          <w:divBdr>
            <w:top w:val="none" w:sz="0" w:space="0" w:color="auto"/>
            <w:left w:val="none" w:sz="0" w:space="0" w:color="auto"/>
            <w:bottom w:val="none" w:sz="0" w:space="0" w:color="auto"/>
            <w:right w:val="none" w:sz="0" w:space="0" w:color="auto"/>
          </w:divBdr>
        </w:div>
        <w:div w:id="34434072">
          <w:marLeft w:val="640"/>
          <w:marRight w:val="0"/>
          <w:marTop w:val="0"/>
          <w:marBottom w:val="0"/>
          <w:divBdr>
            <w:top w:val="none" w:sz="0" w:space="0" w:color="auto"/>
            <w:left w:val="none" w:sz="0" w:space="0" w:color="auto"/>
            <w:bottom w:val="none" w:sz="0" w:space="0" w:color="auto"/>
            <w:right w:val="none" w:sz="0" w:space="0" w:color="auto"/>
          </w:divBdr>
        </w:div>
        <w:div w:id="222839763">
          <w:marLeft w:val="640"/>
          <w:marRight w:val="0"/>
          <w:marTop w:val="0"/>
          <w:marBottom w:val="0"/>
          <w:divBdr>
            <w:top w:val="none" w:sz="0" w:space="0" w:color="auto"/>
            <w:left w:val="none" w:sz="0" w:space="0" w:color="auto"/>
            <w:bottom w:val="none" w:sz="0" w:space="0" w:color="auto"/>
            <w:right w:val="none" w:sz="0" w:space="0" w:color="auto"/>
          </w:divBdr>
        </w:div>
        <w:div w:id="113528232">
          <w:marLeft w:val="640"/>
          <w:marRight w:val="0"/>
          <w:marTop w:val="0"/>
          <w:marBottom w:val="0"/>
          <w:divBdr>
            <w:top w:val="none" w:sz="0" w:space="0" w:color="auto"/>
            <w:left w:val="none" w:sz="0" w:space="0" w:color="auto"/>
            <w:bottom w:val="none" w:sz="0" w:space="0" w:color="auto"/>
            <w:right w:val="none" w:sz="0" w:space="0" w:color="auto"/>
          </w:divBdr>
        </w:div>
        <w:div w:id="922759019">
          <w:marLeft w:val="640"/>
          <w:marRight w:val="0"/>
          <w:marTop w:val="0"/>
          <w:marBottom w:val="0"/>
          <w:divBdr>
            <w:top w:val="none" w:sz="0" w:space="0" w:color="auto"/>
            <w:left w:val="none" w:sz="0" w:space="0" w:color="auto"/>
            <w:bottom w:val="none" w:sz="0" w:space="0" w:color="auto"/>
            <w:right w:val="none" w:sz="0" w:space="0" w:color="auto"/>
          </w:divBdr>
        </w:div>
        <w:div w:id="850951139">
          <w:marLeft w:val="640"/>
          <w:marRight w:val="0"/>
          <w:marTop w:val="0"/>
          <w:marBottom w:val="0"/>
          <w:divBdr>
            <w:top w:val="none" w:sz="0" w:space="0" w:color="auto"/>
            <w:left w:val="none" w:sz="0" w:space="0" w:color="auto"/>
            <w:bottom w:val="none" w:sz="0" w:space="0" w:color="auto"/>
            <w:right w:val="none" w:sz="0" w:space="0" w:color="auto"/>
          </w:divBdr>
        </w:div>
        <w:div w:id="1664427094">
          <w:marLeft w:val="640"/>
          <w:marRight w:val="0"/>
          <w:marTop w:val="0"/>
          <w:marBottom w:val="0"/>
          <w:divBdr>
            <w:top w:val="none" w:sz="0" w:space="0" w:color="auto"/>
            <w:left w:val="none" w:sz="0" w:space="0" w:color="auto"/>
            <w:bottom w:val="none" w:sz="0" w:space="0" w:color="auto"/>
            <w:right w:val="none" w:sz="0" w:space="0" w:color="auto"/>
          </w:divBdr>
        </w:div>
        <w:div w:id="85032851">
          <w:marLeft w:val="640"/>
          <w:marRight w:val="0"/>
          <w:marTop w:val="0"/>
          <w:marBottom w:val="0"/>
          <w:divBdr>
            <w:top w:val="none" w:sz="0" w:space="0" w:color="auto"/>
            <w:left w:val="none" w:sz="0" w:space="0" w:color="auto"/>
            <w:bottom w:val="none" w:sz="0" w:space="0" w:color="auto"/>
            <w:right w:val="none" w:sz="0" w:space="0" w:color="auto"/>
          </w:divBdr>
        </w:div>
        <w:div w:id="1247157144">
          <w:marLeft w:val="640"/>
          <w:marRight w:val="0"/>
          <w:marTop w:val="0"/>
          <w:marBottom w:val="0"/>
          <w:divBdr>
            <w:top w:val="none" w:sz="0" w:space="0" w:color="auto"/>
            <w:left w:val="none" w:sz="0" w:space="0" w:color="auto"/>
            <w:bottom w:val="none" w:sz="0" w:space="0" w:color="auto"/>
            <w:right w:val="none" w:sz="0" w:space="0" w:color="auto"/>
          </w:divBdr>
        </w:div>
        <w:div w:id="714431120">
          <w:marLeft w:val="640"/>
          <w:marRight w:val="0"/>
          <w:marTop w:val="0"/>
          <w:marBottom w:val="0"/>
          <w:divBdr>
            <w:top w:val="none" w:sz="0" w:space="0" w:color="auto"/>
            <w:left w:val="none" w:sz="0" w:space="0" w:color="auto"/>
            <w:bottom w:val="none" w:sz="0" w:space="0" w:color="auto"/>
            <w:right w:val="none" w:sz="0" w:space="0" w:color="auto"/>
          </w:divBdr>
        </w:div>
        <w:div w:id="1491867903">
          <w:marLeft w:val="640"/>
          <w:marRight w:val="0"/>
          <w:marTop w:val="0"/>
          <w:marBottom w:val="0"/>
          <w:divBdr>
            <w:top w:val="none" w:sz="0" w:space="0" w:color="auto"/>
            <w:left w:val="none" w:sz="0" w:space="0" w:color="auto"/>
            <w:bottom w:val="none" w:sz="0" w:space="0" w:color="auto"/>
            <w:right w:val="none" w:sz="0" w:space="0" w:color="auto"/>
          </w:divBdr>
        </w:div>
        <w:div w:id="2023386319">
          <w:marLeft w:val="640"/>
          <w:marRight w:val="0"/>
          <w:marTop w:val="0"/>
          <w:marBottom w:val="0"/>
          <w:divBdr>
            <w:top w:val="none" w:sz="0" w:space="0" w:color="auto"/>
            <w:left w:val="none" w:sz="0" w:space="0" w:color="auto"/>
            <w:bottom w:val="none" w:sz="0" w:space="0" w:color="auto"/>
            <w:right w:val="none" w:sz="0" w:space="0" w:color="auto"/>
          </w:divBdr>
        </w:div>
        <w:div w:id="1573470905">
          <w:marLeft w:val="640"/>
          <w:marRight w:val="0"/>
          <w:marTop w:val="0"/>
          <w:marBottom w:val="0"/>
          <w:divBdr>
            <w:top w:val="none" w:sz="0" w:space="0" w:color="auto"/>
            <w:left w:val="none" w:sz="0" w:space="0" w:color="auto"/>
            <w:bottom w:val="none" w:sz="0" w:space="0" w:color="auto"/>
            <w:right w:val="none" w:sz="0" w:space="0" w:color="auto"/>
          </w:divBdr>
        </w:div>
        <w:div w:id="1109082152">
          <w:marLeft w:val="640"/>
          <w:marRight w:val="0"/>
          <w:marTop w:val="0"/>
          <w:marBottom w:val="0"/>
          <w:divBdr>
            <w:top w:val="none" w:sz="0" w:space="0" w:color="auto"/>
            <w:left w:val="none" w:sz="0" w:space="0" w:color="auto"/>
            <w:bottom w:val="none" w:sz="0" w:space="0" w:color="auto"/>
            <w:right w:val="none" w:sz="0" w:space="0" w:color="auto"/>
          </w:divBdr>
        </w:div>
        <w:div w:id="1600214133">
          <w:marLeft w:val="640"/>
          <w:marRight w:val="0"/>
          <w:marTop w:val="0"/>
          <w:marBottom w:val="0"/>
          <w:divBdr>
            <w:top w:val="none" w:sz="0" w:space="0" w:color="auto"/>
            <w:left w:val="none" w:sz="0" w:space="0" w:color="auto"/>
            <w:bottom w:val="none" w:sz="0" w:space="0" w:color="auto"/>
            <w:right w:val="none" w:sz="0" w:space="0" w:color="auto"/>
          </w:divBdr>
        </w:div>
        <w:div w:id="875117419">
          <w:marLeft w:val="640"/>
          <w:marRight w:val="0"/>
          <w:marTop w:val="0"/>
          <w:marBottom w:val="0"/>
          <w:divBdr>
            <w:top w:val="none" w:sz="0" w:space="0" w:color="auto"/>
            <w:left w:val="none" w:sz="0" w:space="0" w:color="auto"/>
            <w:bottom w:val="none" w:sz="0" w:space="0" w:color="auto"/>
            <w:right w:val="none" w:sz="0" w:space="0" w:color="auto"/>
          </w:divBdr>
        </w:div>
        <w:div w:id="88936867">
          <w:marLeft w:val="640"/>
          <w:marRight w:val="0"/>
          <w:marTop w:val="0"/>
          <w:marBottom w:val="0"/>
          <w:divBdr>
            <w:top w:val="none" w:sz="0" w:space="0" w:color="auto"/>
            <w:left w:val="none" w:sz="0" w:space="0" w:color="auto"/>
            <w:bottom w:val="none" w:sz="0" w:space="0" w:color="auto"/>
            <w:right w:val="none" w:sz="0" w:space="0" w:color="auto"/>
          </w:divBdr>
        </w:div>
        <w:div w:id="598373828">
          <w:marLeft w:val="640"/>
          <w:marRight w:val="0"/>
          <w:marTop w:val="0"/>
          <w:marBottom w:val="0"/>
          <w:divBdr>
            <w:top w:val="none" w:sz="0" w:space="0" w:color="auto"/>
            <w:left w:val="none" w:sz="0" w:space="0" w:color="auto"/>
            <w:bottom w:val="none" w:sz="0" w:space="0" w:color="auto"/>
            <w:right w:val="none" w:sz="0" w:space="0" w:color="auto"/>
          </w:divBdr>
        </w:div>
        <w:div w:id="200362169">
          <w:marLeft w:val="640"/>
          <w:marRight w:val="0"/>
          <w:marTop w:val="0"/>
          <w:marBottom w:val="0"/>
          <w:divBdr>
            <w:top w:val="none" w:sz="0" w:space="0" w:color="auto"/>
            <w:left w:val="none" w:sz="0" w:space="0" w:color="auto"/>
            <w:bottom w:val="none" w:sz="0" w:space="0" w:color="auto"/>
            <w:right w:val="none" w:sz="0" w:space="0" w:color="auto"/>
          </w:divBdr>
        </w:div>
        <w:div w:id="269360743">
          <w:marLeft w:val="640"/>
          <w:marRight w:val="0"/>
          <w:marTop w:val="0"/>
          <w:marBottom w:val="0"/>
          <w:divBdr>
            <w:top w:val="none" w:sz="0" w:space="0" w:color="auto"/>
            <w:left w:val="none" w:sz="0" w:space="0" w:color="auto"/>
            <w:bottom w:val="none" w:sz="0" w:space="0" w:color="auto"/>
            <w:right w:val="none" w:sz="0" w:space="0" w:color="auto"/>
          </w:divBdr>
        </w:div>
        <w:div w:id="1701469999">
          <w:marLeft w:val="640"/>
          <w:marRight w:val="0"/>
          <w:marTop w:val="0"/>
          <w:marBottom w:val="0"/>
          <w:divBdr>
            <w:top w:val="none" w:sz="0" w:space="0" w:color="auto"/>
            <w:left w:val="none" w:sz="0" w:space="0" w:color="auto"/>
            <w:bottom w:val="none" w:sz="0" w:space="0" w:color="auto"/>
            <w:right w:val="none" w:sz="0" w:space="0" w:color="auto"/>
          </w:divBdr>
        </w:div>
        <w:div w:id="926041523">
          <w:marLeft w:val="640"/>
          <w:marRight w:val="0"/>
          <w:marTop w:val="0"/>
          <w:marBottom w:val="0"/>
          <w:divBdr>
            <w:top w:val="none" w:sz="0" w:space="0" w:color="auto"/>
            <w:left w:val="none" w:sz="0" w:space="0" w:color="auto"/>
            <w:bottom w:val="none" w:sz="0" w:space="0" w:color="auto"/>
            <w:right w:val="none" w:sz="0" w:space="0" w:color="auto"/>
          </w:divBdr>
        </w:div>
        <w:div w:id="291064272">
          <w:marLeft w:val="640"/>
          <w:marRight w:val="0"/>
          <w:marTop w:val="0"/>
          <w:marBottom w:val="0"/>
          <w:divBdr>
            <w:top w:val="none" w:sz="0" w:space="0" w:color="auto"/>
            <w:left w:val="none" w:sz="0" w:space="0" w:color="auto"/>
            <w:bottom w:val="none" w:sz="0" w:space="0" w:color="auto"/>
            <w:right w:val="none" w:sz="0" w:space="0" w:color="auto"/>
          </w:divBdr>
        </w:div>
        <w:div w:id="1303192469">
          <w:marLeft w:val="640"/>
          <w:marRight w:val="0"/>
          <w:marTop w:val="0"/>
          <w:marBottom w:val="0"/>
          <w:divBdr>
            <w:top w:val="none" w:sz="0" w:space="0" w:color="auto"/>
            <w:left w:val="none" w:sz="0" w:space="0" w:color="auto"/>
            <w:bottom w:val="none" w:sz="0" w:space="0" w:color="auto"/>
            <w:right w:val="none" w:sz="0" w:space="0" w:color="auto"/>
          </w:divBdr>
        </w:div>
        <w:div w:id="223489022">
          <w:marLeft w:val="640"/>
          <w:marRight w:val="0"/>
          <w:marTop w:val="0"/>
          <w:marBottom w:val="0"/>
          <w:divBdr>
            <w:top w:val="none" w:sz="0" w:space="0" w:color="auto"/>
            <w:left w:val="none" w:sz="0" w:space="0" w:color="auto"/>
            <w:bottom w:val="none" w:sz="0" w:space="0" w:color="auto"/>
            <w:right w:val="none" w:sz="0" w:space="0" w:color="auto"/>
          </w:divBdr>
        </w:div>
        <w:div w:id="980110060">
          <w:marLeft w:val="640"/>
          <w:marRight w:val="0"/>
          <w:marTop w:val="0"/>
          <w:marBottom w:val="0"/>
          <w:divBdr>
            <w:top w:val="none" w:sz="0" w:space="0" w:color="auto"/>
            <w:left w:val="none" w:sz="0" w:space="0" w:color="auto"/>
            <w:bottom w:val="none" w:sz="0" w:space="0" w:color="auto"/>
            <w:right w:val="none" w:sz="0" w:space="0" w:color="auto"/>
          </w:divBdr>
        </w:div>
        <w:div w:id="1552687579">
          <w:marLeft w:val="640"/>
          <w:marRight w:val="0"/>
          <w:marTop w:val="0"/>
          <w:marBottom w:val="0"/>
          <w:divBdr>
            <w:top w:val="none" w:sz="0" w:space="0" w:color="auto"/>
            <w:left w:val="none" w:sz="0" w:space="0" w:color="auto"/>
            <w:bottom w:val="none" w:sz="0" w:space="0" w:color="auto"/>
            <w:right w:val="none" w:sz="0" w:space="0" w:color="auto"/>
          </w:divBdr>
        </w:div>
        <w:div w:id="1531603425">
          <w:marLeft w:val="640"/>
          <w:marRight w:val="0"/>
          <w:marTop w:val="0"/>
          <w:marBottom w:val="0"/>
          <w:divBdr>
            <w:top w:val="none" w:sz="0" w:space="0" w:color="auto"/>
            <w:left w:val="none" w:sz="0" w:space="0" w:color="auto"/>
            <w:bottom w:val="none" w:sz="0" w:space="0" w:color="auto"/>
            <w:right w:val="none" w:sz="0" w:space="0" w:color="auto"/>
          </w:divBdr>
        </w:div>
        <w:div w:id="1941795960">
          <w:marLeft w:val="640"/>
          <w:marRight w:val="0"/>
          <w:marTop w:val="0"/>
          <w:marBottom w:val="0"/>
          <w:divBdr>
            <w:top w:val="none" w:sz="0" w:space="0" w:color="auto"/>
            <w:left w:val="none" w:sz="0" w:space="0" w:color="auto"/>
            <w:bottom w:val="none" w:sz="0" w:space="0" w:color="auto"/>
            <w:right w:val="none" w:sz="0" w:space="0" w:color="auto"/>
          </w:divBdr>
        </w:div>
        <w:div w:id="968776358">
          <w:marLeft w:val="640"/>
          <w:marRight w:val="0"/>
          <w:marTop w:val="0"/>
          <w:marBottom w:val="0"/>
          <w:divBdr>
            <w:top w:val="none" w:sz="0" w:space="0" w:color="auto"/>
            <w:left w:val="none" w:sz="0" w:space="0" w:color="auto"/>
            <w:bottom w:val="none" w:sz="0" w:space="0" w:color="auto"/>
            <w:right w:val="none" w:sz="0" w:space="0" w:color="auto"/>
          </w:divBdr>
        </w:div>
        <w:div w:id="1100296350">
          <w:marLeft w:val="640"/>
          <w:marRight w:val="0"/>
          <w:marTop w:val="0"/>
          <w:marBottom w:val="0"/>
          <w:divBdr>
            <w:top w:val="none" w:sz="0" w:space="0" w:color="auto"/>
            <w:left w:val="none" w:sz="0" w:space="0" w:color="auto"/>
            <w:bottom w:val="none" w:sz="0" w:space="0" w:color="auto"/>
            <w:right w:val="none" w:sz="0" w:space="0" w:color="auto"/>
          </w:divBdr>
        </w:div>
        <w:div w:id="879321095">
          <w:marLeft w:val="640"/>
          <w:marRight w:val="0"/>
          <w:marTop w:val="0"/>
          <w:marBottom w:val="0"/>
          <w:divBdr>
            <w:top w:val="none" w:sz="0" w:space="0" w:color="auto"/>
            <w:left w:val="none" w:sz="0" w:space="0" w:color="auto"/>
            <w:bottom w:val="none" w:sz="0" w:space="0" w:color="auto"/>
            <w:right w:val="none" w:sz="0" w:space="0" w:color="auto"/>
          </w:divBdr>
        </w:div>
        <w:div w:id="455560861">
          <w:marLeft w:val="640"/>
          <w:marRight w:val="0"/>
          <w:marTop w:val="0"/>
          <w:marBottom w:val="0"/>
          <w:divBdr>
            <w:top w:val="none" w:sz="0" w:space="0" w:color="auto"/>
            <w:left w:val="none" w:sz="0" w:space="0" w:color="auto"/>
            <w:bottom w:val="none" w:sz="0" w:space="0" w:color="auto"/>
            <w:right w:val="none" w:sz="0" w:space="0" w:color="auto"/>
          </w:divBdr>
        </w:div>
        <w:div w:id="1771198476">
          <w:marLeft w:val="640"/>
          <w:marRight w:val="0"/>
          <w:marTop w:val="0"/>
          <w:marBottom w:val="0"/>
          <w:divBdr>
            <w:top w:val="none" w:sz="0" w:space="0" w:color="auto"/>
            <w:left w:val="none" w:sz="0" w:space="0" w:color="auto"/>
            <w:bottom w:val="none" w:sz="0" w:space="0" w:color="auto"/>
            <w:right w:val="none" w:sz="0" w:space="0" w:color="auto"/>
          </w:divBdr>
        </w:div>
        <w:div w:id="1802652329">
          <w:marLeft w:val="640"/>
          <w:marRight w:val="0"/>
          <w:marTop w:val="0"/>
          <w:marBottom w:val="0"/>
          <w:divBdr>
            <w:top w:val="none" w:sz="0" w:space="0" w:color="auto"/>
            <w:left w:val="none" w:sz="0" w:space="0" w:color="auto"/>
            <w:bottom w:val="none" w:sz="0" w:space="0" w:color="auto"/>
            <w:right w:val="none" w:sz="0" w:space="0" w:color="auto"/>
          </w:divBdr>
        </w:div>
        <w:div w:id="1531727012">
          <w:marLeft w:val="640"/>
          <w:marRight w:val="0"/>
          <w:marTop w:val="0"/>
          <w:marBottom w:val="0"/>
          <w:divBdr>
            <w:top w:val="none" w:sz="0" w:space="0" w:color="auto"/>
            <w:left w:val="none" w:sz="0" w:space="0" w:color="auto"/>
            <w:bottom w:val="none" w:sz="0" w:space="0" w:color="auto"/>
            <w:right w:val="none" w:sz="0" w:space="0" w:color="auto"/>
          </w:divBdr>
        </w:div>
        <w:div w:id="1068191346">
          <w:marLeft w:val="640"/>
          <w:marRight w:val="0"/>
          <w:marTop w:val="0"/>
          <w:marBottom w:val="0"/>
          <w:divBdr>
            <w:top w:val="none" w:sz="0" w:space="0" w:color="auto"/>
            <w:left w:val="none" w:sz="0" w:space="0" w:color="auto"/>
            <w:bottom w:val="none" w:sz="0" w:space="0" w:color="auto"/>
            <w:right w:val="none" w:sz="0" w:space="0" w:color="auto"/>
          </w:divBdr>
        </w:div>
        <w:div w:id="162402244">
          <w:marLeft w:val="640"/>
          <w:marRight w:val="0"/>
          <w:marTop w:val="0"/>
          <w:marBottom w:val="0"/>
          <w:divBdr>
            <w:top w:val="none" w:sz="0" w:space="0" w:color="auto"/>
            <w:left w:val="none" w:sz="0" w:space="0" w:color="auto"/>
            <w:bottom w:val="none" w:sz="0" w:space="0" w:color="auto"/>
            <w:right w:val="none" w:sz="0" w:space="0" w:color="auto"/>
          </w:divBdr>
        </w:div>
        <w:div w:id="1888451629">
          <w:marLeft w:val="640"/>
          <w:marRight w:val="0"/>
          <w:marTop w:val="0"/>
          <w:marBottom w:val="0"/>
          <w:divBdr>
            <w:top w:val="none" w:sz="0" w:space="0" w:color="auto"/>
            <w:left w:val="none" w:sz="0" w:space="0" w:color="auto"/>
            <w:bottom w:val="none" w:sz="0" w:space="0" w:color="auto"/>
            <w:right w:val="none" w:sz="0" w:space="0" w:color="auto"/>
          </w:divBdr>
        </w:div>
        <w:div w:id="1957564416">
          <w:marLeft w:val="640"/>
          <w:marRight w:val="0"/>
          <w:marTop w:val="0"/>
          <w:marBottom w:val="0"/>
          <w:divBdr>
            <w:top w:val="none" w:sz="0" w:space="0" w:color="auto"/>
            <w:left w:val="none" w:sz="0" w:space="0" w:color="auto"/>
            <w:bottom w:val="none" w:sz="0" w:space="0" w:color="auto"/>
            <w:right w:val="none" w:sz="0" w:space="0" w:color="auto"/>
          </w:divBdr>
        </w:div>
        <w:div w:id="1308054487">
          <w:marLeft w:val="640"/>
          <w:marRight w:val="0"/>
          <w:marTop w:val="0"/>
          <w:marBottom w:val="0"/>
          <w:divBdr>
            <w:top w:val="none" w:sz="0" w:space="0" w:color="auto"/>
            <w:left w:val="none" w:sz="0" w:space="0" w:color="auto"/>
            <w:bottom w:val="none" w:sz="0" w:space="0" w:color="auto"/>
            <w:right w:val="none" w:sz="0" w:space="0" w:color="auto"/>
          </w:divBdr>
        </w:div>
        <w:div w:id="12610278">
          <w:marLeft w:val="640"/>
          <w:marRight w:val="0"/>
          <w:marTop w:val="0"/>
          <w:marBottom w:val="0"/>
          <w:divBdr>
            <w:top w:val="none" w:sz="0" w:space="0" w:color="auto"/>
            <w:left w:val="none" w:sz="0" w:space="0" w:color="auto"/>
            <w:bottom w:val="none" w:sz="0" w:space="0" w:color="auto"/>
            <w:right w:val="none" w:sz="0" w:space="0" w:color="auto"/>
          </w:divBdr>
        </w:div>
        <w:div w:id="299655939">
          <w:marLeft w:val="640"/>
          <w:marRight w:val="0"/>
          <w:marTop w:val="0"/>
          <w:marBottom w:val="0"/>
          <w:divBdr>
            <w:top w:val="none" w:sz="0" w:space="0" w:color="auto"/>
            <w:left w:val="none" w:sz="0" w:space="0" w:color="auto"/>
            <w:bottom w:val="none" w:sz="0" w:space="0" w:color="auto"/>
            <w:right w:val="none" w:sz="0" w:space="0" w:color="auto"/>
          </w:divBdr>
        </w:div>
        <w:div w:id="379984837">
          <w:marLeft w:val="640"/>
          <w:marRight w:val="0"/>
          <w:marTop w:val="0"/>
          <w:marBottom w:val="0"/>
          <w:divBdr>
            <w:top w:val="none" w:sz="0" w:space="0" w:color="auto"/>
            <w:left w:val="none" w:sz="0" w:space="0" w:color="auto"/>
            <w:bottom w:val="none" w:sz="0" w:space="0" w:color="auto"/>
            <w:right w:val="none" w:sz="0" w:space="0" w:color="auto"/>
          </w:divBdr>
        </w:div>
        <w:div w:id="1890919954">
          <w:marLeft w:val="640"/>
          <w:marRight w:val="0"/>
          <w:marTop w:val="0"/>
          <w:marBottom w:val="0"/>
          <w:divBdr>
            <w:top w:val="none" w:sz="0" w:space="0" w:color="auto"/>
            <w:left w:val="none" w:sz="0" w:space="0" w:color="auto"/>
            <w:bottom w:val="none" w:sz="0" w:space="0" w:color="auto"/>
            <w:right w:val="none" w:sz="0" w:space="0" w:color="auto"/>
          </w:divBdr>
        </w:div>
        <w:div w:id="474952211">
          <w:marLeft w:val="640"/>
          <w:marRight w:val="0"/>
          <w:marTop w:val="0"/>
          <w:marBottom w:val="0"/>
          <w:divBdr>
            <w:top w:val="none" w:sz="0" w:space="0" w:color="auto"/>
            <w:left w:val="none" w:sz="0" w:space="0" w:color="auto"/>
            <w:bottom w:val="none" w:sz="0" w:space="0" w:color="auto"/>
            <w:right w:val="none" w:sz="0" w:space="0" w:color="auto"/>
          </w:divBdr>
        </w:div>
        <w:div w:id="737628443">
          <w:marLeft w:val="640"/>
          <w:marRight w:val="0"/>
          <w:marTop w:val="0"/>
          <w:marBottom w:val="0"/>
          <w:divBdr>
            <w:top w:val="none" w:sz="0" w:space="0" w:color="auto"/>
            <w:left w:val="none" w:sz="0" w:space="0" w:color="auto"/>
            <w:bottom w:val="none" w:sz="0" w:space="0" w:color="auto"/>
            <w:right w:val="none" w:sz="0" w:space="0" w:color="auto"/>
          </w:divBdr>
        </w:div>
        <w:div w:id="718165758">
          <w:marLeft w:val="640"/>
          <w:marRight w:val="0"/>
          <w:marTop w:val="0"/>
          <w:marBottom w:val="0"/>
          <w:divBdr>
            <w:top w:val="none" w:sz="0" w:space="0" w:color="auto"/>
            <w:left w:val="none" w:sz="0" w:space="0" w:color="auto"/>
            <w:bottom w:val="none" w:sz="0" w:space="0" w:color="auto"/>
            <w:right w:val="none" w:sz="0" w:space="0" w:color="auto"/>
          </w:divBdr>
        </w:div>
      </w:divsChild>
    </w:div>
    <w:div w:id="45111998">
      <w:bodyDiv w:val="1"/>
      <w:marLeft w:val="0"/>
      <w:marRight w:val="0"/>
      <w:marTop w:val="0"/>
      <w:marBottom w:val="0"/>
      <w:divBdr>
        <w:top w:val="none" w:sz="0" w:space="0" w:color="auto"/>
        <w:left w:val="none" w:sz="0" w:space="0" w:color="auto"/>
        <w:bottom w:val="none" w:sz="0" w:space="0" w:color="auto"/>
        <w:right w:val="none" w:sz="0" w:space="0" w:color="auto"/>
      </w:divBdr>
      <w:divsChild>
        <w:div w:id="41515008">
          <w:marLeft w:val="640"/>
          <w:marRight w:val="0"/>
          <w:marTop w:val="0"/>
          <w:marBottom w:val="0"/>
          <w:divBdr>
            <w:top w:val="none" w:sz="0" w:space="0" w:color="auto"/>
            <w:left w:val="none" w:sz="0" w:space="0" w:color="auto"/>
            <w:bottom w:val="none" w:sz="0" w:space="0" w:color="auto"/>
            <w:right w:val="none" w:sz="0" w:space="0" w:color="auto"/>
          </w:divBdr>
        </w:div>
        <w:div w:id="51730791">
          <w:marLeft w:val="640"/>
          <w:marRight w:val="0"/>
          <w:marTop w:val="0"/>
          <w:marBottom w:val="0"/>
          <w:divBdr>
            <w:top w:val="none" w:sz="0" w:space="0" w:color="auto"/>
            <w:left w:val="none" w:sz="0" w:space="0" w:color="auto"/>
            <w:bottom w:val="none" w:sz="0" w:space="0" w:color="auto"/>
            <w:right w:val="none" w:sz="0" w:space="0" w:color="auto"/>
          </w:divBdr>
        </w:div>
        <w:div w:id="122845280">
          <w:marLeft w:val="640"/>
          <w:marRight w:val="0"/>
          <w:marTop w:val="0"/>
          <w:marBottom w:val="0"/>
          <w:divBdr>
            <w:top w:val="none" w:sz="0" w:space="0" w:color="auto"/>
            <w:left w:val="none" w:sz="0" w:space="0" w:color="auto"/>
            <w:bottom w:val="none" w:sz="0" w:space="0" w:color="auto"/>
            <w:right w:val="none" w:sz="0" w:space="0" w:color="auto"/>
          </w:divBdr>
        </w:div>
        <w:div w:id="160245182">
          <w:marLeft w:val="640"/>
          <w:marRight w:val="0"/>
          <w:marTop w:val="0"/>
          <w:marBottom w:val="0"/>
          <w:divBdr>
            <w:top w:val="none" w:sz="0" w:space="0" w:color="auto"/>
            <w:left w:val="none" w:sz="0" w:space="0" w:color="auto"/>
            <w:bottom w:val="none" w:sz="0" w:space="0" w:color="auto"/>
            <w:right w:val="none" w:sz="0" w:space="0" w:color="auto"/>
          </w:divBdr>
        </w:div>
        <w:div w:id="168569183">
          <w:marLeft w:val="640"/>
          <w:marRight w:val="0"/>
          <w:marTop w:val="0"/>
          <w:marBottom w:val="0"/>
          <w:divBdr>
            <w:top w:val="none" w:sz="0" w:space="0" w:color="auto"/>
            <w:left w:val="none" w:sz="0" w:space="0" w:color="auto"/>
            <w:bottom w:val="none" w:sz="0" w:space="0" w:color="auto"/>
            <w:right w:val="none" w:sz="0" w:space="0" w:color="auto"/>
          </w:divBdr>
        </w:div>
        <w:div w:id="234439304">
          <w:marLeft w:val="640"/>
          <w:marRight w:val="0"/>
          <w:marTop w:val="0"/>
          <w:marBottom w:val="0"/>
          <w:divBdr>
            <w:top w:val="none" w:sz="0" w:space="0" w:color="auto"/>
            <w:left w:val="none" w:sz="0" w:space="0" w:color="auto"/>
            <w:bottom w:val="none" w:sz="0" w:space="0" w:color="auto"/>
            <w:right w:val="none" w:sz="0" w:space="0" w:color="auto"/>
          </w:divBdr>
        </w:div>
        <w:div w:id="274797874">
          <w:marLeft w:val="640"/>
          <w:marRight w:val="0"/>
          <w:marTop w:val="0"/>
          <w:marBottom w:val="0"/>
          <w:divBdr>
            <w:top w:val="none" w:sz="0" w:space="0" w:color="auto"/>
            <w:left w:val="none" w:sz="0" w:space="0" w:color="auto"/>
            <w:bottom w:val="none" w:sz="0" w:space="0" w:color="auto"/>
            <w:right w:val="none" w:sz="0" w:space="0" w:color="auto"/>
          </w:divBdr>
        </w:div>
        <w:div w:id="305400254">
          <w:marLeft w:val="640"/>
          <w:marRight w:val="0"/>
          <w:marTop w:val="0"/>
          <w:marBottom w:val="0"/>
          <w:divBdr>
            <w:top w:val="none" w:sz="0" w:space="0" w:color="auto"/>
            <w:left w:val="none" w:sz="0" w:space="0" w:color="auto"/>
            <w:bottom w:val="none" w:sz="0" w:space="0" w:color="auto"/>
            <w:right w:val="none" w:sz="0" w:space="0" w:color="auto"/>
          </w:divBdr>
        </w:div>
        <w:div w:id="342900449">
          <w:marLeft w:val="640"/>
          <w:marRight w:val="0"/>
          <w:marTop w:val="0"/>
          <w:marBottom w:val="0"/>
          <w:divBdr>
            <w:top w:val="none" w:sz="0" w:space="0" w:color="auto"/>
            <w:left w:val="none" w:sz="0" w:space="0" w:color="auto"/>
            <w:bottom w:val="none" w:sz="0" w:space="0" w:color="auto"/>
            <w:right w:val="none" w:sz="0" w:space="0" w:color="auto"/>
          </w:divBdr>
        </w:div>
        <w:div w:id="366371489">
          <w:marLeft w:val="640"/>
          <w:marRight w:val="0"/>
          <w:marTop w:val="0"/>
          <w:marBottom w:val="0"/>
          <w:divBdr>
            <w:top w:val="none" w:sz="0" w:space="0" w:color="auto"/>
            <w:left w:val="none" w:sz="0" w:space="0" w:color="auto"/>
            <w:bottom w:val="none" w:sz="0" w:space="0" w:color="auto"/>
            <w:right w:val="none" w:sz="0" w:space="0" w:color="auto"/>
          </w:divBdr>
        </w:div>
        <w:div w:id="413822350">
          <w:marLeft w:val="640"/>
          <w:marRight w:val="0"/>
          <w:marTop w:val="0"/>
          <w:marBottom w:val="0"/>
          <w:divBdr>
            <w:top w:val="none" w:sz="0" w:space="0" w:color="auto"/>
            <w:left w:val="none" w:sz="0" w:space="0" w:color="auto"/>
            <w:bottom w:val="none" w:sz="0" w:space="0" w:color="auto"/>
            <w:right w:val="none" w:sz="0" w:space="0" w:color="auto"/>
          </w:divBdr>
        </w:div>
        <w:div w:id="422065959">
          <w:marLeft w:val="640"/>
          <w:marRight w:val="0"/>
          <w:marTop w:val="0"/>
          <w:marBottom w:val="0"/>
          <w:divBdr>
            <w:top w:val="none" w:sz="0" w:space="0" w:color="auto"/>
            <w:left w:val="none" w:sz="0" w:space="0" w:color="auto"/>
            <w:bottom w:val="none" w:sz="0" w:space="0" w:color="auto"/>
            <w:right w:val="none" w:sz="0" w:space="0" w:color="auto"/>
          </w:divBdr>
        </w:div>
        <w:div w:id="427623643">
          <w:marLeft w:val="640"/>
          <w:marRight w:val="0"/>
          <w:marTop w:val="0"/>
          <w:marBottom w:val="0"/>
          <w:divBdr>
            <w:top w:val="none" w:sz="0" w:space="0" w:color="auto"/>
            <w:left w:val="none" w:sz="0" w:space="0" w:color="auto"/>
            <w:bottom w:val="none" w:sz="0" w:space="0" w:color="auto"/>
            <w:right w:val="none" w:sz="0" w:space="0" w:color="auto"/>
          </w:divBdr>
        </w:div>
        <w:div w:id="477890509">
          <w:marLeft w:val="640"/>
          <w:marRight w:val="0"/>
          <w:marTop w:val="0"/>
          <w:marBottom w:val="0"/>
          <w:divBdr>
            <w:top w:val="none" w:sz="0" w:space="0" w:color="auto"/>
            <w:left w:val="none" w:sz="0" w:space="0" w:color="auto"/>
            <w:bottom w:val="none" w:sz="0" w:space="0" w:color="auto"/>
            <w:right w:val="none" w:sz="0" w:space="0" w:color="auto"/>
          </w:divBdr>
        </w:div>
        <w:div w:id="479732991">
          <w:marLeft w:val="640"/>
          <w:marRight w:val="0"/>
          <w:marTop w:val="0"/>
          <w:marBottom w:val="0"/>
          <w:divBdr>
            <w:top w:val="none" w:sz="0" w:space="0" w:color="auto"/>
            <w:left w:val="none" w:sz="0" w:space="0" w:color="auto"/>
            <w:bottom w:val="none" w:sz="0" w:space="0" w:color="auto"/>
            <w:right w:val="none" w:sz="0" w:space="0" w:color="auto"/>
          </w:divBdr>
        </w:div>
        <w:div w:id="602608870">
          <w:marLeft w:val="640"/>
          <w:marRight w:val="0"/>
          <w:marTop w:val="0"/>
          <w:marBottom w:val="0"/>
          <w:divBdr>
            <w:top w:val="none" w:sz="0" w:space="0" w:color="auto"/>
            <w:left w:val="none" w:sz="0" w:space="0" w:color="auto"/>
            <w:bottom w:val="none" w:sz="0" w:space="0" w:color="auto"/>
            <w:right w:val="none" w:sz="0" w:space="0" w:color="auto"/>
          </w:divBdr>
        </w:div>
        <w:div w:id="617495952">
          <w:marLeft w:val="640"/>
          <w:marRight w:val="0"/>
          <w:marTop w:val="0"/>
          <w:marBottom w:val="0"/>
          <w:divBdr>
            <w:top w:val="none" w:sz="0" w:space="0" w:color="auto"/>
            <w:left w:val="none" w:sz="0" w:space="0" w:color="auto"/>
            <w:bottom w:val="none" w:sz="0" w:space="0" w:color="auto"/>
            <w:right w:val="none" w:sz="0" w:space="0" w:color="auto"/>
          </w:divBdr>
        </w:div>
        <w:div w:id="673193302">
          <w:marLeft w:val="640"/>
          <w:marRight w:val="0"/>
          <w:marTop w:val="0"/>
          <w:marBottom w:val="0"/>
          <w:divBdr>
            <w:top w:val="none" w:sz="0" w:space="0" w:color="auto"/>
            <w:left w:val="none" w:sz="0" w:space="0" w:color="auto"/>
            <w:bottom w:val="none" w:sz="0" w:space="0" w:color="auto"/>
            <w:right w:val="none" w:sz="0" w:space="0" w:color="auto"/>
          </w:divBdr>
        </w:div>
        <w:div w:id="690182189">
          <w:marLeft w:val="640"/>
          <w:marRight w:val="0"/>
          <w:marTop w:val="0"/>
          <w:marBottom w:val="0"/>
          <w:divBdr>
            <w:top w:val="none" w:sz="0" w:space="0" w:color="auto"/>
            <w:left w:val="none" w:sz="0" w:space="0" w:color="auto"/>
            <w:bottom w:val="none" w:sz="0" w:space="0" w:color="auto"/>
            <w:right w:val="none" w:sz="0" w:space="0" w:color="auto"/>
          </w:divBdr>
        </w:div>
        <w:div w:id="716854851">
          <w:marLeft w:val="640"/>
          <w:marRight w:val="0"/>
          <w:marTop w:val="0"/>
          <w:marBottom w:val="0"/>
          <w:divBdr>
            <w:top w:val="none" w:sz="0" w:space="0" w:color="auto"/>
            <w:left w:val="none" w:sz="0" w:space="0" w:color="auto"/>
            <w:bottom w:val="none" w:sz="0" w:space="0" w:color="auto"/>
            <w:right w:val="none" w:sz="0" w:space="0" w:color="auto"/>
          </w:divBdr>
        </w:div>
        <w:div w:id="727269381">
          <w:marLeft w:val="640"/>
          <w:marRight w:val="0"/>
          <w:marTop w:val="0"/>
          <w:marBottom w:val="0"/>
          <w:divBdr>
            <w:top w:val="none" w:sz="0" w:space="0" w:color="auto"/>
            <w:left w:val="none" w:sz="0" w:space="0" w:color="auto"/>
            <w:bottom w:val="none" w:sz="0" w:space="0" w:color="auto"/>
            <w:right w:val="none" w:sz="0" w:space="0" w:color="auto"/>
          </w:divBdr>
        </w:div>
        <w:div w:id="801577969">
          <w:marLeft w:val="640"/>
          <w:marRight w:val="0"/>
          <w:marTop w:val="0"/>
          <w:marBottom w:val="0"/>
          <w:divBdr>
            <w:top w:val="none" w:sz="0" w:space="0" w:color="auto"/>
            <w:left w:val="none" w:sz="0" w:space="0" w:color="auto"/>
            <w:bottom w:val="none" w:sz="0" w:space="0" w:color="auto"/>
            <w:right w:val="none" w:sz="0" w:space="0" w:color="auto"/>
          </w:divBdr>
        </w:div>
        <w:div w:id="846284393">
          <w:marLeft w:val="640"/>
          <w:marRight w:val="0"/>
          <w:marTop w:val="0"/>
          <w:marBottom w:val="0"/>
          <w:divBdr>
            <w:top w:val="none" w:sz="0" w:space="0" w:color="auto"/>
            <w:left w:val="none" w:sz="0" w:space="0" w:color="auto"/>
            <w:bottom w:val="none" w:sz="0" w:space="0" w:color="auto"/>
            <w:right w:val="none" w:sz="0" w:space="0" w:color="auto"/>
          </w:divBdr>
        </w:div>
        <w:div w:id="851450544">
          <w:marLeft w:val="640"/>
          <w:marRight w:val="0"/>
          <w:marTop w:val="0"/>
          <w:marBottom w:val="0"/>
          <w:divBdr>
            <w:top w:val="none" w:sz="0" w:space="0" w:color="auto"/>
            <w:left w:val="none" w:sz="0" w:space="0" w:color="auto"/>
            <w:bottom w:val="none" w:sz="0" w:space="0" w:color="auto"/>
            <w:right w:val="none" w:sz="0" w:space="0" w:color="auto"/>
          </w:divBdr>
        </w:div>
        <w:div w:id="891500283">
          <w:marLeft w:val="640"/>
          <w:marRight w:val="0"/>
          <w:marTop w:val="0"/>
          <w:marBottom w:val="0"/>
          <w:divBdr>
            <w:top w:val="none" w:sz="0" w:space="0" w:color="auto"/>
            <w:left w:val="none" w:sz="0" w:space="0" w:color="auto"/>
            <w:bottom w:val="none" w:sz="0" w:space="0" w:color="auto"/>
            <w:right w:val="none" w:sz="0" w:space="0" w:color="auto"/>
          </w:divBdr>
        </w:div>
        <w:div w:id="897976305">
          <w:marLeft w:val="640"/>
          <w:marRight w:val="0"/>
          <w:marTop w:val="0"/>
          <w:marBottom w:val="0"/>
          <w:divBdr>
            <w:top w:val="none" w:sz="0" w:space="0" w:color="auto"/>
            <w:left w:val="none" w:sz="0" w:space="0" w:color="auto"/>
            <w:bottom w:val="none" w:sz="0" w:space="0" w:color="auto"/>
            <w:right w:val="none" w:sz="0" w:space="0" w:color="auto"/>
          </w:divBdr>
        </w:div>
        <w:div w:id="944967411">
          <w:marLeft w:val="640"/>
          <w:marRight w:val="0"/>
          <w:marTop w:val="0"/>
          <w:marBottom w:val="0"/>
          <w:divBdr>
            <w:top w:val="none" w:sz="0" w:space="0" w:color="auto"/>
            <w:left w:val="none" w:sz="0" w:space="0" w:color="auto"/>
            <w:bottom w:val="none" w:sz="0" w:space="0" w:color="auto"/>
            <w:right w:val="none" w:sz="0" w:space="0" w:color="auto"/>
          </w:divBdr>
        </w:div>
        <w:div w:id="947659500">
          <w:marLeft w:val="640"/>
          <w:marRight w:val="0"/>
          <w:marTop w:val="0"/>
          <w:marBottom w:val="0"/>
          <w:divBdr>
            <w:top w:val="none" w:sz="0" w:space="0" w:color="auto"/>
            <w:left w:val="none" w:sz="0" w:space="0" w:color="auto"/>
            <w:bottom w:val="none" w:sz="0" w:space="0" w:color="auto"/>
            <w:right w:val="none" w:sz="0" w:space="0" w:color="auto"/>
          </w:divBdr>
        </w:div>
        <w:div w:id="1001079612">
          <w:marLeft w:val="640"/>
          <w:marRight w:val="0"/>
          <w:marTop w:val="0"/>
          <w:marBottom w:val="0"/>
          <w:divBdr>
            <w:top w:val="none" w:sz="0" w:space="0" w:color="auto"/>
            <w:left w:val="none" w:sz="0" w:space="0" w:color="auto"/>
            <w:bottom w:val="none" w:sz="0" w:space="0" w:color="auto"/>
            <w:right w:val="none" w:sz="0" w:space="0" w:color="auto"/>
          </w:divBdr>
        </w:div>
        <w:div w:id="1032455690">
          <w:marLeft w:val="640"/>
          <w:marRight w:val="0"/>
          <w:marTop w:val="0"/>
          <w:marBottom w:val="0"/>
          <w:divBdr>
            <w:top w:val="none" w:sz="0" w:space="0" w:color="auto"/>
            <w:left w:val="none" w:sz="0" w:space="0" w:color="auto"/>
            <w:bottom w:val="none" w:sz="0" w:space="0" w:color="auto"/>
            <w:right w:val="none" w:sz="0" w:space="0" w:color="auto"/>
          </w:divBdr>
        </w:div>
        <w:div w:id="1155419346">
          <w:marLeft w:val="640"/>
          <w:marRight w:val="0"/>
          <w:marTop w:val="0"/>
          <w:marBottom w:val="0"/>
          <w:divBdr>
            <w:top w:val="none" w:sz="0" w:space="0" w:color="auto"/>
            <w:left w:val="none" w:sz="0" w:space="0" w:color="auto"/>
            <w:bottom w:val="none" w:sz="0" w:space="0" w:color="auto"/>
            <w:right w:val="none" w:sz="0" w:space="0" w:color="auto"/>
          </w:divBdr>
        </w:div>
        <w:div w:id="1184901537">
          <w:marLeft w:val="640"/>
          <w:marRight w:val="0"/>
          <w:marTop w:val="0"/>
          <w:marBottom w:val="0"/>
          <w:divBdr>
            <w:top w:val="none" w:sz="0" w:space="0" w:color="auto"/>
            <w:left w:val="none" w:sz="0" w:space="0" w:color="auto"/>
            <w:bottom w:val="none" w:sz="0" w:space="0" w:color="auto"/>
            <w:right w:val="none" w:sz="0" w:space="0" w:color="auto"/>
          </w:divBdr>
        </w:div>
        <w:div w:id="1212617414">
          <w:marLeft w:val="640"/>
          <w:marRight w:val="0"/>
          <w:marTop w:val="0"/>
          <w:marBottom w:val="0"/>
          <w:divBdr>
            <w:top w:val="none" w:sz="0" w:space="0" w:color="auto"/>
            <w:left w:val="none" w:sz="0" w:space="0" w:color="auto"/>
            <w:bottom w:val="none" w:sz="0" w:space="0" w:color="auto"/>
            <w:right w:val="none" w:sz="0" w:space="0" w:color="auto"/>
          </w:divBdr>
        </w:div>
        <w:div w:id="1213227222">
          <w:marLeft w:val="640"/>
          <w:marRight w:val="0"/>
          <w:marTop w:val="0"/>
          <w:marBottom w:val="0"/>
          <w:divBdr>
            <w:top w:val="none" w:sz="0" w:space="0" w:color="auto"/>
            <w:left w:val="none" w:sz="0" w:space="0" w:color="auto"/>
            <w:bottom w:val="none" w:sz="0" w:space="0" w:color="auto"/>
            <w:right w:val="none" w:sz="0" w:space="0" w:color="auto"/>
          </w:divBdr>
        </w:div>
        <w:div w:id="1220168189">
          <w:marLeft w:val="640"/>
          <w:marRight w:val="0"/>
          <w:marTop w:val="0"/>
          <w:marBottom w:val="0"/>
          <w:divBdr>
            <w:top w:val="none" w:sz="0" w:space="0" w:color="auto"/>
            <w:left w:val="none" w:sz="0" w:space="0" w:color="auto"/>
            <w:bottom w:val="none" w:sz="0" w:space="0" w:color="auto"/>
            <w:right w:val="none" w:sz="0" w:space="0" w:color="auto"/>
          </w:divBdr>
        </w:div>
        <w:div w:id="1231387851">
          <w:marLeft w:val="640"/>
          <w:marRight w:val="0"/>
          <w:marTop w:val="0"/>
          <w:marBottom w:val="0"/>
          <w:divBdr>
            <w:top w:val="none" w:sz="0" w:space="0" w:color="auto"/>
            <w:left w:val="none" w:sz="0" w:space="0" w:color="auto"/>
            <w:bottom w:val="none" w:sz="0" w:space="0" w:color="auto"/>
            <w:right w:val="none" w:sz="0" w:space="0" w:color="auto"/>
          </w:divBdr>
        </w:div>
        <w:div w:id="1260485542">
          <w:marLeft w:val="640"/>
          <w:marRight w:val="0"/>
          <w:marTop w:val="0"/>
          <w:marBottom w:val="0"/>
          <w:divBdr>
            <w:top w:val="none" w:sz="0" w:space="0" w:color="auto"/>
            <w:left w:val="none" w:sz="0" w:space="0" w:color="auto"/>
            <w:bottom w:val="none" w:sz="0" w:space="0" w:color="auto"/>
            <w:right w:val="none" w:sz="0" w:space="0" w:color="auto"/>
          </w:divBdr>
        </w:div>
        <w:div w:id="1291279870">
          <w:marLeft w:val="640"/>
          <w:marRight w:val="0"/>
          <w:marTop w:val="0"/>
          <w:marBottom w:val="0"/>
          <w:divBdr>
            <w:top w:val="none" w:sz="0" w:space="0" w:color="auto"/>
            <w:left w:val="none" w:sz="0" w:space="0" w:color="auto"/>
            <w:bottom w:val="none" w:sz="0" w:space="0" w:color="auto"/>
            <w:right w:val="none" w:sz="0" w:space="0" w:color="auto"/>
          </w:divBdr>
        </w:div>
        <w:div w:id="1295021758">
          <w:marLeft w:val="640"/>
          <w:marRight w:val="0"/>
          <w:marTop w:val="0"/>
          <w:marBottom w:val="0"/>
          <w:divBdr>
            <w:top w:val="none" w:sz="0" w:space="0" w:color="auto"/>
            <w:left w:val="none" w:sz="0" w:space="0" w:color="auto"/>
            <w:bottom w:val="none" w:sz="0" w:space="0" w:color="auto"/>
            <w:right w:val="none" w:sz="0" w:space="0" w:color="auto"/>
          </w:divBdr>
        </w:div>
        <w:div w:id="1349672803">
          <w:marLeft w:val="640"/>
          <w:marRight w:val="0"/>
          <w:marTop w:val="0"/>
          <w:marBottom w:val="0"/>
          <w:divBdr>
            <w:top w:val="none" w:sz="0" w:space="0" w:color="auto"/>
            <w:left w:val="none" w:sz="0" w:space="0" w:color="auto"/>
            <w:bottom w:val="none" w:sz="0" w:space="0" w:color="auto"/>
            <w:right w:val="none" w:sz="0" w:space="0" w:color="auto"/>
          </w:divBdr>
        </w:div>
        <w:div w:id="1352948096">
          <w:marLeft w:val="640"/>
          <w:marRight w:val="0"/>
          <w:marTop w:val="0"/>
          <w:marBottom w:val="0"/>
          <w:divBdr>
            <w:top w:val="none" w:sz="0" w:space="0" w:color="auto"/>
            <w:left w:val="none" w:sz="0" w:space="0" w:color="auto"/>
            <w:bottom w:val="none" w:sz="0" w:space="0" w:color="auto"/>
            <w:right w:val="none" w:sz="0" w:space="0" w:color="auto"/>
          </w:divBdr>
        </w:div>
        <w:div w:id="1370840157">
          <w:marLeft w:val="640"/>
          <w:marRight w:val="0"/>
          <w:marTop w:val="0"/>
          <w:marBottom w:val="0"/>
          <w:divBdr>
            <w:top w:val="none" w:sz="0" w:space="0" w:color="auto"/>
            <w:left w:val="none" w:sz="0" w:space="0" w:color="auto"/>
            <w:bottom w:val="none" w:sz="0" w:space="0" w:color="auto"/>
            <w:right w:val="none" w:sz="0" w:space="0" w:color="auto"/>
          </w:divBdr>
        </w:div>
        <w:div w:id="1378161847">
          <w:marLeft w:val="640"/>
          <w:marRight w:val="0"/>
          <w:marTop w:val="0"/>
          <w:marBottom w:val="0"/>
          <w:divBdr>
            <w:top w:val="none" w:sz="0" w:space="0" w:color="auto"/>
            <w:left w:val="none" w:sz="0" w:space="0" w:color="auto"/>
            <w:bottom w:val="none" w:sz="0" w:space="0" w:color="auto"/>
            <w:right w:val="none" w:sz="0" w:space="0" w:color="auto"/>
          </w:divBdr>
        </w:div>
        <w:div w:id="1385131439">
          <w:marLeft w:val="640"/>
          <w:marRight w:val="0"/>
          <w:marTop w:val="0"/>
          <w:marBottom w:val="0"/>
          <w:divBdr>
            <w:top w:val="none" w:sz="0" w:space="0" w:color="auto"/>
            <w:left w:val="none" w:sz="0" w:space="0" w:color="auto"/>
            <w:bottom w:val="none" w:sz="0" w:space="0" w:color="auto"/>
            <w:right w:val="none" w:sz="0" w:space="0" w:color="auto"/>
          </w:divBdr>
        </w:div>
        <w:div w:id="1403720599">
          <w:marLeft w:val="640"/>
          <w:marRight w:val="0"/>
          <w:marTop w:val="0"/>
          <w:marBottom w:val="0"/>
          <w:divBdr>
            <w:top w:val="none" w:sz="0" w:space="0" w:color="auto"/>
            <w:left w:val="none" w:sz="0" w:space="0" w:color="auto"/>
            <w:bottom w:val="none" w:sz="0" w:space="0" w:color="auto"/>
            <w:right w:val="none" w:sz="0" w:space="0" w:color="auto"/>
          </w:divBdr>
        </w:div>
        <w:div w:id="1436562727">
          <w:marLeft w:val="640"/>
          <w:marRight w:val="0"/>
          <w:marTop w:val="0"/>
          <w:marBottom w:val="0"/>
          <w:divBdr>
            <w:top w:val="none" w:sz="0" w:space="0" w:color="auto"/>
            <w:left w:val="none" w:sz="0" w:space="0" w:color="auto"/>
            <w:bottom w:val="none" w:sz="0" w:space="0" w:color="auto"/>
            <w:right w:val="none" w:sz="0" w:space="0" w:color="auto"/>
          </w:divBdr>
        </w:div>
        <w:div w:id="1483153298">
          <w:marLeft w:val="640"/>
          <w:marRight w:val="0"/>
          <w:marTop w:val="0"/>
          <w:marBottom w:val="0"/>
          <w:divBdr>
            <w:top w:val="none" w:sz="0" w:space="0" w:color="auto"/>
            <w:left w:val="none" w:sz="0" w:space="0" w:color="auto"/>
            <w:bottom w:val="none" w:sz="0" w:space="0" w:color="auto"/>
            <w:right w:val="none" w:sz="0" w:space="0" w:color="auto"/>
          </w:divBdr>
        </w:div>
        <w:div w:id="1538201831">
          <w:marLeft w:val="640"/>
          <w:marRight w:val="0"/>
          <w:marTop w:val="0"/>
          <w:marBottom w:val="0"/>
          <w:divBdr>
            <w:top w:val="none" w:sz="0" w:space="0" w:color="auto"/>
            <w:left w:val="none" w:sz="0" w:space="0" w:color="auto"/>
            <w:bottom w:val="none" w:sz="0" w:space="0" w:color="auto"/>
            <w:right w:val="none" w:sz="0" w:space="0" w:color="auto"/>
          </w:divBdr>
        </w:div>
        <w:div w:id="1588882171">
          <w:marLeft w:val="640"/>
          <w:marRight w:val="0"/>
          <w:marTop w:val="0"/>
          <w:marBottom w:val="0"/>
          <w:divBdr>
            <w:top w:val="none" w:sz="0" w:space="0" w:color="auto"/>
            <w:left w:val="none" w:sz="0" w:space="0" w:color="auto"/>
            <w:bottom w:val="none" w:sz="0" w:space="0" w:color="auto"/>
            <w:right w:val="none" w:sz="0" w:space="0" w:color="auto"/>
          </w:divBdr>
        </w:div>
        <w:div w:id="1619144689">
          <w:marLeft w:val="640"/>
          <w:marRight w:val="0"/>
          <w:marTop w:val="0"/>
          <w:marBottom w:val="0"/>
          <w:divBdr>
            <w:top w:val="none" w:sz="0" w:space="0" w:color="auto"/>
            <w:left w:val="none" w:sz="0" w:space="0" w:color="auto"/>
            <w:bottom w:val="none" w:sz="0" w:space="0" w:color="auto"/>
            <w:right w:val="none" w:sz="0" w:space="0" w:color="auto"/>
          </w:divBdr>
        </w:div>
        <w:div w:id="1687094824">
          <w:marLeft w:val="640"/>
          <w:marRight w:val="0"/>
          <w:marTop w:val="0"/>
          <w:marBottom w:val="0"/>
          <w:divBdr>
            <w:top w:val="none" w:sz="0" w:space="0" w:color="auto"/>
            <w:left w:val="none" w:sz="0" w:space="0" w:color="auto"/>
            <w:bottom w:val="none" w:sz="0" w:space="0" w:color="auto"/>
            <w:right w:val="none" w:sz="0" w:space="0" w:color="auto"/>
          </w:divBdr>
        </w:div>
        <w:div w:id="1702439345">
          <w:marLeft w:val="640"/>
          <w:marRight w:val="0"/>
          <w:marTop w:val="0"/>
          <w:marBottom w:val="0"/>
          <w:divBdr>
            <w:top w:val="none" w:sz="0" w:space="0" w:color="auto"/>
            <w:left w:val="none" w:sz="0" w:space="0" w:color="auto"/>
            <w:bottom w:val="none" w:sz="0" w:space="0" w:color="auto"/>
            <w:right w:val="none" w:sz="0" w:space="0" w:color="auto"/>
          </w:divBdr>
        </w:div>
        <w:div w:id="1786773984">
          <w:marLeft w:val="640"/>
          <w:marRight w:val="0"/>
          <w:marTop w:val="0"/>
          <w:marBottom w:val="0"/>
          <w:divBdr>
            <w:top w:val="none" w:sz="0" w:space="0" w:color="auto"/>
            <w:left w:val="none" w:sz="0" w:space="0" w:color="auto"/>
            <w:bottom w:val="none" w:sz="0" w:space="0" w:color="auto"/>
            <w:right w:val="none" w:sz="0" w:space="0" w:color="auto"/>
          </w:divBdr>
        </w:div>
        <w:div w:id="1797025550">
          <w:marLeft w:val="640"/>
          <w:marRight w:val="0"/>
          <w:marTop w:val="0"/>
          <w:marBottom w:val="0"/>
          <w:divBdr>
            <w:top w:val="none" w:sz="0" w:space="0" w:color="auto"/>
            <w:left w:val="none" w:sz="0" w:space="0" w:color="auto"/>
            <w:bottom w:val="none" w:sz="0" w:space="0" w:color="auto"/>
            <w:right w:val="none" w:sz="0" w:space="0" w:color="auto"/>
          </w:divBdr>
        </w:div>
        <w:div w:id="1816415023">
          <w:marLeft w:val="640"/>
          <w:marRight w:val="0"/>
          <w:marTop w:val="0"/>
          <w:marBottom w:val="0"/>
          <w:divBdr>
            <w:top w:val="none" w:sz="0" w:space="0" w:color="auto"/>
            <w:left w:val="none" w:sz="0" w:space="0" w:color="auto"/>
            <w:bottom w:val="none" w:sz="0" w:space="0" w:color="auto"/>
            <w:right w:val="none" w:sz="0" w:space="0" w:color="auto"/>
          </w:divBdr>
        </w:div>
        <w:div w:id="1827042868">
          <w:marLeft w:val="640"/>
          <w:marRight w:val="0"/>
          <w:marTop w:val="0"/>
          <w:marBottom w:val="0"/>
          <w:divBdr>
            <w:top w:val="none" w:sz="0" w:space="0" w:color="auto"/>
            <w:left w:val="none" w:sz="0" w:space="0" w:color="auto"/>
            <w:bottom w:val="none" w:sz="0" w:space="0" w:color="auto"/>
            <w:right w:val="none" w:sz="0" w:space="0" w:color="auto"/>
          </w:divBdr>
        </w:div>
        <w:div w:id="1834838555">
          <w:marLeft w:val="640"/>
          <w:marRight w:val="0"/>
          <w:marTop w:val="0"/>
          <w:marBottom w:val="0"/>
          <w:divBdr>
            <w:top w:val="none" w:sz="0" w:space="0" w:color="auto"/>
            <w:left w:val="none" w:sz="0" w:space="0" w:color="auto"/>
            <w:bottom w:val="none" w:sz="0" w:space="0" w:color="auto"/>
            <w:right w:val="none" w:sz="0" w:space="0" w:color="auto"/>
          </w:divBdr>
        </w:div>
        <w:div w:id="1917009478">
          <w:marLeft w:val="640"/>
          <w:marRight w:val="0"/>
          <w:marTop w:val="0"/>
          <w:marBottom w:val="0"/>
          <w:divBdr>
            <w:top w:val="none" w:sz="0" w:space="0" w:color="auto"/>
            <w:left w:val="none" w:sz="0" w:space="0" w:color="auto"/>
            <w:bottom w:val="none" w:sz="0" w:space="0" w:color="auto"/>
            <w:right w:val="none" w:sz="0" w:space="0" w:color="auto"/>
          </w:divBdr>
        </w:div>
        <w:div w:id="1925070969">
          <w:marLeft w:val="640"/>
          <w:marRight w:val="0"/>
          <w:marTop w:val="0"/>
          <w:marBottom w:val="0"/>
          <w:divBdr>
            <w:top w:val="none" w:sz="0" w:space="0" w:color="auto"/>
            <w:left w:val="none" w:sz="0" w:space="0" w:color="auto"/>
            <w:bottom w:val="none" w:sz="0" w:space="0" w:color="auto"/>
            <w:right w:val="none" w:sz="0" w:space="0" w:color="auto"/>
          </w:divBdr>
        </w:div>
        <w:div w:id="1938555973">
          <w:marLeft w:val="640"/>
          <w:marRight w:val="0"/>
          <w:marTop w:val="0"/>
          <w:marBottom w:val="0"/>
          <w:divBdr>
            <w:top w:val="none" w:sz="0" w:space="0" w:color="auto"/>
            <w:left w:val="none" w:sz="0" w:space="0" w:color="auto"/>
            <w:bottom w:val="none" w:sz="0" w:space="0" w:color="auto"/>
            <w:right w:val="none" w:sz="0" w:space="0" w:color="auto"/>
          </w:divBdr>
        </w:div>
        <w:div w:id="1973442971">
          <w:marLeft w:val="640"/>
          <w:marRight w:val="0"/>
          <w:marTop w:val="0"/>
          <w:marBottom w:val="0"/>
          <w:divBdr>
            <w:top w:val="none" w:sz="0" w:space="0" w:color="auto"/>
            <w:left w:val="none" w:sz="0" w:space="0" w:color="auto"/>
            <w:bottom w:val="none" w:sz="0" w:space="0" w:color="auto"/>
            <w:right w:val="none" w:sz="0" w:space="0" w:color="auto"/>
          </w:divBdr>
        </w:div>
        <w:div w:id="2006780088">
          <w:marLeft w:val="640"/>
          <w:marRight w:val="0"/>
          <w:marTop w:val="0"/>
          <w:marBottom w:val="0"/>
          <w:divBdr>
            <w:top w:val="none" w:sz="0" w:space="0" w:color="auto"/>
            <w:left w:val="none" w:sz="0" w:space="0" w:color="auto"/>
            <w:bottom w:val="none" w:sz="0" w:space="0" w:color="auto"/>
            <w:right w:val="none" w:sz="0" w:space="0" w:color="auto"/>
          </w:divBdr>
        </w:div>
        <w:div w:id="2047410568">
          <w:marLeft w:val="640"/>
          <w:marRight w:val="0"/>
          <w:marTop w:val="0"/>
          <w:marBottom w:val="0"/>
          <w:divBdr>
            <w:top w:val="none" w:sz="0" w:space="0" w:color="auto"/>
            <w:left w:val="none" w:sz="0" w:space="0" w:color="auto"/>
            <w:bottom w:val="none" w:sz="0" w:space="0" w:color="auto"/>
            <w:right w:val="none" w:sz="0" w:space="0" w:color="auto"/>
          </w:divBdr>
        </w:div>
        <w:div w:id="2138716536">
          <w:marLeft w:val="640"/>
          <w:marRight w:val="0"/>
          <w:marTop w:val="0"/>
          <w:marBottom w:val="0"/>
          <w:divBdr>
            <w:top w:val="none" w:sz="0" w:space="0" w:color="auto"/>
            <w:left w:val="none" w:sz="0" w:space="0" w:color="auto"/>
            <w:bottom w:val="none" w:sz="0" w:space="0" w:color="auto"/>
            <w:right w:val="none" w:sz="0" w:space="0" w:color="auto"/>
          </w:divBdr>
        </w:div>
      </w:divsChild>
    </w:div>
    <w:div w:id="45224205">
      <w:bodyDiv w:val="1"/>
      <w:marLeft w:val="0"/>
      <w:marRight w:val="0"/>
      <w:marTop w:val="0"/>
      <w:marBottom w:val="0"/>
      <w:divBdr>
        <w:top w:val="none" w:sz="0" w:space="0" w:color="auto"/>
        <w:left w:val="none" w:sz="0" w:space="0" w:color="auto"/>
        <w:bottom w:val="none" w:sz="0" w:space="0" w:color="auto"/>
        <w:right w:val="none" w:sz="0" w:space="0" w:color="auto"/>
      </w:divBdr>
    </w:div>
    <w:div w:id="47072770">
      <w:bodyDiv w:val="1"/>
      <w:marLeft w:val="0"/>
      <w:marRight w:val="0"/>
      <w:marTop w:val="0"/>
      <w:marBottom w:val="0"/>
      <w:divBdr>
        <w:top w:val="none" w:sz="0" w:space="0" w:color="auto"/>
        <w:left w:val="none" w:sz="0" w:space="0" w:color="auto"/>
        <w:bottom w:val="none" w:sz="0" w:space="0" w:color="auto"/>
        <w:right w:val="none" w:sz="0" w:space="0" w:color="auto"/>
      </w:divBdr>
    </w:div>
    <w:div w:id="47649950">
      <w:bodyDiv w:val="1"/>
      <w:marLeft w:val="0"/>
      <w:marRight w:val="0"/>
      <w:marTop w:val="0"/>
      <w:marBottom w:val="0"/>
      <w:divBdr>
        <w:top w:val="none" w:sz="0" w:space="0" w:color="auto"/>
        <w:left w:val="none" w:sz="0" w:space="0" w:color="auto"/>
        <w:bottom w:val="none" w:sz="0" w:space="0" w:color="auto"/>
        <w:right w:val="none" w:sz="0" w:space="0" w:color="auto"/>
      </w:divBdr>
    </w:div>
    <w:div w:id="48918448">
      <w:bodyDiv w:val="1"/>
      <w:marLeft w:val="0"/>
      <w:marRight w:val="0"/>
      <w:marTop w:val="0"/>
      <w:marBottom w:val="0"/>
      <w:divBdr>
        <w:top w:val="none" w:sz="0" w:space="0" w:color="auto"/>
        <w:left w:val="none" w:sz="0" w:space="0" w:color="auto"/>
        <w:bottom w:val="none" w:sz="0" w:space="0" w:color="auto"/>
        <w:right w:val="none" w:sz="0" w:space="0" w:color="auto"/>
      </w:divBdr>
    </w:div>
    <w:div w:id="52317932">
      <w:bodyDiv w:val="1"/>
      <w:marLeft w:val="0"/>
      <w:marRight w:val="0"/>
      <w:marTop w:val="0"/>
      <w:marBottom w:val="0"/>
      <w:divBdr>
        <w:top w:val="none" w:sz="0" w:space="0" w:color="auto"/>
        <w:left w:val="none" w:sz="0" w:space="0" w:color="auto"/>
        <w:bottom w:val="none" w:sz="0" w:space="0" w:color="auto"/>
        <w:right w:val="none" w:sz="0" w:space="0" w:color="auto"/>
      </w:divBdr>
    </w:div>
    <w:div w:id="55784720">
      <w:bodyDiv w:val="1"/>
      <w:marLeft w:val="0"/>
      <w:marRight w:val="0"/>
      <w:marTop w:val="0"/>
      <w:marBottom w:val="0"/>
      <w:divBdr>
        <w:top w:val="none" w:sz="0" w:space="0" w:color="auto"/>
        <w:left w:val="none" w:sz="0" w:space="0" w:color="auto"/>
        <w:bottom w:val="none" w:sz="0" w:space="0" w:color="auto"/>
        <w:right w:val="none" w:sz="0" w:space="0" w:color="auto"/>
      </w:divBdr>
    </w:div>
    <w:div w:id="57168643">
      <w:bodyDiv w:val="1"/>
      <w:marLeft w:val="0"/>
      <w:marRight w:val="0"/>
      <w:marTop w:val="0"/>
      <w:marBottom w:val="0"/>
      <w:divBdr>
        <w:top w:val="none" w:sz="0" w:space="0" w:color="auto"/>
        <w:left w:val="none" w:sz="0" w:space="0" w:color="auto"/>
        <w:bottom w:val="none" w:sz="0" w:space="0" w:color="auto"/>
        <w:right w:val="none" w:sz="0" w:space="0" w:color="auto"/>
      </w:divBdr>
    </w:div>
    <w:div w:id="60104765">
      <w:bodyDiv w:val="1"/>
      <w:marLeft w:val="0"/>
      <w:marRight w:val="0"/>
      <w:marTop w:val="0"/>
      <w:marBottom w:val="0"/>
      <w:divBdr>
        <w:top w:val="none" w:sz="0" w:space="0" w:color="auto"/>
        <w:left w:val="none" w:sz="0" w:space="0" w:color="auto"/>
        <w:bottom w:val="none" w:sz="0" w:space="0" w:color="auto"/>
        <w:right w:val="none" w:sz="0" w:space="0" w:color="auto"/>
      </w:divBdr>
    </w:div>
    <w:div w:id="60954344">
      <w:bodyDiv w:val="1"/>
      <w:marLeft w:val="0"/>
      <w:marRight w:val="0"/>
      <w:marTop w:val="0"/>
      <w:marBottom w:val="0"/>
      <w:divBdr>
        <w:top w:val="none" w:sz="0" w:space="0" w:color="auto"/>
        <w:left w:val="none" w:sz="0" w:space="0" w:color="auto"/>
        <w:bottom w:val="none" w:sz="0" w:space="0" w:color="auto"/>
        <w:right w:val="none" w:sz="0" w:space="0" w:color="auto"/>
      </w:divBdr>
    </w:div>
    <w:div w:id="62724573">
      <w:bodyDiv w:val="1"/>
      <w:marLeft w:val="0"/>
      <w:marRight w:val="0"/>
      <w:marTop w:val="0"/>
      <w:marBottom w:val="0"/>
      <w:divBdr>
        <w:top w:val="none" w:sz="0" w:space="0" w:color="auto"/>
        <w:left w:val="none" w:sz="0" w:space="0" w:color="auto"/>
        <w:bottom w:val="none" w:sz="0" w:space="0" w:color="auto"/>
        <w:right w:val="none" w:sz="0" w:space="0" w:color="auto"/>
      </w:divBdr>
    </w:div>
    <w:div w:id="62799404">
      <w:bodyDiv w:val="1"/>
      <w:marLeft w:val="0"/>
      <w:marRight w:val="0"/>
      <w:marTop w:val="0"/>
      <w:marBottom w:val="0"/>
      <w:divBdr>
        <w:top w:val="none" w:sz="0" w:space="0" w:color="auto"/>
        <w:left w:val="none" w:sz="0" w:space="0" w:color="auto"/>
        <w:bottom w:val="none" w:sz="0" w:space="0" w:color="auto"/>
        <w:right w:val="none" w:sz="0" w:space="0" w:color="auto"/>
      </w:divBdr>
      <w:divsChild>
        <w:div w:id="45837851">
          <w:marLeft w:val="640"/>
          <w:marRight w:val="0"/>
          <w:marTop w:val="0"/>
          <w:marBottom w:val="0"/>
          <w:divBdr>
            <w:top w:val="none" w:sz="0" w:space="0" w:color="auto"/>
            <w:left w:val="none" w:sz="0" w:space="0" w:color="auto"/>
            <w:bottom w:val="none" w:sz="0" w:space="0" w:color="auto"/>
            <w:right w:val="none" w:sz="0" w:space="0" w:color="auto"/>
          </w:divBdr>
        </w:div>
        <w:div w:id="58871838">
          <w:marLeft w:val="640"/>
          <w:marRight w:val="0"/>
          <w:marTop w:val="0"/>
          <w:marBottom w:val="0"/>
          <w:divBdr>
            <w:top w:val="none" w:sz="0" w:space="0" w:color="auto"/>
            <w:left w:val="none" w:sz="0" w:space="0" w:color="auto"/>
            <w:bottom w:val="none" w:sz="0" w:space="0" w:color="auto"/>
            <w:right w:val="none" w:sz="0" w:space="0" w:color="auto"/>
          </w:divBdr>
        </w:div>
        <w:div w:id="122231915">
          <w:marLeft w:val="640"/>
          <w:marRight w:val="0"/>
          <w:marTop w:val="0"/>
          <w:marBottom w:val="0"/>
          <w:divBdr>
            <w:top w:val="none" w:sz="0" w:space="0" w:color="auto"/>
            <w:left w:val="none" w:sz="0" w:space="0" w:color="auto"/>
            <w:bottom w:val="none" w:sz="0" w:space="0" w:color="auto"/>
            <w:right w:val="none" w:sz="0" w:space="0" w:color="auto"/>
          </w:divBdr>
        </w:div>
        <w:div w:id="176576440">
          <w:marLeft w:val="640"/>
          <w:marRight w:val="0"/>
          <w:marTop w:val="0"/>
          <w:marBottom w:val="0"/>
          <w:divBdr>
            <w:top w:val="none" w:sz="0" w:space="0" w:color="auto"/>
            <w:left w:val="none" w:sz="0" w:space="0" w:color="auto"/>
            <w:bottom w:val="none" w:sz="0" w:space="0" w:color="auto"/>
            <w:right w:val="none" w:sz="0" w:space="0" w:color="auto"/>
          </w:divBdr>
        </w:div>
        <w:div w:id="235826258">
          <w:marLeft w:val="640"/>
          <w:marRight w:val="0"/>
          <w:marTop w:val="0"/>
          <w:marBottom w:val="0"/>
          <w:divBdr>
            <w:top w:val="none" w:sz="0" w:space="0" w:color="auto"/>
            <w:left w:val="none" w:sz="0" w:space="0" w:color="auto"/>
            <w:bottom w:val="none" w:sz="0" w:space="0" w:color="auto"/>
            <w:right w:val="none" w:sz="0" w:space="0" w:color="auto"/>
          </w:divBdr>
        </w:div>
        <w:div w:id="307248378">
          <w:marLeft w:val="640"/>
          <w:marRight w:val="0"/>
          <w:marTop w:val="0"/>
          <w:marBottom w:val="0"/>
          <w:divBdr>
            <w:top w:val="none" w:sz="0" w:space="0" w:color="auto"/>
            <w:left w:val="none" w:sz="0" w:space="0" w:color="auto"/>
            <w:bottom w:val="none" w:sz="0" w:space="0" w:color="auto"/>
            <w:right w:val="none" w:sz="0" w:space="0" w:color="auto"/>
          </w:divBdr>
        </w:div>
        <w:div w:id="326518627">
          <w:marLeft w:val="640"/>
          <w:marRight w:val="0"/>
          <w:marTop w:val="0"/>
          <w:marBottom w:val="0"/>
          <w:divBdr>
            <w:top w:val="none" w:sz="0" w:space="0" w:color="auto"/>
            <w:left w:val="none" w:sz="0" w:space="0" w:color="auto"/>
            <w:bottom w:val="none" w:sz="0" w:space="0" w:color="auto"/>
            <w:right w:val="none" w:sz="0" w:space="0" w:color="auto"/>
          </w:divBdr>
        </w:div>
        <w:div w:id="456141788">
          <w:marLeft w:val="640"/>
          <w:marRight w:val="0"/>
          <w:marTop w:val="0"/>
          <w:marBottom w:val="0"/>
          <w:divBdr>
            <w:top w:val="none" w:sz="0" w:space="0" w:color="auto"/>
            <w:left w:val="none" w:sz="0" w:space="0" w:color="auto"/>
            <w:bottom w:val="none" w:sz="0" w:space="0" w:color="auto"/>
            <w:right w:val="none" w:sz="0" w:space="0" w:color="auto"/>
          </w:divBdr>
        </w:div>
        <w:div w:id="544097773">
          <w:marLeft w:val="640"/>
          <w:marRight w:val="0"/>
          <w:marTop w:val="0"/>
          <w:marBottom w:val="0"/>
          <w:divBdr>
            <w:top w:val="none" w:sz="0" w:space="0" w:color="auto"/>
            <w:left w:val="none" w:sz="0" w:space="0" w:color="auto"/>
            <w:bottom w:val="none" w:sz="0" w:space="0" w:color="auto"/>
            <w:right w:val="none" w:sz="0" w:space="0" w:color="auto"/>
          </w:divBdr>
        </w:div>
        <w:div w:id="545945945">
          <w:marLeft w:val="640"/>
          <w:marRight w:val="0"/>
          <w:marTop w:val="0"/>
          <w:marBottom w:val="0"/>
          <w:divBdr>
            <w:top w:val="none" w:sz="0" w:space="0" w:color="auto"/>
            <w:left w:val="none" w:sz="0" w:space="0" w:color="auto"/>
            <w:bottom w:val="none" w:sz="0" w:space="0" w:color="auto"/>
            <w:right w:val="none" w:sz="0" w:space="0" w:color="auto"/>
          </w:divBdr>
        </w:div>
        <w:div w:id="627247207">
          <w:marLeft w:val="640"/>
          <w:marRight w:val="0"/>
          <w:marTop w:val="0"/>
          <w:marBottom w:val="0"/>
          <w:divBdr>
            <w:top w:val="none" w:sz="0" w:space="0" w:color="auto"/>
            <w:left w:val="none" w:sz="0" w:space="0" w:color="auto"/>
            <w:bottom w:val="none" w:sz="0" w:space="0" w:color="auto"/>
            <w:right w:val="none" w:sz="0" w:space="0" w:color="auto"/>
          </w:divBdr>
        </w:div>
        <w:div w:id="664095492">
          <w:marLeft w:val="640"/>
          <w:marRight w:val="0"/>
          <w:marTop w:val="0"/>
          <w:marBottom w:val="0"/>
          <w:divBdr>
            <w:top w:val="none" w:sz="0" w:space="0" w:color="auto"/>
            <w:left w:val="none" w:sz="0" w:space="0" w:color="auto"/>
            <w:bottom w:val="none" w:sz="0" w:space="0" w:color="auto"/>
            <w:right w:val="none" w:sz="0" w:space="0" w:color="auto"/>
          </w:divBdr>
        </w:div>
        <w:div w:id="680158444">
          <w:marLeft w:val="640"/>
          <w:marRight w:val="0"/>
          <w:marTop w:val="0"/>
          <w:marBottom w:val="0"/>
          <w:divBdr>
            <w:top w:val="none" w:sz="0" w:space="0" w:color="auto"/>
            <w:left w:val="none" w:sz="0" w:space="0" w:color="auto"/>
            <w:bottom w:val="none" w:sz="0" w:space="0" w:color="auto"/>
            <w:right w:val="none" w:sz="0" w:space="0" w:color="auto"/>
          </w:divBdr>
        </w:div>
        <w:div w:id="719981106">
          <w:marLeft w:val="640"/>
          <w:marRight w:val="0"/>
          <w:marTop w:val="0"/>
          <w:marBottom w:val="0"/>
          <w:divBdr>
            <w:top w:val="none" w:sz="0" w:space="0" w:color="auto"/>
            <w:left w:val="none" w:sz="0" w:space="0" w:color="auto"/>
            <w:bottom w:val="none" w:sz="0" w:space="0" w:color="auto"/>
            <w:right w:val="none" w:sz="0" w:space="0" w:color="auto"/>
          </w:divBdr>
        </w:div>
        <w:div w:id="720128047">
          <w:marLeft w:val="640"/>
          <w:marRight w:val="0"/>
          <w:marTop w:val="0"/>
          <w:marBottom w:val="0"/>
          <w:divBdr>
            <w:top w:val="none" w:sz="0" w:space="0" w:color="auto"/>
            <w:left w:val="none" w:sz="0" w:space="0" w:color="auto"/>
            <w:bottom w:val="none" w:sz="0" w:space="0" w:color="auto"/>
            <w:right w:val="none" w:sz="0" w:space="0" w:color="auto"/>
          </w:divBdr>
        </w:div>
        <w:div w:id="729886512">
          <w:marLeft w:val="640"/>
          <w:marRight w:val="0"/>
          <w:marTop w:val="0"/>
          <w:marBottom w:val="0"/>
          <w:divBdr>
            <w:top w:val="none" w:sz="0" w:space="0" w:color="auto"/>
            <w:left w:val="none" w:sz="0" w:space="0" w:color="auto"/>
            <w:bottom w:val="none" w:sz="0" w:space="0" w:color="auto"/>
            <w:right w:val="none" w:sz="0" w:space="0" w:color="auto"/>
          </w:divBdr>
        </w:div>
        <w:div w:id="742264938">
          <w:marLeft w:val="640"/>
          <w:marRight w:val="0"/>
          <w:marTop w:val="0"/>
          <w:marBottom w:val="0"/>
          <w:divBdr>
            <w:top w:val="none" w:sz="0" w:space="0" w:color="auto"/>
            <w:left w:val="none" w:sz="0" w:space="0" w:color="auto"/>
            <w:bottom w:val="none" w:sz="0" w:space="0" w:color="auto"/>
            <w:right w:val="none" w:sz="0" w:space="0" w:color="auto"/>
          </w:divBdr>
        </w:div>
        <w:div w:id="743377969">
          <w:marLeft w:val="640"/>
          <w:marRight w:val="0"/>
          <w:marTop w:val="0"/>
          <w:marBottom w:val="0"/>
          <w:divBdr>
            <w:top w:val="none" w:sz="0" w:space="0" w:color="auto"/>
            <w:left w:val="none" w:sz="0" w:space="0" w:color="auto"/>
            <w:bottom w:val="none" w:sz="0" w:space="0" w:color="auto"/>
            <w:right w:val="none" w:sz="0" w:space="0" w:color="auto"/>
          </w:divBdr>
        </w:div>
        <w:div w:id="825510426">
          <w:marLeft w:val="640"/>
          <w:marRight w:val="0"/>
          <w:marTop w:val="0"/>
          <w:marBottom w:val="0"/>
          <w:divBdr>
            <w:top w:val="none" w:sz="0" w:space="0" w:color="auto"/>
            <w:left w:val="none" w:sz="0" w:space="0" w:color="auto"/>
            <w:bottom w:val="none" w:sz="0" w:space="0" w:color="auto"/>
            <w:right w:val="none" w:sz="0" w:space="0" w:color="auto"/>
          </w:divBdr>
        </w:div>
        <w:div w:id="851726933">
          <w:marLeft w:val="640"/>
          <w:marRight w:val="0"/>
          <w:marTop w:val="0"/>
          <w:marBottom w:val="0"/>
          <w:divBdr>
            <w:top w:val="none" w:sz="0" w:space="0" w:color="auto"/>
            <w:left w:val="none" w:sz="0" w:space="0" w:color="auto"/>
            <w:bottom w:val="none" w:sz="0" w:space="0" w:color="auto"/>
            <w:right w:val="none" w:sz="0" w:space="0" w:color="auto"/>
          </w:divBdr>
        </w:div>
        <w:div w:id="899053428">
          <w:marLeft w:val="640"/>
          <w:marRight w:val="0"/>
          <w:marTop w:val="0"/>
          <w:marBottom w:val="0"/>
          <w:divBdr>
            <w:top w:val="none" w:sz="0" w:space="0" w:color="auto"/>
            <w:left w:val="none" w:sz="0" w:space="0" w:color="auto"/>
            <w:bottom w:val="none" w:sz="0" w:space="0" w:color="auto"/>
            <w:right w:val="none" w:sz="0" w:space="0" w:color="auto"/>
          </w:divBdr>
        </w:div>
        <w:div w:id="945846723">
          <w:marLeft w:val="640"/>
          <w:marRight w:val="0"/>
          <w:marTop w:val="0"/>
          <w:marBottom w:val="0"/>
          <w:divBdr>
            <w:top w:val="none" w:sz="0" w:space="0" w:color="auto"/>
            <w:left w:val="none" w:sz="0" w:space="0" w:color="auto"/>
            <w:bottom w:val="none" w:sz="0" w:space="0" w:color="auto"/>
            <w:right w:val="none" w:sz="0" w:space="0" w:color="auto"/>
          </w:divBdr>
        </w:div>
        <w:div w:id="1005939934">
          <w:marLeft w:val="640"/>
          <w:marRight w:val="0"/>
          <w:marTop w:val="0"/>
          <w:marBottom w:val="0"/>
          <w:divBdr>
            <w:top w:val="none" w:sz="0" w:space="0" w:color="auto"/>
            <w:left w:val="none" w:sz="0" w:space="0" w:color="auto"/>
            <w:bottom w:val="none" w:sz="0" w:space="0" w:color="auto"/>
            <w:right w:val="none" w:sz="0" w:space="0" w:color="auto"/>
          </w:divBdr>
        </w:div>
        <w:div w:id="1038243030">
          <w:marLeft w:val="640"/>
          <w:marRight w:val="0"/>
          <w:marTop w:val="0"/>
          <w:marBottom w:val="0"/>
          <w:divBdr>
            <w:top w:val="none" w:sz="0" w:space="0" w:color="auto"/>
            <w:left w:val="none" w:sz="0" w:space="0" w:color="auto"/>
            <w:bottom w:val="none" w:sz="0" w:space="0" w:color="auto"/>
            <w:right w:val="none" w:sz="0" w:space="0" w:color="auto"/>
          </w:divBdr>
        </w:div>
        <w:div w:id="1050032524">
          <w:marLeft w:val="640"/>
          <w:marRight w:val="0"/>
          <w:marTop w:val="0"/>
          <w:marBottom w:val="0"/>
          <w:divBdr>
            <w:top w:val="none" w:sz="0" w:space="0" w:color="auto"/>
            <w:left w:val="none" w:sz="0" w:space="0" w:color="auto"/>
            <w:bottom w:val="none" w:sz="0" w:space="0" w:color="auto"/>
            <w:right w:val="none" w:sz="0" w:space="0" w:color="auto"/>
          </w:divBdr>
        </w:div>
        <w:div w:id="1066757899">
          <w:marLeft w:val="640"/>
          <w:marRight w:val="0"/>
          <w:marTop w:val="0"/>
          <w:marBottom w:val="0"/>
          <w:divBdr>
            <w:top w:val="none" w:sz="0" w:space="0" w:color="auto"/>
            <w:left w:val="none" w:sz="0" w:space="0" w:color="auto"/>
            <w:bottom w:val="none" w:sz="0" w:space="0" w:color="auto"/>
            <w:right w:val="none" w:sz="0" w:space="0" w:color="auto"/>
          </w:divBdr>
        </w:div>
        <w:div w:id="1078477191">
          <w:marLeft w:val="640"/>
          <w:marRight w:val="0"/>
          <w:marTop w:val="0"/>
          <w:marBottom w:val="0"/>
          <w:divBdr>
            <w:top w:val="none" w:sz="0" w:space="0" w:color="auto"/>
            <w:left w:val="none" w:sz="0" w:space="0" w:color="auto"/>
            <w:bottom w:val="none" w:sz="0" w:space="0" w:color="auto"/>
            <w:right w:val="none" w:sz="0" w:space="0" w:color="auto"/>
          </w:divBdr>
        </w:div>
        <w:div w:id="1094741768">
          <w:marLeft w:val="640"/>
          <w:marRight w:val="0"/>
          <w:marTop w:val="0"/>
          <w:marBottom w:val="0"/>
          <w:divBdr>
            <w:top w:val="none" w:sz="0" w:space="0" w:color="auto"/>
            <w:left w:val="none" w:sz="0" w:space="0" w:color="auto"/>
            <w:bottom w:val="none" w:sz="0" w:space="0" w:color="auto"/>
            <w:right w:val="none" w:sz="0" w:space="0" w:color="auto"/>
          </w:divBdr>
        </w:div>
        <w:div w:id="1100876834">
          <w:marLeft w:val="640"/>
          <w:marRight w:val="0"/>
          <w:marTop w:val="0"/>
          <w:marBottom w:val="0"/>
          <w:divBdr>
            <w:top w:val="none" w:sz="0" w:space="0" w:color="auto"/>
            <w:left w:val="none" w:sz="0" w:space="0" w:color="auto"/>
            <w:bottom w:val="none" w:sz="0" w:space="0" w:color="auto"/>
            <w:right w:val="none" w:sz="0" w:space="0" w:color="auto"/>
          </w:divBdr>
        </w:div>
        <w:div w:id="1128204015">
          <w:marLeft w:val="640"/>
          <w:marRight w:val="0"/>
          <w:marTop w:val="0"/>
          <w:marBottom w:val="0"/>
          <w:divBdr>
            <w:top w:val="none" w:sz="0" w:space="0" w:color="auto"/>
            <w:left w:val="none" w:sz="0" w:space="0" w:color="auto"/>
            <w:bottom w:val="none" w:sz="0" w:space="0" w:color="auto"/>
            <w:right w:val="none" w:sz="0" w:space="0" w:color="auto"/>
          </w:divBdr>
        </w:div>
        <w:div w:id="1140458796">
          <w:marLeft w:val="640"/>
          <w:marRight w:val="0"/>
          <w:marTop w:val="0"/>
          <w:marBottom w:val="0"/>
          <w:divBdr>
            <w:top w:val="none" w:sz="0" w:space="0" w:color="auto"/>
            <w:left w:val="none" w:sz="0" w:space="0" w:color="auto"/>
            <w:bottom w:val="none" w:sz="0" w:space="0" w:color="auto"/>
            <w:right w:val="none" w:sz="0" w:space="0" w:color="auto"/>
          </w:divBdr>
        </w:div>
        <w:div w:id="1171289212">
          <w:marLeft w:val="640"/>
          <w:marRight w:val="0"/>
          <w:marTop w:val="0"/>
          <w:marBottom w:val="0"/>
          <w:divBdr>
            <w:top w:val="none" w:sz="0" w:space="0" w:color="auto"/>
            <w:left w:val="none" w:sz="0" w:space="0" w:color="auto"/>
            <w:bottom w:val="none" w:sz="0" w:space="0" w:color="auto"/>
            <w:right w:val="none" w:sz="0" w:space="0" w:color="auto"/>
          </w:divBdr>
        </w:div>
        <w:div w:id="1203059439">
          <w:marLeft w:val="640"/>
          <w:marRight w:val="0"/>
          <w:marTop w:val="0"/>
          <w:marBottom w:val="0"/>
          <w:divBdr>
            <w:top w:val="none" w:sz="0" w:space="0" w:color="auto"/>
            <w:left w:val="none" w:sz="0" w:space="0" w:color="auto"/>
            <w:bottom w:val="none" w:sz="0" w:space="0" w:color="auto"/>
            <w:right w:val="none" w:sz="0" w:space="0" w:color="auto"/>
          </w:divBdr>
        </w:div>
        <w:div w:id="1226992330">
          <w:marLeft w:val="640"/>
          <w:marRight w:val="0"/>
          <w:marTop w:val="0"/>
          <w:marBottom w:val="0"/>
          <w:divBdr>
            <w:top w:val="none" w:sz="0" w:space="0" w:color="auto"/>
            <w:left w:val="none" w:sz="0" w:space="0" w:color="auto"/>
            <w:bottom w:val="none" w:sz="0" w:space="0" w:color="auto"/>
            <w:right w:val="none" w:sz="0" w:space="0" w:color="auto"/>
          </w:divBdr>
        </w:div>
        <w:div w:id="1268349483">
          <w:marLeft w:val="640"/>
          <w:marRight w:val="0"/>
          <w:marTop w:val="0"/>
          <w:marBottom w:val="0"/>
          <w:divBdr>
            <w:top w:val="none" w:sz="0" w:space="0" w:color="auto"/>
            <w:left w:val="none" w:sz="0" w:space="0" w:color="auto"/>
            <w:bottom w:val="none" w:sz="0" w:space="0" w:color="auto"/>
            <w:right w:val="none" w:sz="0" w:space="0" w:color="auto"/>
          </w:divBdr>
        </w:div>
        <w:div w:id="1321696892">
          <w:marLeft w:val="640"/>
          <w:marRight w:val="0"/>
          <w:marTop w:val="0"/>
          <w:marBottom w:val="0"/>
          <w:divBdr>
            <w:top w:val="none" w:sz="0" w:space="0" w:color="auto"/>
            <w:left w:val="none" w:sz="0" w:space="0" w:color="auto"/>
            <w:bottom w:val="none" w:sz="0" w:space="0" w:color="auto"/>
            <w:right w:val="none" w:sz="0" w:space="0" w:color="auto"/>
          </w:divBdr>
        </w:div>
        <w:div w:id="1338532963">
          <w:marLeft w:val="640"/>
          <w:marRight w:val="0"/>
          <w:marTop w:val="0"/>
          <w:marBottom w:val="0"/>
          <w:divBdr>
            <w:top w:val="none" w:sz="0" w:space="0" w:color="auto"/>
            <w:left w:val="none" w:sz="0" w:space="0" w:color="auto"/>
            <w:bottom w:val="none" w:sz="0" w:space="0" w:color="auto"/>
            <w:right w:val="none" w:sz="0" w:space="0" w:color="auto"/>
          </w:divBdr>
        </w:div>
        <w:div w:id="1355810655">
          <w:marLeft w:val="640"/>
          <w:marRight w:val="0"/>
          <w:marTop w:val="0"/>
          <w:marBottom w:val="0"/>
          <w:divBdr>
            <w:top w:val="none" w:sz="0" w:space="0" w:color="auto"/>
            <w:left w:val="none" w:sz="0" w:space="0" w:color="auto"/>
            <w:bottom w:val="none" w:sz="0" w:space="0" w:color="auto"/>
            <w:right w:val="none" w:sz="0" w:space="0" w:color="auto"/>
          </w:divBdr>
        </w:div>
        <w:div w:id="1412577866">
          <w:marLeft w:val="640"/>
          <w:marRight w:val="0"/>
          <w:marTop w:val="0"/>
          <w:marBottom w:val="0"/>
          <w:divBdr>
            <w:top w:val="none" w:sz="0" w:space="0" w:color="auto"/>
            <w:left w:val="none" w:sz="0" w:space="0" w:color="auto"/>
            <w:bottom w:val="none" w:sz="0" w:space="0" w:color="auto"/>
            <w:right w:val="none" w:sz="0" w:space="0" w:color="auto"/>
          </w:divBdr>
        </w:div>
        <w:div w:id="1472601187">
          <w:marLeft w:val="640"/>
          <w:marRight w:val="0"/>
          <w:marTop w:val="0"/>
          <w:marBottom w:val="0"/>
          <w:divBdr>
            <w:top w:val="none" w:sz="0" w:space="0" w:color="auto"/>
            <w:left w:val="none" w:sz="0" w:space="0" w:color="auto"/>
            <w:bottom w:val="none" w:sz="0" w:space="0" w:color="auto"/>
            <w:right w:val="none" w:sz="0" w:space="0" w:color="auto"/>
          </w:divBdr>
        </w:div>
        <w:div w:id="1473255965">
          <w:marLeft w:val="640"/>
          <w:marRight w:val="0"/>
          <w:marTop w:val="0"/>
          <w:marBottom w:val="0"/>
          <w:divBdr>
            <w:top w:val="none" w:sz="0" w:space="0" w:color="auto"/>
            <w:left w:val="none" w:sz="0" w:space="0" w:color="auto"/>
            <w:bottom w:val="none" w:sz="0" w:space="0" w:color="auto"/>
            <w:right w:val="none" w:sz="0" w:space="0" w:color="auto"/>
          </w:divBdr>
        </w:div>
        <w:div w:id="1506281038">
          <w:marLeft w:val="640"/>
          <w:marRight w:val="0"/>
          <w:marTop w:val="0"/>
          <w:marBottom w:val="0"/>
          <w:divBdr>
            <w:top w:val="none" w:sz="0" w:space="0" w:color="auto"/>
            <w:left w:val="none" w:sz="0" w:space="0" w:color="auto"/>
            <w:bottom w:val="none" w:sz="0" w:space="0" w:color="auto"/>
            <w:right w:val="none" w:sz="0" w:space="0" w:color="auto"/>
          </w:divBdr>
        </w:div>
        <w:div w:id="1518696576">
          <w:marLeft w:val="640"/>
          <w:marRight w:val="0"/>
          <w:marTop w:val="0"/>
          <w:marBottom w:val="0"/>
          <w:divBdr>
            <w:top w:val="none" w:sz="0" w:space="0" w:color="auto"/>
            <w:left w:val="none" w:sz="0" w:space="0" w:color="auto"/>
            <w:bottom w:val="none" w:sz="0" w:space="0" w:color="auto"/>
            <w:right w:val="none" w:sz="0" w:space="0" w:color="auto"/>
          </w:divBdr>
        </w:div>
        <w:div w:id="1519194431">
          <w:marLeft w:val="640"/>
          <w:marRight w:val="0"/>
          <w:marTop w:val="0"/>
          <w:marBottom w:val="0"/>
          <w:divBdr>
            <w:top w:val="none" w:sz="0" w:space="0" w:color="auto"/>
            <w:left w:val="none" w:sz="0" w:space="0" w:color="auto"/>
            <w:bottom w:val="none" w:sz="0" w:space="0" w:color="auto"/>
            <w:right w:val="none" w:sz="0" w:space="0" w:color="auto"/>
          </w:divBdr>
        </w:div>
        <w:div w:id="1537159782">
          <w:marLeft w:val="640"/>
          <w:marRight w:val="0"/>
          <w:marTop w:val="0"/>
          <w:marBottom w:val="0"/>
          <w:divBdr>
            <w:top w:val="none" w:sz="0" w:space="0" w:color="auto"/>
            <w:left w:val="none" w:sz="0" w:space="0" w:color="auto"/>
            <w:bottom w:val="none" w:sz="0" w:space="0" w:color="auto"/>
            <w:right w:val="none" w:sz="0" w:space="0" w:color="auto"/>
          </w:divBdr>
        </w:div>
        <w:div w:id="1537888400">
          <w:marLeft w:val="640"/>
          <w:marRight w:val="0"/>
          <w:marTop w:val="0"/>
          <w:marBottom w:val="0"/>
          <w:divBdr>
            <w:top w:val="none" w:sz="0" w:space="0" w:color="auto"/>
            <w:left w:val="none" w:sz="0" w:space="0" w:color="auto"/>
            <w:bottom w:val="none" w:sz="0" w:space="0" w:color="auto"/>
            <w:right w:val="none" w:sz="0" w:space="0" w:color="auto"/>
          </w:divBdr>
        </w:div>
        <w:div w:id="1612932246">
          <w:marLeft w:val="640"/>
          <w:marRight w:val="0"/>
          <w:marTop w:val="0"/>
          <w:marBottom w:val="0"/>
          <w:divBdr>
            <w:top w:val="none" w:sz="0" w:space="0" w:color="auto"/>
            <w:left w:val="none" w:sz="0" w:space="0" w:color="auto"/>
            <w:bottom w:val="none" w:sz="0" w:space="0" w:color="auto"/>
            <w:right w:val="none" w:sz="0" w:space="0" w:color="auto"/>
          </w:divBdr>
        </w:div>
        <w:div w:id="1613440452">
          <w:marLeft w:val="640"/>
          <w:marRight w:val="0"/>
          <w:marTop w:val="0"/>
          <w:marBottom w:val="0"/>
          <w:divBdr>
            <w:top w:val="none" w:sz="0" w:space="0" w:color="auto"/>
            <w:left w:val="none" w:sz="0" w:space="0" w:color="auto"/>
            <w:bottom w:val="none" w:sz="0" w:space="0" w:color="auto"/>
            <w:right w:val="none" w:sz="0" w:space="0" w:color="auto"/>
          </w:divBdr>
        </w:div>
        <w:div w:id="1630279418">
          <w:marLeft w:val="640"/>
          <w:marRight w:val="0"/>
          <w:marTop w:val="0"/>
          <w:marBottom w:val="0"/>
          <w:divBdr>
            <w:top w:val="none" w:sz="0" w:space="0" w:color="auto"/>
            <w:left w:val="none" w:sz="0" w:space="0" w:color="auto"/>
            <w:bottom w:val="none" w:sz="0" w:space="0" w:color="auto"/>
            <w:right w:val="none" w:sz="0" w:space="0" w:color="auto"/>
          </w:divBdr>
        </w:div>
        <w:div w:id="1790927952">
          <w:marLeft w:val="640"/>
          <w:marRight w:val="0"/>
          <w:marTop w:val="0"/>
          <w:marBottom w:val="0"/>
          <w:divBdr>
            <w:top w:val="none" w:sz="0" w:space="0" w:color="auto"/>
            <w:left w:val="none" w:sz="0" w:space="0" w:color="auto"/>
            <w:bottom w:val="none" w:sz="0" w:space="0" w:color="auto"/>
            <w:right w:val="none" w:sz="0" w:space="0" w:color="auto"/>
          </w:divBdr>
        </w:div>
        <w:div w:id="1791974204">
          <w:marLeft w:val="640"/>
          <w:marRight w:val="0"/>
          <w:marTop w:val="0"/>
          <w:marBottom w:val="0"/>
          <w:divBdr>
            <w:top w:val="none" w:sz="0" w:space="0" w:color="auto"/>
            <w:left w:val="none" w:sz="0" w:space="0" w:color="auto"/>
            <w:bottom w:val="none" w:sz="0" w:space="0" w:color="auto"/>
            <w:right w:val="none" w:sz="0" w:space="0" w:color="auto"/>
          </w:divBdr>
        </w:div>
        <w:div w:id="1845709544">
          <w:marLeft w:val="640"/>
          <w:marRight w:val="0"/>
          <w:marTop w:val="0"/>
          <w:marBottom w:val="0"/>
          <w:divBdr>
            <w:top w:val="none" w:sz="0" w:space="0" w:color="auto"/>
            <w:left w:val="none" w:sz="0" w:space="0" w:color="auto"/>
            <w:bottom w:val="none" w:sz="0" w:space="0" w:color="auto"/>
            <w:right w:val="none" w:sz="0" w:space="0" w:color="auto"/>
          </w:divBdr>
        </w:div>
        <w:div w:id="1860270387">
          <w:marLeft w:val="640"/>
          <w:marRight w:val="0"/>
          <w:marTop w:val="0"/>
          <w:marBottom w:val="0"/>
          <w:divBdr>
            <w:top w:val="none" w:sz="0" w:space="0" w:color="auto"/>
            <w:left w:val="none" w:sz="0" w:space="0" w:color="auto"/>
            <w:bottom w:val="none" w:sz="0" w:space="0" w:color="auto"/>
            <w:right w:val="none" w:sz="0" w:space="0" w:color="auto"/>
          </w:divBdr>
        </w:div>
        <w:div w:id="1918395613">
          <w:marLeft w:val="640"/>
          <w:marRight w:val="0"/>
          <w:marTop w:val="0"/>
          <w:marBottom w:val="0"/>
          <w:divBdr>
            <w:top w:val="none" w:sz="0" w:space="0" w:color="auto"/>
            <w:left w:val="none" w:sz="0" w:space="0" w:color="auto"/>
            <w:bottom w:val="none" w:sz="0" w:space="0" w:color="auto"/>
            <w:right w:val="none" w:sz="0" w:space="0" w:color="auto"/>
          </w:divBdr>
        </w:div>
        <w:div w:id="1941643300">
          <w:marLeft w:val="640"/>
          <w:marRight w:val="0"/>
          <w:marTop w:val="0"/>
          <w:marBottom w:val="0"/>
          <w:divBdr>
            <w:top w:val="none" w:sz="0" w:space="0" w:color="auto"/>
            <w:left w:val="none" w:sz="0" w:space="0" w:color="auto"/>
            <w:bottom w:val="none" w:sz="0" w:space="0" w:color="auto"/>
            <w:right w:val="none" w:sz="0" w:space="0" w:color="auto"/>
          </w:divBdr>
        </w:div>
        <w:div w:id="1942950185">
          <w:marLeft w:val="640"/>
          <w:marRight w:val="0"/>
          <w:marTop w:val="0"/>
          <w:marBottom w:val="0"/>
          <w:divBdr>
            <w:top w:val="none" w:sz="0" w:space="0" w:color="auto"/>
            <w:left w:val="none" w:sz="0" w:space="0" w:color="auto"/>
            <w:bottom w:val="none" w:sz="0" w:space="0" w:color="auto"/>
            <w:right w:val="none" w:sz="0" w:space="0" w:color="auto"/>
          </w:divBdr>
        </w:div>
        <w:div w:id="1998992407">
          <w:marLeft w:val="640"/>
          <w:marRight w:val="0"/>
          <w:marTop w:val="0"/>
          <w:marBottom w:val="0"/>
          <w:divBdr>
            <w:top w:val="none" w:sz="0" w:space="0" w:color="auto"/>
            <w:left w:val="none" w:sz="0" w:space="0" w:color="auto"/>
            <w:bottom w:val="none" w:sz="0" w:space="0" w:color="auto"/>
            <w:right w:val="none" w:sz="0" w:space="0" w:color="auto"/>
          </w:divBdr>
        </w:div>
        <w:div w:id="2037805758">
          <w:marLeft w:val="640"/>
          <w:marRight w:val="0"/>
          <w:marTop w:val="0"/>
          <w:marBottom w:val="0"/>
          <w:divBdr>
            <w:top w:val="none" w:sz="0" w:space="0" w:color="auto"/>
            <w:left w:val="none" w:sz="0" w:space="0" w:color="auto"/>
            <w:bottom w:val="none" w:sz="0" w:space="0" w:color="auto"/>
            <w:right w:val="none" w:sz="0" w:space="0" w:color="auto"/>
          </w:divBdr>
        </w:div>
        <w:div w:id="2045668909">
          <w:marLeft w:val="640"/>
          <w:marRight w:val="0"/>
          <w:marTop w:val="0"/>
          <w:marBottom w:val="0"/>
          <w:divBdr>
            <w:top w:val="none" w:sz="0" w:space="0" w:color="auto"/>
            <w:left w:val="none" w:sz="0" w:space="0" w:color="auto"/>
            <w:bottom w:val="none" w:sz="0" w:space="0" w:color="auto"/>
            <w:right w:val="none" w:sz="0" w:space="0" w:color="auto"/>
          </w:divBdr>
        </w:div>
        <w:div w:id="2057191963">
          <w:marLeft w:val="640"/>
          <w:marRight w:val="0"/>
          <w:marTop w:val="0"/>
          <w:marBottom w:val="0"/>
          <w:divBdr>
            <w:top w:val="none" w:sz="0" w:space="0" w:color="auto"/>
            <w:left w:val="none" w:sz="0" w:space="0" w:color="auto"/>
            <w:bottom w:val="none" w:sz="0" w:space="0" w:color="auto"/>
            <w:right w:val="none" w:sz="0" w:space="0" w:color="auto"/>
          </w:divBdr>
        </w:div>
        <w:div w:id="2119059463">
          <w:marLeft w:val="640"/>
          <w:marRight w:val="0"/>
          <w:marTop w:val="0"/>
          <w:marBottom w:val="0"/>
          <w:divBdr>
            <w:top w:val="none" w:sz="0" w:space="0" w:color="auto"/>
            <w:left w:val="none" w:sz="0" w:space="0" w:color="auto"/>
            <w:bottom w:val="none" w:sz="0" w:space="0" w:color="auto"/>
            <w:right w:val="none" w:sz="0" w:space="0" w:color="auto"/>
          </w:divBdr>
        </w:div>
      </w:divsChild>
    </w:div>
    <w:div w:id="62991745">
      <w:bodyDiv w:val="1"/>
      <w:marLeft w:val="0"/>
      <w:marRight w:val="0"/>
      <w:marTop w:val="0"/>
      <w:marBottom w:val="0"/>
      <w:divBdr>
        <w:top w:val="none" w:sz="0" w:space="0" w:color="auto"/>
        <w:left w:val="none" w:sz="0" w:space="0" w:color="auto"/>
        <w:bottom w:val="none" w:sz="0" w:space="0" w:color="auto"/>
        <w:right w:val="none" w:sz="0" w:space="0" w:color="auto"/>
      </w:divBdr>
    </w:div>
    <w:div w:id="66610000">
      <w:bodyDiv w:val="1"/>
      <w:marLeft w:val="0"/>
      <w:marRight w:val="0"/>
      <w:marTop w:val="0"/>
      <w:marBottom w:val="0"/>
      <w:divBdr>
        <w:top w:val="none" w:sz="0" w:space="0" w:color="auto"/>
        <w:left w:val="none" w:sz="0" w:space="0" w:color="auto"/>
        <w:bottom w:val="none" w:sz="0" w:space="0" w:color="auto"/>
        <w:right w:val="none" w:sz="0" w:space="0" w:color="auto"/>
      </w:divBdr>
    </w:div>
    <w:div w:id="72090061">
      <w:bodyDiv w:val="1"/>
      <w:marLeft w:val="0"/>
      <w:marRight w:val="0"/>
      <w:marTop w:val="0"/>
      <w:marBottom w:val="0"/>
      <w:divBdr>
        <w:top w:val="none" w:sz="0" w:space="0" w:color="auto"/>
        <w:left w:val="none" w:sz="0" w:space="0" w:color="auto"/>
        <w:bottom w:val="none" w:sz="0" w:space="0" w:color="auto"/>
        <w:right w:val="none" w:sz="0" w:space="0" w:color="auto"/>
      </w:divBdr>
    </w:div>
    <w:div w:id="75128268">
      <w:bodyDiv w:val="1"/>
      <w:marLeft w:val="0"/>
      <w:marRight w:val="0"/>
      <w:marTop w:val="0"/>
      <w:marBottom w:val="0"/>
      <w:divBdr>
        <w:top w:val="none" w:sz="0" w:space="0" w:color="auto"/>
        <w:left w:val="none" w:sz="0" w:space="0" w:color="auto"/>
        <w:bottom w:val="none" w:sz="0" w:space="0" w:color="auto"/>
        <w:right w:val="none" w:sz="0" w:space="0" w:color="auto"/>
      </w:divBdr>
    </w:div>
    <w:div w:id="75320529">
      <w:bodyDiv w:val="1"/>
      <w:marLeft w:val="0"/>
      <w:marRight w:val="0"/>
      <w:marTop w:val="0"/>
      <w:marBottom w:val="0"/>
      <w:divBdr>
        <w:top w:val="none" w:sz="0" w:space="0" w:color="auto"/>
        <w:left w:val="none" w:sz="0" w:space="0" w:color="auto"/>
        <w:bottom w:val="none" w:sz="0" w:space="0" w:color="auto"/>
        <w:right w:val="none" w:sz="0" w:space="0" w:color="auto"/>
      </w:divBdr>
    </w:div>
    <w:div w:id="76825115">
      <w:bodyDiv w:val="1"/>
      <w:marLeft w:val="0"/>
      <w:marRight w:val="0"/>
      <w:marTop w:val="0"/>
      <w:marBottom w:val="0"/>
      <w:divBdr>
        <w:top w:val="none" w:sz="0" w:space="0" w:color="auto"/>
        <w:left w:val="none" w:sz="0" w:space="0" w:color="auto"/>
        <w:bottom w:val="none" w:sz="0" w:space="0" w:color="auto"/>
        <w:right w:val="none" w:sz="0" w:space="0" w:color="auto"/>
      </w:divBdr>
    </w:div>
    <w:div w:id="77139645">
      <w:bodyDiv w:val="1"/>
      <w:marLeft w:val="0"/>
      <w:marRight w:val="0"/>
      <w:marTop w:val="0"/>
      <w:marBottom w:val="0"/>
      <w:divBdr>
        <w:top w:val="none" w:sz="0" w:space="0" w:color="auto"/>
        <w:left w:val="none" w:sz="0" w:space="0" w:color="auto"/>
        <w:bottom w:val="none" w:sz="0" w:space="0" w:color="auto"/>
        <w:right w:val="none" w:sz="0" w:space="0" w:color="auto"/>
      </w:divBdr>
    </w:div>
    <w:div w:id="81339682">
      <w:bodyDiv w:val="1"/>
      <w:marLeft w:val="0"/>
      <w:marRight w:val="0"/>
      <w:marTop w:val="0"/>
      <w:marBottom w:val="0"/>
      <w:divBdr>
        <w:top w:val="none" w:sz="0" w:space="0" w:color="auto"/>
        <w:left w:val="none" w:sz="0" w:space="0" w:color="auto"/>
        <w:bottom w:val="none" w:sz="0" w:space="0" w:color="auto"/>
        <w:right w:val="none" w:sz="0" w:space="0" w:color="auto"/>
      </w:divBdr>
    </w:div>
    <w:div w:id="83570706">
      <w:bodyDiv w:val="1"/>
      <w:marLeft w:val="0"/>
      <w:marRight w:val="0"/>
      <w:marTop w:val="0"/>
      <w:marBottom w:val="0"/>
      <w:divBdr>
        <w:top w:val="none" w:sz="0" w:space="0" w:color="auto"/>
        <w:left w:val="none" w:sz="0" w:space="0" w:color="auto"/>
        <w:bottom w:val="none" w:sz="0" w:space="0" w:color="auto"/>
        <w:right w:val="none" w:sz="0" w:space="0" w:color="auto"/>
      </w:divBdr>
    </w:div>
    <w:div w:id="88284280">
      <w:bodyDiv w:val="1"/>
      <w:marLeft w:val="0"/>
      <w:marRight w:val="0"/>
      <w:marTop w:val="0"/>
      <w:marBottom w:val="0"/>
      <w:divBdr>
        <w:top w:val="none" w:sz="0" w:space="0" w:color="auto"/>
        <w:left w:val="none" w:sz="0" w:space="0" w:color="auto"/>
        <w:bottom w:val="none" w:sz="0" w:space="0" w:color="auto"/>
        <w:right w:val="none" w:sz="0" w:space="0" w:color="auto"/>
      </w:divBdr>
    </w:div>
    <w:div w:id="94207970">
      <w:bodyDiv w:val="1"/>
      <w:marLeft w:val="0"/>
      <w:marRight w:val="0"/>
      <w:marTop w:val="0"/>
      <w:marBottom w:val="0"/>
      <w:divBdr>
        <w:top w:val="none" w:sz="0" w:space="0" w:color="auto"/>
        <w:left w:val="none" w:sz="0" w:space="0" w:color="auto"/>
        <w:bottom w:val="none" w:sz="0" w:space="0" w:color="auto"/>
        <w:right w:val="none" w:sz="0" w:space="0" w:color="auto"/>
      </w:divBdr>
    </w:div>
    <w:div w:id="94518219">
      <w:bodyDiv w:val="1"/>
      <w:marLeft w:val="0"/>
      <w:marRight w:val="0"/>
      <w:marTop w:val="0"/>
      <w:marBottom w:val="0"/>
      <w:divBdr>
        <w:top w:val="none" w:sz="0" w:space="0" w:color="auto"/>
        <w:left w:val="none" w:sz="0" w:space="0" w:color="auto"/>
        <w:bottom w:val="none" w:sz="0" w:space="0" w:color="auto"/>
        <w:right w:val="none" w:sz="0" w:space="0" w:color="auto"/>
      </w:divBdr>
    </w:div>
    <w:div w:id="94594230">
      <w:bodyDiv w:val="1"/>
      <w:marLeft w:val="0"/>
      <w:marRight w:val="0"/>
      <w:marTop w:val="0"/>
      <w:marBottom w:val="0"/>
      <w:divBdr>
        <w:top w:val="none" w:sz="0" w:space="0" w:color="auto"/>
        <w:left w:val="none" w:sz="0" w:space="0" w:color="auto"/>
        <w:bottom w:val="none" w:sz="0" w:space="0" w:color="auto"/>
        <w:right w:val="none" w:sz="0" w:space="0" w:color="auto"/>
      </w:divBdr>
    </w:div>
    <w:div w:id="100491747">
      <w:bodyDiv w:val="1"/>
      <w:marLeft w:val="0"/>
      <w:marRight w:val="0"/>
      <w:marTop w:val="0"/>
      <w:marBottom w:val="0"/>
      <w:divBdr>
        <w:top w:val="none" w:sz="0" w:space="0" w:color="auto"/>
        <w:left w:val="none" w:sz="0" w:space="0" w:color="auto"/>
        <w:bottom w:val="none" w:sz="0" w:space="0" w:color="auto"/>
        <w:right w:val="none" w:sz="0" w:space="0" w:color="auto"/>
      </w:divBdr>
    </w:div>
    <w:div w:id="100927034">
      <w:bodyDiv w:val="1"/>
      <w:marLeft w:val="0"/>
      <w:marRight w:val="0"/>
      <w:marTop w:val="0"/>
      <w:marBottom w:val="0"/>
      <w:divBdr>
        <w:top w:val="none" w:sz="0" w:space="0" w:color="auto"/>
        <w:left w:val="none" w:sz="0" w:space="0" w:color="auto"/>
        <w:bottom w:val="none" w:sz="0" w:space="0" w:color="auto"/>
        <w:right w:val="none" w:sz="0" w:space="0" w:color="auto"/>
      </w:divBdr>
    </w:div>
    <w:div w:id="102071095">
      <w:bodyDiv w:val="1"/>
      <w:marLeft w:val="0"/>
      <w:marRight w:val="0"/>
      <w:marTop w:val="0"/>
      <w:marBottom w:val="0"/>
      <w:divBdr>
        <w:top w:val="none" w:sz="0" w:space="0" w:color="auto"/>
        <w:left w:val="none" w:sz="0" w:space="0" w:color="auto"/>
        <w:bottom w:val="none" w:sz="0" w:space="0" w:color="auto"/>
        <w:right w:val="none" w:sz="0" w:space="0" w:color="auto"/>
      </w:divBdr>
      <w:divsChild>
        <w:div w:id="1553424995">
          <w:marLeft w:val="640"/>
          <w:marRight w:val="0"/>
          <w:marTop w:val="0"/>
          <w:marBottom w:val="0"/>
          <w:divBdr>
            <w:top w:val="none" w:sz="0" w:space="0" w:color="auto"/>
            <w:left w:val="none" w:sz="0" w:space="0" w:color="auto"/>
            <w:bottom w:val="none" w:sz="0" w:space="0" w:color="auto"/>
            <w:right w:val="none" w:sz="0" w:space="0" w:color="auto"/>
          </w:divBdr>
        </w:div>
        <w:div w:id="427774833">
          <w:marLeft w:val="640"/>
          <w:marRight w:val="0"/>
          <w:marTop w:val="0"/>
          <w:marBottom w:val="0"/>
          <w:divBdr>
            <w:top w:val="none" w:sz="0" w:space="0" w:color="auto"/>
            <w:left w:val="none" w:sz="0" w:space="0" w:color="auto"/>
            <w:bottom w:val="none" w:sz="0" w:space="0" w:color="auto"/>
            <w:right w:val="none" w:sz="0" w:space="0" w:color="auto"/>
          </w:divBdr>
        </w:div>
        <w:div w:id="741413603">
          <w:marLeft w:val="640"/>
          <w:marRight w:val="0"/>
          <w:marTop w:val="0"/>
          <w:marBottom w:val="0"/>
          <w:divBdr>
            <w:top w:val="none" w:sz="0" w:space="0" w:color="auto"/>
            <w:left w:val="none" w:sz="0" w:space="0" w:color="auto"/>
            <w:bottom w:val="none" w:sz="0" w:space="0" w:color="auto"/>
            <w:right w:val="none" w:sz="0" w:space="0" w:color="auto"/>
          </w:divBdr>
        </w:div>
        <w:div w:id="740064163">
          <w:marLeft w:val="640"/>
          <w:marRight w:val="0"/>
          <w:marTop w:val="0"/>
          <w:marBottom w:val="0"/>
          <w:divBdr>
            <w:top w:val="none" w:sz="0" w:space="0" w:color="auto"/>
            <w:left w:val="none" w:sz="0" w:space="0" w:color="auto"/>
            <w:bottom w:val="none" w:sz="0" w:space="0" w:color="auto"/>
            <w:right w:val="none" w:sz="0" w:space="0" w:color="auto"/>
          </w:divBdr>
        </w:div>
        <w:div w:id="1270697505">
          <w:marLeft w:val="640"/>
          <w:marRight w:val="0"/>
          <w:marTop w:val="0"/>
          <w:marBottom w:val="0"/>
          <w:divBdr>
            <w:top w:val="none" w:sz="0" w:space="0" w:color="auto"/>
            <w:left w:val="none" w:sz="0" w:space="0" w:color="auto"/>
            <w:bottom w:val="none" w:sz="0" w:space="0" w:color="auto"/>
            <w:right w:val="none" w:sz="0" w:space="0" w:color="auto"/>
          </w:divBdr>
        </w:div>
        <w:div w:id="1769807678">
          <w:marLeft w:val="640"/>
          <w:marRight w:val="0"/>
          <w:marTop w:val="0"/>
          <w:marBottom w:val="0"/>
          <w:divBdr>
            <w:top w:val="none" w:sz="0" w:space="0" w:color="auto"/>
            <w:left w:val="none" w:sz="0" w:space="0" w:color="auto"/>
            <w:bottom w:val="none" w:sz="0" w:space="0" w:color="auto"/>
            <w:right w:val="none" w:sz="0" w:space="0" w:color="auto"/>
          </w:divBdr>
        </w:div>
        <w:div w:id="365254737">
          <w:marLeft w:val="640"/>
          <w:marRight w:val="0"/>
          <w:marTop w:val="0"/>
          <w:marBottom w:val="0"/>
          <w:divBdr>
            <w:top w:val="none" w:sz="0" w:space="0" w:color="auto"/>
            <w:left w:val="none" w:sz="0" w:space="0" w:color="auto"/>
            <w:bottom w:val="none" w:sz="0" w:space="0" w:color="auto"/>
            <w:right w:val="none" w:sz="0" w:space="0" w:color="auto"/>
          </w:divBdr>
        </w:div>
        <w:div w:id="1176502474">
          <w:marLeft w:val="640"/>
          <w:marRight w:val="0"/>
          <w:marTop w:val="0"/>
          <w:marBottom w:val="0"/>
          <w:divBdr>
            <w:top w:val="none" w:sz="0" w:space="0" w:color="auto"/>
            <w:left w:val="none" w:sz="0" w:space="0" w:color="auto"/>
            <w:bottom w:val="none" w:sz="0" w:space="0" w:color="auto"/>
            <w:right w:val="none" w:sz="0" w:space="0" w:color="auto"/>
          </w:divBdr>
        </w:div>
        <w:div w:id="1563784611">
          <w:marLeft w:val="640"/>
          <w:marRight w:val="0"/>
          <w:marTop w:val="0"/>
          <w:marBottom w:val="0"/>
          <w:divBdr>
            <w:top w:val="none" w:sz="0" w:space="0" w:color="auto"/>
            <w:left w:val="none" w:sz="0" w:space="0" w:color="auto"/>
            <w:bottom w:val="none" w:sz="0" w:space="0" w:color="auto"/>
            <w:right w:val="none" w:sz="0" w:space="0" w:color="auto"/>
          </w:divBdr>
        </w:div>
        <w:div w:id="287590789">
          <w:marLeft w:val="640"/>
          <w:marRight w:val="0"/>
          <w:marTop w:val="0"/>
          <w:marBottom w:val="0"/>
          <w:divBdr>
            <w:top w:val="none" w:sz="0" w:space="0" w:color="auto"/>
            <w:left w:val="none" w:sz="0" w:space="0" w:color="auto"/>
            <w:bottom w:val="none" w:sz="0" w:space="0" w:color="auto"/>
            <w:right w:val="none" w:sz="0" w:space="0" w:color="auto"/>
          </w:divBdr>
        </w:div>
        <w:div w:id="66877277">
          <w:marLeft w:val="640"/>
          <w:marRight w:val="0"/>
          <w:marTop w:val="0"/>
          <w:marBottom w:val="0"/>
          <w:divBdr>
            <w:top w:val="none" w:sz="0" w:space="0" w:color="auto"/>
            <w:left w:val="none" w:sz="0" w:space="0" w:color="auto"/>
            <w:bottom w:val="none" w:sz="0" w:space="0" w:color="auto"/>
            <w:right w:val="none" w:sz="0" w:space="0" w:color="auto"/>
          </w:divBdr>
        </w:div>
        <w:div w:id="1399400570">
          <w:marLeft w:val="640"/>
          <w:marRight w:val="0"/>
          <w:marTop w:val="0"/>
          <w:marBottom w:val="0"/>
          <w:divBdr>
            <w:top w:val="none" w:sz="0" w:space="0" w:color="auto"/>
            <w:left w:val="none" w:sz="0" w:space="0" w:color="auto"/>
            <w:bottom w:val="none" w:sz="0" w:space="0" w:color="auto"/>
            <w:right w:val="none" w:sz="0" w:space="0" w:color="auto"/>
          </w:divBdr>
        </w:div>
        <w:div w:id="1641686153">
          <w:marLeft w:val="640"/>
          <w:marRight w:val="0"/>
          <w:marTop w:val="0"/>
          <w:marBottom w:val="0"/>
          <w:divBdr>
            <w:top w:val="none" w:sz="0" w:space="0" w:color="auto"/>
            <w:left w:val="none" w:sz="0" w:space="0" w:color="auto"/>
            <w:bottom w:val="none" w:sz="0" w:space="0" w:color="auto"/>
            <w:right w:val="none" w:sz="0" w:space="0" w:color="auto"/>
          </w:divBdr>
        </w:div>
        <w:div w:id="913776492">
          <w:marLeft w:val="640"/>
          <w:marRight w:val="0"/>
          <w:marTop w:val="0"/>
          <w:marBottom w:val="0"/>
          <w:divBdr>
            <w:top w:val="none" w:sz="0" w:space="0" w:color="auto"/>
            <w:left w:val="none" w:sz="0" w:space="0" w:color="auto"/>
            <w:bottom w:val="none" w:sz="0" w:space="0" w:color="auto"/>
            <w:right w:val="none" w:sz="0" w:space="0" w:color="auto"/>
          </w:divBdr>
        </w:div>
        <w:div w:id="1908420200">
          <w:marLeft w:val="640"/>
          <w:marRight w:val="0"/>
          <w:marTop w:val="0"/>
          <w:marBottom w:val="0"/>
          <w:divBdr>
            <w:top w:val="none" w:sz="0" w:space="0" w:color="auto"/>
            <w:left w:val="none" w:sz="0" w:space="0" w:color="auto"/>
            <w:bottom w:val="none" w:sz="0" w:space="0" w:color="auto"/>
            <w:right w:val="none" w:sz="0" w:space="0" w:color="auto"/>
          </w:divBdr>
        </w:div>
        <w:div w:id="1321226762">
          <w:marLeft w:val="640"/>
          <w:marRight w:val="0"/>
          <w:marTop w:val="0"/>
          <w:marBottom w:val="0"/>
          <w:divBdr>
            <w:top w:val="none" w:sz="0" w:space="0" w:color="auto"/>
            <w:left w:val="none" w:sz="0" w:space="0" w:color="auto"/>
            <w:bottom w:val="none" w:sz="0" w:space="0" w:color="auto"/>
            <w:right w:val="none" w:sz="0" w:space="0" w:color="auto"/>
          </w:divBdr>
        </w:div>
        <w:div w:id="1623875336">
          <w:marLeft w:val="640"/>
          <w:marRight w:val="0"/>
          <w:marTop w:val="0"/>
          <w:marBottom w:val="0"/>
          <w:divBdr>
            <w:top w:val="none" w:sz="0" w:space="0" w:color="auto"/>
            <w:left w:val="none" w:sz="0" w:space="0" w:color="auto"/>
            <w:bottom w:val="none" w:sz="0" w:space="0" w:color="auto"/>
            <w:right w:val="none" w:sz="0" w:space="0" w:color="auto"/>
          </w:divBdr>
        </w:div>
        <w:div w:id="1714422580">
          <w:marLeft w:val="640"/>
          <w:marRight w:val="0"/>
          <w:marTop w:val="0"/>
          <w:marBottom w:val="0"/>
          <w:divBdr>
            <w:top w:val="none" w:sz="0" w:space="0" w:color="auto"/>
            <w:left w:val="none" w:sz="0" w:space="0" w:color="auto"/>
            <w:bottom w:val="none" w:sz="0" w:space="0" w:color="auto"/>
            <w:right w:val="none" w:sz="0" w:space="0" w:color="auto"/>
          </w:divBdr>
        </w:div>
        <w:div w:id="1611208456">
          <w:marLeft w:val="640"/>
          <w:marRight w:val="0"/>
          <w:marTop w:val="0"/>
          <w:marBottom w:val="0"/>
          <w:divBdr>
            <w:top w:val="none" w:sz="0" w:space="0" w:color="auto"/>
            <w:left w:val="none" w:sz="0" w:space="0" w:color="auto"/>
            <w:bottom w:val="none" w:sz="0" w:space="0" w:color="auto"/>
            <w:right w:val="none" w:sz="0" w:space="0" w:color="auto"/>
          </w:divBdr>
        </w:div>
        <w:div w:id="672222892">
          <w:marLeft w:val="640"/>
          <w:marRight w:val="0"/>
          <w:marTop w:val="0"/>
          <w:marBottom w:val="0"/>
          <w:divBdr>
            <w:top w:val="none" w:sz="0" w:space="0" w:color="auto"/>
            <w:left w:val="none" w:sz="0" w:space="0" w:color="auto"/>
            <w:bottom w:val="none" w:sz="0" w:space="0" w:color="auto"/>
            <w:right w:val="none" w:sz="0" w:space="0" w:color="auto"/>
          </w:divBdr>
        </w:div>
        <w:div w:id="996106385">
          <w:marLeft w:val="640"/>
          <w:marRight w:val="0"/>
          <w:marTop w:val="0"/>
          <w:marBottom w:val="0"/>
          <w:divBdr>
            <w:top w:val="none" w:sz="0" w:space="0" w:color="auto"/>
            <w:left w:val="none" w:sz="0" w:space="0" w:color="auto"/>
            <w:bottom w:val="none" w:sz="0" w:space="0" w:color="auto"/>
            <w:right w:val="none" w:sz="0" w:space="0" w:color="auto"/>
          </w:divBdr>
        </w:div>
        <w:div w:id="1313557822">
          <w:marLeft w:val="640"/>
          <w:marRight w:val="0"/>
          <w:marTop w:val="0"/>
          <w:marBottom w:val="0"/>
          <w:divBdr>
            <w:top w:val="none" w:sz="0" w:space="0" w:color="auto"/>
            <w:left w:val="none" w:sz="0" w:space="0" w:color="auto"/>
            <w:bottom w:val="none" w:sz="0" w:space="0" w:color="auto"/>
            <w:right w:val="none" w:sz="0" w:space="0" w:color="auto"/>
          </w:divBdr>
        </w:div>
        <w:div w:id="1786777177">
          <w:marLeft w:val="640"/>
          <w:marRight w:val="0"/>
          <w:marTop w:val="0"/>
          <w:marBottom w:val="0"/>
          <w:divBdr>
            <w:top w:val="none" w:sz="0" w:space="0" w:color="auto"/>
            <w:left w:val="none" w:sz="0" w:space="0" w:color="auto"/>
            <w:bottom w:val="none" w:sz="0" w:space="0" w:color="auto"/>
            <w:right w:val="none" w:sz="0" w:space="0" w:color="auto"/>
          </w:divBdr>
        </w:div>
        <w:div w:id="2122602660">
          <w:marLeft w:val="640"/>
          <w:marRight w:val="0"/>
          <w:marTop w:val="0"/>
          <w:marBottom w:val="0"/>
          <w:divBdr>
            <w:top w:val="none" w:sz="0" w:space="0" w:color="auto"/>
            <w:left w:val="none" w:sz="0" w:space="0" w:color="auto"/>
            <w:bottom w:val="none" w:sz="0" w:space="0" w:color="auto"/>
            <w:right w:val="none" w:sz="0" w:space="0" w:color="auto"/>
          </w:divBdr>
        </w:div>
        <w:div w:id="554124617">
          <w:marLeft w:val="640"/>
          <w:marRight w:val="0"/>
          <w:marTop w:val="0"/>
          <w:marBottom w:val="0"/>
          <w:divBdr>
            <w:top w:val="none" w:sz="0" w:space="0" w:color="auto"/>
            <w:left w:val="none" w:sz="0" w:space="0" w:color="auto"/>
            <w:bottom w:val="none" w:sz="0" w:space="0" w:color="auto"/>
            <w:right w:val="none" w:sz="0" w:space="0" w:color="auto"/>
          </w:divBdr>
        </w:div>
        <w:div w:id="620458693">
          <w:marLeft w:val="640"/>
          <w:marRight w:val="0"/>
          <w:marTop w:val="0"/>
          <w:marBottom w:val="0"/>
          <w:divBdr>
            <w:top w:val="none" w:sz="0" w:space="0" w:color="auto"/>
            <w:left w:val="none" w:sz="0" w:space="0" w:color="auto"/>
            <w:bottom w:val="none" w:sz="0" w:space="0" w:color="auto"/>
            <w:right w:val="none" w:sz="0" w:space="0" w:color="auto"/>
          </w:divBdr>
        </w:div>
        <w:div w:id="539248996">
          <w:marLeft w:val="640"/>
          <w:marRight w:val="0"/>
          <w:marTop w:val="0"/>
          <w:marBottom w:val="0"/>
          <w:divBdr>
            <w:top w:val="none" w:sz="0" w:space="0" w:color="auto"/>
            <w:left w:val="none" w:sz="0" w:space="0" w:color="auto"/>
            <w:bottom w:val="none" w:sz="0" w:space="0" w:color="auto"/>
            <w:right w:val="none" w:sz="0" w:space="0" w:color="auto"/>
          </w:divBdr>
        </w:div>
        <w:div w:id="490606731">
          <w:marLeft w:val="640"/>
          <w:marRight w:val="0"/>
          <w:marTop w:val="0"/>
          <w:marBottom w:val="0"/>
          <w:divBdr>
            <w:top w:val="none" w:sz="0" w:space="0" w:color="auto"/>
            <w:left w:val="none" w:sz="0" w:space="0" w:color="auto"/>
            <w:bottom w:val="none" w:sz="0" w:space="0" w:color="auto"/>
            <w:right w:val="none" w:sz="0" w:space="0" w:color="auto"/>
          </w:divBdr>
        </w:div>
        <w:div w:id="592931354">
          <w:marLeft w:val="640"/>
          <w:marRight w:val="0"/>
          <w:marTop w:val="0"/>
          <w:marBottom w:val="0"/>
          <w:divBdr>
            <w:top w:val="none" w:sz="0" w:space="0" w:color="auto"/>
            <w:left w:val="none" w:sz="0" w:space="0" w:color="auto"/>
            <w:bottom w:val="none" w:sz="0" w:space="0" w:color="auto"/>
            <w:right w:val="none" w:sz="0" w:space="0" w:color="auto"/>
          </w:divBdr>
        </w:div>
        <w:div w:id="524564603">
          <w:marLeft w:val="640"/>
          <w:marRight w:val="0"/>
          <w:marTop w:val="0"/>
          <w:marBottom w:val="0"/>
          <w:divBdr>
            <w:top w:val="none" w:sz="0" w:space="0" w:color="auto"/>
            <w:left w:val="none" w:sz="0" w:space="0" w:color="auto"/>
            <w:bottom w:val="none" w:sz="0" w:space="0" w:color="auto"/>
            <w:right w:val="none" w:sz="0" w:space="0" w:color="auto"/>
          </w:divBdr>
        </w:div>
        <w:div w:id="1578588070">
          <w:marLeft w:val="640"/>
          <w:marRight w:val="0"/>
          <w:marTop w:val="0"/>
          <w:marBottom w:val="0"/>
          <w:divBdr>
            <w:top w:val="none" w:sz="0" w:space="0" w:color="auto"/>
            <w:left w:val="none" w:sz="0" w:space="0" w:color="auto"/>
            <w:bottom w:val="none" w:sz="0" w:space="0" w:color="auto"/>
            <w:right w:val="none" w:sz="0" w:space="0" w:color="auto"/>
          </w:divBdr>
        </w:div>
        <w:div w:id="510797895">
          <w:marLeft w:val="640"/>
          <w:marRight w:val="0"/>
          <w:marTop w:val="0"/>
          <w:marBottom w:val="0"/>
          <w:divBdr>
            <w:top w:val="none" w:sz="0" w:space="0" w:color="auto"/>
            <w:left w:val="none" w:sz="0" w:space="0" w:color="auto"/>
            <w:bottom w:val="none" w:sz="0" w:space="0" w:color="auto"/>
            <w:right w:val="none" w:sz="0" w:space="0" w:color="auto"/>
          </w:divBdr>
        </w:div>
        <w:div w:id="1124272991">
          <w:marLeft w:val="640"/>
          <w:marRight w:val="0"/>
          <w:marTop w:val="0"/>
          <w:marBottom w:val="0"/>
          <w:divBdr>
            <w:top w:val="none" w:sz="0" w:space="0" w:color="auto"/>
            <w:left w:val="none" w:sz="0" w:space="0" w:color="auto"/>
            <w:bottom w:val="none" w:sz="0" w:space="0" w:color="auto"/>
            <w:right w:val="none" w:sz="0" w:space="0" w:color="auto"/>
          </w:divBdr>
        </w:div>
        <w:div w:id="1110735687">
          <w:marLeft w:val="640"/>
          <w:marRight w:val="0"/>
          <w:marTop w:val="0"/>
          <w:marBottom w:val="0"/>
          <w:divBdr>
            <w:top w:val="none" w:sz="0" w:space="0" w:color="auto"/>
            <w:left w:val="none" w:sz="0" w:space="0" w:color="auto"/>
            <w:bottom w:val="none" w:sz="0" w:space="0" w:color="auto"/>
            <w:right w:val="none" w:sz="0" w:space="0" w:color="auto"/>
          </w:divBdr>
        </w:div>
        <w:div w:id="2097362692">
          <w:marLeft w:val="640"/>
          <w:marRight w:val="0"/>
          <w:marTop w:val="0"/>
          <w:marBottom w:val="0"/>
          <w:divBdr>
            <w:top w:val="none" w:sz="0" w:space="0" w:color="auto"/>
            <w:left w:val="none" w:sz="0" w:space="0" w:color="auto"/>
            <w:bottom w:val="none" w:sz="0" w:space="0" w:color="auto"/>
            <w:right w:val="none" w:sz="0" w:space="0" w:color="auto"/>
          </w:divBdr>
        </w:div>
        <w:div w:id="522983297">
          <w:marLeft w:val="640"/>
          <w:marRight w:val="0"/>
          <w:marTop w:val="0"/>
          <w:marBottom w:val="0"/>
          <w:divBdr>
            <w:top w:val="none" w:sz="0" w:space="0" w:color="auto"/>
            <w:left w:val="none" w:sz="0" w:space="0" w:color="auto"/>
            <w:bottom w:val="none" w:sz="0" w:space="0" w:color="auto"/>
            <w:right w:val="none" w:sz="0" w:space="0" w:color="auto"/>
          </w:divBdr>
        </w:div>
        <w:div w:id="1252591352">
          <w:marLeft w:val="640"/>
          <w:marRight w:val="0"/>
          <w:marTop w:val="0"/>
          <w:marBottom w:val="0"/>
          <w:divBdr>
            <w:top w:val="none" w:sz="0" w:space="0" w:color="auto"/>
            <w:left w:val="none" w:sz="0" w:space="0" w:color="auto"/>
            <w:bottom w:val="none" w:sz="0" w:space="0" w:color="auto"/>
            <w:right w:val="none" w:sz="0" w:space="0" w:color="auto"/>
          </w:divBdr>
        </w:div>
        <w:div w:id="1673996021">
          <w:marLeft w:val="640"/>
          <w:marRight w:val="0"/>
          <w:marTop w:val="0"/>
          <w:marBottom w:val="0"/>
          <w:divBdr>
            <w:top w:val="none" w:sz="0" w:space="0" w:color="auto"/>
            <w:left w:val="none" w:sz="0" w:space="0" w:color="auto"/>
            <w:bottom w:val="none" w:sz="0" w:space="0" w:color="auto"/>
            <w:right w:val="none" w:sz="0" w:space="0" w:color="auto"/>
          </w:divBdr>
        </w:div>
        <w:div w:id="332800700">
          <w:marLeft w:val="640"/>
          <w:marRight w:val="0"/>
          <w:marTop w:val="0"/>
          <w:marBottom w:val="0"/>
          <w:divBdr>
            <w:top w:val="none" w:sz="0" w:space="0" w:color="auto"/>
            <w:left w:val="none" w:sz="0" w:space="0" w:color="auto"/>
            <w:bottom w:val="none" w:sz="0" w:space="0" w:color="auto"/>
            <w:right w:val="none" w:sz="0" w:space="0" w:color="auto"/>
          </w:divBdr>
        </w:div>
        <w:div w:id="304627696">
          <w:marLeft w:val="640"/>
          <w:marRight w:val="0"/>
          <w:marTop w:val="0"/>
          <w:marBottom w:val="0"/>
          <w:divBdr>
            <w:top w:val="none" w:sz="0" w:space="0" w:color="auto"/>
            <w:left w:val="none" w:sz="0" w:space="0" w:color="auto"/>
            <w:bottom w:val="none" w:sz="0" w:space="0" w:color="auto"/>
            <w:right w:val="none" w:sz="0" w:space="0" w:color="auto"/>
          </w:divBdr>
        </w:div>
        <w:div w:id="2116748780">
          <w:marLeft w:val="640"/>
          <w:marRight w:val="0"/>
          <w:marTop w:val="0"/>
          <w:marBottom w:val="0"/>
          <w:divBdr>
            <w:top w:val="none" w:sz="0" w:space="0" w:color="auto"/>
            <w:left w:val="none" w:sz="0" w:space="0" w:color="auto"/>
            <w:bottom w:val="none" w:sz="0" w:space="0" w:color="auto"/>
            <w:right w:val="none" w:sz="0" w:space="0" w:color="auto"/>
          </w:divBdr>
        </w:div>
        <w:div w:id="1193962664">
          <w:marLeft w:val="640"/>
          <w:marRight w:val="0"/>
          <w:marTop w:val="0"/>
          <w:marBottom w:val="0"/>
          <w:divBdr>
            <w:top w:val="none" w:sz="0" w:space="0" w:color="auto"/>
            <w:left w:val="none" w:sz="0" w:space="0" w:color="auto"/>
            <w:bottom w:val="none" w:sz="0" w:space="0" w:color="auto"/>
            <w:right w:val="none" w:sz="0" w:space="0" w:color="auto"/>
          </w:divBdr>
        </w:div>
        <w:div w:id="123551196">
          <w:marLeft w:val="640"/>
          <w:marRight w:val="0"/>
          <w:marTop w:val="0"/>
          <w:marBottom w:val="0"/>
          <w:divBdr>
            <w:top w:val="none" w:sz="0" w:space="0" w:color="auto"/>
            <w:left w:val="none" w:sz="0" w:space="0" w:color="auto"/>
            <w:bottom w:val="none" w:sz="0" w:space="0" w:color="auto"/>
            <w:right w:val="none" w:sz="0" w:space="0" w:color="auto"/>
          </w:divBdr>
        </w:div>
        <w:div w:id="830099088">
          <w:marLeft w:val="640"/>
          <w:marRight w:val="0"/>
          <w:marTop w:val="0"/>
          <w:marBottom w:val="0"/>
          <w:divBdr>
            <w:top w:val="none" w:sz="0" w:space="0" w:color="auto"/>
            <w:left w:val="none" w:sz="0" w:space="0" w:color="auto"/>
            <w:bottom w:val="none" w:sz="0" w:space="0" w:color="auto"/>
            <w:right w:val="none" w:sz="0" w:space="0" w:color="auto"/>
          </w:divBdr>
        </w:div>
        <w:div w:id="12076304">
          <w:marLeft w:val="640"/>
          <w:marRight w:val="0"/>
          <w:marTop w:val="0"/>
          <w:marBottom w:val="0"/>
          <w:divBdr>
            <w:top w:val="none" w:sz="0" w:space="0" w:color="auto"/>
            <w:left w:val="none" w:sz="0" w:space="0" w:color="auto"/>
            <w:bottom w:val="none" w:sz="0" w:space="0" w:color="auto"/>
            <w:right w:val="none" w:sz="0" w:space="0" w:color="auto"/>
          </w:divBdr>
        </w:div>
        <w:div w:id="559634770">
          <w:marLeft w:val="640"/>
          <w:marRight w:val="0"/>
          <w:marTop w:val="0"/>
          <w:marBottom w:val="0"/>
          <w:divBdr>
            <w:top w:val="none" w:sz="0" w:space="0" w:color="auto"/>
            <w:left w:val="none" w:sz="0" w:space="0" w:color="auto"/>
            <w:bottom w:val="none" w:sz="0" w:space="0" w:color="auto"/>
            <w:right w:val="none" w:sz="0" w:space="0" w:color="auto"/>
          </w:divBdr>
        </w:div>
        <w:div w:id="1212309564">
          <w:marLeft w:val="640"/>
          <w:marRight w:val="0"/>
          <w:marTop w:val="0"/>
          <w:marBottom w:val="0"/>
          <w:divBdr>
            <w:top w:val="none" w:sz="0" w:space="0" w:color="auto"/>
            <w:left w:val="none" w:sz="0" w:space="0" w:color="auto"/>
            <w:bottom w:val="none" w:sz="0" w:space="0" w:color="auto"/>
            <w:right w:val="none" w:sz="0" w:space="0" w:color="auto"/>
          </w:divBdr>
        </w:div>
        <w:div w:id="1956867703">
          <w:marLeft w:val="640"/>
          <w:marRight w:val="0"/>
          <w:marTop w:val="0"/>
          <w:marBottom w:val="0"/>
          <w:divBdr>
            <w:top w:val="none" w:sz="0" w:space="0" w:color="auto"/>
            <w:left w:val="none" w:sz="0" w:space="0" w:color="auto"/>
            <w:bottom w:val="none" w:sz="0" w:space="0" w:color="auto"/>
            <w:right w:val="none" w:sz="0" w:space="0" w:color="auto"/>
          </w:divBdr>
        </w:div>
        <w:div w:id="2042508785">
          <w:marLeft w:val="640"/>
          <w:marRight w:val="0"/>
          <w:marTop w:val="0"/>
          <w:marBottom w:val="0"/>
          <w:divBdr>
            <w:top w:val="none" w:sz="0" w:space="0" w:color="auto"/>
            <w:left w:val="none" w:sz="0" w:space="0" w:color="auto"/>
            <w:bottom w:val="none" w:sz="0" w:space="0" w:color="auto"/>
            <w:right w:val="none" w:sz="0" w:space="0" w:color="auto"/>
          </w:divBdr>
        </w:div>
        <w:div w:id="1837987523">
          <w:marLeft w:val="640"/>
          <w:marRight w:val="0"/>
          <w:marTop w:val="0"/>
          <w:marBottom w:val="0"/>
          <w:divBdr>
            <w:top w:val="none" w:sz="0" w:space="0" w:color="auto"/>
            <w:left w:val="none" w:sz="0" w:space="0" w:color="auto"/>
            <w:bottom w:val="none" w:sz="0" w:space="0" w:color="auto"/>
            <w:right w:val="none" w:sz="0" w:space="0" w:color="auto"/>
          </w:divBdr>
        </w:div>
        <w:div w:id="1352950026">
          <w:marLeft w:val="640"/>
          <w:marRight w:val="0"/>
          <w:marTop w:val="0"/>
          <w:marBottom w:val="0"/>
          <w:divBdr>
            <w:top w:val="none" w:sz="0" w:space="0" w:color="auto"/>
            <w:left w:val="none" w:sz="0" w:space="0" w:color="auto"/>
            <w:bottom w:val="none" w:sz="0" w:space="0" w:color="auto"/>
            <w:right w:val="none" w:sz="0" w:space="0" w:color="auto"/>
          </w:divBdr>
        </w:div>
        <w:div w:id="1812018007">
          <w:marLeft w:val="640"/>
          <w:marRight w:val="0"/>
          <w:marTop w:val="0"/>
          <w:marBottom w:val="0"/>
          <w:divBdr>
            <w:top w:val="none" w:sz="0" w:space="0" w:color="auto"/>
            <w:left w:val="none" w:sz="0" w:space="0" w:color="auto"/>
            <w:bottom w:val="none" w:sz="0" w:space="0" w:color="auto"/>
            <w:right w:val="none" w:sz="0" w:space="0" w:color="auto"/>
          </w:divBdr>
        </w:div>
        <w:div w:id="850873248">
          <w:marLeft w:val="640"/>
          <w:marRight w:val="0"/>
          <w:marTop w:val="0"/>
          <w:marBottom w:val="0"/>
          <w:divBdr>
            <w:top w:val="none" w:sz="0" w:space="0" w:color="auto"/>
            <w:left w:val="none" w:sz="0" w:space="0" w:color="auto"/>
            <w:bottom w:val="none" w:sz="0" w:space="0" w:color="auto"/>
            <w:right w:val="none" w:sz="0" w:space="0" w:color="auto"/>
          </w:divBdr>
        </w:div>
        <w:div w:id="1293365971">
          <w:marLeft w:val="640"/>
          <w:marRight w:val="0"/>
          <w:marTop w:val="0"/>
          <w:marBottom w:val="0"/>
          <w:divBdr>
            <w:top w:val="none" w:sz="0" w:space="0" w:color="auto"/>
            <w:left w:val="none" w:sz="0" w:space="0" w:color="auto"/>
            <w:bottom w:val="none" w:sz="0" w:space="0" w:color="auto"/>
            <w:right w:val="none" w:sz="0" w:space="0" w:color="auto"/>
          </w:divBdr>
        </w:div>
        <w:div w:id="1396002219">
          <w:marLeft w:val="640"/>
          <w:marRight w:val="0"/>
          <w:marTop w:val="0"/>
          <w:marBottom w:val="0"/>
          <w:divBdr>
            <w:top w:val="none" w:sz="0" w:space="0" w:color="auto"/>
            <w:left w:val="none" w:sz="0" w:space="0" w:color="auto"/>
            <w:bottom w:val="none" w:sz="0" w:space="0" w:color="auto"/>
            <w:right w:val="none" w:sz="0" w:space="0" w:color="auto"/>
          </w:divBdr>
        </w:div>
        <w:div w:id="910625020">
          <w:marLeft w:val="640"/>
          <w:marRight w:val="0"/>
          <w:marTop w:val="0"/>
          <w:marBottom w:val="0"/>
          <w:divBdr>
            <w:top w:val="none" w:sz="0" w:space="0" w:color="auto"/>
            <w:left w:val="none" w:sz="0" w:space="0" w:color="auto"/>
            <w:bottom w:val="none" w:sz="0" w:space="0" w:color="auto"/>
            <w:right w:val="none" w:sz="0" w:space="0" w:color="auto"/>
          </w:divBdr>
        </w:div>
        <w:div w:id="1065646138">
          <w:marLeft w:val="640"/>
          <w:marRight w:val="0"/>
          <w:marTop w:val="0"/>
          <w:marBottom w:val="0"/>
          <w:divBdr>
            <w:top w:val="none" w:sz="0" w:space="0" w:color="auto"/>
            <w:left w:val="none" w:sz="0" w:space="0" w:color="auto"/>
            <w:bottom w:val="none" w:sz="0" w:space="0" w:color="auto"/>
            <w:right w:val="none" w:sz="0" w:space="0" w:color="auto"/>
          </w:divBdr>
        </w:div>
        <w:div w:id="68163712">
          <w:marLeft w:val="640"/>
          <w:marRight w:val="0"/>
          <w:marTop w:val="0"/>
          <w:marBottom w:val="0"/>
          <w:divBdr>
            <w:top w:val="none" w:sz="0" w:space="0" w:color="auto"/>
            <w:left w:val="none" w:sz="0" w:space="0" w:color="auto"/>
            <w:bottom w:val="none" w:sz="0" w:space="0" w:color="auto"/>
            <w:right w:val="none" w:sz="0" w:space="0" w:color="auto"/>
          </w:divBdr>
        </w:div>
        <w:div w:id="1881360566">
          <w:marLeft w:val="640"/>
          <w:marRight w:val="0"/>
          <w:marTop w:val="0"/>
          <w:marBottom w:val="0"/>
          <w:divBdr>
            <w:top w:val="none" w:sz="0" w:space="0" w:color="auto"/>
            <w:left w:val="none" w:sz="0" w:space="0" w:color="auto"/>
            <w:bottom w:val="none" w:sz="0" w:space="0" w:color="auto"/>
            <w:right w:val="none" w:sz="0" w:space="0" w:color="auto"/>
          </w:divBdr>
        </w:div>
        <w:div w:id="406728862">
          <w:marLeft w:val="640"/>
          <w:marRight w:val="0"/>
          <w:marTop w:val="0"/>
          <w:marBottom w:val="0"/>
          <w:divBdr>
            <w:top w:val="none" w:sz="0" w:space="0" w:color="auto"/>
            <w:left w:val="none" w:sz="0" w:space="0" w:color="auto"/>
            <w:bottom w:val="none" w:sz="0" w:space="0" w:color="auto"/>
            <w:right w:val="none" w:sz="0" w:space="0" w:color="auto"/>
          </w:divBdr>
        </w:div>
        <w:div w:id="876355917">
          <w:marLeft w:val="640"/>
          <w:marRight w:val="0"/>
          <w:marTop w:val="0"/>
          <w:marBottom w:val="0"/>
          <w:divBdr>
            <w:top w:val="none" w:sz="0" w:space="0" w:color="auto"/>
            <w:left w:val="none" w:sz="0" w:space="0" w:color="auto"/>
            <w:bottom w:val="none" w:sz="0" w:space="0" w:color="auto"/>
            <w:right w:val="none" w:sz="0" w:space="0" w:color="auto"/>
          </w:divBdr>
        </w:div>
        <w:div w:id="456072623">
          <w:marLeft w:val="640"/>
          <w:marRight w:val="0"/>
          <w:marTop w:val="0"/>
          <w:marBottom w:val="0"/>
          <w:divBdr>
            <w:top w:val="none" w:sz="0" w:space="0" w:color="auto"/>
            <w:left w:val="none" w:sz="0" w:space="0" w:color="auto"/>
            <w:bottom w:val="none" w:sz="0" w:space="0" w:color="auto"/>
            <w:right w:val="none" w:sz="0" w:space="0" w:color="auto"/>
          </w:divBdr>
        </w:div>
        <w:div w:id="1091926767">
          <w:marLeft w:val="640"/>
          <w:marRight w:val="0"/>
          <w:marTop w:val="0"/>
          <w:marBottom w:val="0"/>
          <w:divBdr>
            <w:top w:val="none" w:sz="0" w:space="0" w:color="auto"/>
            <w:left w:val="none" w:sz="0" w:space="0" w:color="auto"/>
            <w:bottom w:val="none" w:sz="0" w:space="0" w:color="auto"/>
            <w:right w:val="none" w:sz="0" w:space="0" w:color="auto"/>
          </w:divBdr>
        </w:div>
        <w:div w:id="1131051850">
          <w:marLeft w:val="640"/>
          <w:marRight w:val="0"/>
          <w:marTop w:val="0"/>
          <w:marBottom w:val="0"/>
          <w:divBdr>
            <w:top w:val="none" w:sz="0" w:space="0" w:color="auto"/>
            <w:left w:val="none" w:sz="0" w:space="0" w:color="auto"/>
            <w:bottom w:val="none" w:sz="0" w:space="0" w:color="auto"/>
            <w:right w:val="none" w:sz="0" w:space="0" w:color="auto"/>
          </w:divBdr>
        </w:div>
        <w:div w:id="1728723266">
          <w:marLeft w:val="640"/>
          <w:marRight w:val="0"/>
          <w:marTop w:val="0"/>
          <w:marBottom w:val="0"/>
          <w:divBdr>
            <w:top w:val="none" w:sz="0" w:space="0" w:color="auto"/>
            <w:left w:val="none" w:sz="0" w:space="0" w:color="auto"/>
            <w:bottom w:val="none" w:sz="0" w:space="0" w:color="auto"/>
            <w:right w:val="none" w:sz="0" w:space="0" w:color="auto"/>
          </w:divBdr>
        </w:div>
        <w:div w:id="1153981576">
          <w:marLeft w:val="640"/>
          <w:marRight w:val="0"/>
          <w:marTop w:val="0"/>
          <w:marBottom w:val="0"/>
          <w:divBdr>
            <w:top w:val="none" w:sz="0" w:space="0" w:color="auto"/>
            <w:left w:val="none" w:sz="0" w:space="0" w:color="auto"/>
            <w:bottom w:val="none" w:sz="0" w:space="0" w:color="auto"/>
            <w:right w:val="none" w:sz="0" w:space="0" w:color="auto"/>
          </w:divBdr>
        </w:div>
        <w:div w:id="2078742084">
          <w:marLeft w:val="640"/>
          <w:marRight w:val="0"/>
          <w:marTop w:val="0"/>
          <w:marBottom w:val="0"/>
          <w:divBdr>
            <w:top w:val="none" w:sz="0" w:space="0" w:color="auto"/>
            <w:left w:val="none" w:sz="0" w:space="0" w:color="auto"/>
            <w:bottom w:val="none" w:sz="0" w:space="0" w:color="auto"/>
            <w:right w:val="none" w:sz="0" w:space="0" w:color="auto"/>
          </w:divBdr>
        </w:div>
        <w:div w:id="1173180009">
          <w:marLeft w:val="640"/>
          <w:marRight w:val="0"/>
          <w:marTop w:val="0"/>
          <w:marBottom w:val="0"/>
          <w:divBdr>
            <w:top w:val="none" w:sz="0" w:space="0" w:color="auto"/>
            <w:left w:val="none" w:sz="0" w:space="0" w:color="auto"/>
            <w:bottom w:val="none" w:sz="0" w:space="0" w:color="auto"/>
            <w:right w:val="none" w:sz="0" w:space="0" w:color="auto"/>
          </w:divBdr>
        </w:div>
        <w:div w:id="582447560">
          <w:marLeft w:val="640"/>
          <w:marRight w:val="0"/>
          <w:marTop w:val="0"/>
          <w:marBottom w:val="0"/>
          <w:divBdr>
            <w:top w:val="none" w:sz="0" w:space="0" w:color="auto"/>
            <w:left w:val="none" w:sz="0" w:space="0" w:color="auto"/>
            <w:bottom w:val="none" w:sz="0" w:space="0" w:color="auto"/>
            <w:right w:val="none" w:sz="0" w:space="0" w:color="auto"/>
          </w:divBdr>
        </w:div>
        <w:div w:id="855774734">
          <w:marLeft w:val="640"/>
          <w:marRight w:val="0"/>
          <w:marTop w:val="0"/>
          <w:marBottom w:val="0"/>
          <w:divBdr>
            <w:top w:val="none" w:sz="0" w:space="0" w:color="auto"/>
            <w:left w:val="none" w:sz="0" w:space="0" w:color="auto"/>
            <w:bottom w:val="none" w:sz="0" w:space="0" w:color="auto"/>
            <w:right w:val="none" w:sz="0" w:space="0" w:color="auto"/>
          </w:divBdr>
        </w:div>
        <w:div w:id="878469283">
          <w:marLeft w:val="640"/>
          <w:marRight w:val="0"/>
          <w:marTop w:val="0"/>
          <w:marBottom w:val="0"/>
          <w:divBdr>
            <w:top w:val="none" w:sz="0" w:space="0" w:color="auto"/>
            <w:left w:val="none" w:sz="0" w:space="0" w:color="auto"/>
            <w:bottom w:val="none" w:sz="0" w:space="0" w:color="auto"/>
            <w:right w:val="none" w:sz="0" w:space="0" w:color="auto"/>
          </w:divBdr>
        </w:div>
        <w:div w:id="1787460420">
          <w:marLeft w:val="640"/>
          <w:marRight w:val="0"/>
          <w:marTop w:val="0"/>
          <w:marBottom w:val="0"/>
          <w:divBdr>
            <w:top w:val="none" w:sz="0" w:space="0" w:color="auto"/>
            <w:left w:val="none" w:sz="0" w:space="0" w:color="auto"/>
            <w:bottom w:val="none" w:sz="0" w:space="0" w:color="auto"/>
            <w:right w:val="none" w:sz="0" w:space="0" w:color="auto"/>
          </w:divBdr>
        </w:div>
      </w:divsChild>
    </w:div>
    <w:div w:id="106435904">
      <w:bodyDiv w:val="1"/>
      <w:marLeft w:val="0"/>
      <w:marRight w:val="0"/>
      <w:marTop w:val="0"/>
      <w:marBottom w:val="0"/>
      <w:divBdr>
        <w:top w:val="none" w:sz="0" w:space="0" w:color="auto"/>
        <w:left w:val="none" w:sz="0" w:space="0" w:color="auto"/>
        <w:bottom w:val="none" w:sz="0" w:space="0" w:color="auto"/>
        <w:right w:val="none" w:sz="0" w:space="0" w:color="auto"/>
      </w:divBdr>
    </w:div>
    <w:div w:id="114644688">
      <w:bodyDiv w:val="1"/>
      <w:marLeft w:val="0"/>
      <w:marRight w:val="0"/>
      <w:marTop w:val="0"/>
      <w:marBottom w:val="0"/>
      <w:divBdr>
        <w:top w:val="none" w:sz="0" w:space="0" w:color="auto"/>
        <w:left w:val="none" w:sz="0" w:space="0" w:color="auto"/>
        <w:bottom w:val="none" w:sz="0" w:space="0" w:color="auto"/>
        <w:right w:val="none" w:sz="0" w:space="0" w:color="auto"/>
      </w:divBdr>
    </w:div>
    <w:div w:id="115682590">
      <w:bodyDiv w:val="1"/>
      <w:marLeft w:val="0"/>
      <w:marRight w:val="0"/>
      <w:marTop w:val="0"/>
      <w:marBottom w:val="0"/>
      <w:divBdr>
        <w:top w:val="none" w:sz="0" w:space="0" w:color="auto"/>
        <w:left w:val="none" w:sz="0" w:space="0" w:color="auto"/>
        <w:bottom w:val="none" w:sz="0" w:space="0" w:color="auto"/>
        <w:right w:val="none" w:sz="0" w:space="0" w:color="auto"/>
      </w:divBdr>
      <w:divsChild>
        <w:div w:id="2126461228">
          <w:marLeft w:val="640"/>
          <w:marRight w:val="0"/>
          <w:marTop w:val="0"/>
          <w:marBottom w:val="0"/>
          <w:divBdr>
            <w:top w:val="none" w:sz="0" w:space="0" w:color="auto"/>
            <w:left w:val="none" w:sz="0" w:space="0" w:color="auto"/>
            <w:bottom w:val="none" w:sz="0" w:space="0" w:color="auto"/>
            <w:right w:val="none" w:sz="0" w:space="0" w:color="auto"/>
          </w:divBdr>
        </w:div>
        <w:div w:id="1884755993">
          <w:marLeft w:val="640"/>
          <w:marRight w:val="0"/>
          <w:marTop w:val="0"/>
          <w:marBottom w:val="0"/>
          <w:divBdr>
            <w:top w:val="none" w:sz="0" w:space="0" w:color="auto"/>
            <w:left w:val="none" w:sz="0" w:space="0" w:color="auto"/>
            <w:bottom w:val="none" w:sz="0" w:space="0" w:color="auto"/>
            <w:right w:val="none" w:sz="0" w:space="0" w:color="auto"/>
          </w:divBdr>
        </w:div>
        <w:div w:id="376664326">
          <w:marLeft w:val="640"/>
          <w:marRight w:val="0"/>
          <w:marTop w:val="0"/>
          <w:marBottom w:val="0"/>
          <w:divBdr>
            <w:top w:val="none" w:sz="0" w:space="0" w:color="auto"/>
            <w:left w:val="none" w:sz="0" w:space="0" w:color="auto"/>
            <w:bottom w:val="none" w:sz="0" w:space="0" w:color="auto"/>
            <w:right w:val="none" w:sz="0" w:space="0" w:color="auto"/>
          </w:divBdr>
        </w:div>
        <w:div w:id="637414655">
          <w:marLeft w:val="640"/>
          <w:marRight w:val="0"/>
          <w:marTop w:val="0"/>
          <w:marBottom w:val="0"/>
          <w:divBdr>
            <w:top w:val="none" w:sz="0" w:space="0" w:color="auto"/>
            <w:left w:val="none" w:sz="0" w:space="0" w:color="auto"/>
            <w:bottom w:val="none" w:sz="0" w:space="0" w:color="auto"/>
            <w:right w:val="none" w:sz="0" w:space="0" w:color="auto"/>
          </w:divBdr>
        </w:div>
        <w:div w:id="1228417885">
          <w:marLeft w:val="640"/>
          <w:marRight w:val="0"/>
          <w:marTop w:val="0"/>
          <w:marBottom w:val="0"/>
          <w:divBdr>
            <w:top w:val="none" w:sz="0" w:space="0" w:color="auto"/>
            <w:left w:val="none" w:sz="0" w:space="0" w:color="auto"/>
            <w:bottom w:val="none" w:sz="0" w:space="0" w:color="auto"/>
            <w:right w:val="none" w:sz="0" w:space="0" w:color="auto"/>
          </w:divBdr>
        </w:div>
        <w:div w:id="555973673">
          <w:marLeft w:val="640"/>
          <w:marRight w:val="0"/>
          <w:marTop w:val="0"/>
          <w:marBottom w:val="0"/>
          <w:divBdr>
            <w:top w:val="none" w:sz="0" w:space="0" w:color="auto"/>
            <w:left w:val="none" w:sz="0" w:space="0" w:color="auto"/>
            <w:bottom w:val="none" w:sz="0" w:space="0" w:color="auto"/>
            <w:right w:val="none" w:sz="0" w:space="0" w:color="auto"/>
          </w:divBdr>
        </w:div>
        <w:div w:id="1819150992">
          <w:marLeft w:val="640"/>
          <w:marRight w:val="0"/>
          <w:marTop w:val="0"/>
          <w:marBottom w:val="0"/>
          <w:divBdr>
            <w:top w:val="none" w:sz="0" w:space="0" w:color="auto"/>
            <w:left w:val="none" w:sz="0" w:space="0" w:color="auto"/>
            <w:bottom w:val="none" w:sz="0" w:space="0" w:color="auto"/>
            <w:right w:val="none" w:sz="0" w:space="0" w:color="auto"/>
          </w:divBdr>
        </w:div>
        <w:div w:id="1115055770">
          <w:marLeft w:val="640"/>
          <w:marRight w:val="0"/>
          <w:marTop w:val="0"/>
          <w:marBottom w:val="0"/>
          <w:divBdr>
            <w:top w:val="none" w:sz="0" w:space="0" w:color="auto"/>
            <w:left w:val="none" w:sz="0" w:space="0" w:color="auto"/>
            <w:bottom w:val="none" w:sz="0" w:space="0" w:color="auto"/>
            <w:right w:val="none" w:sz="0" w:space="0" w:color="auto"/>
          </w:divBdr>
        </w:div>
        <w:div w:id="1167791578">
          <w:marLeft w:val="640"/>
          <w:marRight w:val="0"/>
          <w:marTop w:val="0"/>
          <w:marBottom w:val="0"/>
          <w:divBdr>
            <w:top w:val="none" w:sz="0" w:space="0" w:color="auto"/>
            <w:left w:val="none" w:sz="0" w:space="0" w:color="auto"/>
            <w:bottom w:val="none" w:sz="0" w:space="0" w:color="auto"/>
            <w:right w:val="none" w:sz="0" w:space="0" w:color="auto"/>
          </w:divBdr>
        </w:div>
        <w:div w:id="1495610349">
          <w:marLeft w:val="640"/>
          <w:marRight w:val="0"/>
          <w:marTop w:val="0"/>
          <w:marBottom w:val="0"/>
          <w:divBdr>
            <w:top w:val="none" w:sz="0" w:space="0" w:color="auto"/>
            <w:left w:val="none" w:sz="0" w:space="0" w:color="auto"/>
            <w:bottom w:val="none" w:sz="0" w:space="0" w:color="auto"/>
            <w:right w:val="none" w:sz="0" w:space="0" w:color="auto"/>
          </w:divBdr>
        </w:div>
        <w:div w:id="586577401">
          <w:marLeft w:val="640"/>
          <w:marRight w:val="0"/>
          <w:marTop w:val="0"/>
          <w:marBottom w:val="0"/>
          <w:divBdr>
            <w:top w:val="none" w:sz="0" w:space="0" w:color="auto"/>
            <w:left w:val="none" w:sz="0" w:space="0" w:color="auto"/>
            <w:bottom w:val="none" w:sz="0" w:space="0" w:color="auto"/>
            <w:right w:val="none" w:sz="0" w:space="0" w:color="auto"/>
          </w:divBdr>
        </w:div>
        <w:div w:id="1933277637">
          <w:marLeft w:val="640"/>
          <w:marRight w:val="0"/>
          <w:marTop w:val="0"/>
          <w:marBottom w:val="0"/>
          <w:divBdr>
            <w:top w:val="none" w:sz="0" w:space="0" w:color="auto"/>
            <w:left w:val="none" w:sz="0" w:space="0" w:color="auto"/>
            <w:bottom w:val="none" w:sz="0" w:space="0" w:color="auto"/>
            <w:right w:val="none" w:sz="0" w:space="0" w:color="auto"/>
          </w:divBdr>
        </w:div>
        <w:div w:id="866523066">
          <w:marLeft w:val="640"/>
          <w:marRight w:val="0"/>
          <w:marTop w:val="0"/>
          <w:marBottom w:val="0"/>
          <w:divBdr>
            <w:top w:val="none" w:sz="0" w:space="0" w:color="auto"/>
            <w:left w:val="none" w:sz="0" w:space="0" w:color="auto"/>
            <w:bottom w:val="none" w:sz="0" w:space="0" w:color="auto"/>
            <w:right w:val="none" w:sz="0" w:space="0" w:color="auto"/>
          </w:divBdr>
        </w:div>
        <w:div w:id="1243179669">
          <w:marLeft w:val="640"/>
          <w:marRight w:val="0"/>
          <w:marTop w:val="0"/>
          <w:marBottom w:val="0"/>
          <w:divBdr>
            <w:top w:val="none" w:sz="0" w:space="0" w:color="auto"/>
            <w:left w:val="none" w:sz="0" w:space="0" w:color="auto"/>
            <w:bottom w:val="none" w:sz="0" w:space="0" w:color="auto"/>
            <w:right w:val="none" w:sz="0" w:space="0" w:color="auto"/>
          </w:divBdr>
        </w:div>
        <w:div w:id="1792161155">
          <w:marLeft w:val="640"/>
          <w:marRight w:val="0"/>
          <w:marTop w:val="0"/>
          <w:marBottom w:val="0"/>
          <w:divBdr>
            <w:top w:val="none" w:sz="0" w:space="0" w:color="auto"/>
            <w:left w:val="none" w:sz="0" w:space="0" w:color="auto"/>
            <w:bottom w:val="none" w:sz="0" w:space="0" w:color="auto"/>
            <w:right w:val="none" w:sz="0" w:space="0" w:color="auto"/>
          </w:divBdr>
        </w:div>
        <w:div w:id="1760835247">
          <w:marLeft w:val="640"/>
          <w:marRight w:val="0"/>
          <w:marTop w:val="0"/>
          <w:marBottom w:val="0"/>
          <w:divBdr>
            <w:top w:val="none" w:sz="0" w:space="0" w:color="auto"/>
            <w:left w:val="none" w:sz="0" w:space="0" w:color="auto"/>
            <w:bottom w:val="none" w:sz="0" w:space="0" w:color="auto"/>
            <w:right w:val="none" w:sz="0" w:space="0" w:color="auto"/>
          </w:divBdr>
        </w:div>
        <w:div w:id="1581986157">
          <w:marLeft w:val="640"/>
          <w:marRight w:val="0"/>
          <w:marTop w:val="0"/>
          <w:marBottom w:val="0"/>
          <w:divBdr>
            <w:top w:val="none" w:sz="0" w:space="0" w:color="auto"/>
            <w:left w:val="none" w:sz="0" w:space="0" w:color="auto"/>
            <w:bottom w:val="none" w:sz="0" w:space="0" w:color="auto"/>
            <w:right w:val="none" w:sz="0" w:space="0" w:color="auto"/>
          </w:divBdr>
        </w:div>
        <w:div w:id="949431636">
          <w:marLeft w:val="640"/>
          <w:marRight w:val="0"/>
          <w:marTop w:val="0"/>
          <w:marBottom w:val="0"/>
          <w:divBdr>
            <w:top w:val="none" w:sz="0" w:space="0" w:color="auto"/>
            <w:left w:val="none" w:sz="0" w:space="0" w:color="auto"/>
            <w:bottom w:val="none" w:sz="0" w:space="0" w:color="auto"/>
            <w:right w:val="none" w:sz="0" w:space="0" w:color="auto"/>
          </w:divBdr>
        </w:div>
        <w:div w:id="262883892">
          <w:marLeft w:val="640"/>
          <w:marRight w:val="0"/>
          <w:marTop w:val="0"/>
          <w:marBottom w:val="0"/>
          <w:divBdr>
            <w:top w:val="none" w:sz="0" w:space="0" w:color="auto"/>
            <w:left w:val="none" w:sz="0" w:space="0" w:color="auto"/>
            <w:bottom w:val="none" w:sz="0" w:space="0" w:color="auto"/>
            <w:right w:val="none" w:sz="0" w:space="0" w:color="auto"/>
          </w:divBdr>
        </w:div>
        <w:div w:id="1497721898">
          <w:marLeft w:val="640"/>
          <w:marRight w:val="0"/>
          <w:marTop w:val="0"/>
          <w:marBottom w:val="0"/>
          <w:divBdr>
            <w:top w:val="none" w:sz="0" w:space="0" w:color="auto"/>
            <w:left w:val="none" w:sz="0" w:space="0" w:color="auto"/>
            <w:bottom w:val="none" w:sz="0" w:space="0" w:color="auto"/>
            <w:right w:val="none" w:sz="0" w:space="0" w:color="auto"/>
          </w:divBdr>
        </w:div>
        <w:div w:id="852843706">
          <w:marLeft w:val="640"/>
          <w:marRight w:val="0"/>
          <w:marTop w:val="0"/>
          <w:marBottom w:val="0"/>
          <w:divBdr>
            <w:top w:val="none" w:sz="0" w:space="0" w:color="auto"/>
            <w:left w:val="none" w:sz="0" w:space="0" w:color="auto"/>
            <w:bottom w:val="none" w:sz="0" w:space="0" w:color="auto"/>
            <w:right w:val="none" w:sz="0" w:space="0" w:color="auto"/>
          </w:divBdr>
        </w:div>
        <w:div w:id="1985502596">
          <w:marLeft w:val="640"/>
          <w:marRight w:val="0"/>
          <w:marTop w:val="0"/>
          <w:marBottom w:val="0"/>
          <w:divBdr>
            <w:top w:val="none" w:sz="0" w:space="0" w:color="auto"/>
            <w:left w:val="none" w:sz="0" w:space="0" w:color="auto"/>
            <w:bottom w:val="none" w:sz="0" w:space="0" w:color="auto"/>
            <w:right w:val="none" w:sz="0" w:space="0" w:color="auto"/>
          </w:divBdr>
        </w:div>
        <w:div w:id="734936610">
          <w:marLeft w:val="640"/>
          <w:marRight w:val="0"/>
          <w:marTop w:val="0"/>
          <w:marBottom w:val="0"/>
          <w:divBdr>
            <w:top w:val="none" w:sz="0" w:space="0" w:color="auto"/>
            <w:left w:val="none" w:sz="0" w:space="0" w:color="auto"/>
            <w:bottom w:val="none" w:sz="0" w:space="0" w:color="auto"/>
            <w:right w:val="none" w:sz="0" w:space="0" w:color="auto"/>
          </w:divBdr>
        </w:div>
        <w:div w:id="1260875415">
          <w:marLeft w:val="640"/>
          <w:marRight w:val="0"/>
          <w:marTop w:val="0"/>
          <w:marBottom w:val="0"/>
          <w:divBdr>
            <w:top w:val="none" w:sz="0" w:space="0" w:color="auto"/>
            <w:left w:val="none" w:sz="0" w:space="0" w:color="auto"/>
            <w:bottom w:val="none" w:sz="0" w:space="0" w:color="auto"/>
            <w:right w:val="none" w:sz="0" w:space="0" w:color="auto"/>
          </w:divBdr>
        </w:div>
        <w:div w:id="981423502">
          <w:marLeft w:val="640"/>
          <w:marRight w:val="0"/>
          <w:marTop w:val="0"/>
          <w:marBottom w:val="0"/>
          <w:divBdr>
            <w:top w:val="none" w:sz="0" w:space="0" w:color="auto"/>
            <w:left w:val="none" w:sz="0" w:space="0" w:color="auto"/>
            <w:bottom w:val="none" w:sz="0" w:space="0" w:color="auto"/>
            <w:right w:val="none" w:sz="0" w:space="0" w:color="auto"/>
          </w:divBdr>
        </w:div>
        <w:div w:id="937296587">
          <w:marLeft w:val="640"/>
          <w:marRight w:val="0"/>
          <w:marTop w:val="0"/>
          <w:marBottom w:val="0"/>
          <w:divBdr>
            <w:top w:val="none" w:sz="0" w:space="0" w:color="auto"/>
            <w:left w:val="none" w:sz="0" w:space="0" w:color="auto"/>
            <w:bottom w:val="none" w:sz="0" w:space="0" w:color="auto"/>
            <w:right w:val="none" w:sz="0" w:space="0" w:color="auto"/>
          </w:divBdr>
        </w:div>
        <w:div w:id="673915467">
          <w:marLeft w:val="640"/>
          <w:marRight w:val="0"/>
          <w:marTop w:val="0"/>
          <w:marBottom w:val="0"/>
          <w:divBdr>
            <w:top w:val="none" w:sz="0" w:space="0" w:color="auto"/>
            <w:left w:val="none" w:sz="0" w:space="0" w:color="auto"/>
            <w:bottom w:val="none" w:sz="0" w:space="0" w:color="auto"/>
            <w:right w:val="none" w:sz="0" w:space="0" w:color="auto"/>
          </w:divBdr>
        </w:div>
        <w:div w:id="377627623">
          <w:marLeft w:val="640"/>
          <w:marRight w:val="0"/>
          <w:marTop w:val="0"/>
          <w:marBottom w:val="0"/>
          <w:divBdr>
            <w:top w:val="none" w:sz="0" w:space="0" w:color="auto"/>
            <w:left w:val="none" w:sz="0" w:space="0" w:color="auto"/>
            <w:bottom w:val="none" w:sz="0" w:space="0" w:color="auto"/>
            <w:right w:val="none" w:sz="0" w:space="0" w:color="auto"/>
          </w:divBdr>
        </w:div>
        <w:div w:id="1808013900">
          <w:marLeft w:val="640"/>
          <w:marRight w:val="0"/>
          <w:marTop w:val="0"/>
          <w:marBottom w:val="0"/>
          <w:divBdr>
            <w:top w:val="none" w:sz="0" w:space="0" w:color="auto"/>
            <w:left w:val="none" w:sz="0" w:space="0" w:color="auto"/>
            <w:bottom w:val="none" w:sz="0" w:space="0" w:color="auto"/>
            <w:right w:val="none" w:sz="0" w:space="0" w:color="auto"/>
          </w:divBdr>
        </w:div>
        <w:div w:id="1798403525">
          <w:marLeft w:val="640"/>
          <w:marRight w:val="0"/>
          <w:marTop w:val="0"/>
          <w:marBottom w:val="0"/>
          <w:divBdr>
            <w:top w:val="none" w:sz="0" w:space="0" w:color="auto"/>
            <w:left w:val="none" w:sz="0" w:space="0" w:color="auto"/>
            <w:bottom w:val="none" w:sz="0" w:space="0" w:color="auto"/>
            <w:right w:val="none" w:sz="0" w:space="0" w:color="auto"/>
          </w:divBdr>
        </w:div>
        <w:div w:id="1136945958">
          <w:marLeft w:val="640"/>
          <w:marRight w:val="0"/>
          <w:marTop w:val="0"/>
          <w:marBottom w:val="0"/>
          <w:divBdr>
            <w:top w:val="none" w:sz="0" w:space="0" w:color="auto"/>
            <w:left w:val="none" w:sz="0" w:space="0" w:color="auto"/>
            <w:bottom w:val="none" w:sz="0" w:space="0" w:color="auto"/>
            <w:right w:val="none" w:sz="0" w:space="0" w:color="auto"/>
          </w:divBdr>
        </w:div>
        <w:div w:id="1248689510">
          <w:marLeft w:val="640"/>
          <w:marRight w:val="0"/>
          <w:marTop w:val="0"/>
          <w:marBottom w:val="0"/>
          <w:divBdr>
            <w:top w:val="none" w:sz="0" w:space="0" w:color="auto"/>
            <w:left w:val="none" w:sz="0" w:space="0" w:color="auto"/>
            <w:bottom w:val="none" w:sz="0" w:space="0" w:color="auto"/>
            <w:right w:val="none" w:sz="0" w:space="0" w:color="auto"/>
          </w:divBdr>
        </w:div>
        <w:div w:id="1406683015">
          <w:marLeft w:val="640"/>
          <w:marRight w:val="0"/>
          <w:marTop w:val="0"/>
          <w:marBottom w:val="0"/>
          <w:divBdr>
            <w:top w:val="none" w:sz="0" w:space="0" w:color="auto"/>
            <w:left w:val="none" w:sz="0" w:space="0" w:color="auto"/>
            <w:bottom w:val="none" w:sz="0" w:space="0" w:color="auto"/>
            <w:right w:val="none" w:sz="0" w:space="0" w:color="auto"/>
          </w:divBdr>
        </w:div>
        <w:div w:id="646250695">
          <w:marLeft w:val="640"/>
          <w:marRight w:val="0"/>
          <w:marTop w:val="0"/>
          <w:marBottom w:val="0"/>
          <w:divBdr>
            <w:top w:val="none" w:sz="0" w:space="0" w:color="auto"/>
            <w:left w:val="none" w:sz="0" w:space="0" w:color="auto"/>
            <w:bottom w:val="none" w:sz="0" w:space="0" w:color="auto"/>
            <w:right w:val="none" w:sz="0" w:space="0" w:color="auto"/>
          </w:divBdr>
        </w:div>
        <w:div w:id="1491603738">
          <w:marLeft w:val="640"/>
          <w:marRight w:val="0"/>
          <w:marTop w:val="0"/>
          <w:marBottom w:val="0"/>
          <w:divBdr>
            <w:top w:val="none" w:sz="0" w:space="0" w:color="auto"/>
            <w:left w:val="none" w:sz="0" w:space="0" w:color="auto"/>
            <w:bottom w:val="none" w:sz="0" w:space="0" w:color="auto"/>
            <w:right w:val="none" w:sz="0" w:space="0" w:color="auto"/>
          </w:divBdr>
        </w:div>
        <w:div w:id="310410956">
          <w:marLeft w:val="640"/>
          <w:marRight w:val="0"/>
          <w:marTop w:val="0"/>
          <w:marBottom w:val="0"/>
          <w:divBdr>
            <w:top w:val="none" w:sz="0" w:space="0" w:color="auto"/>
            <w:left w:val="none" w:sz="0" w:space="0" w:color="auto"/>
            <w:bottom w:val="none" w:sz="0" w:space="0" w:color="auto"/>
            <w:right w:val="none" w:sz="0" w:space="0" w:color="auto"/>
          </w:divBdr>
        </w:div>
        <w:div w:id="119763455">
          <w:marLeft w:val="640"/>
          <w:marRight w:val="0"/>
          <w:marTop w:val="0"/>
          <w:marBottom w:val="0"/>
          <w:divBdr>
            <w:top w:val="none" w:sz="0" w:space="0" w:color="auto"/>
            <w:left w:val="none" w:sz="0" w:space="0" w:color="auto"/>
            <w:bottom w:val="none" w:sz="0" w:space="0" w:color="auto"/>
            <w:right w:val="none" w:sz="0" w:space="0" w:color="auto"/>
          </w:divBdr>
        </w:div>
        <w:div w:id="1928227143">
          <w:marLeft w:val="640"/>
          <w:marRight w:val="0"/>
          <w:marTop w:val="0"/>
          <w:marBottom w:val="0"/>
          <w:divBdr>
            <w:top w:val="none" w:sz="0" w:space="0" w:color="auto"/>
            <w:left w:val="none" w:sz="0" w:space="0" w:color="auto"/>
            <w:bottom w:val="none" w:sz="0" w:space="0" w:color="auto"/>
            <w:right w:val="none" w:sz="0" w:space="0" w:color="auto"/>
          </w:divBdr>
        </w:div>
        <w:div w:id="1855998184">
          <w:marLeft w:val="640"/>
          <w:marRight w:val="0"/>
          <w:marTop w:val="0"/>
          <w:marBottom w:val="0"/>
          <w:divBdr>
            <w:top w:val="none" w:sz="0" w:space="0" w:color="auto"/>
            <w:left w:val="none" w:sz="0" w:space="0" w:color="auto"/>
            <w:bottom w:val="none" w:sz="0" w:space="0" w:color="auto"/>
            <w:right w:val="none" w:sz="0" w:space="0" w:color="auto"/>
          </w:divBdr>
        </w:div>
        <w:div w:id="179970968">
          <w:marLeft w:val="640"/>
          <w:marRight w:val="0"/>
          <w:marTop w:val="0"/>
          <w:marBottom w:val="0"/>
          <w:divBdr>
            <w:top w:val="none" w:sz="0" w:space="0" w:color="auto"/>
            <w:left w:val="none" w:sz="0" w:space="0" w:color="auto"/>
            <w:bottom w:val="none" w:sz="0" w:space="0" w:color="auto"/>
            <w:right w:val="none" w:sz="0" w:space="0" w:color="auto"/>
          </w:divBdr>
        </w:div>
        <w:div w:id="365494569">
          <w:marLeft w:val="640"/>
          <w:marRight w:val="0"/>
          <w:marTop w:val="0"/>
          <w:marBottom w:val="0"/>
          <w:divBdr>
            <w:top w:val="none" w:sz="0" w:space="0" w:color="auto"/>
            <w:left w:val="none" w:sz="0" w:space="0" w:color="auto"/>
            <w:bottom w:val="none" w:sz="0" w:space="0" w:color="auto"/>
            <w:right w:val="none" w:sz="0" w:space="0" w:color="auto"/>
          </w:divBdr>
        </w:div>
        <w:div w:id="316347346">
          <w:marLeft w:val="640"/>
          <w:marRight w:val="0"/>
          <w:marTop w:val="0"/>
          <w:marBottom w:val="0"/>
          <w:divBdr>
            <w:top w:val="none" w:sz="0" w:space="0" w:color="auto"/>
            <w:left w:val="none" w:sz="0" w:space="0" w:color="auto"/>
            <w:bottom w:val="none" w:sz="0" w:space="0" w:color="auto"/>
            <w:right w:val="none" w:sz="0" w:space="0" w:color="auto"/>
          </w:divBdr>
        </w:div>
        <w:div w:id="1759400184">
          <w:marLeft w:val="640"/>
          <w:marRight w:val="0"/>
          <w:marTop w:val="0"/>
          <w:marBottom w:val="0"/>
          <w:divBdr>
            <w:top w:val="none" w:sz="0" w:space="0" w:color="auto"/>
            <w:left w:val="none" w:sz="0" w:space="0" w:color="auto"/>
            <w:bottom w:val="none" w:sz="0" w:space="0" w:color="auto"/>
            <w:right w:val="none" w:sz="0" w:space="0" w:color="auto"/>
          </w:divBdr>
        </w:div>
        <w:div w:id="1554349388">
          <w:marLeft w:val="640"/>
          <w:marRight w:val="0"/>
          <w:marTop w:val="0"/>
          <w:marBottom w:val="0"/>
          <w:divBdr>
            <w:top w:val="none" w:sz="0" w:space="0" w:color="auto"/>
            <w:left w:val="none" w:sz="0" w:space="0" w:color="auto"/>
            <w:bottom w:val="none" w:sz="0" w:space="0" w:color="auto"/>
            <w:right w:val="none" w:sz="0" w:space="0" w:color="auto"/>
          </w:divBdr>
        </w:div>
        <w:div w:id="147476573">
          <w:marLeft w:val="640"/>
          <w:marRight w:val="0"/>
          <w:marTop w:val="0"/>
          <w:marBottom w:val="0"/>
          <w:divBdr>
            <w:top w:val="none" w:sz="0" w:space="0" w:color="auto"/>
            <w:left w:val="none" w:sz="0" w:space="0" w:color="auto"/>
            <w:bottom w:val="none" w:sz="0" w:space="0" w:color="auto"/>
            <w:right w:val="none" w:sz="0" w:space="0" w:color="auto"/>
          </w:divBdr>
        </w:div>
        <w:div w:id="267085157">
          <w:marLeft w:val="640"/>
          <w:marRight w:val="0"/>
          <w:marTop w:val="0"/>
          <w:marBottom w:val="0"/>
          <w:divBdr>
            <w:top w:val="none" w:sz="0" w:space="0" w:color="auto"/>
            <w:left w:val="none" w:sz="0" w:space="0" w:color="auto"/>
            <w:bottom w:val="none" w:sz="0" w:space="0" w:color="auto"/>
            <w:right w:val="none" w:sz="0" w:space="0" w:color="auto"/>
          </w:divBdr>
        </w:div>
        <w:div w:id="4064361">
          <w:marLeft w:val="640"/>
          <w:marRight w:val="0"/>
          <w:marTop w:val="0"/>
          <w:marBottom w:val="0"/>
          <w:divBdr>
            <w:top w:val="none" w:sz="0" w:space="0" w:color="auto"/>
            <w:left w:val="none" w:sz="0" w:space="0" w:color="auto"/>
            <w:bottom w:val="none" w:sz="0" w:space="0" w:color="auto"/>
            <w:right w:val="none" w:sz="0" w:space="0" w:color="auto"/>
          </w:divBdr>
        </w:div>
        <w:div w:id="1030840851">
          <w:marLeft w:val="640"/>
          <w:marRight w:val="0"/>
          <w:marTop w:val="0"/>
          <w:marBottom w:val="0"/>
          <w:divBdr>
            <w:top w:val="none" w:sz="0" w:space="0" w:color="auto"/>
            <w:left w:val="none" w:sz="0" w:space="0" w:color="auto"/>
            <w:bottom w:val="none" w:sz="0" w:space="0" w:color="auto"/>
            <w:right w:val="none" w:sz="0" w:space="0" w:color="auto"/>
          </w:divBdr>
        </w:div>
        <w:div w:id="498009305">
          <w:marLeft w:val="640"/>
          <w:marRight w:val="0"/>
          <w:marTop w:val="0"/>
          <w:marBottom w:val="0"/>
          <w:divBdr>
            <w:top w:val="none" w:sz="0" w:space="0" w:color="auto"/>
            <w:left w:val="none" w:sz="0" w:space="0" w:color="auto"/>
            <w:bottom w:val="none" w:sz="0" w:space="0" w:color="auto"/>
            <w:right w:val="none" w:sz="0" w:space="0" w:color="auto"/>
          </w:divBdr>
        </w:div>
        <w:div w:id="182401111">
          <w:marLeft w:val="640"/>
          <w:marRight w:val="0"/>
          <w:marTop w:val="0"/>
          <w:marBottom w:val="0"/>
          <w:divBdr>
            <w:top w:val="none" w:sz="0" w:space="0" w:color="auto"/>
            <w:left w:val="none" w:sz="0" w:space="0" w:color="auto"/>
            <w:bottom w:val="none" w:sz="0" w:space="0" w:color="auto"/>
            <w:right w:val="none" w:sz="0" w:space="0" w:color="auto"/>
          </w:divBdr>
        </w:div>
        <w:div w:id="2092460626">
          <w:marLeft w:val="640"/>
          <w:marRight w:val="0"/>
          <w:marTop w:val="0"/>
          <w:marBottom w:val="0"/>
          <w:divBdr>
            <w:top w:val="none" w:sz="0" w:space="0" w:color="auto"/>
            <w:left w:val="none" w:sz="0" w:space="0" w:color="auto"/>
            <w:bottom w:val="none" w:sz="0" w:space="0" w:color="auto"/>
            <w:right w:val="none" w:sz="0" w:space="0" w:color="auto"/>
          </w:divBdr>
        </w:div>
        <w:div w:id="104426796">
          <w:marLeft w:val="640"/>
          <w:marRight w:val="0"/>
          <w:marTop w:val="0"/>
          <w:marBottom w:val="0"/>
          <w:divBdr>
            <w:top w:val="none" w:sz="0" w:space="0" w:color="auto"/>
            <w:left w:val="none" w:sz="0" w:space="0" w:color="auto"/>
            <w:bottom w:val="none" w:sz="0" w:space="0" w:color="auto"/>
            <w:right w:val="none" w:sz="0" w:space="0" w:color="auto"/>
          </w:divBdr>
        </w:div>
        <w:div w:id="1483540849">
          <w:marLeft w:val="640"/>
          <w:marRight w:val="0"/>
          <w:marTop w:val="0"/>
          <w:marBottom w:val="0"/>
          <w:divBdr>
            <w:top w:val="none" w:sz="0" w:space="0" w:color="auto"/>
            <w:left w:val="none" w:sz="0" w:space="0" w:color="auto"/>
            <w:bottom w:val="none" w:sz="0" w:space="0" w:color="auto"/>
            <w:right w:val="none" w:sz="0" w:space="0" w:color="auto"/>
          </w:divBdr>
        </w:div>
        <w:div w:id="1024988185">
          <w:marLeft w:val="640"/>
          <w:marRight w:val="0"/>
          <w:marTop w:val="0"/>
          <w:marBottom w:val="0"/>
          <w:divBdr>
            <w:top w:val="none" w:sz="0" w:space="0" w:color="auto"/>
            <w:left w:val="none" w:sz="0" w:space="0" w:color="auto"/>
            <w:bottom w:val="none" w:sz="0" w:space="0" w:color="auto"/>
            <w:right w:val="none" w:sz="0" w:space="0" w:color="auto"/>
          </w:divBdr>
        </w:div>
        <w:div w:id="78910052">
          <w:marLeft w:val="640"/>
          <w:marRight w:val="0"/>
          <w:marTop w:val="0"/>
          <w:marBottom w:val="0"/>
          <w:divBdr>
            <w:top w:val="none" w:sz="0" w:space="0" w:color="auto"/>
            <w:left w:val="none" w:sz="0" w:space="0" w:color="auto"/>
            <w:bottom w:val="none" w:sz="0" w:space="0" w:color="auto"/>
            <w:right w:val="none" w:sz="0" w:space="0" w:color="auto"/>
          </w:divBdr>
        </w:div>
        <w:div w:id="250969693">
          <w:marLeft w:val="640"/>
          <w:marRight w:val="0"/>
          <w:marTop w:val="0"/>
          <w:marBottom w:val="0"/>
          <w:divBdr>
            <w:top w:val="none" w:sz="0" w:space="0" w:color="auto"/>
            <w:left w:val="none" w:sz="0" w:space="0" w:color="auto"/>
            <w:bottom w:val="none" w:sz="0" w:space="0" w:color="auto"/>
            <w:right w:val="none" w:sz="0" w:space="0" w:color="auto"/>
          </w:divBdr>
        </w:div>
        <w:div w:id="1535147495">
          <w:marLeft w:val="640"/>
          <w:marRight w:val="0"/>
          <w:marTop w:val="0"/>
          <w:marBottom w:val="0"/>
          <w:divBdr>
            <w:top w:val="none" w:sz="0" w:space="0" w:color="auto"/>
            <w:left w:val="none" w:sz="0" w:space="0" w:color="auto"/>
            <w:bottom w:val="none" w:sz="0" w:space="0" w:color="auto"/>
            <w:right w:val="none" w:sz="0" w:space="0" w:color="auto"/>
          </w:divBdr>
        </w:div>
        <w:div w:id="950016097">
          <w:marLeft w:val="640"/>
          <w:marRight w:val="0"/>
          <w:marTop w:val="0"/>
          <w:marBottom w:val="0"/>
          <w:divBdr>
            <w:top w:val="none" w:sz="0" w:space="0" w:color="auto"/>
            <w:left w:val="none" w:sz="0" w:space="0" w:color="auto"/>
            <w:bottom w:val="none" w:sz="0" w:space="0" w:color="auto"/>
            <w:right w:val="none" w:sz="0" w:space="0" w:color="auto"/>
          </w:divBdr>
        </w:div>
        <w:div w:id="1562400923">
          <w:marLeft w:val="640"/>
          <w:marRight w:val="0"/>
          <w:marTop w:val="0"/>
          <w:marBottom w:val="0"/>
          <w:divBdr>
            <w:top w:val="none" w:sz="0" w:space="0" w:color="auto"/>
            <w:left w:val="none" w:sz="0" w:space="0" w:color="auto"/>
            <w:bottom w:val="none" w:sz="0" w:space="0" w:color="auto"/>
            <w:right w:val="none" w:sz="0" w:space="0" w:color="auto"/>
          </w:divBdr>
        </w:div>
        <w:div w:id="1319309606">
          <w:marLeft w:val="640"/>
          <w:marRight w:val="0"/>
          <w:marTop w:val="0"/>
          <w:marBottom w:val="0"/>
          <w:divBdr>
            <w:top w:val="none" w:sz="0" w:space="0" w:color="auto"/>
            <w:left w:val="none" w:sz="0" w:space="0" w:color="auto"/>
            <w:bottom w:val="none" w:sz="0" w:space="0" w:color="auto"/>
            <w:right w:val="none" w:sz="0" w:space="0" w:color="auto"/>
          </w:divBdr>
        </w:div>
        <w:div w:id="1592665448">
          <w:marLeft w:val="640"/>
          <w:marRight w:val="0"/>
          <w:marTop w:val="0"/>
          <w:marBottom w:val="0"/>
          <w:divBdr>
            <w:top w:val="none" w:sz="0" w:space="0" w:color="auto"/>
            <w:left w:val="none" w:sz="0" w:space="0" w:color="auto"/>
            <w:bottom w:val="none" w:sz="0" w:space="0" w:color="auto"/>
            <w:right w:val="none" w:sz="0" w:space="0" w:color="auto"/>
          </w:divBdr>
        </w:div>
        <w:div w:id="193620555">
          <w:marLeft w:val="640"/>
          <w:marRight w:val="0"/>
          <w:marTop w:val="0"/>
          <w:marBottom w:val="0"/>
          <w:divBdr>
            <w:top w:val="none" w:sz="0" w:space="0" w:color="auto"/>
            <w:left w:val="none" w:sz="0" w:space="0" w:color="auto"/>
            <w:bottom w:val="none" w:sz="0" w:space="0" w:color="auto"/>
            <w:right w:val="none" w:sz="0" w:space="0" w:color="auto"/>
          </w:divBdr>
        </w:div>
        <w:div w:id="1649087325">
          <w:marLeft w:val="640"/>
          <w:marRight w:val="0"/>
          <w:marTop w:val="0"/>
          <w:marBottom w:val="0"/>
          <w:divBdr>
            <w:top w:val="none" w:sz="0" w:space="0" w:color="auto"/>
            <w:left w:val="none" w:sz="0" w:space="0" w:color="auto"/>
            <w:bottom w:val="none" w:sz="0" w:space="0" w:color="auto"/>
            <w:right w:val="none" w:sz="0" w:space="0" w:color="auto"/>
          </w:divBdr>
        </w:div>
        <w:div w:id="1676689508">
          <w:marLeft w:val="640"/>
          <w:marRight w:val="0"/>
          <w:marTop w:val="0"/>
          <w:marBottom w:val="0"/>
          <w:divBdr>
            <w:top w:val="none" w:sz="0" w:space="0" w:color="auto"/>
            <w:left w:val="none" w:sz="0" w:space="0" w:color="auto"/>
            <w:bottom w:val="none" w:sz="0" w:space="0" w:color="auto"/>
            <w:right w:val="none" w:sz="0" w:space="0" w:color="auto"/>
          </w:divBdr>
        </w:div>
        <w:div w:id="1207109905">
          <w:marLeft w:val="640"/>
          <w:marRight w:val="0"/>
          <w:marTop w:val="0"/>
          <w:marBottom w:val="0"/>
          <w:divBdr>
            <w:top w:val="none" w:sz="0" w:space="0" w:color="auto"/>
            <w:left w:val="none" w:sz="0" w:space="0" w:color="auto"/>
            <w:bottom w:val="none" w:sz="0" w:space="0" w:color="auto"/>
            <w:right w:val="none" w:sz="0" w:space="0" w:color="auto"/>
          </w:divBdr>
        </w:div>
        <w:div w:id="1729912578">
          <w:marLeft w:val="640"/>
          <w:marRight w:val="0"/>
          <w:marTop w:val="0"/>
          <w:marBottom w:val="0"/>
          <w:divBdr>
            <w:top w:val="none" w:sz="0" w:space="0" w:color="auto"/>
            <w:left w:val="none" w:sz="0" w:space="0" w:color="auto"/>
            <w:bottom w:val="none" w:sz="0" w:space="0" w:color="auto"/>
            <w:right w:val="none" w:sz="0" w:space="0" w:color="auto"/>
          </w:divBdr>
        </w:div>
        <w:div w:id="1660577681">
          <w:marLeft w:val="640"/>
          <w:marRight w:val="0"/>
          <w:marTop w:val="0"/>
          <w:marBottom w:val="0"/>
          <w:divBdr>
            <w:top w:val="none" w:sz="0" w:space="0" w:color="auto"/>
            <w:left w:val="none" w:sz="0" w:space="0" w:color="auto"/>
            <w:bottom w:val="none" w:sz="0" w:space="0" w:color="auto"/>
            <w:right w:val="none" w:sz="0" w:space="0" w:color="auto"/>
          </w:divBdr>
        </w:div>
        <w:div w:id="1320617650">
          <w:marLeft w:val="640"/>
          <w:marRight w:val="0"/>
          <w:marTop w:val="0"/>
          <w:marBottom w:val="0"/>
          <w:divBdr>
            <w:top w:val="none" w:sz="0" w:space="0" w:color="auto"/>
            <w:left w:val="none" w:sz="0" w:space="0" w:color="auto"/>
            <w:bottom w:val="none" w:sz="0" w:space="0" w:color="auto"/>
            <w:right w:val="none" w:sz="0" w:space="0" w:color="auto"/>
          </w:divBdr>
        </w:div>
        <w:div w:id="1554393252">
          <w:marLeft w:val="640"/>
          <w:marRight w:val="0"/>
          <w:marTop w:val="0"/>
          <w:marBottom w:val="0"/>
          <w:divBdr>
            <w:top w:val="none" w:sz="0" w:space="0" w:color="auto"/>
            <w:left w:val="none" w:sz="0" w:space="0" w:color="auto"/>
            <w:bottom w:val="none" w:sz="0" w:space="0" w:color="auto"/>
            <w:right w:val="none" w:sz="0" w:space="0" w:color="auto"/>
          </w:divBdr>
        </w:div>
        <w:div w:id="602810473">
          <w:marLeft w:val="640"/>
          <w:marRight w:val="0"/>
          <w:marTop w:val="0"/>
          <w:marBottom w:val="0"/>
          <w:divBdr>
            <w:top w:val="none" w:sz="0" w:space="0" w:color="auto"/>
            <w:left w:val="none" w:sz="0" w:space="0" w:color="auto"/>
            <w:bottom w:val="none" w:sz="0" w:space="0" w:color="auto"/>
            <w:right w:val="none" w:sz="0" w:space="0" w:color="auto"/>
          </w:divBdr>
        </w:div>
        <w:div w:id="1502117092">
          <w:marLeft w:val="640"/>
          <w:marRight w:val="0"/>
          <w:marTop w:val="0"/>
          <w:marBottom w:val="0"/>
          <w:divBdr>
            <w:top w:val="none" w:sz="0" w:space="0" w:color="auto"/>
            <w:left w:val="none" w:sz="0" w:space="0" w:color="auto"/>
            <w:bottom w:val="none" w:sz="0" w:space="0" w:color="auto"/>
            <w:right w:val="none" w:sz="0" w:space="0" w:color="auto"/>
          </w:divBdr>
        </w:div>
        <w:div w:id="1358849028">
          <w:marLeft w:val="640"/>
          <w:marRight w:val="0"/>
          <w:marTop w:val="0"/>
          <w:marBottom w:val="0"/>
          <w:divBdr>
            <w:top w:val="none" w:sz="0" w:space="0" w:color="auto"/>
            <w:left w:val="none" w:sz="0" w:space="0" w:color="auto"/>
            <w:bottom w:val="none" w:sz="0" w:space="0" w:color="auto"/>
            <w:right w:val="none" w:sz="0" w:space="0" w:color="auto"/>
          </w:divBdr>
        </w:div>
      </w:divsChild>
    </w:div>
    <w:div w:id="122700275">
      <w:bodyDiv w:val="1"/>
      <w:marLeft w:val="0"/>
      <w:marRight w:val="0"/>
      <w:marTop w:val="0"/>
      <w:marBottom w:val="0"/>
      <w:divBdr>
        <w:top w:val="none" w:sz="0" w:space="0" w:color="auto"/>
        <w:left w:val="none" w:sz="0" w:space="0" w:color="auto"/>
        <w:bottom w:val="none" w:sz="0" w:space="0" w:color="auto"/>
        <w:right w:val="none" w:sz="0" w:space="0" w:color="auto"/>
      </w:divBdr>
    </w:div>
    <w:div w:id="130363978">
      <w:bodyDiv w:val="1"/>
      <w:marLeft w:val="0"/>
      <w:marRight w:val="0"/>
      <w:marTop w:val="0"/>
      <w:marBottom w:val="0"/>
      <w:divBdr>
        <w:top w:val="none" w:sz="0" w:space="0" w:color="auto"/>
        <w:left w:val="none" w:sz="0" w:space="0" w:color="auto"/>
        <w:bottom w:val="none" w:sz="0" w:space="0" w:color="auto"/>
        <w:right w:val="none" w:sz="0" w:space="0" w:color="auto"/>
      </w:divBdr>
    </w:div>
    <w:div w:id="132720049">
      <w:bodyDiv w:val="1"/>
      <w:marLeft w:val="0"/>
      <w:marRight w:val="0"/>
      <w:marTop w:val="0"/>
      <w:marBottom w:val="0"/>
      <w:divBdr>
        <w:top w:val="none" w:sz="0" w:space="0" w:color="auto"/>
        <w:left w:val="none" w:sz="0" w:space="0" w:color="auto"/>
        <w:bottom w:val="none" w:sz="0" w:space="0" w:color="auto"/>
        <w:right w:val="none" w:sz="0" w:space="0" w:color="auto"/>
      </w:divBdr>
    </w:div>
    <w:div w:id="135803632">
      <w:bodyDiv w:val="1"/>
      <w:marLeft w:val="0"/>
      <w:marRight w:val="0"/>
      <w:marTop w:val="0"/>
      <w:marBottom w:val="0"/>
      <w:divBdr>
        <w:top w:val="none" w:sz="0" w:space="0" w:color="auto"/>
        <w:left w:val="none" w:sz="0" w:space="0" w:color="auto"/>
        <w:bottom w:val="none" w:sz="0" w:space="0" w:color="auto"/>
        <w:right w:val="none" w:sz="0" w:space="0" w:color="auto"/>
      </w:divBdr>
    </w:div>
    <w:div w:id="142241521">
      <w:bodyDiv w:val="1"/>
      <w:marLeft w:val="0"/>
      <w:marRight w:val="0"/>
      <w:marTop w:val="0"/>
      <w:marBottom w:val="0"/>
      <w:divBdr>
        <w:top w:val="none" w:sz="0" w:space="0" w:color="auto"/>
        <w:left w:val="none" w:sz="0" w:space="0" w:color="auto"/>
        <w:bottom w:val="none" w:sz="0" w:space="0" w:color="auto"/>
        <w:right w:val="none" w:sz="0" w:space="0" w:color="auto"/>
      </w:divBdr>
    </w:div>
    <w:div w:id="144320540">
      <w:bodyDiv w:val="1"/>
      <w:marLeft w:val="0"/>
      <w:marRight w:val="0"/>
      <w:marTop w:val="0"/>
      <w:marBottom w:val="0"/>
      <w:divBdr>
        <w:top w:val="none" w:sz="0" w:space="0" w:color="auto"/>
        <w:left w:val="none" w:sz="0" w:space="0" w:color="auto"/>
        <w:bottom w:val="none" w:sz="0" w:space="0" w:color="auto"/>
        <w:right w:val="none" w:sz="0" w:space="0" w:color="auto"/>
      </w:divBdr>
    </w:div>
    <w:div w:id="144783572">
      <w:bodyDiv w:val="1"/>
      <w:marLeft w:val="0"/>
      <w:marRight w:val="0"/>
      <w:marTop w:val="0"/>
      <w:marBottom w:val="0"/>
      <w:divBdr>
        <w:top w:val="none" w:sz="0" w:space="0" w:color="auto"/>
        <w:left w:val="none" w:sz="0" w:space="0" w:color="auto"/>
        <w:bottom w:val="none" w:sz="0" w:space="0" w:color="auto"/>
        <w:right w:val="none" w:sz="0" w:space="0" w:color="auto"/>
      </w:divBdr>
      <w:divsChild>
        <w:div w:id="23210296">
          <w:marLeft w:val="640"/>
          <w:marRight w:val="0"/>
          <w:marTop w:val="0"/>
          <w:marBottom w:val="0"/>
          <w:divBdr>
            <w:top w:val="none" w:sz="0" w:space="0" w:color="auto"/>
            <w:left w:val="none" w:sz="0" w:space="0" w:color="auto"/>
            <w:bottom w:val="none" w:sz="0" w:space="0" w:color="auto"/>
            <w:right w:val="none" w:sz="0" w:space="0" w:color="auto"/>
          </w:divBdr>
        </w:div>
        <w:div w:id="41254419">
          <w:marLeft w:val="640"/>
          <w:marRight w:val="0"/>
          <w:marTop w:val="0"/>
          <w:marBottom w:val="0"/>
          <w:divBdr>
            <w:top w:val="none" w:sz="0" w:space="0" w:color="auto"/>
            <w:left w:val="none" w:sz="0" w:space="0" w:color="auto"/>
            <w:bottom w:val="none" w:sz="0" w:space="0" w:color="auto"/>
            <w:right w:val="none" w:sz="0" w:space="0" w:color="auto"/>
          </w:divBdr>
        </w:div>
        <w:div w:id="86537957">
          <w:marLeft w:val="640"/>
          <w:marRight w:val="0"/>
          <w:marTop w:val="0"/>
          <w:marBottom w:val="0"/>
          <w:divBdr>
            <w:top w:val="none" w:sz="0" w:space="0" w:color="auto"/>
            <w:left w:val="none" w:sz="0" w:space="0" w:color="auto"/>
            <w:bottom w:val="none" w:sz="0" w:space="0" w:color="auto"/>
            <w:right w:val="none" w:sz="0" w:space="0" w:color="auto"/>
          </w:divBdr>
        </w:div>
        <w:div w:id="212498164">
          <w:marLeft w:val="640"/>
          <w:marRight w:val="0"/>
          <w:marTop w:val="0"/>
          <w:marBottom w:val="0"/>
          <w:divBdr>
            <w:top w:val="none" w:sz="0" w:space="0" w:color="auto"/>
            <w:left w:val="none" w:sz="0" w:space="0" w:color="auto"/>
            <w:bottom w:val="none" w:sz="0" w:space="0" w:color="auto"/>
            <w:right w:val="none" w:sz="0" w:space="0" w:color="auto"/>
          </w:divBdr>
        </w:div>
        <w:div w:id="249967368">
          <w:marLeft w:val="640"/>
          <w:marRight w:val="0"/>
          <w:marTop w:val="0"/>
          <w:marBottom w:val="0"/>
          <w:divBdr>
            <w:top w:val="none" w:sz="0" w:space="0" w:color="auto"/>
            <w:left w:val="none" w:sz="0" w:space="0" w:color="auto"/>
            <w:bottom w:val="none" w:sz="0" w:space="0" w:color="auto"/>
            <w:right w:val="none" w:sz="0" w:space="0" w:color="auto"/>
          </w:divBdr>
        </w:div>
        <w:div w:id="355547526">
          <w:marLeft w:val="640"/>
          <w:marRight w:val="0"/>
          <w:marTop w:val="0"/>
          <w:marBottom w:val="0"/>
          <w:divBdr>
            <w:top w:val="none" w:sz="0" w:space="0" w:color="auto"/>
            <w:left w:val="none" w:sz="0" w:space="0" w:color="auto"/>
            <w:bottom w:val="none" w:sz="0" w:space="0" w:color="auto"/>
            <w:right w:val="none" w:sz="0" w:space="0" w:color="auto"/>
          </w:divBdr>
        </w:div>
        <w:div w:id="412358601">
          <w:marLeft w:val="640"/>
          <w:marRight w:val="0"/>
          <w:marTop w:val="0"/>
          <w:marBottom w:val="0"/>
          <w:divBdr>
            <w:top w:val="none" w:sz="0" w:space="0" w:color="auto"/>
            <w:left w:val="none" w:sz="0" w:space="0" w:color="auto"/>
            <w:bottom w:val="none" w:sz="0" w:space="0" w:color="auto"/>
            <w:right w:val="none" w:sz="0" w:space="0" w:color="auto"/>
          </w:divBdr>
        </w:div>
        <w:div w:id="420297953">
          <w:marLeft w:val="640"/>
          <w:marRight w:val="0"/>
          <w:marTop w:val="0"/>
          <w:marBottom w:val="0"/>
          <w:divBdr>
            <w:top w:val="none" w:sz="0" w:space="0" w:color="auto"/>
            <w:left w:val="none" w:sz="0" w:space="0" w:color="auto"/>
            <w:bottom w:val="none" w:sz="0" w:space="0" w:color="auto"/>
            <w:right w:val="none" w:sz="0" w:space="0" w:color="auto"/>
          </w:divBdr>
        </w:div>
        <w:div w:id="448663350">
          <w:marLeft w:val="640"/>
          <w:marRight w:val="0"/>
          <w:marTop w:val="0"/>
          <w:marBottom w:val="0"/>
          <w:divBdr>
            <w:top w:val="none" w:sz="0" w:space="0" w:color="auto"/>
            <w:left w:val="none" w:sz="0" w:space="0" w:color="auto"/>
            <w:bottom w:val="none" w:sz="0" w:space="0" w:color="auto"/>
            <w:right w:val="none" w:sz="0" w:space="0" w:color="auto"/>
          </w:divBdr>
        </w:div>
        <w:div w:id="496113780">
          <w:marLeft w:val="640"/>
          <w:marRight w:val="0"/>
          <w:marTop w:val="0"/>
          <w:marBottom w:val="0"/>
          <w:divBdr>
            <w:top w:val="none" w:sz="0" w:space="0" w:color="auto"/>
            <w:left w:val="none" w:sz="0" w:space="0" w:color="auto"/>
            <w:bottom w:val="none" w:sz="0" w:space="0" w:color="auto"/>
            <w:right w:val="none" w:sz="0" w:space="0" w:color="auto"/>
          </w:divBdr>
        </w:div>
        <w:div w:id="529418285">
          <w:marLeft w:val="640"/>
          <w:marRight w:val="0"/>
          <w:marTop w:val="0"/>
          <w:marBottom w:val="0"/>
          <w:divBdr>
            <w:top w:val="none" w:sz="0" w:space="0" w:color="auto"/>
            <w:left w:val="none" w:sz="0" w:space="0" w:color="auto"/>
            <w:bottom w:val="none" w:sz="0" w:space="0" w:color="auto"/>
            <w:right w:val="none" w:sz="0" w:space="0" w:color="auto"/>
          </w:divBdr>
        </w:div>
        <w:div w:id="534469315">
          <w:marLeft w:val="640"/>
          <w:marRight w:val="0"/>
          <w:marTop w:val="0"/>
          <w:marBottom w:val="0"/>
          <w:divBdr>
            <w:top w:val="none" w:sz="0" w:space="0" w:color="auto"/>
            <w:left w:val="none" w:sz="0" w:space="0" w:color="auto"/>
            <w:bottom w:val="none" w:sz="0" w:space="0" w:color="auto"/>
            <w:right w:val="none" w:sz="0" w:space="0" w:color="auto"/>
          </w:divBdr>
        </w:div>
        <w:div w:id="540633932">
          <w:marLeft w:val="640"/>
          <w:marRight w:val="0"/>
          <w:marTop w:val="0"/>
          <w:marBottom w:val="0"/>
          <w:divBdr>
            <w:top w:val="none" w:sz="0" w:space="0" w:color="auto"/>
            <w:left w:val="none" w:sz="0" w:space="0" w:color="auto"/>
            <w:bottom w:val="none" w:sz="0" w:space="0" w:color="auto"/>
            <w:right w:val="none" w:sz="0" w:space="0" w:color="auto"/>
          </w:divBdr>
        </w:div>
        <w:div w:id="552810027">
          <w:marLeft w:val="640"/>
          <w:marRight w:val="0"/>
          <w:marTop w:val="0"/>
          <w:marBottom w:val="0"/>
          <w:divBdr>
            <w:top w:val="none" w:sz="0" w:space="0" w:color="auto"/>
            <w:left w:val="none" w:sz="0" w:space="0" w:color="auto"/>
            <w:bottom w:val="none" w:sz="0" w:space="0" w:color="auto"/>
            <w:right w:val="none" w:sz="0" w:space="0" w:color="auto"/>
          </w:divBdr>
        </w:div>
        <w:div w:id="558130764">
          <w:marLeft w:val="640"/>
          <w:marRight w:val="0"/>
          <w:marTop w:val="0"/>
          <w:marBottom w:val="0"/>
          <w:divBdr>
            <w:top w:val="none" w:sz="0" w:space="0" w:color="auto"/>
            <w:left w:val="none" w:sz="0" w:space="0" w:color="auto"/>
            <w:bottom w:val="none" w:sz="0" w:space="0" w:color="auto"/>
            <w:right w:val="none" w:sz="0" w:space="0" w:color="auto"/>
          </w:divBdr>
        </w:div>
        <w:div w:id="601961621">
          <w:marLeft w:val="640"/>
          <w:marRight w:val="0"/>
          <w:marTop w:val="0"/>
          <w:marBottom w:val="0"/>
          <w:divBdr>
            <w:top w:val="none" w:sz="0" w:space="0" w:color="auto"/>
            <w:left w:val="none" w:sz="0" w:space="0" w:color="auto"/>
            <w:bottom w:val="none" w:sz="0" w:space="0" w:color="auto"/>
            <w:right w:val="none" w:sz="0" w:space="0" w:color="auto"/>
          </w:divBdr>
        </w:div>
        <w:div w:id="628979946">
          <w:marLeft w:val="640"/>
          <w:marRight w:val="0"/>
          <w:marTop w:val="0"/>
          <w:marBottom w:val="0"/>
          <w:divBdr>
            <w:top w:val="none" w:sz="0" w:space="0" w:color="auto"/>
            <w:left w:val="none" w:sz="0" w:space="0" w:color="auto"/>
            <w:bottom w:val="none" w:sz="0" w:space="0" w:color="auto"/>
            <w:right w:val="none" w:sz="0" w:space="0" w:color="auto"/>
          </w:divBdr>
        </w:div>
        <w:div w:id="661155379">
          <w:marLeft w:val="640"/>
          <w:marRight w:val="0"/>
          <w:marTop w:val="0"/>
          <w:marBottom w:val="0"/>
          <w:divBdr>
            <w:top w:val="none" w:sz="0" w:space="0" w:color="auto"/>
            <w:left w:val="none" w:sz="0" w:space="0" w:color="auto"/>
            <w:bottom w:val="none" w:sz="0" w:space="0" w:color="auto"/>
            <w:right w:val="none" w:sz="0" w:space="0" w:color="auto"/>
          </w:divBdr>
        </w:div>
        <w:div w:id="666202944">
          <w:marLeft w:val="640"/>
          <w:marRight w:val="0"/>
          <w:marTop w:val="0"/>
          <w:marBottom w:val="0"/>
          <w:divBdr>
            <w:top w:val="none" w:sz="0" w:space="0" w:color="auto"/>
            <w:left w:val="none" w:sz="0" w:space="0" w:color="auto"/>
            <w:bottom w:val="none" w:sz="0" w:space="0" w:color="auto"/>
            <w:right w:val="none" w:sz="0" w:space="0" w:color="auto"/>
          </w:divBdr>
        </w:div>
        <w:div w:id="688524746">
          <w:marLeft w:val="640"/>
          <w:marRight w:val="0"/>
          <w:marTop w:val="0"/>
          <w:marBottom w:val="0"/>
          <w:divBdr>
            <w:top w:val="none" w:sz="0" w:space="0" w:color="auto"/>
            <w:left w:val="none" w:sz="0" w:space="0" w:color="auto"/>
            <w:bottom w:val="none" w:sz="0" w:space="0" w:color="auto"/>
            <w:right w:val="none" w:sz="0" w:space="0" w:color="auto"/>
          </w:divBdr>
        </w:div>
        <w:div w:id="854465147">
          <w:marLeft w:val="640"/>
          <w:marRight w:val="0"/>
          <w:marTop w:val="0"/>
          <w:marBottom w:val="0"/>
          <w:divBdr>
            <w:top w:val="none" w:sz="0" w:space="0" w:color="auto"/>
            <w:left w:val="none" w:sz="0" w:space="0" w:color="auto"/>
            <w:bottom w:val="none" w:sz="0" w:space="0" w:color="auto"/>
            <w:right w:val="none" w:sz="0" w:space="0" w:color="auto"/>
          </w:divBdr>
        </w:div>
        <w:div w:id="926308900">
          <w:marLeft w:val="640"/>
          <w:marRight w:val="0"/>
          <w:marTop w:val="0"/>
          <w:marBottom w:val="0"/>
          <w:divBdr>
            <w:top w:val="none" w:sz="0" w:space="0" w:color="auto"/>
            <w:left w:val="none" w:sz="0" w:space="0" w:color="auto"/>
            <w:bottom w:val="none" w:sz="0" w:space="0" w:color="auto"/>
            <w:right w:val="none" w:sz="0" w:space="0" w:color="auto"/>
          </w:divBdr>
        </w:div>
        <w:div w:id="937106367">
          <w:marLeft w:val="640"/>
          <w:marRight w:val="0"/>
          <w:marTop w:val="0"/>
          <w:marBottom w:val="0"/>
          <w:divBdr>
            <w:top w:val="none" w:sz="0" w:space="0" w:color="auto"/>
            <w:left w:val="none" w:sz="0" w:space="0" w:color="auto"/>
            <w:bottom w:val="none" w:sz="0" w:space="0" w:color="auto"/>
            <w:right w:val="none" w:sz="0" w:space="0" w:color="auto"/>
          </w:divBdr>
        </w:div>
        <w:div w:id="950235642">
          <w:marLeft w:val="640"/>
          <w:marRight w:val="0"/>
          <w:marTop w:val="0"/>
          <w:marBottom w:val="0"/>
          <w:divBdr>
            <w:top w:val="none" w:sz="0" w:space="0" w:color="auto"/>
            <w:left w:val="none" w:sz="0" w:space="0" w:color="auto"/>
            <w:bottom w:val="none" w:sz="0" w:space="0" w:color="auto"/>
            <w:right w:val="none" w:sz="0" w:space="0" w:color="auto"/>
          </w:divBdr>
        </w:div>
        <w:div w:id="977877350">
          <w:marLeft w:val="640"/>
          <w:marRight w:val="0"/>
          <w:marTop w:val="0"/>
          <w:marBottom w:val="0"/>
          <w:divBdr>
            <w:top w:val="none" w:sz="0" w:space="0" w:color="auto"/>
            <w:left w:val="none" w:sz="0" w:space="0" w:color="auto"/>
            <w:bottom w:val="none" w:sz="0" w:space="0" w:color="auto"/>
            <w:right w:val="none" w:sz="0" w:space="0" w:color="auto"/>
          </w:divBdr>
        </w:div>
        <w:div w:id="981151626">
          <w:marLeft w:val="640"/>
          <w:marRight w:val="0"/>
          <w:marTop w:val="0"/>
          <w:marBottom w:val="0"/>
          <w:divBdr>
            <w:top w:val="none" w:sz="0" w:space="0" w:color="auto"/>
            <w:left w:val="none" w:sz="0" w:space="0" w:color="auto"/>
            <w:bottom w:val="none" w:sz="0" w:space="0" w:color="auto"/>
            <w:right w:val="none" w:sz="0" w:space="0" w:color="auto"/>
          </w:divBdr>
        </w:div>
        <w:div w:id="1025404337">
          <w:marLeft w:val="640"/>
          <w:marRight w:val="0"/>
          <w:marTop w:val="0"/>
          <w:marBottom w:val="0"/>
          <w:divBdr>
            <w:top w:val="none" w:sz="0" w:space="0" w:color="auto"/>
            <w:left w:val="none" w:sz="0" w:space="0" w:color="auto"/>
            <w:bottom w:val="none" w:sz="0" w:space="0" w:color="auto"/>
            <w:right w:val="none" w:sz="0" w:space="0" w:color="auto"/>
          </w:divBdr>
        </w:div>
        <w:div w:id="1151753338">
          <w:marLeft w:val="640"/>
          <w:marRight w:val="0"/>
          <w:marTop w:val="0"/>
          <w:marBottom w:val="0"/>
          <w:divBdr>
            <w:top w:val="none" w:sz="0" w:space="0" w:color="auto"/>
            <w:left w:val="none" w:sz="0" w:space="0" w:color="auto"/>
            <w:bottom w:val="none" w:sz="0" w:space="0" w:color="auto"/>
            <w:right w:val="none" w:sz="0" w:space="0" w:color="auto"/>
          </w:divBdr>
        </w:div>
        <w:div w:id="1214318009">
          <w:marLeft w:val="640"/>
          <w:marRight w:val="0"/>
          <w:marTop w:val="0"/>
          <w:marBottom w:val="0"/>
          <w:divBdr>
            <w:top w:val="none" w:sz="0" w:space="0" w:color="auto"/>
            <w:left w:val="none" w:sz="0" w:space="0" w:color="auto"/>
            <w:bottom w:val="none" w:sz="0" w:space="0" w:color="auto"/>
            <w:right w:val="none" w:sz="0" w:space="0" w:color="auto"/>
          </w:divBdr>
        </w:div>
        <w:div w:id="1220748388">
          <w:marLeft w:val="640"/>
          <w:marRight w:val="0"/>
          <w:marTop w:val="0"/>
          <w:marBottom w:val="0"/>
          <w:divBdr>
            <w:top w:val="none" w:sz="0" w:space="0" w:color="auto"/>
            <w:left w:val="none" w:sz="0" w:space="0" w:color="auto"/>
            <w:bottom w:val="none" w:sz="0" w:space="0" w:color="auto"/>
            <w:right w:val="none" w:sz="0" w:space="0" w:color="auto"/>
          </w:divBdr>
        </w:div>
        <w:div w:id="1224830392">
          <w:marLeft w:val="640"/>
          <w:marRight w:val="0"/>
          <w:marTop w:val="0"/>
          <w:marBottom w:val="0"/>
          <w:divBdr>
            <w:top w:val="none" w:sz="0" w:space="0" w:color="auto"/>
            <w:left w:val="none" w:sz="0" w:space="0" w:color="auto"/>
            <w:bottom w:val="none" w:sz="0" w:space="0" w:color="auto"/>
            <w:right w:val="none" w:sz="0" w:space="0" w:color="auto"/>
          </w:divBdr>
        </w:div>
        <w:div w:id="1250773514">
          <w:marLeft w:val="640"/>
          <w:marRight w:val="0"/>
          <w:marTop w:val="0"/>
          <w:marBottom w:val="0"/>
          <w:divBdr>
            <w:top w:val="none" w:sz="0" w:space="0" w:color="auto"/>
            <w:left w:val="none" w:sz="0" w:space="0" w:color="auto"/>
            <w:bottom w:val="none" w:sz="0" w:space="0" w:color="auto"/>
            <w:right w:val="none" w:sz="0" w:space="0" w:color="auto"/>
          </w:divBdr>
        </w:div>
        <w:div w:id="1327242452">
          <w:marLeft w:val="640"/>
          <w:marRight w:val="0"/>
          <w:marTop w:val="0"/>
          <w:marBottom w:val="0"/>
          <w:divBdr>
            <w:top w:val="none" w:sz="0" w:space="0" w:color="auto"/>
            <w:left w:val="none" w:sz="0" w:space="0" w:color="auto"/>
            <w:bottom w:val="none" w:sz="0" w:space="0" w:color="auto"/>
            <w:right w:val="none" w:sz="0" w:space="0" w:color="auto"/>
          </w:divBdr>
        </w:div>
        <w:div w:id="1332173516">
          <w:marLeft w:val="640"/>
          <w:marRight w:val="0"/>
          <w:marTop w:val="0"/>
          <w:marBottom w:val="0"/>
          <w:divBdr>
            <w:top w:val="none" w:sz="0" w:space="0" w:color="auto"/>
            <w:left w:val="none" w:sz="0" w:space="0" w:color="auto"/>
            <w:bottom w:val="none" w:sz="0" w:space="0" w:color="auto"/>
            <w:right w:val="none" w:sz="0" w:space="0" w:color="auto"/>
          </w:divBdr>
        </w:div>
        <w:div w:id="1353721921">
          <w:marLeft w:val="640"/>
          <w:marRight w:val="0"/>
          <w:marTop w:val="0"/>
          <w:marBottom w:val="0"/>
          <w:divBdr>
            <w:top w:val="none" w:sz="0" w:space="0" w:color="auto"/>
            <w:left w:val="none" w:sz="0" w:space="0" w:color="auto"/>
            <w:bottom w:val="none" w:sz="0" w:space="0" w:color="auto"/>
            <w:right w:val="none" w:sz="0" w:space="0" w:color="auto"/>
          </w:divBdr>
        </w:div>
        <w:div w:id="1355884482">
          <w:marLeft w:val="640"/>
          <w:marRight w:val="0"/>
          <w:marTop w:val="0"/>
          <w:marBottom w:val="0"/>
          <w:divBdr>
            <w:top w:val="none" w:sz="0" w:space="0" w:color="auto"/>
            <w:left w:val="none" w:sz="0" w:space="0" w:color="auto"/>
            <w:bottom w:val="none" w:sz="0" w:space="0" w:color="auto"/>
            <w:right w:val="none" w:sz="0" w:space="0" w:color="auto"/>
          </w:divBdr>
        </w:div>
        <w:div w:id="1367951336">
          <w:marLeft w:val="640"/>
          <w:marRight w:val="0"/>
          <w:marTop w:val="0"/>
          <w:marBottom w:val="0"/>
          <w:divBdr>
            <w:top w:val="none" w:sz="0" w:space="0" w:color="auto"/>
            <w:left w:val="none" w:sz="0" w:space="0" w:color="auto"/>
            <w:bottom w:val="none" w:sz="0" w:space="0" w:color="auto"/>
            <w:right w:val="none" w:sz="0" w:space="0" w:color="auto"/>
          </w:divBdr>
        </w:div>
        <w:div w:id="1382248444">
          <w:marLeft w:val="640"/>
          <w:marRight w:val="0"/>
          <w:marTop w:val="0"/>
          <w:marBottom w:val="0"/>
          <w:divBdr>
            <w:top w:val="none" w:sz="0" w:space="0" w:color="auto"/>
            <w:left w:val="none" w:sz="0" w:space="0" w:color="auto"/>
            <w:bottom w:val="none" w:sz="0" w:space="0" w:color="auto"/>
            <w:right w:val="none" w:sz="0" w:space="0" w:color="auto"/>
          </w:divBdr>
        </w:div>
        <w:div w:id="1405182018">
          <w:marLeft w:val="640"/>
          <w:marRight w:val="0"/>
          <w:marTop w:val="0"/>
          <w:marBottom w:val="0"/>
          <w:divBdr>
            <w:top w:val="none" w:sz="0" w:space="0" w:color="auto"/>
            <w:left w:val="none" w:sz="0" w:space="0" w:color="auto"/>
            <w:bottom w:val="none" w:sz="0" w:space="0" w:color="auto"/>
            <w:right w:val="none" w:sz="0" w:space="0" w:color="auto"/>
          </w:divBdr>
        </w:div>
        <w:div w:id="1406295945">
          <w:marLeft w:val="640"/>
          <w:marRight w:val="0"/>
          <w:marTop w:val="0"/>
          <w:marBottom w:val="0"/>
          <w:divBdr>
            <w:top w:val="none" w:sz="0" w:space="0" w:color="auto"/>
            <w:left w:val="none" w:sz="0" w:space="0" w:color="auto"/>
            <w:bottom w:val="none" w:sz="0" w:space="0" w:color="auto"/>
            <w:right w:val="none" w:sz="0" w:space="0" w:color="auto"/>
          </w:divBdr>
        </w:div>
        <w:div w:id="1414350205">
          <w:marLeft w:val="640"/>
          <w:marRight w:val="0"/>
          <w:marTop w:val="0"/>
          <w:marBottom w:val="0"/>
          <w:divBdr>
            <w:top w:val="none" w:sz="0" w:space="0" w:color="auto"/>
            <w:left w:val="none" w:sz="0" w:space="0" w:color="auto"/>
            <w:bottom w:val="none" w:sz="0" w:space="0" w:color="auto"/>
            <w:right w:val="none" w:sz="0" w:space="0" w:color="auto"/>
          </w:divBdr>
        </w:div>
        <w:div w:id="1426224569">
          <w:marLeft w:val="640"/>
          <w:marRight w:val="0"/>
          <w:marTop w:val="0"/>
          <w:marBottom w:val="0"/>
          <w:divBdr>
            <w:top w:val="none" w:sz="0" w:space="0" w:color="auto"/>
            <w:left w:val="none" w:sz="0" w:space="0" w:color="auto"/>
            <w:bottom w:val="none" w:sz="0" w:space="0" w:color="auto"/>
            <w:right w:val="none" w:sz="0" w:space="0" w:color="auto"/>
          </w:divBdr>
        </w:div>
        <w:div w:id="1554074216">
          <w:marLeft w:val="640"/>
          <w:marRight w:val="0"/>
          <w:marTop w:val="0"/>
          <w:marBottom w:val="0"/>
          <w:divBdr>
            <w:top w:val="none" w:sz="0" w:space="0" w:color="auto"/>
            <w:left w:val="none" w:sz="0" w:space="0" w:color="auto"/>
            <w:bottom w:val="none" w:sz="0" w:space="0" w:color="auto"/>
            <w:right w:val="none" w:sz="0" w:space="0" w:color="auto"/>
          </w:divBdr>
        </w:div>
        <w:div w:id="1635984115">
          <w:marLeft w:val="640"/>
          <w:marRight w:val="0"/>
          <w:marTop w:val="0"/>
          <w:marBottom w:val="0"/>
          <w:divBdr>
            <w:top w:val="none" w:sz="0" w:space="0" w:color="auto"/>
            <w:left w:val="none" w:sz="0" w:space="0" w:color="auto"/>
            <w:bottom w:val="none" w:sz="0" w:space="0" w:color="auto"/>
            <w:right w:val="none" w:sz="0" w:space="0" w:color="auto"/>
          </w:divBdr>
        </w:div>
        <w:div w:id="1653756070">
          <w:marLeft w:val="640"/>
          <w:marRight w:val="0"/>
          <w:marTop w:val="0"/>
          <w:marBottom w:val="0"/>
          <w:divBdr>
            <w:top w:val="none" w:sz="0" w:space="0" w:color="auto"/>
            <w:left w:val="none" w:sz="0" w:space="0" w:color="auto"/>
            <w:bottom w:val="none" w:sz="0" w:space="0" w:color="auto"/>
            <w:right w:val="none" w:sz="0" w:space="0" w:color="auto"/>
          </w:divBdr>
        </w:div>
        <w:div w:id="1673144667">
          <w:marLeft w:val="640"/>
          <w:marRight w:val="0"/>
          <w:marTop w:val="0"/>
          <w:marBottom w:val="0"/>
          <w:divBdr>
            <w:top w:val="none" w:sz="0" w:space="0" w:color="auto"/>
            <w:left w:val="none" w:sz="0" w:space="0" w:color="auto"/>
            <w:bottom w:val="none" w:sz="0" w:space="0" w:color="auto"/>
            <w:right w:val="none" w:sz="0" w:space="0" w:color="auto"/>
          </w:divBdr>
        </w:div>
        <w:div w:id="1721588835">
          <w:marLeft w:val="640"/>
          <w:marRight w:val="0"/>
          <w:marTop w:val="0"/>
          <w:marBottom w:val="0"/>
          <w:divBdr>
            <w:top w:val="none" w:sz="0" w:space="0" w:color="auto"/>
            <w:left w:val="none" w:sz="0" w:space="0" w:color="auto"/>
            <w:bottom w:val="none" w:sz="0" w:space="0" w:color="auto"/>
            <w:right w:val="none" w:sz="0" w:space="0" w:color="auto"/>
          </w:divBdr>
        </w:div>
        <w:div w:id="1738434063">
          <w:marLeft w:val="640"/>
          <w:marRight w:val="0"/>
          <w:marTop w:val="0"/>
          <w:marBottom w:val="0"/>
          <w:divBdr>
            <w:top w:val="none" w:sz="0" w:space="0" w:color="auto"/>
            <w:left w:val="none" w:sz="0" w:space="0" w:color="auto"/>
            <w:bottom w:val="none" w:sz="0" w:space="0" w:color="auto"/>
            <w:right w:val="none" w:sz="0" w:space="0" w:color="auto"/>
          </w:divBdr>
        </w:div>
        <w:div w:id="1770274125">
          <w:marLeft w:val="640"/>
          <w:marRight w:val="0"/>
          <w:marTop w:val="0"/>
          <w:marBottom w:val="0"/>
          <w:divBdr>
            <w:top w:val="none" w:sz="0" w:space="0" w:color="auto"/>
            <w:left w:val="none" w:sz="0" w:space="0" w:color="auto"/>
            <w:bottom w:val="none" w:sz="0" w:space="0" w:color="auto"/>
            <w:right w:val="none" w:sz="0" w:space="0" w:color="auto"/>
          </w:divBdr>
        </w:div>
        <w:div w:id="1820879946">
          <w:marLeft w:val="640"/>
          <w:marRight w:val="0"/>
          <w:marTop w:val="0"/>
          <w:marBottom w:val="0"/>
          <w:divBdr>
            <w:top w:val="none" w:sz="0" w:space="0" w:color="auto"/>
            <w:left w:val="none" w:sz="0" w:space="0" w:color="auto"/>
            <w:bottom w:val="none" w:sz="0" w:space="0" w:color="auto"/>
            <w:right w:val="none" w:sz="0" w:space="0" w:color="auto"/>
          </w:divBdr>
        </w:div>
        <w:div w:id="1874464445">
          <w:marLeft w:val="640"/>
          <w:marRight w:val="0"/>
          <w:marTop w:val="0"/>
          <w:marBottom w:val="0"/>
          <w:divBdr>
            <w:top w:val="none" w:sz="0" w:space="0" w:color="auto"/>
            <w:left w:val="none" w:sz="0" w:space="0" w:color="auto"/>
            <w:bottom w:val="none" w:sz="0" w:space="0" w:color="auto"/>
            <w:right w:val="none" w:sz="0" w:space="0" w:color="auto"/>
          </w:divBdr>
        </w:div>
        <w:div w:id="1943567815">
          <w:marLeft w:val="640"/>
          <w:marRight w:val="0"/>
          <w:marTop w:val="0"/>
          <w:marBottom w:val="0"/>
          <w:divBdr>
            <w:top w:val="none" w:sz="0" w:space="0" w:color="auto"/>
            <w:left w:val="none" w:sz="0" w:space="0" w:color="auto"/>
            <w:bottom w:val="none" w:sz="0" w:space="0" w:color="auto"/>
            <w:right w:val="none" w:sz="0" w:space="0" w:color="auto"/>
          </w:divBdr>
        </w:div>
        <w:div w:id="1970164410">
          <w:marLeft w:val="640"/>
          <w:marRight w:val="0"/>
          <w:marTop w:val="0"/>
          <w:marBottom w:val="0"/>
          <w:divBdr>
            <w:top w:val="none" w:sz="0" w:space="0" w:color="auto"/>
            <w:left w:val="none" w:sz="0" w:space="0" w:color="auto"/>
            <w:bottom w:val="none" w:sz="0" w:space="0" w:color="auto"/>
            <w:right w:val="none" w:sz="0" w:space="0" w:color="auto"/>
          </w:divBdr>
        </w:div>
        <w:div w:id="1971129250">
          <w:marLeft w:val="640"/>
          <w:marRight w:val="0"/>
          <w:marTop w:val="0"/>
          <w:marBottom w:val="0"/>
          <w:divBdr>
            <w:top w:val="none" w:sz="0" w:space="0" w:color="auto"/>
            <w:left w:val="none" w:sz="0" w:space="0" w:color="auto"/>
            <w:bottom w:val="none" w:sz="0" w:space="0" w:color="auto"/>
            <w:right w:val="none" w:sz="0" w:space="0" w:color="auto"/>
          </w:divBdr>
        </w:div>
        <w:div w:id="2002584145">
          <w:marLeft w:val="640"/>
          <w:marRight w:val="0"/>
          <w:marTop w:val="0"/>
          <w:marBottom w:val="0"/>
          <w:divBdr>
            <w:top w:val="none" w:sz="0" w:space="0" w:color="auto"/>
            <w:left w:val="none" w:sz="0" w:space="0" w:color="auto"/>
            <w:bottom w:val="none" w:sz="0" w:space="0" w:color="auto"/>
            <w:right w:val="none" w:sz="0" w:space="0" w:color="auto"/>
          </w:divBdr>
        </w:div>
        <w:div w:id="2004428810">
          <w:marLeft w:val="640"/>
          <w:marRight w:val="0"/>
          <w:marTop w:val="0"/>
          <w:marBottom w:val="0"/>
          <w:divBdr>
            <w:top w:val="none" w:sz="0" w:space="0" w:color="auto"/>
            <w:left w:val="none" w:sz="0" w:space="0" w:color="auto"/>
            <w:bottom w:val="none" w:sz="0" w:space="0" w:color="auto"/>
            <w:right w:val="none" w:sz="0" w:space="0" w:color="auto"/>
          </w:divBdr>
        </w:div>
        <w:div w:id="2009597489">
          <w:marLeft w:val="640"/>
          <w:marRight w:val="0"/>
          <w:marTop w:val="0"/>
          <w:marBottom w:val="0"/>
          <w:divBdr>
            <w:top w:val="none" w:sz="0" w:space="0" w:color="auto"/>
            <w:left w:val="none" w:sz="0" w:space="0" w:color="auto"/>
            <w:bottom w:val="none" w:sz="0" w:space="0" w:color="auto"/>
            <w:right w:val="none" w:sz="0" w:space="0" w:color="auto"/>
          </w:divBdr>
        </w:div>
        <w:div w:id="2014604432">
          <w:marLeft w:val="640"/>
          <w:marRight w:val="0"/>
          <w:marTop w:val="0"/>
          <w:marBottom w:val="0"/>
          <w:divBdr>
            <w:top w:val="none" w:sz="0" w:space="0" w:color="auto"/>
            <w:left w:val="none" w:sz="0" w:space="0" w:color="auto"/>
            <w:bottom w:val="none" w:sz="0" w:space="0" w:color="auto"/>
            <w:right w:val="none" w:sz="0" w:space="0" w:color="auto"/>
          </w:divBdr>
        </w:div>
        <w:div w:id="2029528388">
          <w:marLeft w:val="640"/>
          <w:marRight w:val="0"/>
          <w:marTop w:val="0"/>
          <w:marBottom w:val="0"/>
          <w:divBdr>
            <w:top w:val="none" w:sz="0" w:space="0" w:color="auto"/>
            <w:left w:val="none" w:sz="0" w:space="0" w:color="auto"/>
            <w:bottom w:val="none" w:sz="0" w:space="0" w:color="auto"/>
            <w:right w:val="none" w:sz="0" w:space="0" w:color="auto"/>
          </w:divBdr>
        </w:div>
        <w:div w:id="2067491447">
          <w:marLeft w:val="640"/>
          <w:marRight w:val="0"/>
          <w:marTop w:val="0"/>
          <w:marBottom w:val="0"/>
          <w:divBdr>
            <w:top w:val="none" w:sz="0" w:space="0" w:color="auto"/>
            <w:left w:val="none" w:sz="0" w:space="0" w:color="auto"/>
            <w:bottom w:val="none" w:sz="0" w:space="0" w:color="auto"/>
            <w:right w:val="none" w:sz="0" w:space="0" w:color="auto"/>
          </w:divBdr>
        </w:div>
        <w:div w:id="2130775758">
          <w:marLeft w:val="640"/>
          <w:marRight w:val="0"/>
          <w:marTop w:val="0"/>
          <w:marBottom w:val="0"/>
          <w:divBdr>
            <w:top w:val="none" w:sz="0" w:space="0" w:color="auto"/>
            <w:left w:val="none" w:sz="0" w:space="0" w:color="auto"/>
            <w:bottom w:val="none" w:sz="0" w:space="0" w:color="auto"/>
            <w:right w:val="none" w:sz="0" w:space="0" w:color="auto"/>
          </w:divBdr>
        </w:div>
      </w:divsChild>
    </w:div>
    <w:div w:id="154341534">
      <w:bodyDiv w:val="1"/>
      <w:marLeft w:val="0"/>
      <w:marRight w:val="0"/>
      <w:marTop w:val="0"/>
      <w:marBottom w:val="0"/>
      <w:divBdr>
        <w:top w:val="none" w:sz="0" w:space="0" w:color="auto"/>
        <w:left w:val="none" w:sz="0" w:space="0" w:color="auto"/>
        <w:bottom w:val="none" w:sz="0" w:space="0" w:color="auto"/>
        <w:right w:val="none" w:sz="0" w:space="0" w:color="auto"/>
      </w:divBdr>
    </w:div>
    <w:div w:id="158232959">
      <w:bodyDiv w:val="1"/>
      <w:marLeft w:val="0"/>
      <w:marRight w:val="0"/>
      <w:marTop w:val="0"/>
      <w:marBottom w:val="0"/>
      <w:divBdr>
        <w:top w:val="none" w:sz="0" w:space="0" w:color="auto"/>
        <w:left w:val="none" w:sz="0" w:space="0" w:color="auto"/>
        <w:bottom w:val="none" w:sz="0" w:space="0" w:color="auto"/>
        <w:right w:val="none" w:sz="0" w:space="0" w:color="auto"/>
      </w:divBdr>
    </w:div>
    <w:div w:id="163862751">
      <w:bodyDiv w:val="1"/>
      <w:marLeft w:val="0"/>
      <w:marRight w:val="0"/>
      <w:marTop w:val="0"/>
      <w:marBottom w:val="0"/>
      <w:divBdr>
        <w:top w:val="none" w:sz="0" w:space="0" w:color="auto"/>
        <w:left w:val="none" w:sz="0" w:space="0" w:color="auto"/>
        <w:bottom w:val="none" w:sz="0" w:space="0" w:color="auto"/>
        <w:right w:val="none" w:sz="0" w:space="0" w:color="auto"/>
      </w:divBdr>
    </w:div>
    <w:div w:id="168453181">
      <w:bodyDiv w:val="1"/>
      <w:marLeft w:val="0"/>
      <w:marRight w:val="0"/>
      <w:marTop w:val="0"/>
      <w:marBottom w:val="0"/>
      <w:divBdr>
        <w:top w:val="none" w:sz="0" w:space="0" w:color="auto"/>
        <w:left w:val="none" w:sz="0" w:space="0" w:color="auto"/>
        <w:bottom w:val="none" w:sz="0" w:space="0" w:color="auto"/>
        <w:right w:val="none" w:sz="0" w:space="0" w:color="auto"/>
      </w:divBdr>
    </w:div>
    <w:div w:id="168721037">
      <w:bodyDiv w:val="1"/>
      <w:marLeft w:val="0"/>
      <w:marRight w:val="0"/>
      <w:marTop w:val="0"/>
      <w:marBottom w:val="0"/>
      <w:divBdr>
        <w:top w:val="none" w:sz="0" w:space="0" w:color="auto"/>
        <w:left w:val="none" w:sz="0" w:space="0" w:color="auto"/>
        <w:bottom w:val="none" w:sz="0" w:space="0" w:color="auto"/>
        <w:right w:val="none" w:sz="0" w:space="0" w:color="auto"/>
      </w:divBdr>
      <w:divsChild>
        <w:div w:id="94373283">
          <w:marLeft w:val="640"/>
          <w:marRight w:val="0"/>
          <w:marTop w:val="0"/>
          <w:marBottom w:val="0"/>
          <w:divBdr>
            <w:top w:val="none" w:sz="0" w:space="0" w:color="auto"/>
            <w:left w:val="none" w:sz="0" w:space="0" w:color="auto"/>
            <w:bottom w:val="none" w:sz="0" w:space="0" w:color="auto"/>
            <w:right w:val="none" w:sz="0" w:space="0" w:color="auto"/>
          </w:divBdr>
        </w:div>
        <w:div w:id="96022062">
          <w:marLeft w:val="640"/>
          <w:marRight w:val="0"/>
          <w:marTop w:val="0"/>
          <w:marBottom w:val="0"/>
          <w:divBdr>
            <w:top w:val="none" w:sz="0" w:space="0" w:color="auto"/>
            <w:left w:val="none" w:sz="0" w:space="0" w:color="auto"/>
            <w:bottom w:val="none" w:sz="0" w:space="0" w:color="auto"/>
            <w:right w:val="none" w:sz="0" w:space="0" w:color="auto"/>
          </w:divBdr>
        </w:div>
        <w:div w:id="104080432">
          <w:marLeft w:val="640"/>
          <w:marRight w:val="0"/>
          <w:marTop w:val="0"/>
          <w:marBottom w:val="0"/>
          <w:divBdr>
            <w:top w:val="none" w:sz="0" w:space="0" w:color="auto"/>
            <w:left w:val="none" w:sz="0" w:space="0" w:color="auto"/>
            <w:bottom w:val="none" w:sz="0" w:space="0" w:color="auto"/>
            <w:right w:val="none" w:sz="0" w:space="0" w:color="auto"/>
          </w:divBdr>
        </w:div>
        <w:div w:id="136578813">
          <w:marLeft w:val="640"/>
          <w:marRight w:val="0"/>
          <w:marTop w:val="0"/>
          <w:marBottom w:val="0"/>
          <w:divBdr>
            <w:top w:val="none" w:sz="0" w:space="0" w:color="auto"/>
            <w:left w:val="none" w:sz="0" w:space="0" w:color="auto"/>
            <w:bottom w:val="none" w:sz="0" w:space="0" w:color="auto"/>
            <w:right w:val="none" w:sz="0" w:space="0" w:color="auto"/>
          </w:divBdr>
        </w:div>
        <w:div w:id="215437155">
          <w:marLeft w:val="640"/>
          <w:marRight w:val="0"/>
          <w:marTop w:val="0"/>
          <w:marBottom w:val="0"/>
          <w:divBdr>
            <w:top w:val="none" w:sz="0" w:space="0" w:color="auto"/>
            <w:left w:val="none" w:sz="0" w:space="0" w:color="auto"/>
            <w:bottom w:val="none" w:sz="0" w:space="0" w:color="auto"/>
            <w:right w:val="none" w:sz="0" w:space="0" w:color="auto"/>
          </w:divBdr>
        </w:div>
        <w:div w:id="218370693">
          <w:marLeft w:val="640"/>
          <w:marRight w:val="0"/>
          <w:marTop w:val="0"/>
          <w:marBottom w:val="0"/>
          <w:divBdr>
            <w:top w:val="none" w:sz="0" w:space="0" w:color="auto"/>
            <w:left w:val="none" w:sz="0" w:space="0" w:color="auto"/>
            <w:bottom w:val="none" w:sz="0" w:space="0" w:color="auto"/>
            <w:right w:val="none" w:sz="0" w:space="0" w:color="auto"/>
          </w:divBdr>
        </w:div>
        <w:div w:id="239100438">
          <w:marLeft w:val="640"/>
          <w:marRight w:val="0"/>
          <w:marTop w:val="0"/>
          <w:marBottom w:val="0"/>
          <w:divBdr>
            <w:top w:val="none" w:sz="0" w:space="0" w:color="auto"/>
            <w:left w:val="none" w:sz="0" w:space="0" w:color="auto"/>
            <w:bottom w:val="none" w:sz="0" w:space="0" w:color="auto"/>
            <w:right w:val="none" w:sz="0" w:space="0" w:color="auto"/>
          </w:divBdr>
        </w:div>
        <w:div w:id="298651899">
          <w:marLeft w:val="640"/>
          <w:marRight w:val="0"/>
          <w:marTop w:val="0"/>
          <w:marBottom w:val="0"/>
          <w:divBdr>
            <w:top w:val="none" w:sz="0" w:space="0" w:color="auto"/>
            <w:left w:val="none" w:sz="0" w:space="0" w:color="auto"/>
            <w:bottom w:val="none" w:sz="0" w:space="0" w:color="auto"/>
            <w:right w:val="none" w:sz="0" w:space="0" w:color="auto"/>
          </w:divBdr>
        </w:div>
        <w:div w:id="328801210">
          <w:marLeft w:val="640"/>
          <w:marRight w:val="0"/>
          <w:marTop w:val="0"/>
          <w:marBottom w:val="0"/>
          <w:divBdr>
            <w:top w:val="none" w:sz="0" w:space="0" w:color="auto"/>
            <w:left w:val="none" w:sz="0" w:space="0" w:color="auto"/>
            <w:bottom w:val="none" w:sz="0" w:space="0" w:color="auto"/>
            <w:right w:val="none" w:sz="0" w:space="0" w:color="auto"/>
          </w:divBdr>
        </w:div>
        <w:div w:id="371854497">
          <w:marLeft w:val="640"/>
          <w:marRight w:val="0"/>
          <w:marTop w:val="0"/>
          <w:marBottom w:val="0"/>
          <w:divBdr>
            <w:top w:val="none" w:sz="0" w:space="0" w:color="auto"/>
            <w:left w:val="none" w:sz="0" w:space="0" w:color="auto"/>
            <w:bottom w:val="none" w:sz="0" w:space="0" w:color="auto"/>
            <w:right w:val="none" w:sz="0" w:space="0" w:color="auto"/>
          </w:divBdr>
        </w:div>
        <w:div w:id="395863633">
          <w:marLeft w:val="640"/>
          <w:marRight w:val="0"/>
          <w:marTop w:val="0"/>
          <w:marBottom w:val="0"/>
          <w:divBdr>
            <w:top w:val="none" w:sz="0" w:space="0" w:color="auto"/>
            <w:left w:val="none" w:sz="0" w:space="0" w:color="auto"/>
            <w:bottom w:val="none" w:sz="0" w:space="0" w:color="auto"/>
            <w:right w:val="none" w:sz="0" w:space="0" w:color="auto"/>
          </w:divBdr>
        </w:div>
        <w:div w:id="431626489">
          <w:marLeft w:val="640"/>
          <w:marRight w:val="0"/>
          <w:marTop w:val="0"/>
          <w:marBottom w:val="0"/>
          <w:divBdr>
            <w:top w:val="none" w:sz="0" w:space="0" w:color="auto"/>
            <w:left w:val="none" w:sz="0" w:space="0" w:color="auto"/>
            <w:bottom w:val="none" w:sz="0" w:space="0" w:color="auto"/>
            <w:right w:val="none" w:sz="0" w:space="0" w:color="auto"/>
          </w:divBdr>
        </w:div>
        <w:div w:id="480541362">
          <w:marLeft w:val="640"/>
          <w:marRight w:val="0"/>
          <w:marTop w:val="0"/>
          <w:marBottom w:val="0"/>
          <w:divBdr>
            <w:top w:val="none" w:sz="0" w:space="0" w:color="auto"/>
            <w:left w:val="none" w:sz="0" w:space="0" w:color="auto"/>
            <w:bottom w:val="none" w:sz="0" w:space="0" w:color="auto"/>
            <w:right w:val="none" w:sz="0" w:space="0" w:color="auto"/>
          </w:divBdr>
        </w:div>
        <w:div w:id="483161134">
          <w:marLeft w:val="640"/>
          <w:marRight w:val="0"/>
          <w:marTop w:val="0"/>
          <w:marBottom w:val="0"/>
          <w:divBdr>
            <w:top w:val="none" w:sz="0" w:space="0" w:color="auto"/>
            <w:left w:val="none" w:sz="0" w:space="0" w:color="auto"/>
            <w:bottom w:val="none" w:sz="0" w:space="0" w:color="auto"/>
            <w:right w:val="none" w:sz="0" w:space="0" w:color="auto"/>
          </w:divBdr>
        </w:div>
        <w:div w:id="494106348">
          <w:marLeft w:val="640"/>
          <w:marRight w:val="0"/>
          <w:marTop w:val="0"/>
          <w:marBottom w:val="0"/>
          <w:divBdr>
            <w:top w:val="none" w:sz="0" w:space="0" w:color="auto"/>
            <w:left w:val="none" w:sz="0" w:space="0" w:color="auto"/>
            <w:bottom w:val="none" w:sz="0" w:space="0" w:color="auto"/>
            <w:right w:val="none" w:sz="0" w:space="0" w:color="auto"/>
          </w:divBdr>
        </w:div>
        <w:div w:id="510923105">
          <w:marLeft w:val="640"/>
          <w:marRight w:val="0"/>
          <w:marTop w:val="0"/>
          <w:marBottom w:val="0"/>
          <w:divBdr>
            <w:top w:val="none" w:sz="0" w:space="0" w:color="auto"/>
            <w:left w:val="none" w:sz="0" w:space="0" w:color="auto"/>
            <w:bottom w:val="none" w:sz="0" w:space="0" w:color="auto"/>
            <w:right w:val="none" w:sz="0" w:space="0" w:color="auto"/>
          </w:divBdr>
        </w:div>
        <w:div w:id="586111943">
          <w:marLeft w:val="640"/>
          <w:marRight w:val="0"/>
          <w:marTop w:val="0"/>
          <w:marBottom w:val="0"/>
          <w:divBdr>
            <w:top w:val="none" w:sz="0" w:space="0" w:color="auto"/>
            <w:left w:val="none" w:sz="0" w:space="0" w:color="auto"/>
            <w:bottom w:val="none" w:sz="0" w:space="0" w:color="auto"/>
            <w:right w:val="none" w:sz="0" w:space="0" w:color="auto"/>
          </w:divBdr>
        </w:div>
        <w:div w:id="612789074">
          <w:marLeft w:val="640"/>
          <w:marRight w:val="0"/>
          <w:marTop w:val="0"/>
          <w:marBottom w:val="0"/>
          <w:divBdr>
            <w:top w:val="none" w:sz="0" w:space="0" w:color="auto"/>
            <w:left w:val="none" w:sz="0" w:space="0" w:color="auto"/>
            <w:bottom w:val="none" w:sz="0" w:space="0" w:color="auto"/>
            <w:right w:val="none" w:sz="0" w:space="0" w:color="auto"/>
          </w:divBdr>
        </w:div>
        <w:div w:id="653605361">
          <w:marLeft w:val="640"/>
          <w:marRight w:val="0"/>
          <w:marTop w:val="0"/>
          <w:marBottom w:val="0"/>
          <w:divBdr>
            <w:top w:val="none" w:sz="0" w:space="0" w:color="auto"/>
            <w:left w:val="none" w:sz="0" w:space="0" w:color="auto"/>
            <w:bottom w:val="none" w:sz="0" w:space="0" w:color="auto"/>
            <w:right w:val="none" w:sz="0" w:space="0" w:color="auto"/>
          </w:divBdr>
        </w:div>
        <w:div w:id="670521743">
          <w:marLeft w:val="640"/>
          <w:marRight w:val="0"/>
          <w:marTop w:val="0"/>
          <w:marBottom w:val="0"/>
          <w:divBdr>
            <w:top w:val="none" w:sz="0" w:space="0" w:color="auto"/>
            <w:left w:val="none" w:sz="0" w:space="0" w:color="auto"/>
            <w:bottom w:val="none" w:sz="0" w:space="0" w:color="auto"/>
            <w:right w:val="none" w:sz="0" w:space="0" w:color="auto"/>
          </w:divBdr>
        </w:div>
        <w:div w:id="729621482">
          <w:marLeft w:val="640"/>
          <w:marRight w:val="0"/>
          <w:marTop w:val="0"/>
          <w:marBottom w:val="0"/>
          <w:divBdr>
            <w:top w:val="none" w:sz="0" w:space="0" w:color="auto"/>
            <w:left w:val="none" w:sz="0" w:space="0" w:color="auto"/>
            <w:bottom w:val="none" w:sz="0" w:space="0" w:color="auto"/>
            <w:right w:val="none" w:sz="0" w:space="0" w:color="auto"/>
          </w:divBdr>
        </w:div>
        <w:div w:id="747192529">
          <w:marLeft w:val="640"/>
          <w:marRight w:val="0"/>
          <w:marTop w:val="0"/>
          <w:marBottom w:val="0"/>
          <w:divBdr>
            <w:top w:val="none" w:sz="0" w:space="0" w:color="auto"/>
            <w:left w:val="none" w:sz="0" w:space="0" w:color="auto"/>
            <w:bottom w:val="none" w:sz="0" w:space="0" w:color="auto"/>
            <w:right w:val="none" w:sz="0" w:space="0" w:color="auto"/>
          </w:divBdr>
        </w:div>
        <w:div w:id="867526303">
          <w:marLeft w:val="640"/>
          <w:marRight w:val="0"/>
          <w:marTop w:val="0"/>
          <w:marBottom w:val="0"/>
          <w:divBdr>
            <w:top w:val="none" w:sz="0" w:space="0" w:color="auto"/>
            <w:left w:val="none" w:sz="0" w:space="0" w:color="auto"/>
            <w:bottom w:val="none" w:sz="0" w:space="0" w:color="auto"/>
            <w:right w:val="none" w:sz="0" w:space="0" w:color="auto"/>
          </w:divBdr>
        </w:div>
        <w:div w:id="873426092">
          <w:marLeft w:val="640"/>
          <w:marRight w:val="0"/>
          <w:marTop w:val="0"/>
          <w:marBottom w:val="0"/>
          <w:divBdr>
            <w:top w:val="none" w:sz="0" w:space="0" w:color="auto"/>
            <w:left w:val="none" w:sz="0" w:space="0" w:color="auto"/>
            <w:bottom w:val="none" w:sz="0" w:space="0" w:color="auto"/>
            <w:right w:val="none" w:sz="0" w:space="0" w:color="auto"/>
          </w:divBdr>
        </w:div>
        <w:div w:id="876432455">
          <w:marLeft w:val="640"/>
          <w:marRight w:val="0"/>
          <w:marTop w:val="0"/>
          <w:marBottom w:val="0"/>
          <w:divBdr>
            <w:top w:val="none" w:sz="0" w:space="0" w:color="auto"/>
            <w:left w:val="none" w:sz="0" w:space="0" w:color="auto"/>
            <w:bottom w:val="none" w:sz="0" w:space="0" w:color="auto"/>
            <w:right w:val="none" w:sz="0" w:space="0" w:color="auto"/>
          </w:divBdr>
        </w:div>
        <w:div w:id="1014574122">
          <w:marLeft w:val="640"/>
          <w:marRight w:val="0"/>
          <w:marTop w:val="0"/>
          <w:marBottom w:val="0"/>
          <w:divBdr>
            <w:top w:val="none" w:sz="0" w:space="0" w:color="auto"/>
            <w:left w:val="none" w:sz="0" w:space="0" w:color="auto"/>
            <w:bottom w:val="none" w:sz="0" w:space="0" w:color="auto"/>
            <w:right w:val="none" w:sz="0" w:space="0" w:color="auto"/>
          </w:divBdr>
        </w:div>
        <w:div w:id="1020350141">
          <w:marLeft w:val="640"/>
          <w:marRight w:val="0"/>
          <w:marTop w:val="0"/>
          <w:marBottom w:val="0"/>
          <w:divBdr>
            <w:top w:val="none" w:sz="0" w:space="0" w:color="auto"/>
            <w:left w:val="none" w:sz="0" w:space="0" w:color="auto"/>
            <w:bottom w:val="none" w:sz="0" w:space="0" w:color="auto"/>
            <w:right w:val="none" w:sz="0" w:space="0" w:color="auto"/>
          </w:divBdr>
        </w:div>
        <w:div w:id="1033849919">
          <w:marLeft w:val="640"/>
          <w:marRight w:val="0"/>
          <w:marTop w:val="0"/>
          <w:marBottom w:val="0"/>
          <w:divBdr>
            <w:top w:val="none" w:sz="0" w:space="0" w:color="auto"/>
            <w:left w:val="none" w:sz="0" w:space="0" w:color="auto"/>
            <w:bottom w:val="none" w:sz="0" w:space="0" w:color="auto"/>
            <w:right w:val="none" w:sz="0" w:space="0" w:color="auto"/>
          </w:divBdr>
        </w:div>
        <w:div w:id="1056664796">
          <w:marLeft w:val="640"/>
          <w:marRight w:val="0"/>
          <w:marTop w:val="0"/>
          <w:marBottom w:val="0"/>
          <w:divBdr>
            <w:top w:val="none" w:sz="0" w:space="0" w:color="auto"/>
            <w:left w:val="none" w:sz="0" w:space="0" w:color="auto"/>
            <w:bottom w:val="none" w:sz="0" w:space="0" w:color="auto"/>
            <w:right w:val="none" w:sz="0" w:space="0" w:color="auto"/>
          </w:divBdr>
        </w:div>
        <w:div w:id="1072896137">
          <w:marLeft w:val="640"/>
          <w:marRight w:val="0"/>
          <w:marTop w:val="0"/>
          <w:marBottom w:val="0"/>
          <w:divBdr>
            <w:top w:val="none" w:sz="0" w:space="0" w:color="auto"/>
            <w:left w:val="none" w:sz="0" w:space="0" w:color="auto"/>
            <w:bottom w:val="none" w:sz="0" w:space="0" w:color="auto"/>
            <w:right w:val="none" w:sz="0" w:space="0" w:color="auto"/>
          </w:divBdr>
        </w:div>
        <w:div w:id="1079864054">
          <w:marLeft w:val="640"/>
          <w:marRight w:val="0"/>
          <w:marTop w:val="0"/>
          <w:marBottom w:val="0"/>
          <w:divBdr>
            <w:top w:val="none" w:sz="0" w:space="0" w:color="auto"/>
            <w:left w:val="none" w:sz="0" w:space="0" w:color="auto"/>
            <w:bottom w:val="none" w:sz="0" w:space="0" w:color="auto"/>
            <w:right w:val="none" w:sz="0" w:space="0" w:color="auto"/>
          </w:divBdr>
        </w:div>
        <w:div w:id="1131553145">
          <w:marLeft w:val="640"/>
          <w:marRight w:val="0"/>
          <w:marTop w:val="0"/>
          <w:marBottom w:val="0"/>
          <w:divBdr>
            <w:top w:val="none" w:sz="0" w:space="0" w:color="auto"/>
            <w:left w:val="none" w:sz="0" w:space="0" w:color="auto"/>
            <w:bottom w:val="none" w:sz="0" w:space="0" w:color="auto"/>
            <w:right w:val="none" w:sz="0" w:space="0" w:color="auto"/>
          </w:divBdr>
        </w:div>
        <w:div w:id="1140923957">
          <w:marLeft w:val="640"/>
          <w:marRight w:val="0"/>
          <w:marTop w:val="0"/>
          <w:marBottom w:val="0"/>
          <w:divBdr>
            <w:top w:val="none" w:sz="0" w:space="0" w:color="auto"/>
            <w:left w:val="none" w:sz="0" w:space="0" w:color="auto"/>
            <w:bottom w:val="none" w:sz="0" w:space="0" w:color="auto"/>
            <w:right w:val="none" w:sz="0" w:space="0" w:color="auto"/>
          </w:divBdr>
        </w:div>
        <w:div w:id="1148328111">
          <w:marLeft w:val="640"/>
          <w:marRight w:val="0"/>
          <w:marTop w:val="0"/>
          <w:marBottom w:val="0"/>
          <w:divBdr>
            <w:top w:val="none" w:sz="0" w:space="0" w:color="auto"/>
            <w:left w:val="none" w:sz="0" w:space="0" w:color="auto"/>
            <w:bottom w:val="none" w:sz="0" w:space="0" w:color="auto"/>
            <w:right w:val="none" w:sz="0" w:space="0" w:color="auto"/>
          </w:divBdr>
        </w:div>
        <w:div w:id="1225410144">
          <w:marLeft w:val="640"/>
          <w:marRight w:val="0"/>
          <w:marTop w:val="0"/>
          <w:marBottom w:val="0"/>
          <w:divBdr>
            <w:top w:val="none" w:sz="0" w:space="0" w:color="auto"/>
            <w:left w:val="none" w:sz="0" w:space="0" w:color="auto"/>
            <w:bottom w:val="none" w:sz="0" w:space="0" w:color="auto"/>
            <w:right w:val="none" w:sz="0" w:space="0" w:color="auto"/>
          </w:divBdr>
        </w:div>
        <w:div w:id="1295210643">
          <w:marLeft w:val="640"/>
          <w:marRight w:val="0"/>
          <w:marTop w:val="0"/>
          <w:marBottom w:val="0"/>
          <w:divBdr>
            <w:top w:val="none" w:sz="0" w:space="0" w:color="auto"/>
            <w:left w:val="none" w:sz="0" w:space="0" w:color="auto"/>
            <w:bottom w:val="none" w:sz="0" w:space="0" w:color="auto"/>
            <w:right w:val="none" w:sz="0" w:space="0" w:color="auto"/>
          </w:divBdr>
        </w:div>
        <w:div w:id="1333803006">
          <w:marLeft w:val="640"/>
          <w:marRight w:val="0"/>
          <w:marTop w:val="0"/>
          <w:marBottom w:val="0"/>
          <w:divBdr>
            <w:top w:val="none" w:sz="0" w:space="0" w:color="auto"/>
            <w:left w:val="none" w:sz="0" w:space="0" w:color="auto"/>
            <w:bottom w:val="none" w:sz="0" w:space="0" w:color="auto"/>
            <w:right w:val="none" w:sz="0" w:space="0" w:color="auto"/>
          </w:divBdr>
        </w:div>
        <w:div w:id="1357390253">
          <w:marLeft w:val="640"/>
          <w:marRight w:val="0"/>
          <w:marTop w:val="0"/>
          <w:marBottom w:val="0"/>
          <w:divBdr>
            <w:top w:val="none" w:sz="0" w:space="0" w:color="auto"/>
            <w:left w:val="none" w:sz="0" w:space="0" w:color="auto"/>
            <w:bottom w:val="none" w:sz="0" w:space="0" w:color="auto"/>
            <w:right w:val="none" w:sz="0" w:space="0" w:color="auto"/>
          </w:divBdr>
        </w:div>
        <w:div w:id="1381829218">
          <w:marLeft w:val="640"/>
          <w:marRight w:val="0"/>
          <w:marTop w:val="0"/>
          <w:marBottom w:val="0"/>
          <w:divBdr>
            <w:top w:val="none" w:sz="0" w:space="0" w:color="auto"/>
            <w:left w:val="none" w:sz="0" w:space="0" w:color="auto"/>
            <w:bottom w:val="none" w:sz="0" w:space="0" w:color="auto"/>
            <w:right w:val="none" w:sz="0" w:space="0" w:color="auto"/>
          </w:divBdr>
        </w:div>
        <w:div w:id="1408696736">
          <w:marLeft w:val="640"/>
          <w:marRight w:val="0"/>
          <w:marTop w:val="0"/>
          <w:marBottom w:val="0"/>
          <w:divBdr>
            <w:top w:val="none" w:sz="0" w:space="0" w:color="auto"/>
            <w:left w:val="none" w:sz="0" w:space="0" w:color="auto"/>
            <w:bottom w:val="none" w:sz="0" w:space="0" w:color="auto"/>
            <w:right w:val="none" w:sz="0" w:space="0" w:color="auto"/>
          </w:divBdr>
        </w:div>
        <w:div w:id="1414471026">
          <w:marLeft w:val="640"/>
          <w:marRight w:val="0"/>
          <w:marTop w:val="0"/>
          <w:marBottom w:val="0"/>
          <w:divBdr>
            <w:top w:val="none" w:sz="0" w:space="0" w:color="auto"/>
            <w:left w:val="none" w:sz="0" w:space="0" w:color="auto"/>
            <w:bottom w:val="none" w:sz="0" w:space="0" w:color="auto"/>
            <w:right w:val="none" w:sz="0" w:space="0" w:color="auto"/>
          </w:divBdr>
        </w:div>
        <w:div w:id="1529443053">
          <w:marLeft w:val="640"/>
          <w:marRight w:val="0"/>
          <w:marTop w:val="0"/>
          <w:marBottom w:val="0"/>
          <w:divBdr>
            <w:top w:val="none" w:sz="0" w:space="0" w:color="auto"/>
            <w:left w:val="none" w:sz="0" w:space="0" w:color="auto"/>
            <w:bottom w:val="none" w:sz="0" w:space="0" w:color="auto"/>
            <w:right w:val="none" w:sz="0" w:space="0" w:color="auto"/>
          </w:divBdr>
        </w:div>
        <w:div w:id="1538808572">
          <w:marLeft w:val="640"/>
          <w:marRight w:val="0"/>
          <w:marTop w:val="0"/>
          <w:marBottom w:val="0"/>
          <w:divBdr>
            <w:top w:val="none" w:sz="0" w:space="0" w:color="auto"/>
            <w:left w:val="none" w:sz="0" w:space="0" w:color="auto"/>
            <w:bottom w:val="none" w:sz="0" w:space="0" w:color="auto"/>
            <w:right w:val="none" w:sz="0" w:space="0" w:color="auto"/>
          </w:divBdr>
        </w:div>
        <w:div w:id="1546796653">
          <w:marLeft w:val="640"/>
          <w:marRight w:val="0"/>
          <w:marTop w:val="0"/>
          <w:marBottom w:val="0"/>
          <w:divBdr>
            <w:top w:val="none" w:sz="0" w:space="0" w:color="auto"/>
            <w:left w:val="none" w:sz="0" w:space="0" w:color="auto"/>
            <w:bottom w:val="none" w:sz="0" w:space="0" w:color="auto"/>
            <w:right w:val="none" w:sz="0" w:space="0" w:color="auto"/>
          </w:divBdr>
        </w:div>
        <w:div w:id="1562935081">
          <w:marLeft w:val="640"/>
          <w:marRight w:val="0"/>
          <w:marTop w:val="0"/>
          <w:marBottom w:val="0"/>
          <w:divBdr>
            <w:top w:val="none" w:sz="0" w:space="0" w:color="auto"/>
            <w:left w:val="none" w:sz="0" w:space="0" w:color="auto"/>
            <w:bottom w:val="none" w:sz="0" w:space="0" w:color="auto"/>
            <w:right w:val="none" w:sz="0" w:space="0" w:color="auto"/>
          </w:divBdr>
        </w:div>
        <w:div w:id="1573196537">
          <w:marLeft w:val="640"/>
          <w:marRight w:val="0"/>
          <w:marTop w:val="0"/>
          <w:marBottom w:val="0"/>
          <w:divBdr>
            <w:top w:val="none" w:sz="0" w:space="0" w:color="auto"/>
            <w:left w:val="none" w:sz="0" w:space="0" w:color="auto"/>
            <w:bottom w:val="none" w:sz="0" w:space="0" w:color="auto"/>
            <w:right w:val="none" w:sz="0" w:space="0" w:color="auto"/>
          </w:divBdr>
        </w:div>
        <w:div w:id="1630237306">
          <w:marLeft w:val="640"/>
          <w:marRight w:val="0"/>
          <w:marTop w:val="0"/>
          <w:marBottom w:val="0"/>
          <w:divBdr>
            <w:top w:val="none" w:sz="0" w:space="0" w:color="auto"/>
            <w:left w:val="none" w:sz="0" w:space="0" w:color="auto"/>
            <w:bottom w:val="none" w:sz="0" w:space="0" w:color="auto"/>
            <w:right w:val="none" w:sz="0" w:space="0" w:color="auto"/>
          </w:divBdr>
        </w:div>
        <w:div w:id="1640265804">
          <w:marLeft w:val="640"/>
          <w:marRight w:val="0"/>
          <w:marTop w:val="0"/>
          <w:marBottom w:val="0"/>
          <w:divBdr>
            <w:top w:val="none" w:sz="0" w:space="0" w:color="auto"/>
            <w:left w:val="none" w:sz="0" w:space="0" w:color="auto"/>
            <w:bottom w:val="none" w:sz="0" w:space="0" w:color="auto"/>
            <w:right w:val="none" w:sz="0" w:space="0" w:color="auto"/>
          </w:divBdr>
        </w:div>
        <w:div w:id="1661689602">
          <w:marLeft w:val="640"/>
          <w:marRight w:val="0"/>
          <w:marTop w:val="0"/>
          <w:marBottom w:val="0"/>
          <w:divBdr>
            <w:top w:val="none" w:sz="0" w:space="0" w:color="auto"/>
            <w:left w:val="none" w:sz="0" w:space="0" w:color="auto"/>
            <w:bottom w:val="none" w:sz="0" w:space="0" w:color="auto"/>
            <w:right w:val="none" w:sz="0" w:space="0" w:color="auto"/>
          </w:divBdr>
        </w:div>
        <w:div w:id="1680111726">
          <w:marLeft w:val="640"/>
          <w:marRight w:val="0"/>
          <w:marTop w:val="0"/>
          <w:marBottom w:val="0"/>
          <w:divBdr>
            <w:top w:val="none" w:sz="0" w:space="0" w:color="auto"/>
            <w:left w:val="none" w:sz="0" w:space="0" w:color="auto"/>
            <w:bottom w:val="none" w:sz="0" w:space="0" w:color="auto"/>
            <w:right w:val="none" w:sz="0" w:space="0" w:color="auto"/>
          </w:divBdr>
        </w:div>
        <w:div w:id="1726686610">
          <w:marLeft w:val="640"/>
          <w:marRight w:val="0"/>
          <w:marTop w:val="0"/>
          <w:marBottom w:val="0"/>
          <w:divBdr>
            <w:top w:val="none" w:sz="0" w:space="0" w:color="auto"/>
            <w:left w:val="none" w:sz="0" w:space="0" w:color="auto"/>
            <w:bottom w:val="none" w:sz="0" w:space="0" w:color="auto"/>
            <w:right w:val="none" w:sz="0" w:space="0" w:color="auto"/>
          </w:divBdr>
        </w:div>
        <w:div w:id="1727487416">
          <w:marLeft w:val="640"/>
          <w:marRight w:val="0"/>
          <w:marTop w:val="0"/>
          <w:marBottom w:val="0"/>
          <w:divBdr>
            <w:top w:val="none" w:sz="0" w:space="0" w:color="auto"/>
            <w:left w:val="none" w:sz="0" w:space="0" w:color="auto"/>
            <w:bottom w:val="none" w:sz="0" w:space="0" w:color="auto"/>
            <w:right w:val="none" w:sz="0" w:space="0" w:color="auto"/>
          </w:divBdr>
        </w:div>
        <w:div w:id="1786996092">
          <w:marLeft w:val="640"/>
          <w:marRight w:val="0"/>
          <w:marTop w:val="0"/>
          <w:marBottom w:val="0"/>
          <w:divBdr>
            <w:top w:val="none" w:sz="0" w:space="0" w:color="auto"/>
            <w:left w:val="none" w:sz="0" w:space="0" w:color="auto"/>
            <w:bottom w:val="none" w:sz="0" w:space="0" w:color="auto"/>
            <w:right w:val="none" w:sz="0" w:space="0" w:color="auto"/>
          </w:divBdr>
        </w:div>
        <w:div w:id="1806653041">
          <w:marLeft w:val="640"/>
          <w:marRight w:val="0"/>
          <w:marTop w:val="0"/>
          <w:marBottom w:val="0"/>
          <w:divBdr>
            <w:top w:val="none" w:sz="0" w:space="0" w:color="auto"/>
            <w:left w:val="none" w:sz="0" w:space="0" w:color="auto"/>
            <w:bottom w:val="none" w:sz="0" w:space="0" w:color="auto"/>
            <w:right w:val="none" w:sz="0" w:space="0" w:color="auto"/>
          </w:divBdr>
        </w:div>
        <w:div w:id="1825390857">
          <w:marLeft w:val="640"/>
          <w:marRight w:val="0"/>
          <w:marTop w:val="0"/>
          <w:marBottom w:val="0"/>
          <w:divBdr>
            <w:top w:val="none" w:sz="0" w:space="0" w:color="auto"/>
            <w:left w:val="none" w:sz="0" w:space="0" w:color="auto"/>
            <w:bottom w:val="none" w:sz="0" w:space="0" w:color="auto"/>
            <w:right w:val="none" w:sz="0" w:space="0" w:color="auto"/>
          </w:divBdr>
        </w:div>
        <w:div w:id="1845240360">
          <w:marLeft w:val="640"/>
          <w:marRight w:val="0"/>
          <w:marTop w:val="0"/>
          <w:marBottom w:val="0"/>
          <w:divBdr>
            <w:top w:val="none" w:sz="0" w:space="0" w:color="auto"/>
            <w:left w:val="none" w:sz="0" w:space="0" w:color="auto"/>
            <w:bottom w:val="none" w:sz="0" w:space="0" w:color="auto"/>
            <w:right w:val="none" w:sz="0" w:space="0" w:color="auto"/>
          </w:divBdr>
        </w:div>
        <w:div w:id="1938710846">
          <w:marLeft w:val="640"/>
          <w:marRight w:val="0"/>
          <w:marTop w:val="0"/>
          <w:marBottom w:val="0"/>
          <w:divBdr>
            <w:top w:val="none" w:sz="0" w:space="0" w:color="auto"/>
            <w:left w:val="none" w:sz="0" w:space="0" w:color="auto"/>
            <w:bottom w:val="none" w:sz="0" w:space="0" w:color="auto"/>
            <w:right w:val="none" w:sz="0" w:space="0" w:color="auto"/>
          </w:divBdr>
        </w:div>
        <w:div w:id="1939866620">
          <w:marLeft w:val="640"/>
          <w:marRight w:val="0"/>
          <w:marTop w:val="0"/>
          <w:marBottom w:val="0"/>
          <w:divBdr>
            <w:top w:val="none" w:sz="0" w:space="0" w:color="auto"/>
            <w:left w:val="none" w:sz="0" w:space="0" w:color="auto"/>
            <w:bottom w:val="none" w:sz="0" w:space="0" w:color="auto"/>
            <w:right w:val="none" w:sz="0" w:space="0" w:color="auto"/>
          </w:divBdr>
        </w:div>
        <w:div w:id="1940484955">
          <w:marLeft w:val="640"/>
          <w:marRight w:val="0"/>
          <w:marTop w:val="0"/>
          <w:marBottom w:val="0"/>
          <w:divBdr>
            <w:top w:val="none" w:sz="0" w:space="0" w:color="auto"/>
            <w:left w:val="none" w:sz="0" w:space="0" w:color="auto"/>
            <w:bottom w:val="none" w:sz="0" w:space="0" w:color="auto"/>
            <w:right w:val="none" w:sz="0" w:space="0" w:color="auto"/>
          </w:divBdr>
        </w:div>
        <w:div w:id="1946301630">
          <w:marLeft w:val="640"/>
          <w:marRight w:val="0"/>
          <w:marTop w:val="0"/>
          <w:marBottom w:val="0"/>
          <w:divBdr>
            <w:top w:val="none" w:sz="0" w:space="0" w:color="auto"/>
            <w:left w:val="none" w:sz="0" w:space="0" w:color="auto"/>
            <w:bottom w:val="none" w:sz="0" w:space="0" w:color="auto"/>
            <w:right w:val="none" w:sz="0" w:space="0" w:color="auto"/>
          </w:divBdr>
        </w:div>
        <w:div w:id="1976837546">
          <w:marLeft w:val="640"/>
          <w:marRight w:val="0"/>
          <w:marTop w:val="0"/>
          <w:marBottom w:val="0"/>
          <w:divBdr>
            <w:top w:val="none" w:sz="0" w:space="0" w:color="auto"/>
            <w:left w:val="none" w:sz="0" w:space="0" w:color="auto"/>
            <w:bottom w:val="none" w:sz="0" w:space="0" w:color="auto"/>
            <w:right w:val="none" w:sz="0" w:space="0" w:color="auto"/>
          </w:divBdr>
        </w:div>
        <w:div w:id="2012095999">
          <w:marLeft w:val="640"/>
          <w:marRight w:val="0"/>
          <w:marTop w:val="0"/>
          <w:marBottom w:val="0"/>
          <w:divBdr>
            <w:top w:val="none" w:sz="0" w:space="0" w:color="auto"/>
            <w:left w:val="none" w:sz="0" w:space="0" w:color="auto"/>
            <w:bottom w:val="none" w:sz="0" w:space="0" w:color="auto"/>
            <w:right w:val="none" w:sz="0" w:space="0" w:color="auto"/>
          </w:divBdr>
        </w:div>
        <w:div w:id="2032949834">
          <w:marLeft w:val="640"/>
          <w:marRight w:val="0"/>
          <w:marTop w:val="0"/>
          <w:marBottom w:val="0"/>
          <w:divBdr>
            <w:top w:val="none" w:sz="0" w:space="0" w:color="auto"/>
            <w:left w:val="none" w:sz="0" w:space="0" w:color="auto"/>
            <w:bottom w:val="none" w:sz="0" w:space="0" w:color="auto"/>
            <w:right w:val="none" w:sz="0" w:space="0" w:color="auto"/>
          </w:divBdr>
        </w:div>
        <w:div w:id="2045402502">
          <w:marLeft w:val="640"/>
          <w:marRight w:val="0"/>
          <w:marTop w:val="0"/>
          <w:marBottom w:val="0"/>
          <w:divBdr>
            <w:top w:val="none" w:sz="0" w:space="0" w:color="auto"/>
            <w:left w:val="none" w:sz="0" w:space="0" w:color="auto"/>
            <w:bottom w:val="none" w:sz="0" w:space="0" w:color="auto"/>
            <w:right w:val="none" w:sz="0" w:space="0" w:color="auto"/>
          </w:divBdr>
        </w:div>
        <w:div w:id="2050646196">
          <w:marLeft w:val="640"/>
          <w:marRight w:val="0"/>
          <w:marTop w:val="0"/>
          <w:marBottom w:val="0"/>
          <w:divBdr>
            <w:top w:val="none" w:sz="0" w:space="0" w:color="auto"/>
            <w:left w:val="none" w:sz="0" w:space="0" w:color="auto"/>
            <w:bottom w:val="none" w:sz="0" w:space="0" w:color="auto"/>
            <w:right w:val="none" w:sz="0" w:space="0" w:color="auto"/>
          </w:divBdr>
        </w:div>
        <w:div w:id="2080667039">
          <w:marLeft w:val="640"/>
          <w:marRight w:val="0"/>
          <w:marTop w:val="0"/>
          <w:marBottom w:val="0"/>
          <w:divBdr>
            <w:top w:val="none" w:sz="0" w:space="0" w:color="auto"/>
            <w:left w:val="none" w:sz="0" w:space="0" w:color="auto"/>
            <w:bottom w:val="none" w:sz="0" w:space="0" w:color="auto"/>
            <w:right w:val="none" w:sz="0" w:space="0" w:color="auto"/>
          </w:divBdr>
        </w:div>
        <w:div w:id="2121758949">
          <w:marLeft w:val="640"/>
          <w:marRight w:val="0"/>
          <w:marTop w:val="0"/>
          <w:marBottom w:val="0"/>
          <w:divBdr>
            <w:top w:val="none" w:sz="0" w:space="0" w:color="auto"/>
            <w:left w:val="none" w:sz="0" w:space="0" w:color="auto"/>
            <w:bottom w:val="none" w:sz="0" w:space="0" w:color="auto"/>
            <w:right w:val="none" w:sz="0" w:space="0" w:color="auto"/>
          </w:divBdr>
        </w:div>
        <w:div w:id="2126582284">
          <w:marLeft w:val="640"/>
          <w:marRight w:val="0"/>
          <w:marTop w:val="0"/>
          <w:marBottom w:val="0"/>
          <w:divBdr>
            <w:top w:val="none" w:sz="0" w:space="0" w:color="auto"/>
            <w:left w:val="none" w:sz="0" w:space="0" w:color="auto"/>
            <w:bottom w:val="none" w:sz="0" w:space="0" w:color="auto"/>
            <w:right w:val="none" w:sz="0" w:space="0" w:color="auto"/>
          </w:divBdr>
        </w:div>
        <w:div w:id="2127381721">
          <w:marLeft w:val="640"/>
          <w:marRight w:val="0"/>
          <w:marTop w:val="0"/>
          <w:marBottom w:val="0"/>
          <w:divBdr>
            <w:top w:val="none" w:sz="0" w:space="0" w:color="auto"/>
            <w:left w:val="none" w:sz="0" w:space="0" w:color="auto"/>
            <w:bottom w:val="none" w:sz="0" w:space="0" w:color="auto"/>
            <w:right w:val="none" w:sz="0" w:space="0" w:color="auto"/>
          </w:divBdr>
        </w:div>
        <w:div w:id="2128887506">
          <w:marLeft w:val="640"/>
          <w:marRight w:val="0"/>
          <w:marTop w:val="0"/>
          <w:marBottom w:val="0"/>
          <w:divBdr>
            <w:top w:val="none" w:sz="0" w:space="0" w:color="auto"/>
            <w:left w:val="none" w:sz="0" w:space="0" w:color="auto"/>
            <w:bottom w:val="none" w:sz="0" w:space="0" w:color="auto"/>
            <w:right w:val="none" w:sz="0" w:space="0" w:color="auto"/>
          </w:divBdr>
        </w:div>
        <w:div w:id="2136823607">
          <w:marLeft w:val="640"/>
          <w:marRight w:val="0"/>
          <w:marTop w:val="0"/>
          <w:marBottom w:val="0"/>
          <w:divBdr>
            <w:top w:val="none" w:sz="0" w:space="0" w:color="auto"/>
            <w:left w:val="none" w:sz="0" w:space="0" w:color="auto"/>
            <w:bottom w:val="none" w:sz="0" w:space="0" w:color="auto"/>
            <w:right w:val="none" w:sz="0" w:space="0" w:color="auto"/>
          </w:divBdr>
        </w:div>
        <w:div w:id="2139953201">
          <w:marLeft w:val="640"/>
          <w:marRight w:val="0"/>
          <w:marTop w:val="0"/>
          <w:marBottom w:val="0"/>
          <w:divBdr>
            <w:top w:val="none" w:sz="0" w:space="0" w:color="auto"/>
            <w:left w:val="none" w:sz="0" w:space="0" w:color="auto"/>
            <w:bottom w:val="none" w:sz="0" w:space="0" w:color="auto"/>
            <w:right w:val="none" w:sz="0" w:space="0" w:color="auto"/>
          </w:divBdr>
        </w:div>
      </w:divsChild>
    </w:div>
    <w:div w:id="170028676">
      <w:bodyDiv w:val="1"/>
      <w:marLeft w:val="0"/>
      <w:marRight w:val="0"/>
      <w:marTop w:val="0"/>
      <w:marBottom w:val="0"/>
      <w:divBdr>
        <w:top w:val="none" w:sz="0" w:space="0" w:color="auto"/>
        <w:left w:val="none" w:sz="0" w:space="0" w:color="auto"/>
        <w:bottom w:val="none" w:sz="0" w:space="0" w:color="auto"/>
        <w:right w:val="none" w:sz="0" w:space="0" w:color="auto"/>
      </w:divBdr>
    </w:div>
    <w:div w:id="172034769">
      <w:bodyDiv w:val="1"/>
      <w:marLeft w:val="0"/>
      <w:marRight w:val="0"/>
      <w:marTop w:val="0"/>
      <w:marBottom w:val="0"/>
      <w:divBdr>
        <w:top w:val="none" w:sz="0" w:space="0" w:color="auto"/>
        <w:left w:val="none" w:sz="0" w:space="0" w:color="auto"/>
        <w:bottom w:val="none" w:sz="0" w:space="0" w:color="auto"/>
        <w:right w:val="none" w:sz="0" w:space="0" w:color="auto"/>
      </w:divBdr>
    </w:div>
    <w:div w:id="172189286">
      <w:bodyDiv w:val="1"/>
      <w:marLeft w:val="0"/>
      <w:marRight w:val="0"/>
      <w:marTop w:val="0"/>
      <w:marBottom w:val="0"/>
      <w:divBdr>
        <w:top w:val="none" w:sz="0" w:space="0" w:color="auto"/>
        <w:left w:val="none" w:sz="0" w:space="0" w:color="auto"/>
        <w:bottom w:val="none" w:sz="0" w:space="0" w:color="auto"/>
        <w:right w:val="none" w:sz="0" w:space="0" w:color="auto"/>
      </w:divBdr>
      <w:divsChild>
        <w:div w:id="4863142">
          <w:marLeft w:val="640"/>
          <w:marRight w:val="0"/>
          <w:marTop w:val="0"/>
          <w:marBottom w:val="0"/>
          <w:divBdr>
            <w:top w:val="none" w:sz="0" w:space="0" w:color="auto"/>
            <w:left w:val="none" w:sz="0" w:space="0" w:color="auto"/>
            <w:bottom w:val="none" w:sz="0" w:space="0" w:color="auto"/>
            <w:right w:val="none" w:sz="0" w:space="0" w:color="auto"/>
          </w:divBdr>
        </w:div>
        <w:div w:id="36392375">
          <w:marLeft w:val="640"/>
          <w:marRight w:val="0"/>
          <w:marTop w:val="0"/>
          <w:marBottom w:val="0"/>
          <w:divBdr>
            <w:top w:val="none" w:sz="0" w:space="0" w:color="auto"/>
            <w:left w:val="none" w:sz="0" w:space="0" w:color="auto"/>
            <w:bottom w:val="none" w:sz="0" w:space="0" w:color="auto"/>
            <w:right w:val="none" w:sz="0" w:space="0" w:color="auto"/>
          </w:divBdr>
        </w:div>
        <w:div w:id="66272147">
          <w:marLeft w:val="640"/>
          <w:marRight w:val="0"/>
          <w:marTop w:val="0"/>
          <w:marBottom w:val="0"/>
          <w:divBdr>
            <w:top w:val="none" w:sz="0" w:space="0" w:color="auto"/>
            <w:left w:val="none" w:sz="0" w:space="0" w:color="auto"/>
            <w:bottom w:val="none" w:sz="0" w:space="0" w:color="auto"/>
            <w:right w:val="none" w:sz="0" w:space="0" w:color="auto"/>
          </w:divBdr>
        </w:div>
        <w:div w:id="143400993">
          <w:marLeft w:val="640"/>
          <w:marRight w:val="0"/>
          <w:marTop w:val="0"/>
          <w:marBottom w:val="0"/>
          <w:divBdr>
            <w:top w:val="none" w:sz="0" w:space="0" w:color="auto"/>
            <w:left w:val="none" w:sz="0" w:space="0" w:color="auto"/>
            <w:bottom w:val="none" w:sz="0" w:space="0" w:color="auto"/>
            <w:right w:val="none" w:sz="0" w:space="0" w:color="auto"/>
          </w:divBdr>
        </w:div>
        <w:div w:id="149908536">
          <w:marLeft w:val="640"/>
          <w:marRight w:val="0"/>
          <w:marTop w:val="0"/>
          <w:marBottom w:val="0"/>
          <w:divBdr>
            <w:top w:val="none" w:sz="0" w:space="0" w:color="auto"/>
            <w:left w:val="none" w:sz="0" w:space="0" w:color="auto"/>
            <w:bottom w:val="none" w:sz="0" w:space="0" w:color="auto"/>
            <w:right w:val="none" w:sz="0" w:space="0" w:color="auto"/>
          </w:divBdr>
        </w:div>
        <w:div w:id="162745057">
          <w:marLeft w:val="640"/>
          <w:marRight w:val="0"/>
          <w:marTop w:val="0"/>
          <w:marBottom w:val="0"/>
          <w:divBdr>
            <w:top w:val="none" w:sz="0" w:space="0" w:color="auto"/>
            <w:left w:val="none" w:sz="0" w:space="0" w:color="auto"/>
            <w:bottom w:val="none" w:sz="0" w:space="0" w:color="auto"/>
            <w:right w:val="none" w:sz="0" w:space="0" w:color="auto"/>
          </w:divBdr>
        </w:div>
        <w:div w:id="165676194">
          <w:marLeft w:val="640"/>
          <w:marRight w:val="0"/>
          <w:marTop w:val="0"/>
          <w:marBottom w:val="0"/>
          <w:divBdr>
            <w:top w:val="none" w:sz="0" w:space="0" w:color="auto"/>
            <w:left w:val="none" w:sz="0" w:space="0" w:color="auto"/>
            <w:bottom w:val="none" w:sz="0" w:space="0" w:color="auto"/>
            <w:right w:val="none" w:sz="0" w:space="0" w:color="auto"/>
          </w:divBdr>
        </w:div>
        <w:div w:id="168717207">
          <w:marLeft w:val="640"/>
          <w:marRight w:val="0"/>
          <w:marTop w:val="0"/>
          <w:marBottom w:val="0"/>
          <w:divBdr>
            <w:top w:val="none" w:sz="0" w:space="0" w:color="auto"/>
            <w:left w:val="none" w:sz="0" w:space="0" w:color="auto"/>
            <w:bottom w:val="none" w:sz="0" w:space="0" w:color="auto"/>
            <w:right w:val="none" w:sz="0" w:space="0" w:color="auto"/>
          </w:divBdr>
        </w:div>
        <w:div w:id="177039175">
          <w:marLeft w:val="640"/>
          <w:marRight w:val="0"/>
          <w:marTop w:val="0"/>
          <w:marBottom w:val="0"/>
          <w:divBdr>
            <w:top w:val="none" w:sz="0" w:space="0" w:color="auto"/>
            <w:left w:val="none" w:sz="0" w:space="0" w:color="auto"/>
            <w:bottom w:val="none" w:sz="0" w:space="0" w:color="auto"/>
            <w:right w:val="none" w:sz="0" w:space="0" w:color="auto"/>
          </w:divBdr>
        </w:div>
        <w:div w:id="264273421">
          <w:marLeft w:val="640"/>
          <w:marRight w:val="0"/>
          <w:marTop w:val="0"/>
          <w:marBottom w:val="0"/>
          <w:divBdr>
            <w:top w:val="none" w:sz="0" w:space="0" w:color="auto"/>
            <w:left w:val="none" w:sz="0" w:space="0" w:color="auto"/>
            <w:bottom w:val="none" w:sz="0" w:space="0" w:color="auto"/>
            <w:right w:val="none" w:sz="0" w:space="0" w:color="auto"/>
          </w:divBdr>
        </w:div>
        <w:div w:id="275721389">
          <w:marLeft w:val="640"/>
          <w:marRight w:val="0"/>
          <w:marTop w:val="0"/>
          <w:marBottom w:val="0"/>
          <w:divBdr>
            <w:top w:val="none" w:sz="0" w:space="0" w:color="auto"/>
            <w:left w:val="none" w:sz="0" w:space="0" w:color="auto"/>
            <w:bottom w:val="none" w:sz="0" w:space="0" w:color="auto"/>
            <w:right w:val="none" w:sz="0" w:space="0" w:color="auto"/>
          </w:divBdr>
        </w:div>
        <w:div w:id="343290299">
          <w:marLeft w:val="640"/>
          <w:marRight w:val="0"/>
          <w:marTop w:val="0"/>
          <w:marBottom w:val="0"/>
          <w:divBdr>
            <w:top w:val="none" w:sz="0" w:space="0" w:color="auto"/>
            <w:left w:val="none" w:sz="0" w:space="0" w:color="auto"/>
            <w:bottom w:val="none" w:sz="0" w:space="0" w:color="auto"/>
            <w:right w:val="none" w:sz="0" w:space="0" w:color="auto"/>
          </w:divBdr>
        </w:div>
        <w:div w:id="363560854">
          <w:marLeft w:val="640"/>
          <w:marRight w:val="0"/>
          <w:marTop w:val="0"/>
          <w:marBottom w:val="0"/>
          <w:divBdr>
            <w:top w:val="none" w:sz="0" w:space="0" w:color="auto"/>
            <w:left w:val="none" w:sz="0" w:space="0" w:color="auto"/>
            <w:bottom w:val="none" w:sz="0" w:space="0" w:color="auto"/>
            <w:right w:val="none" w:sz="0" w:space="0" w:color="auto"/>
          </w:divBdr>
        </w:div>
        <w:div w:id="392244321">
          <w:marLeft w:val="640"/>
          <w:marRight w:val="0"/>
          <w:marTop w:val="0"/>
          <w:marBottom w:val="0"/>
          <w:divBdr>
            <w:top w:val="none" w:sz="0" w:space="0" w:color="auto"/>
            <w:left w:val="none" w:sz="0" w:space="0" w:color="auto"/>
            <w:bottom w:val="none" w:sz="0" w:space="0" w:color="auto"/>
            <w:right w:val="none" w:sz="0" w:space="0" w:color="auto"/>
          </w:divBdr>
        </w:div>
        <w:div w:id="448158812">
          <w:marLeft w:val="640"/>
          <w:marRight w:val="0"/>
          <w:marTop w:val="0"/>
          <w:marBottom w:val="0"/>
          <w:divBdr>
            <w:top w:val="none" w:sz="0" w:space="0" w:color="auto"/>
            <w:left w:val="none" w:sz="0" w:space="0" w:color="auto"/>
            <w:bottom w:val="none" w:sz="0" w:space="0" w:color="auto"/>
            <w:right w:val="none" w:sz="0" w:space="0" w:color="auto"/>
          </w:divBdr>
        </w:div>
        <w:div w:id="479075248">
          <w:marLeft w:val="640"/>
          <w:marRight w:val="0"/>
          <w:marTop w:val="0"/>
          <w:marBottom w:val="0"/>
          <w:divBdr>
            <w:top w:val="none" w:sz="0" w:space="0" w:color="auto"/>
            <w:left w:val="none" w:sz="0" w:space="0" w:color="auto"/>
            <w:bottom w:val="none" w:sz="0" w:space="0" w:color="auto"/>
            <w:right w:val="none" w:sz="0" w:space="0" w:color="auto"/>
          </w:divBdr>
        </w:div>
        <w:div w:id="557712886">
          <w:marLeft w:val="640"/>
          <w:marRight w:val="0"/>
          <w:marTop w:val="0"/>
          <w:marBottom w:val="0"/>
          <w:divBdr>
            <w:top w:val="none" w:sz="0" w:space="0" w:color="auto"/>
            <w:left w:val="none" w:sz="0" w:space="0" w:color="auto"/>
            <w:bottom w:val="none" w:sz="0" w:space="0" w:color="auto"/>
            <w:right w:val="none" w:sz="0" w:space="0" w:color="auto"/>
          </w:divBdr>
        </w:div>
        <w:div w:id="647979355">
          <w:marLeft w:val="640"/>
          <w:marRight w:val="0"/>
          <w:marTop w:val="0"/>
          <w:marBottom w:val="0"/>
          <w:divBdr>
            <w:top w:val="none" w:sz="0" w:space="0" w:color="auto"/>
            <w:left w:val="none" w:sz="0" w:space="0" w:color="auto"/>
            <w:bottom w:val="none" w:sz="0" w:space="0" w:color="auto"/>
            <w:right w:val="none" w:sz="0" w:space="0" w:color="auto"/>
          </w:divBdr>
        </w:div>
        <w:div w:id="651377049">
          <w:marLeft w:val="640"/>
          <w:marRight w:val="0"/>
          <w:marTop w:val="0"/>
          <w:marBottom w:val="0"/>
          <w:divBdr>
            <w:top w:val="none" w:sz="0" w:space="0" w:color="auto"/>
            <w:left w:val="none" w:sz="0" w:space="0" w:color="auto"/>
            <w:bottom w:val="none" w:sz="0" w:space="0" w:color="auto"/>
            <w:right w:val="none" w:sz="0" w:space="0" w:color="auto"/>
          </w:divBdr>
        </w:div>
        <w:div w:id="700011551">
          <w:marLeft w:val="640"/>
          <w:marRight w:val="0"/>
          <w:marTop w:val="0"/>
          <w:marBottom w:val="0"/>
          <w:divBdr>
            <w:top w:val="none" w:sz="0" w:space="0" w:color="auto"/>
            <w:left w:val="none" w:sz="0" w:space="0" w:color="auto"/>
            <w:bottom w:val="none" w:sz="0" w:space="0" w:color="auto"/>
            <w:right w:val="none" w:sz="0" w:space="0" w:color="auto"/>
          </w:divBdr>
        </w:div>
        <w:div w:id="702288460">
          <w:marLeft w:val="640"/>
          <w:marRight w:val="0"/>
          <w:marTop w:val="0"/>
          <w:marBottom w:val="0"/>
          <w:divBdr>
            <w:top w:val="none" w:sz="0" w:space="0" w:color="auto"/>
            <w:left w:val="none" w:sz="0" w:space="0" w:color="auto"/>
            <w:bottom w:val="none" w:sz="0" w:space="0" w:color="auto"/>
            <w:right w:val="none" w:sz="0" w:space="0" w:color="auto"/>
          </w:divBdr>
        </w:div>
        <w:div w:id="707333820">
          <w:marLeft w:val="640"/>
          <w:marRight w:val="0"/>
          <w:marTop w:val="0"/>
          <w:marBottom w:val="0"/>
          <w:divBdr>
            <w:top w:val="none" w:sz="0" w:space="0" w:color="auto"/>
            <w:left w:val="none" w:sz="0" w:space="0" w:color="auto"/>
            <w:bottom w:val="none" w:sz="0" w:space="0" w:color="auto"/>
            <w:right w:val="none" w:sz="0" w:space="0" w:color="auto"/>
          </w:divBdr>
        </w:div>
        <w:div w:id="714045798">
          <w:marLeft w:val="640"/>
          <w:marRight w:val="0"/>
          <w:marTop w:val="0"/>
          <w:marBottom w:val="0"/>
          <w:divBdr>
            <w:top w:val="none" w:sz="0" w:space="0" w:color="auto"/>
            <w:left w:val="none" w:sz="0" w:space="0" w:color="auto"/>
            <w:bottom w:val="none" w:sz="0" w:space="0" w:color="auto"/>
            <w:right w:val="none" w:sz="0" w:space="0" w:color="auto"/>
          </w:divBdr>
        </w:div>
        <w:div w:id="714741162">
          <w:marLeft w:val="640"/>
          <w:marRight w:val="0"/>
          <w:marTop w:val="0"/>
          <w:marBottom w:val="0"/>
          <w:divBdr>
            <w:top w:val="none" w:sz="0" w:space="0" w:color="auto"/>
            <w:left w:val="none" w:sz="0" w:space="0" w:color="auto"/>
            <w:bottom w:val="none" w:sz="0" w:space="0" w:color="auto"/>
            <w:right w:val="none" w:sz="0" w:space="0" w:color="auto"/>
          </w:divBdr>
        </w:div>
        <w:div w:id="749809604">
          <w:marLeft w:val="640"/>
          <w:marRight w:val="0"/>
          <w:marTop w:val="0"/>
          <w:marBottom w:val="0"/>
          <w:divBdr>
            <w:top w:val="none" w:sz="0" w:space="0" w:color="auto"/>
            <w:left w:val="none" w:sz="0" w:space="0" w:color="auto"/>
            <w:bottom w:val="none" w:sz="0" w:space="0" w:color="auto"/>
            <w:right w:val="none" w:sz="0" w:space="0" w:color="auto"/>
          </w:divBdr>
        </w:div>
        <w:div w:id="766846478">
          <w:marLeft w:val="640"/>
          <w:marRight w:val="0"/>
          <w:marTop w:val="0"/>
          <w:marBottom w:val="0"/>
          <w:divBdr>
            <w:top w:val="none" w:sz="0" w:space="0" w:color="auto"/>
            <w:left w:val="none" w:sz="0" w:space="0" w:color="auto"/>
            <w:bottom w:val="none" w:sz="0" w:space="0" w:color="auto"/>
            <w:right w:val="none" w:sz="0" w:space="0" w:color="auto"/>
          </w:divBdr>
        </w:div>
        <w:div w:id="866868688">
          <w:marLeft w:val="640"/>
          <w:marRight w:val="0"/>
          <w:marTop w:val="0"/>
          <w:marBottom w:val="0"/>
          <w:divBdr>
            <w:top w:val="none" w:sz="0" w:space="0" w:color="auto"/>
            <w:left w:val="none" w:sz="0" w:space="0" w:color="auto"/>
            <w:bottom w:val="none" w:sz="0" w:space="0" w:color="auto"/>
            <w:right w:val="none" w:sz="0" w:space="0" w:color="auto"/>
          </w:divBdr>
        </w:div>
        <w:div w:id="927350532">
          <w:marLeft w:val="640"/>
          <w:marRight w:val="0"/>
          <w:marTop w:val="0"/>
          <w:marBottom w:val="0"/>
          <w:divBdr>
            <w:top w:val="none" w:sz="0" w:space="0" w:color="auto"/>
            <w:left w:val="none" w:sz="0" w:space="0" w:color="auto"/>
            <w:bottom w:val="none" w:sz="0" w:space="0" w:color="auto"/>
            <w:right w:val="none" w:sz="0" w:space="0" w:color="auto"/>
          </w:divBdr>
        </w:div>
        <w:div w:id="940723035">
          <w:marLeft w:val="640"/>
          <w:marRight w:val="0"/>
          <w:marTop w:val="0"/>
          <w:marBottom w:val="0"/>
          <w:divBdr>
            <w:top w:val="none" w:sz="0" w:space="0" w:color="auto"/>
            <w:left w:val="none" w:sz="0" w:space="0" w:color="auto"/>
            <w:bottom w:val="none" w:sz="0" w:space="0" w:color="auto"/>
            <w:right w:val="none" w:sz="0" w:space="0" w:color="auto"/>
          </w:divBdr>
        </w:div>
        <w:div w:id="965546092">
          <w:marLeft w:val="640"/>
          <w:marRight w:val="0"/>
          <w:marTop w:val="0"/>
          <w:marBottom w:val="0"/>
          <w:divBdr>
            <w:top w:val="none" w:sz="0" w:space="0" w:color="auto"/>
            <w:left w:val="none" w:sz="0" w:space="0" w:color="auto"/>
            <w:bottom w:val="none" w:sz="0" w:space="0" w:color="auto"/>
            <w:right w:val="none" w:sz="0" w:space="0" w:color="auto"/>
          </w:divBdr>
        </w:div>
        <w:div w:id="1042175040">
          <w:marLeft w:val="640"/>
          <w:marRight w:val="0"/>
          <w:marTop w:val="0"/>
          <w:marBottom w:val="0"/>
          <w:divBdr>
            <w:top w:val="none" w:sz="0" w:space="0" w:color="auto"/>
            <w:left w:val="none" w:sz="0" w:space="0" w:color="auto"/>
            <w:bottom w:val="none" w:sz="0" w:space="0" w:color="auto"/>
            <w:right w:val="none" w:sz="0" w:space="0" w:color="auto"/>
          </w:divBdr>
        </w:div>
        <w:div w:id="1052653090">
          <w:marLeft w:val="640"/>
          <w:marRight w:val="0"/>
          <w:marTop w:val="0"/>
          <w:marBottom w:val="0"/>
          <w:divBdr>
            <w:top w:val="none" w:sz="0" w:space="0" w:color="auto"/>
            <w:left w:val="none" w:sz="0" w:space="0" w:color="auto"/>
            <w:bottom w:val="none" w:sz="0" w:space="0" w:color="auto"/>
            <w:right w:val="none" w:sz="0" w:space="0" w:color="auto"/>
          </w:divBdr>
        </w:div>
        <w:div w:id="1074161665">
          <w:marLeft w:val="640"/>
          <w:marRight w:val="0"/>
          <w:marTop w:val="0"/>
          <w:marBottom w:val="0"/>
          <w:divBdr>
            <w:top w:val="none" w:sz="0" w:space="0" w:color="auto"/>
            <w:left w:val="none" w:sz="0" w:space="0" w:color="auto"/>
            <w:bottom w:val="none" w:sz="0" w:space="0" w:color="auto"/>
            <w:right w:val="none" w:sz="0" w:space="0" w:color="auto"/>
          </w:divBdr>
        </w:div>
        <w:div w:id="1081372477">
          <w:marLeft w:val="640"/>
          <w:marRight w:val="0"/>
          <w:marTop w:val="0"/>
          <w:marBottom w:val="0"/>
          <w:divBdr>
            <w:top w:val="none" w:sz="0" w:space="0" w:color="auto"/>
            <w:left w:val="none" w:sz="0" w:space="0" w:color="auto"/>
            <w:bottom w:val="none" w:sz="0" w:space="0" w:color="auto"/>
            <w:right w:val="none" w:sz="0" w:space="0" w:color="auto"/>
          </w:divBdr>
        </w:div>
        <w:div w:id="1115252081">
          <w:marLeft w:val="640"/>
          <w:marRight w:val="0"/>
          <w:marTop w:val="0"/>
          <w:marBottom w:val="0"/>
          <w:divBdr>
            <w:top w:val="none" w:sz="0" w:space="0" w:color="auto"/>
            <w:left w:val="none" w:sz="0" w:space="0" w:color="auto"/>
            <w:bottom w:val="none" w:sz="0" w:space="0" w:color="auto"/>
            <w:right w:val="none" w:sz="0" w:space="0" w:color="auto"/>
          </w:divBdr>
        </w:div>
        <w:div w:id="1155493826">
          <w:marLeft w:val="640"/>
          <w:marRight w:val="0"/>
          <w:marTop w:val="0"/>
          <w:marBottom w:val="0"/>
          <w:divBdr>
            <w:top w:val="none" w:sz="0" w:space="0" w:color="auto"/>
            <w:left w:val="none" w:sz="0" w:space="0" w:color="auto"/>
            <w:bottom w:val="none" w:sz="0" w:space="0" w:color="auto"/>
            <w:right w:val="none" w:sz="0" w:space="0" w:color="auto"/>
          </w:divBdr>
        </w:div>
        <w:div w:id="1160928278">
          <w:marLeft w:val="640"/>
          <w:marRight w:val="0"/>
          <w:marTop w:val="0"/>
          <w:marBottom w:val="0"/>
          <w:divBdr>
            <w:top w:val="none" w:sz="0" w:space="0" w:color="auto"/>
            <w:left w:val="none" w:sz="0" w:space="0" w:color="auto"/>
            <w:bottom w:val="none" w:sz="0" w:space="0" w:color="auto"/>
            <w:right w:val="none" w:sz="0" w:space="0" w:color="auto"/>
          </w:divBdr>
        </w:div>
        <w:div w:id="1204370803">
          <w:marLeft w:val="640"/>
          <w:marRight w:val="0"/>
          <w:marTop w:val="0"/>
          <w:marBottom w:val="0"/>
          <w:divBdr>
            <w:top w:val="none" w:sz="0" w:space="0" w:color="auto"/>
            <w:left w:val="none" w:sz="0" w:space="0" w:color="auto"/>
            <w:bottom w:val="none" w:sz="0" w:space="0" w:color="auto"/>
            <w:right w:val="none" w:sz="0" w:space="0" w:color="auto"/>
          </w:divBdr>
        </w:div>
        <w:div w:id="1231768801">
          <w:marLeft w:val="640"/>
          <w:marRight w:val="0"/>
          <w:marTop w:val="0"/>
          <w:marBottom w:val="0"/>
          <w:divBdr>
            <w:top w:val="none" w:sz="0" w:space="0" w:color="auto"/>
            <w:left w:val="none" w:sz="0" w:space="0" w:color="auto"/>
            <w:bottom w:val="none" w:sz="0" w:space="0" w:color="auto"/>
            <w:right w:val="none" w:sz="0" w:space="0" w:color="auto"/>
          </w:divBdr>
        </w:div>
        <w:div w:id="1244337410">
          <w:marLeft w:val="640"/>
          <w:marRight w:val="0"/>
          <w:marTop w:val="0"/>
          <w:marBottom w:val="0"/>
          <w:divBdr>
            <w:top w:val="none" w:sz="0" w:space="0" w:color="auto"/>
            <w:left w:val="none" w:sz="0" w:space="0" w:color="auto"/>
            <w:bottom w:val="none" w:sz="0" w:space="0" w:color="auto"/>
            <w:right w:val="none" w:sz="0" w:space="0" w:color="auto"/>
          </w:divBdr>
        </w:div>
        <w:div w:id="1246720530">
          <w:marLeft w:val="640"/>
          <w:marRight w:val="0"/>
          <w:marTop w:val="0"/>
          <w:marBottom w:val="0"/>
          <w:divBdr>
            <w:top w:val="none" w:sz="0" w:space="0" w:color="auto"/>
            <w:left w:val="none" w:sz="0" w:space="0" w:color="auto"/>
            <w:bottom w:val="none" w:sz="0" w:space="0" w:color="auto"/>
            <w:right w:val="none" w:sz="0" w:space="0" w:color="auto"/>
          </w:divBdr>
        </w:div>
        <w:div w:id="1256204562">
          <w:marLeft w:val="640"/>
          <w:marRight w:val="0"/>
          <w:marTop w:val="0"/>
          <w:marBottom w:val="0"/>
          <w:divBdr>
            <w:top w:val="none" w:sz="0" w:space="0" w:color="auto"/>
            <w:left w:val="none" w:sz="0" w:space="0" w:color="auto"/>
            <w:bottom w:val="none" w:sz="0" w:space="0" w:color="auto"/>
            <w:right w:val="none" w:sz="0" w:space="0" w:color="auto"/>
          </w:divBdr>
        </w:div>
        <w:div w:id="1303727742">
          <w:marLeft w:val="640"/>
          <w:marRight w:val="0"/>
          <w:marTop w:val="0"/>
          <w:marBottom w:val="0"/>
          <w:divBdr>
            <w:top w:val="none" w:sz="0" w:space="0" w:color="auto"/>
            <w:left w:val="none" w:sz="0" w:space="0" w:color="auto"/>
            <w:bottom w:val="none" w:sz="0" w:space="0" w:color="auto"/>
            <w:right w:val="none" w:sz="0" w:space="0" w:color="auto"/>
          </w:divBdr>
        </w:div>
        <w:div w:id="1307009115">
          <w:marLeft w:val="640"/>
          <w:marRight w:val="0"/>
          <w:marTop w:val="0"/>
          <w:marBottom w:val="0"/>
          <w:divBdr>
            <w:top w:val="none" w:sz="0" w:space="0" w:color="auto"/>
            <w:left w:val="none" w:sz="0" w:space="0" w:color="auto"/>
            <w:bottom w:val="none" w:sz="0" w:space="0" w:color="auto"/>
            <w:right w:val="none" w:sz="0" w:space="0" w:color="auto"/>
          </w:divBdr>
        </w:div>
        <w:div w:id="1317419926">
          <w:marLeft w:val="640"/>
          <w:marRight w:val="0"/>
          <w:marTop w:val="0"/>
          <w:marBottom w:val="0"/>
          <w:divBdr>
            <w:top w:val="none" w:sz="0" w:space="0" w:color="auto"/>
            <w:left w:val="none" w:sz="0" w:space="0" w:color="auto"/>
            <w:bottom w:val="none" w:sz="0" w:space="0" w:color="auto"/>
            <w:right w:val="none" w:sz="0" w:space="0" w:color="auto"/>
          </w:divBdr>
        </w:div>
        <w:div w:id="1328292612">
          <w:marLeft w:val="640"/>
          <w:marRight w:val="0"/>
          <w:marTop w:val="0"/>
          <w:marBottom w:val="0"/>
          <w:divBdr>
            <w:top w:val="none" w:sz="0" w:space="0" w:color="auto"/>
            <w:left w:val="none" w:sz="0" w:space="0" w:color="auto"/>
            <w:bottom w:val="none" w:sz="0" w:space="0" w:color="auto"/>
            <w:right w:val="none" w:sz="0" w:space="0" w:color="auto"/>
          </w:divBdr>
        </w:div>
        <w:div w:id="1336961397">
          <w:marLeft w:val="640"/>
          <w:marRight w:val="0"/>
          <w:marTop w:val="0"/>
          <w:marBottom w:val="0"/>
          <w:divBdr>
            <w:top w:val="none" w:sz="0" w:space="0" w:color="auto"/>
            <w:left w:val="none" w:sz="0" w:space="0" w:color="auto"/>
            <w:bottom w:val="none" w:sz="0" w:space="0" w:color="auto"/>
            <w:right w:val="none" w:sz="0" w:space="0" w:color="auto"/>
          </w:divBdr>
        </w:div>
        <w:div w:id="1382635077">
          <w:marLeft w:val="640"/>
          <w:marRight w:val="0"/>
          <w:marTop w:val="0"/>
          <w:marBottom w:val="0"/>
          <w:divBdr>
            <w:top w:val="none" w:sz="0" w:space="0" w:color="auto"/>
            <w:left w:val="none" w:sz="0" w:space="0" w:color="auto"/>
            <w:bottom w:val="none" w:sz="0" w:space="0" w:color="auto"/>
            <w:right w:val="none" w:sz="0" w:space="0" w:color="auto"/>
          </w:divBdr>
        </w:div>
        <w:div w:id="1460027944">
          <w:marLeft w:val="640"/>
          <w:marRight w:val="0"/>
          <w:marTop w:val="0"/>
          <w:marBottom w:val="0"/>
          <w:divBdr>
            <w:top w:val="none" w:sz="0" w:space="0" w:color="auto"/>
            <w:left w:val="none" w:sz="0" w:space="0" w:color="auto"/>
            <w:bottom w:val="none" w:sz="0" w:space="0" w:color="auto"/>
            <w:right w:val="none" w:sz="0" w:space="0" w:color="auto"/>
          </w:divBdr>
        </w:div>
        <w:div w:id="1493445386">
          <w:marLeft w:val="640"/>
          <w:marRight w:val="0"/>
          <w:marTop w:val="0"/>
          <w:marBottom w:val="0"/>
          <w:divBdr>
            <w:top w:val="none" w:sz="0" w:space="0" w:color="auto"/>
            <w:left w:val="none" w:sz="0" w:space="0" w:color="auto"/>
            <w:bottom w:val="none" w:sz="0" w:space="0" w:color="auto"/>
            <w:right w:val="none" w:sz="0" w:space="0" w:color="auto"/>
          </w:divBdr>
        </w:div>
        <w:div w:id="1493833331">
          <w:marLeft w:val="640"/>
          <w:marRight w:val="0"/>
          <w:marTop w:val="0"/>
          <w:marBottom w:val="0"/>
          <w:divBdr>
            <w:top w:val="none" w:sz="0" w:space="0" w:color="auto"/>
            <w:left w:val="none" w:sz="0" w:space="0" w:color="auto"/>
            <w:bottom w:val="none" w:sz="0" w:space="0" w:color="auto"/>
            <w:right w:val="none" w:sz="0" w:space="0" w:color="auto"/>
          </w:divBdr>
        </w:div>
        <w:div w:id="1503006760">
          <w:marLeft w:val="640"/>
          <w:marRight w:val="0"/>
          <w:marTop w:val="0"/>
          <w:marBottom w:val="0"/>
          <w:divBdr>
            <w:top w:val="none" w:sz="0" w:space="0" w:color="auto"/>
            <w:left w:val="none" w:sz="0" w:space="0" w:color="auto"/>
            <w:bottom w:val="none" w:sz="0" w:space="0" w:color="auto"/>
            <w:right w:val="none" w:sz="0" w:space="0" w:color="auto"/>
          </w:divBdr>
        </w:div>
        <w:div w:id="1509828536">
          <w:marLeft w:val="640"/>
          <w:marRight w:val="0"/>
          <w:marTop w:val="0"/>
          <w:marBottom w:val="0"/>
          <w:divBdr>
            <w:top w:val="none" w:sz="0" w:space="0" w:color="auto"/>
            <w:left w:val="none" w:sz="0" w:space="0" w:color="auto"/>
            <w:bottom w:val="none" w:sz="0" w:space="0" w:color="auto"/>
            <w:right w:val="none" w:sz="0" w:space="0" w:color="auto"/>
          </w:divBdr>
        </w:div>
        <w:div w:id="1539968168">
          <w:marLeft w:val="640"/>
          <w:marRight w:val="0"/>
          <w:marTop w:val="0"/>
          <w:marBottom w:val="0"/>
          <w:divBdr>
            <w:top w:val="none" w:sz="0" w:space="0" w:color="auto"/>
            <w:left w:val="none" w:sz="0" w:space="0" w:color="auto"/>
            <w:bottom w:val="none" w:sz="0" w:space="0" w:color="auto"/>
            <w:right w:val="none" w:sz="0" w:space="0" w:color="auto"/>
          </w:divBdr>
        </w:div>
        <w:div w:id="1545286810">
          <w:marLeft w:val="640"/>
          <w:marRight w:val="0"/>
          <w:marTop w:val="0"/>
          <w:marBottom w:val="0"/>
          <w:divBdr>
            <w:top w:val="none" w:sz="0" w:space="0" w:color="auto"/>
            <w:left w:val="none" w:sz="0" w:space="0" w:color="auto"/>
            <w:bottom w:val="none" w:sz="0" w:space="0" w:color="auto"/>
            <w:right w:val="none" w:sz="0" w:space="0" w:color="auto"/>
          </w:divBdr>
        </w:div>
        <w:div w:id="1572960923">
          <w:marLeft w:val="640"/>
          <w:marRight w:val="0"/>
          <w:marTop w:val="0"/>
          <w:marBottom w:val="0"/>
          <w:divBdr>
            <w:top w:val="none" w:sz="0" w:space="0" w:color="auto"/>
            <w:left w:val="none" w:sz="0" w:space="0" w:color="auto"/>
            <w:bottom w:val="none" w:sz="0" w:space="0" w:color="auto"/>
            <w:right w:val="none" w:sz="0" w:space="0" w:color="auto"/>
          </w:divBdr>
        </w:div>
        <w:div w:id="1787508690">
          <w:marLeft w:val="640"/>
          <w:marRight w:val="0"/>
          <w:marTop w:val="0"/>
          <w:marBottom w:val="0"/>
          <w:divBdr>
            <w:top w:val="none" w:sz="0" w:space="0" w:color="auto"/>
            <w:left w:val="none" w:sz="0" w:space="0" w:color="auto"/>
            <w:bottom w:val="none" w:sz="0" w:space="0" w:color="auto"/>
            <w:right w:val="none" w:sz="0" w:space="0" w:color="auto"/>
          </w:divBdr>
        </w:div>
        <w:div w:id="1825271084">
          <w:marLeft w:val="640"/>
          <w:marRight w:val="0"/>
          <w:marTop w:val="0"/>
          <w:marBottom w:val="0"/>
          <w:divBdr>
            <w:top w:val="none" w:sz="0" w:space="0" w:color="auto"/>
            <w:left w:val="none" w:sz="0" w:space="0" w:color="auto"/>
            <w:bottom w:val="none" w:sz="0" w:space="0" w:color="auto"/>
            <w:right w:val="none" w:sz="0" w:space="0" w:color="auto"/>
          </w:divBdr>
        </w:div>
        <w:div w:id="1885480569">
          <w:marLeft w:val="640"/>
          <w:marRight w:val="0"/>
          <w:marTop w:val="0"/>
          <w:marBottom w:val="0"/>
          <w:divBdr>
            <w:top w:val="none" w:sz="0" w:space="0" w:color="auto"/>
            <w:left w:val="none" w:sz="0" w:space="0" w:color="auto"/>
            <w:bottom w:val="none" w:sz="0" w:space="0" w:color="auto"/>
            <w:right w:val="none" w:sz="0" w:space="0" w:color="auto"/>
          </w:divBdr>
        </w:div>
        <w:div w:id="1887912193">
          <w:marLeft w:val="640"/>
          <w:marRight w:val="0"/>
          <w:marTop w:val="0"/>
          <w:marBottom w:val="0"/>
          <w:divBdr>
            <w:top w:val="none" w:sz="0" w:space="0" w:color="auto"/>
            <w:left w:val="none" w:sz="0" w:space="0" w:color="auto"/>
            <w:bottom w:val="none" w:sz="0" w:space="0" w:color="auto"/>
            <w:right w:val="none" w:sz="0" w:space="0" w:color="auto"/>
          </w:divBdr>
        </w:div>
        <w:div w:id="1910841178">
          <w:marLeft w:val="640"/>
          <w:marRight w:val="0"/>
          <w:marTop w:val="0"/>
          <w:marBottom w:val="0"/>
          <w:divBdr>
            <w:top w:val="none" w:sz="0" w:space="0" w:color="auto"/>
            <w:left w:val="none" w:sz="0" w:space="0" w:color="auto"/>
            <w:bottom w:val="none" w:sz="0" w:space="0" w:color="auto"/>
            <w:right w:val="none" w:sz="0" w:space="0" w:color="auto"/>
          </w:divBdr>
        </w:div>
        <w:div w:id="1917669028">
          <w:marLeft w:val="640"/>
          <w:marRight w:val="0"/>
          <w:marTop w:val="0"/>
          <w:marBottom w:val="0"/>
          <w:divBdr>
            <w:top w:val="none" w:sz="0" w:space="0" w:color="auto"/>
            <w:left w:val="none" w:sz="0" w:space="0" w:color="auto"/>
            <w:bottom w:val="none" w:sz="0" w:space="0" w:color="auto"/>
            <w:right w:val="none" w:sz="0" w:space="0" w:color="auto"/>
          </w:divBdr>
        </w:div>
        <w:div w:id="1950700505">
          <w:marLeft w:val="640"/>
          <w:marRight w:val="0"/>
          <w:marTop w:val="0"/>
          <w:marBottom w:val="0"/>
          <w:divBdr>
            <w:top w:val="none" w:sz="0" w:space="0" w:color="auto"/>
            <w:left w:val="none" w:sz="0" w:space="0" w:color="auto"/>
            <w:bottom w:val="none" w:sz="0" w:space="0" w:color="auto"/>
            <w:right w:val="none" w:sz="0" w:space="0" w:color="auto"/>
          </w:divBdr>
        </w:div>
        <w:div w:id="1955162884">
          <w:marLeft w:val="640"/>
          <w:marRight w:val="0"/>
          <w:marTop w:val="0"/>
          <w:marBottom w:val="0"/>
          <w:divBdr>
            <w:top w:val="none" w:sz="0" w:space="0" w:color="auto"/>
            <w:left w:val="none" w:sz="0" w:space="0" w:color="auto"/>
            <w:bottom w:val="none" w:sz="0" w:space="0" w:color="auto"/>
            <w:right w:val="none" w:sz="0" w:space="0" w:color="auto"/>
          </w:divBdr>
        </w:div>
        <w:div w:id="1976329344">
          <w:marLeft w:val="640"/>
          <w:marRight w:val="0"/>
          <w:marTop w:val="0"/>
          <w:marBottom w:val="0"/>
          <w:divBdr>
            <w:top w:val="none" w:sz="0" w:space="0" w:color="auto"/>
            <w:left w:val="none" w:sz="0" w:space="0" w:color="auto"/>
            <w:bottom w:val="none" w:sz="0" w:space="0" w:color="auto"/>
            <w:right w:val="none" w:sz="0" w:space="0" w:color="auto"/>
          </w:divBdr>
        </w:div>
        <w:div w:id="1995447635">
          <w:marLeft w:val="640"/>
          <w:marRight w:val="0"/>
          <w:marTop w:val="0"/>
          <w:marBottom w:val="0"/>
          <w:divBdr>
            <w:top w:val="none" w:sz="0" w:space="0" w:color="auto"/>
            <w:left w:val="none" w:sz="0" w:space="0" w:color="auto"/>
            <w:bottom w:val="none" w:sz="0" w:space="0" w:color="auto"/>
            <w:right w:val="none" w:sz="0" w:space="0" w:color="auto"/>
          </w:divBdr>
        </w:div>
        <w:div w:id="2001763343">
          <w:marLeft w:val="640"/>
          <w:marRight w:val="0"/>
          <w:marTop w:val="0"/>
          <w:marBottom w:val="0"/>
          <w:divBdr>
            <w:top w:val="none" w:sz="0" w:space="0" w:color="auto"/>
            <w:left w:val="none" w:sz="0" w:space="0" w:color="auto"/>
            <w:bottom w:val="none" w:sz="0" w:space="0" w:color="auto"/>
            <w:right w:val="none" w:sz="0" w:space="0" w:color="auto"/>
          </w:divBdr>
        </w:div>
        <w:div w:id="2037271171">
          <w:marLeft w:val="640"/>
          <w:marRight w:val="0"/>
          <w:marTop w:val="0"/>
          <w:marBottom w:val="0"/>
          <w:divBdr>
            <w:top w:val="none" w:sz="0" w:space="0" w:color="auto"/>
            <w:left w:val="none" w:sz="0" w:space="0" w:color="auto"/>
            <w:bottom w:val="none" w:sz="0" w:space="0" w:color="auto"/>
            <w:right w:val="none" w:sz="0" w:space="0" w:color="auto"/>
          </w:divBdr>
        </w:div>
        <w:div w:id="2040274382">
          <w:marLeft w:val="640"/>
          <w:marRight w:val="0"/>
          <w:marTop w:val="0"/>
          <w:marBottom w:val="0"/>
          <w:divBdr>
            <w:top w:val="none" w:sz="0" w:space="0" w:color="auto"/>
            <w:left w:val="none" w:sz="0" w:space="0" w:color="auto"/>
            <w:bottom w:val="none" w:sz="0" w:space="0" w:color="auto"/>
            <w:right w:val="none" w:sz="0" w:space="0" w:color="auto"/>
          </w:divBdr>
        </w:div>
        <w:div w:id="2050641716">
          <w:marLeft w:val="640"/>
          <w:marRight w:val="0"/>
          <w:marTop w:val="0"/>
          <w:marBottom w:val="0"/>
          <w:divBdr>
            <w:top w:val="none" w:sz="0" w:space="0" w:color="auto"/>
            <w:left w:val="none" w:sz="0" w:space="0" w:color="auto"/>
            <w:bottom w:val="none" w:sz="0" w:space="0" w:color="auto"/>
            <w:right w:val="none" w:sz="0" w:space="0" w:color="auto"/>
          </w:divBdr>
        </w:div>
        <w:div w:id="2091534172">
          <w:marLeft w:val="640"/>
          <w:marRight w:val="0"/>
          <w:marTop w:val="0"/>
          <w:marBottom w:val="0"/>
          <w:divBdr>
            <w:top w:val="none" w:sz="0" w:space="0" w:color="auto"/>
            <w:left w:val="none" w:sz="0" w:space="0" w:color="auto"/>
            <w:bottom w:val="none" w:sz="0" w:space="0" w:color="auto"/>
            <w:right w:val="none" w:sz="0" w:space="0" w:color="auto"/>
          </w:divBdr>
        </w:div>
      </w:divsChild>
    </w:div>
    <w:div w:id="174656305">
      <w:bodyDiv w:val="1"/>
      <w:marLeft w:val="0"/>
      <w:marRight w:val="0"/>
      <w:marTop w:val="0"/>
      <w:marBottom w:val="0"/>
      <w:divBdr>
        <w:top w:val="none" w:sz="0" w:space="0" w:color="auto"/>
        <w:left w:val="none" w:sz="0" w:space="0" w:color="auto"/>
        <w:bottom w:val="none" w:sz="0" w:space="0" w:color="auto"/>
        <w:right w:val="none" w:sz="0" w:space="0" w:color="auto"/>
      </w:divBdr>
    </w:div>
    <w:div w:id="175966862">
      <w:bodyDiv w:val="1"/>
      <w:marLeft w:val="0"/>
      <w:marRight w:val="0"/>
      <w:marTop w:val="0"/>
      <w:marBottom w:val="0"/>
      <w:divBdr>
        <w:top w:val="none" w:sz="0" w:space="0" w:color="auto"/>
        <w:left w:val="none" w:sz="0" w:space="0" w:color="auto"/>
        <w:bottom w:val="none" w:sz="0" w:space="0" w:color="auto"/>
        <w:right w:val="none" w:sz="0" w:space="0" w:color="auto"/>
      </w:divBdr>
    </w:div>
    <w:div w:id="179315978">
      <w:bodyDiv w:val="1"/>
      <w:marLeft w:val="0"/>
      <w:marRight w:val="0"/>
      <w:marTop w:val="0"/>
      <w:marBottom w:val="0"/>
      <w:divBdr>
        <w:top w:val="none" w:sz="0" w:space="0" w:color="auto"/>
        <w:left w:val="none" w:sz="0" w:space="0" w:color="auto"/>
        <w:bottom w:val="none" w:sz="0" w:space="0" w:color="auto"/>
        <w:right w:val="none" w:sz="0" w:space="0" w:color="auto"/>
      </w:divBdr>
    </w:div>
    <w:div w:id="181013638">
      <w:bodyDiv w:val="1"/>
      <w:marLeft w:val="0"/>
      <w:marRight w:val="0"/>
      <w:marTop w:val="0"/>
      <w:marBottom w:val="0"/>
      <w:divBdr>
        <w:top w:val="none" w:sz="0" w:space="0" w:color="auto"/>
        <w:left w:val="none" w:sz="0" w:space="0" w:color="auto"/>
        <w:bottom w:val="none" w:sz="0" w:space="0" w:color="auto"/>
        <w:right w:val="none" w:sz="0" w:space="0" w:color="auto"/>
      </w:divBdr>
    </w:div>
    <w:div w:id="182088285">
      <w:bodyDiv w:val="1"/>
      <w:marLeft w:val="0"/>
      <w:marRight w:val="0"/>
      <w:marTop w:val="0"/>
      <w:marBottom w:val="0"/>
      <w:divBdr>
        <w:top w:val="none" w:sz="0" w:space="0" w:color="auto"/>
        <w:left w:val="none" w:sz="0" w:space="0" w:color="auto"/>
        <w:bottom w:val="none" w:sz="0" w:space="0" w:color="auto"/>
        <w:right w:val="none" w:sz="0" w:space="0" w:color="auto"/>
      </w:divBdr>
    </w:div>
    <w:div w:id="182476117">
      <w:bodyDiv w:val="1"/>
      <w:marLeft w:val="0"/>
      <w:marRight w:val="0"/>
      <w:marTop w:val="0"/>
      <w:marBottom w:val="0"/>
      <w:divBdr>
        <w:top w:val="none" w:sz="0" w:space="0" w:color="auto"/>
        <w:left w:val="none" w:sz="0" w:space="0" w:color="auto"/>
        <w:bottom w:val="none" w:sz="0" w:space="0" w:color="auto"/>
        <w:right w:val="none" w:sz="0" w:space="0" w:color="auto"/>
      </w:divBdr>
    </w:div>
    <w:div w:id="182520079">
      <w:bodyDiv w:val="1"/>
      <w:marLeft w:val="0"/>
      <w:marRight w:val="0"/>
      <w:marTop w:val="0"/>
      <w:marBottom w:val="0"/>
      <w:divBdr>
        <w:top w:val="none" w:sz="0" w:space="0" w:color="auto"/>
        <w:left w:val="none" w:sz="0" w:space="0" w:color="auto"/>
        <w:bottom w:val="none" w:sz="0" w:space="0" w:color="auto"/>
        <w:right w:val="none" w:sz="0" w:space="0" w:color="auto"/>
      </w:divBdr>
      <w:divsChild>
        <w:div w:id="6298285">
          <w:marLeft w:val="640"/>
          <w:marRight w:val="0"/>
          <w:marTop w:val="0"/>
          <w:marBottom w:val="0"/>
          <w:divBdr>
            <w:top w:val="none" w:sz="0" w:space="0" w:color="auto"/>
            <w:left w:val="none" w:sz="0" w:space="0" w:color="auto"/>
            <w:bottom w:val="none" w:sz="0" w:space="0" w:color="auto"/>
            <w:right w:val="none" w:sz="0" w:space="0" w:color="auto"/>
          </w:divBdr>
        </w:div>
        <w:div w:id="9112351">
          <w:marLeft w:val="640"/>
          <w:marRight w:val="0"/>
          <w:marTop w:val="0"/>
          <w:marBottom w:val="0"/>
          <w:divBdr>
            <w:top w:val="none" w:sz="0" w:space="0" w:color="auto"/>
            <w:left w:val="none" w:sz="0" w:space="0" w:color="auto"/>
            <w:bottom w:val="none" w:sz="0" w:space="0" w:color="auto"/>
            <w:right w:val="none" w:sz="0" w:space="0" w:color="auto"/>
          </w:divBdr>
        </w:div>
        <w:div w:id="50663681">
          <w:marLeft w:val="640"/>
          <w:marRight w:val="0"/>
          <w:marTop w:val="0"/>
          <w:marBottom w:val="0"/>
          <w:divBdr>
            <w:top w:val="none" w:sz="0" w:space="0" w:color="auto"/>
            <w:left w:val="none" w:sz="0" w:space="0" w:color="auto"/>
            <w:bottom w:val="none" w:sz="0" w:space="0" w:color="auto"/>
            <w:right w:val="none" w:sz="0" w:space="0" w:color="auto"/>
          </w:divBdr>
        </w:div>
        <w:div w:id="63182355">
          <w:marLeft w:val="640"/>
          <w:marRight w:val="0"/>
          <w:marTop w:val="0"/>
          <w:marBottom w:val="0"/>
          <w:divBdr>
            <w:top w:val="none" w:sz="0" w:space="0" w:color="auto"/>
            <w:left w:val="none" w:sz="0" w:space="0" w:color="auto"/>
            <w:bottom w:val="none" w:sz="0" w:space="0" w:color="auto"/>
            <w:right w:val="none" w:sz="0" w:space="0" w:color="auto"/>
          </w:divBdr>
        </w:div>
        <w:div w:id="141386470">
          <w:marLeft w:val="640"/>
          <w:marRight w:val="0"/>
          <w:marTop w:val="0"/>
          <w:marBottom w:val="0"/>
          <w:divBdr>
            <w:top w:val="none" w:sz="0" w:space="0" w:color="auto"/>
            <w:left w:val="none" w:sz="0" w:space="0" w:color="auto"/>
            <w:bottom w:val="none" w:sz="0" w:space="0" w:color="auto"/>
            <w:right w:val="none" w:sz="0" w:space="0" w:color="auto"/>
          </w:divBdr>
        </w:div>
        <w:div w:id="167789843">
          <w:marLeft w:val="640"/>
          <w:marRight w:val="0"/>
          <w:marTop w:val="0"/>
          <w:marBottom w:val="0"/>
          <w:divBdr>
            <w:top w:val="none" w:sz="0" w:space="0" w:color="auto"/>
            <w:left w:val="none" w:sz="0" w:space="0" w:color="auto"/>
            <w:bottom w:val="none" w:sz="0" w:space="0" w:color="auto"/>
            <w:right w:val="none" w:sz="0" w:space="0" w:color="auto"/>
          </w:divBdr>
        </w:div>
        <w:div w:id="181087827">
          <w:marLeft w:val="640"/>
          <w:marRight w:val="0"/>
          <w:marTop w:val="0"/>
          <w:marBottom w:val="0"/>
          <w:divBdr>
            <w:top w:val="none" w:sz="0" w:space="0" w:color="auto"/>
            <w:left w:val="none" w:sz="0" w:space="0" w:color="auto"/>
            <w:bottom w:val="none" w:sz="0" w:space="0" w:color="auto"/>
            <w:right w:val="none" w:sz="0" w:space="0" w:color="auto"/>
          </w:divBdr>
        </w:div>
        <w:div w:id="200292244">
          <w:marLeft w:val="640"/>
          <w:marRight w:val="0"/>
          <w:marTop w:val="0"/>
          <w:marBottom w:val="0"/>
          <w:divBdr>
            <w:top w:val="none" w:sz="0" w:space="0" w:color="auto"/>
            <w:left w:val="none" w:sz="0" w:space="0" w:color="auto"/>
            <w:bottom w:val="none" w:sz="0" w:space="0" w:color="auto"/>
            <w:right w:val="none" w:sz="0" w:space="0" w:color="auto"/>
          </w:divBdr>
        </w:div>
        <w:div w:id="222180988">
          <w:marLeft w:val="640"/>
          <w:marRight w:val="0"/>
          <w:marTop w:val="0"/>
          <w:marBottom w:val="0"/>
          <w:divBdr>
            <w:top w:val="none" w:sz="0" w:space="0" w:color="auto"/>
            <w:left w:val="none" w:sz="0" w:space="0" w:color="auto"/>
            <w:bottom w:val="none" w:sz="0" w:space="0" w:color="auto"/>
            <w:right w:val="none" w:sz="0" w:space="0" w:color="auto"/>
          </w:divBdr>
        </w:div>
        <w:div w:id="324281460">
          <w:marLeft w:val="640"/>
          <w:marRight w:val="0"/>
          <w:marTop w:val="0"/>
          <w:marBottom w:val="0"/>
          <w:divBdr>
            <w:top w:val="none" w:sz="0" w:space="0" w:color="auto"/>
            <w:left w:val="none" w:sz="0" w:space="0" w:color="auto"/>
            <w:bottom w:val="none" w:sz="0" w:space="0" w:color="auto"/>
            <w:right w:val="none" w:sz="0" w:space="0" w:color="auto"/>
          </w:divBdr>
        </w:div>
        <w:div w:id="381633367">
          <w:marLeft w:val="640"/>
          <w:marRight w:val="0"/>
          <w:marTop w:val="0"/>
          <w:marBottom w:val="0"/>
          <w:divBdr>
            <w:top w:val="none" w:sz="0" w:space="0" w:color="auto"/>
            <w:left w:val="none" w:sz="0" w:space="0" w:color="auto"/>
            <w:bottom w:val="none" w:sz="0" w:space="0" w:color="auto"/>
            <w:right w:val="none" w:sz="0" w:space="0" w:color="auto"/>
          </w:divBdr>
        </w:div>
        <w:div w:id="386804758">
          <w:marLeft w:val="640"/>
          <w:marRight w:val="0"/>
          <w:marTop w:val="0"/>
          <w:marBottom w:val="0"/>
          <w:divBdr>
            <w:top w:val="none" w:sz="0" w:space="0" w:color="auto"/>
            <w:left w:val="none" w:sz="0" w:space="0" w:color="auto"/>
            <w:bottom w:val="none" w:sz="0" w:space="0" w:color="auto"/>
            <w:right w:val="none" w:sz="0" w:space="0" w:color="auto"/>
          </w:divBdr>
        </w:div>
        <w:div w:id="450054610">
          <w:marLeft w:val="640"/>
          <w:marRight w:val="0"/>
          <w:marTop w:val="0"/>
          <w:marBottom w:val="0"/>
          <w:divBdr>
            <w:top w:val="none" w:sz="0" w:space="0" w:color="auto"/>
            <w:left w:val="none" w:sz="0" w:space="0" w:color="auto"/>
            <w:bottom w:val="none" w:sz="0" w:space="0" w:color="auto"/>
            <w:right w:val="none" w:sz="0" w:space="0" w:color="auto"/>
          </w:divBdr>
        </w:div>
        <w:div w:id="522133696">
          <w:marLeft w:val="640"/>
          <w:marRight w:val="0"/>
          <w:marTop w:val="0"/>
          <w:marBottom w:val="0"/>
          <w:divBdr>
            <w:top w:val="none" w:sz="0" w:space="0" w:color="auto"/>
            <w:left w:val="none" w:sz="0" w:space="0" w:color="auto"/>
            <w:bottom w:val="none" w:sz="0" w:space="0" w:color="auto"/>
            <w:right w:val="none" w:sz="0" w:space="0" w:color="auto"/>
          </w:divBdr>
        </w:div>
        <w:div w:id="640891044">
          <w:marLeft w:val="640"/>
          <w:marRight w:val="0"/>
          <w:marTop w:val="0"/>
          <w:marBottom w:val="0"/>
          <w:divBdr>
            <w:top w:val="none" w:sz="0" w:space="0" w:color="auto"/>
            <w:left w:val="none" w:sz="0" w:space="0" w:color="auto"/>
            <w:bottom w:val="none" w:sz="0" w:space="0" w:color="auto"/>
            <w:right w:val="none" w:sz="0" w:space="0" w:color="auto"/>
          </w:divBdr>
        </w:div>
        <w:div w:id="645547168">
          <w:marLeft w:val="640"/>
          <w:marRight w:val="0"/>
          <w:marTop w:val="0"/>
          <w:marBottom w:val="0"/>
          <w:divBdr>
            <w:top w:val="none" w:sz="0" w:space="0" w:color="auto"/>
            <w:left w:val="none" w:sz="0" w:space="0" w:color="auto"/>
            <w:bottom w:val="none" w:sz="0" w:space="0" w:color="auto"/>
            <w:right w:val="none" w:sz="0" w:space="0" w:color="auto"/>
          </w:divBdr>
        </w:div>
        <w:div w:id="712577866">
          <w:marLeft w:val="640"/>
          <w:marRight w:val="0"/>
          <w:marTop w:val="0"/>
          <w:marBottom w:val="0"/>
          <w:divBdr>
            <w:top w:val="none" w:sz="0" w:space="0" w:color="auto"/>
            <w:left w:val="none" w:sz="0" w:space="0" w:color="auto"/>
            <w:bottom w:val="none" w:sz="0" w:space="0" w:color="auto"/>
            <w:right w:val="none" w:sz="0" w:space="0" w:color="auto"/>
          </w:divBdr>
        </w:div>
        <w:div w:id="732507404">
          <w:marLeft w:val="640"/>
          <w:marRight w:val="0"/>
          <w:marTop w:val="0"/>
          <w:marBottom w:val="0"/>
          <w:divBdr>
            <w:top w:val="none" w:sz="0" w:space="0" w:color="auto"/>
            <w:left w:val="none" w:sz="0" w:space="0" w:color="auto"/>
            <w:bottom w:val="none" w:sz="0" w:space="0" w:color="auto"/>
            <w:right w:val="none" w:sz="0" w:space="0" w:color="auto"/>
          </w:divBdr>
        </w:div>
        <w:div w:id="764880764">
          <w:marLeft w:val="640"/>
          <w:marRight w:val="0"/>
          <w:marTop w:val="0"/>
          <w:marBottom w:val="0"/>
          <w:divBdr>
            <w:top w:val="none" w:sz="0" w:space="0" w:color="auto"/>
            <w:left w:val="none" w:sz="0" w:space="0" w:color="auto"/>
            <w:bottom w:val="none" w:sz="0" w:space="0" w:color="auto"/>
            <w:right w:val="none" w:sz="0" w:space="0" w:color="auto"/>
          </w:divBdr>
        </w:div>
        <w:div w:id="772171789">
          <w:marLeft w:val="640"/>
          <w:marRight w:val="0"/>
          <w:marTop w:val="0"/>
          <w:marBottom w:val="0"/>
          <w:divBdr>
            <w:top w:val="none" w:sz="0" w:space="0" w:color="auto"/>
            <w:left w:val="none" w:sz="0" w:space="0" w:color="auto"/>
            <w:bottom w:val="none" w:sz="0" w:space="0" w:color="auto"/>
            <w:right w:val="none" w:sz="0" w:space="0" w:color="auto"/>
          </w:divBdr>
        </w:div>
        <w:div w:id="834340966">
          <w:marLeft w:val="640"/>
          <w:marRight w:val="0"/>
          <w:marTop w:val="0"/>
          <w:marBottom w:val="0"/>
          <w:divBdr>
            <w:top w:val="none" w:sz="0" w:space="0" w:color="auto"/>
            <w:left w:val="none" w:sz="0" w:space="0" w:color="auto"/>
            <w:bottom w:val="none" w:sz="0" w:space="0" w:color="auto"/>
            <w:right w:val="none" w:sz="0" w:space="0" w:color="auto"/>
          </w:divBdr>
        </w:div>
        <w:div w:id="935677092">
          <w:marLeft w:val="640"/>
          <w:marRight w:val="0"/>
          <w:marTop w:val="0"/>
          <w:marBottom w:val="0"/>
          <w:divBdr>
            <w:top w:val="none" w:sz="0" w:space="0" w:color="auto"/>
            <w:left w:val="none" w:sz="0" w:space="0" w:color="auto"/>
            <w:bottom w:val="none" w:sz="0" w:space="0" w:color="auto"/>
            <w:right w:val="none" w:sz="0" w:space="0" w:color="auto"/>
          </w:divBdr>
        </w:div>
        <w:div w:id="959459954">
          <w:marLeft w:val="640"/>
          <w:marRight w:val="0"/>
          <w:marTop w:val="0"/>
          <w:marBottom w:val="0"/>
          <w:divBdr>
            <w:top w:val="none" w:sz="0" w:space="0" w:color="auto"/>
            <w:left w:val="none" w:sz="0" w:space="0" w:color="auto"/>
            <w:bottom w:val="none" w:sz="0" w:space="0" w:color="auto"/>
            <w:right w:val="none" w:sz="0" w:space="0" w:color="auto"/>
          </w:divBdr>
        </w:div>
        <w:div w:id="985012581">
          <w:marLeft w:val="640"/>
          <w:marRight w:val="0"/>
          <w:marTop w:val="0"/>
          <w:marBottom w:val="0"/>
          <w:divBdr>
            <w:top w:val="none" w:sz="0" w:space="0" w:color="auto"/>
            <w:left w:val="none" w:sz="0" w:space="0" w:color="auto"/>
            <w:bottom w:val="none" w:sz="0" w:space="0" w:color="auto"/>
            <w:right w:val="none" w:sz="0" w:space="0" w:color="auto"/>
          </w:divBdr>
        </w:div>
        <w:div w:id="994063902">
          <w:marLeft w:val="640"/>
          <w:marRight w:val="0"/>
          <w:marTop w:val="0"/>
          <w:marBottom w:val="0"/>
          <w:divBdr>
            <w:top w:val="none" w:sz="0" w:space="0" w:color="auto"/>
            <w:left w:val="none" w:sz="0" w:space="0" w:color="auto"/>
            <w:bottom w:val="none" w:sz="0" w:space="0" w:color="auto"/>
            <w:right w:val="none" w:sz="0" w:space="0" w:color="auto"/>
          </w:divBdr>
        </w:div>
        <w:div w:id="995689414">
          <w:marLeft w:val="640"/>
          <w:marRight w:val="0"/>
          <w:marTop w:val="0"/>
          <w:marBottom w:val="0"/>
          <w:divBdr>
            <w:top w:val="none" w:sz="0" w:space="0" w:color="auto"/>
            <w:left w:val="none" w:sz="0" w:space="0" w:color="auto"/>
            <w:bottom w:val="none" w:sz="0" w:space="0" w:color="auto"/>
            <w:right w:val="none" w:sz="0" w:space="0" w:color="auto"/>
          </w:divBdr>
        </w:div>
        <w:div w:id="999579358">
          <w:marLeft w:val="640"/>
          <w:marRight w:val="0"/>
          <w:marTop w:val="0"/>
          <w:marBottom w:val="0"/>
          <w:divBdr>
            <w:top w:val="none" w:sz="0" w:space="0" w:color="auto"/>
            <w:left w:val="none" w:sz="0" w:space="0" w:color="auto"/>
            <w:bottom w:val="none" w:sz="0" w:space="0" w:color="auto"/>
            <w:right w:val="none" w:sz="0" w:space="0" w:color="auto"/>
          </w:divBdr>
        </w:div>
        <w:div w:id="1007251733">
          <w:marLeft w:val="640"/>
          <w:marRight w:val="0"/>
          <w:marTop w:val="0"/>
          <w:marBottom w:val="0"/>
          <w:divBdr>
            <w:top w:val="none" w:sz="0" w:space="0" w:color="auto"/>
            <w:left w:val="none" w:sz="0" w:space="0" w:color="auto"/>
            <w:bottom w:val="none" w:sz="0" w:space="0" w:color="auto"/>
            <w:right w:val="none" w:sz="0" w:space="0" w:color="auto"/>
          </w:divBdr>
        </w:div>
        <w:div w:id="1013653222">
          <w:marLeft w:val="640"/>
          <w:marRight w:val="0"/>
          <w:marTop w:val="0"/>
          <w:marBottom w:val="0"/>
          <w:divBdr>
            <w:top w:val="none" w:sz="0" w:space="0" w:color="auto"/>
            <w:left w:val="none" w:sz="0" w:space="0" w:color="auto"/>
            <w:bottom w:val="none" w:sz="0" w:space="0" w:color="auto"/>
            <w:right w:val="none" w:sz="0" w:space="0" w:color="auto"/>
          </w:divBdr>
        </w:div>
        <w:div w:id="1024945257">
          <w:marLeft w:val="640"/>
          <w:marRight w:val="0"/>
          <w:marTop w:val="0"/>
          <w:marBottom w:val="0"/>
          <w:divBdr>
            <w:top w:val="none" w:sz="0" w:space="0" w:color="auto"/>
            <w:left w:val="none" w:sz="0" w:space="0" w:color="auto"/>
            <w:bottom w:val="none" w:sz="0" w:space="0" w:color="auto"/>
            <w:right w:val="none" w:sz="0" w:space="0" w:color="auto"/>
          </w:divBdr>
        </w:div>
        <w:div w:id="1041781397">
          <w:marLeft w:val="640"/>
          <w:marRight w:val="0"/>
          <w:marTop w:val="0"/>
          <w:marBottom w:val="0"/>
          <w:divBdr>
            <w:top w:val="none" w:sz="0" w:space="0" w:color="auto"/>
            <w:left w:val="none" w:sz="0" w:space="0" w:color="auto"/>
            <w:bottom w:val="none" w:sz="0" w:space="0" w:color="auto"/>
            <w:right w:val="none" w:sz="0" w:space="0" w:color="auto"/>
          </w:divBdr>
        </w:div>
        <w:div w:id="1075468406">
          <w:marLeft w:val="640"/>
          <w:marRight w:val="0"/>
          <w:marTop w:val="0"/>
          <w:marBottom w:val="0"/>
          <w:divBdr>
            <w:top w:val="none" w:sz="0" w:space="0" w:color="auto"/>
            <w:left w:val="none" w:sz="0" w:space="0" w:color="auto"/>
            <w:bottom w:val="none" w:sz="0" w:space="0" w:color="auto"/>
            <w:right w:val="none" w:sz="0" w:space="0" w:color="auto"/>
          </w:divBdr>
        </w:div>
        <w:div w:id="1121414974">
          <w:marLeft w:val="640"/>
          <w:marRight w:val="0"/>
          <w:marTop w:val="0"/>
          <w:marBottom w:val="0"/>
          <w:divBdr>
            <w:top w:val="none" w:sz="0" w:space="0" w:color="auto"/>
            <w:left w:val="none" w:sz="0" w:space="0" w:color="auto"/>
            <w:bottom w:val="none" w:sz="0" w:space="0" w:color="auto"/>
            <w:right w:val="none" w:sz="0" w:space="0" w:color="auto"/>
          </w:divBdr>
        </w:div>
        <w:div w:id="1137452311">
          <w:marLeft w:val="640"/>
          <w:marRight w:val="0"/>
          <w:marTop w:val="0"/>
          <w:marBottom w:val="0"/>
          <w:divBdr>
            <w:top w:val="none" w:sz="0" w:space="0" w:color="auto"/>
            <w:left w:val="none" w:sz="0" w:space="0" w:color="auto"/>
            <w:bottom w:val="none" w:sz="0" w:space="0" w:color="auto"/>
            <w:right w:val="none" w:sz="0" w:space="0" w:color="auto"/>
          </w:divBdr>
        </w:div>
        <w:div w:id="1151944856">
          <w:marLeft w:val="640"/>
          <w:marRight w:val="0"/>
          <w:marTop w:val="0"/>
          <w:marBottom w:val="0"/>
          <w:divBdr>
            <w:top w:val="none" w:sz="0" w:space="0" w:color="auto"/>
            <w:left w:val="none" w:sz="0" w:space="0" w:color="auto"/>
            <w:bottom w:val="none" w:sz="0" w:space="0" w:color="auto"/>
            <w:right w:val="none" w:sz="0" w:space="0" w:color="auto"/>
          </w:divBdr>
        </w:div>
        <w:div w:id="1239555878">
          <w:marLeft w:val="640"/>
          <w:marRight w:val="0"/>
          <w:marTop w:val="0"/>
          <w:marBottom w:val="0"/>
          <w:divBdr>
            <w:top w:val="none" w:sz="0" w:space="0" w:color="auto"/>
            <w:left w:val="none" w:sz="0" w:space="0" w:color="auto"/>
            <w:bottom w:val="none" w:sz="0" w:space="0" w:color="auto"/>
            <w:right w:val="none" w:sz="0" w:space="0" w:color="auto"/>
          </w:divBdr>
        </w:div>
        <w:div w:id="1250426919">
          <w:marLeft w:val="640"/>
          <w:marRight w:val="0"/>
          <w:marTop w:val="0"/>
          <w:marBottom w:val="0"/>
          <w:divBdr>
            <w:top w:val="none" w:sz="0" w:space="0" w:color="auto"/>
            <w:left w:val="none" w:sz="0" w:space="0" w:color="auto"/>
            <w:bottom w:val="none" w:sz="0" w:space="0" w:color="auto"/>
            <w:right w:val="none" w:sz="0" w:space="0" w:color="auto"/>
          </w:divBdr>
        </w:div>
        <w:div w:id="1311252840">
          <w:marLeft w:val="640"/>
          <w:marRight w:val="0"/>
          <w:marTop w:val="0"/>
          <w:marBottom w:val="0"/>
          <w:divBdr>
            <w:top w:val="none" w:sz="0" w:space="0" w:color="auto"/>
            <w:left w:val="none" w:sz="0" w:space="0" w:color="auto"/>
            <w:bottom w:val="none" w:sz="0" w:space="0" w:color="auto"/>
            <w:right w:val="none" w:sz="0" w:space="0" w:color="auto"/>
          </w:divBdr>
        </w:div>
        <w:div w:id="1328049125">
          <w:marLeft w:val="640"/>
          <w:marRight w:val="0"/>
          <w:marTop w:val="0"/>
          <w:marBottom w:val="0"/>
          <w:divBdr>
            <w:top w:val="none" w:sz="0" w:space="0" w:color="auto"/>
            <w:left w:val="none" w:sz="0" w:space="0" w:color="auto"/>
            <w:bottom w:val="none" w:sz="0" w:space="0" w:color="auto"/>
            <w:right w:val="none" w:sz="0" w:space="0" w:color="auto"/>
          </w:divBdr>
        </w:div>
        <w:div w:id="1370764749">
          <w:marLeft w:val="640"/>
          <w:marRight w:val="0"/>
          <w:marTop w:val="0"/>
          <w:marBottom w:val="0"/>
          <w:divBdr>
            <w:top w:val="none" w:sz="0" w:space="0" w:color="auto"/>
            <w:left w:val="none" w:sz="0" w:space="0" w:color="auto"/>
            <w:bottom w:val="none" w:sz="0" w:space="0" w:color="auto"/>
            <w:right w:val="none" w:sz="0" w:space="0" w:color="auto"/>
          </w:divBdr>
        </w:div>
        <w:div w:id="1386371101">
          <w:marLeft w:val="640"/>
          <w:marRight w:val="0"/>
          <w:marTop w:val="0"/>
          <w:marBottom w:val="0"/>
          <w:divBdr>
            <w:top w:val="none" w:sz="0" w:space="0" w:color="auto"/>
            <w:left w:val="none" w:sz="0" w:space="0" w:color="auto"/>
            <w:bottom w:val="none" w:sz="0" w:space="0" w:color="auto"/>
            <w:right w:val="none" w:sz="0" w:space="0" w:color="auto"/>
          </w:divBdr>
        </w:div>
        <w:div w:id="1400858155">
          <w:marLeft w:val="640"/>
          <w:marRight w:val="0"/>
          <w:marTop w:val="0"/>
          <w:marBottom w:val="0"/>
          <w:divBdr>
            <w:top w:val="none" w:sz="0" w:space="0" w:color="auto"/>
            <w:left w:val="none" w:sz="0" w:space="0" w:color="auto"/>
            <w:bottom w:val="none" w:sz="0" w:space="0" w:color="auto"/>
            <w:right w:val="none" w:sz="0" w:space="0" w:color="auto"/>
          </w:divBdr>
        </w:div>
        <w:div w:id="1409035169">
          <w:marLeft w:val="640"/>
          <w:marRight w:val="0"/>
          <w:marTop w:val="0"/>
          <w:marBottom w:val="0"/>
          <w:divBdr>
            <w:top w:val="none" w:sz="0" w:space="0" w:color="auto"/>
            <w:left w:val="none" w:sz="0" w:space="0" w:color="auto"/>
            <w:bottom w:val="none" w:sz="0" w:space="0" w:color="auto"/>
            <w:right w:val="none" w:sz="0" w:space="0" w:color="auto"/>
          </w:divBdr>
        </w:div>
        <w:div w:id="1475414512">
          <w:marLeft w:val="640"/>
          <w:marRight w:val="0"/>
          <w:marTop w:val="0"/>
          <w:marBottom w:val="0"/>
          <w:divBdr>
            <w:top w:val="none" w:sz="0" w:space="0" w:color="auto"/>
            <w:left w:val="none" w:sz="0" w:space="0" w:color="auto"/>
            <w:bottom w:val="none" w:sz="0" w:space="0" w:color="auto"/>
            <w:right w:val="none" w:sz="0" w:space="0" w:color="auto"/>
          </w:divBdr>
        </w:div>
        <w:div w:id="1475610364">
          <w:marLeft w:val="640"/>
          <w:marRight w:val="0"/>
          <w:marTop w:val="0"/>
          <w:marBottom w:val="0"/>
          <w:divBdr>
            <w:top w:val="none" w:sz="0" w:space="0" w:color="auto"/>
            <w:left w:val="none" w:sz="0" w:space="0" w:color="auto"/>
            <w:bottom w:val="none" w:sz="0" w:space="0" w:color="auto"/>
            <w:right w:val="none" w:sz="0" w:space="0" w:color="auto"/>
          </w:divBdr>
        </w:div>
        <w:div w:id="1489128465">
          <w:marLeft w:val="640"/>
          <w:marRight w:val="0"/>
          <w:marTop w:val="0"/>
          <w:marBottom w:val="0"/>
          <w:divBdr>
            <w:top w:val="none" w:sz="0" w:space="0" w:color="auto"/>
            <w:left w:val="none" w:sz="0" w:space="0" w:color="auto"/>
            <w:bottom w:val="none" w:sz="0" w:space="0" w:color="auto"/>
            <w:right w:val="none" w:sz="0" w:space="0" w:color="auto"/>
          </w:divBdr>
        </w:div>
        <w:div w:id="1616328100">
          <w:marLeft w:val="640"/>
          <w:marRight w:val="0"/>
          <w:marTop w:val="0"/>
          <w:marBottom w:val="0"/>
          <w:divBdr>
            <w:top w:val="none" w:sz="0" w:space="0" w:color="auto"/>
            <w:left w:val="none" w:sz="0" w:space="0" w:color="auto"/>
            <w:bottom w:val="none" w:sz="0" w:space="0" w:color="auto"/>
            <w:right w:val="none" w:sz="0" w:space="0" w:color="auto"/>
          </w:divBdr>
        </w:div>
        <w:div w:id="1629777012">
          <w:marLeft w:val="640"/>
          <w:marRight w:val="0"/>
          <w:marTop w:val="0"/>
          <w:marBottom w:val="0"/>
          <w:divBdr>
            <w:top w:val="none" w:sz="0" w:space="0" w:color="auto"/>
            <w:left w:val="none" w:sz="0" w:space="0" w:color="auto"/>
            <w:bottom w:val="none" w:sz="0" w:space="0" w:color="auto"/>
            <w:right w:val="none" w:sz="0" w:space="0" w:color="auto"/>
          </w:divBdr>
        </w:div>
        <w:div w:id="1682079385">
          <w:marLeft w:val="640"/>
          <w:marRight w:val="0"/>
          <w:marTop w:val="0"/>
          <w:marBottom w:val="0"/>
          <w:divBdr>
            <w:top w:val="none" w:sz="0" w:space="0" w:color="auto"/>
            <w:left w:val="none" w:sz="0" w:space="0" w:color="auto"/>
            <w:bottom w:val="none" w:sz="0" w:space="0" w:color="auto"/>
            <w:right w:val="none" w:sz="0" w:space="0" w:color="auto"/>
          </w:divBdr>
        </w:div>
        <w:div w:id="1686400276">
          <w:marLeft w:val="640"/>
          <w:marRight w:val="0"/>
          <w:marTop w:val="0"/>
          <w:marBottom w:val="0"/>
          <w:divBdr>
            <w:top w:val="none" w:sz="0" w:space="0" w:color="auto"/>
            <w:left w:val="none" w:sz="0" w:space="0" w:color="auto"/>
            <w:bottom w:val="none" w:sz="0" w:space="0" w:color="auto"/>
            <w:right w:val="none" w:sz="0" w:space="0" w:color="auto"/>
          </w:divBdr>
        </w:div>
        <w:div w:id="1690912668">
          <w:marLeft w:val="640"/>
          <w:marRight w:val="0"/>
          <w:marTop w:val="0"/>
          <w:marBottom w:val="0"/>
          <w:divBdr>
            <w:top w:val="none" w:sz="0" w:space="0" w:color="auto"/>
            <w:left w:val="none" w:sz="0" w:space="0" w:color="auto"/>
            <w:bottom w:val="none" w:sz="0" w:space="0" w:color="auto"/>
            <w:right w:val="none" w:sz="0" w:space="0" w:color="auto"/>
          </w:divBdr>
        </w:div>
        <w:div w:id="1701661718">
          <w:marLeft w:val="640"/>
          <w:marRight w:val="0"/>
          <w:marTop w:val="0"/>
          <w:marBottom w:val="0"/>
          <w:divBdr>
            <w:top w:val="none" w:sz="0" w:space="0" w:color="auto"/>
            <w:left w:val="none" w:sz="0" w:space="0" w:color="auto"/>
            <w:bottom w:val="none" w:sz="0" w:space="0" w:color="auto"/>
            <w:right w:val="none" w:sz="0" w:space="0" w:color="auto"/>
          </w:divBdr>
        </w:div>
        <w:div w:id="1784304656">
          <w:marLeft w:val="640"/>
          <w:marRight w:val="0"/>
          <w:marTop w:val="0"/>
          <w:marBottom w:val="0"/>
          <w:divBdr>
            <w:top w:val="none" w:sz="0" w:space="0" w:color="auto"/>
            <w:left w:val="none" w:sz="0" w:space="0" w:color="auto"/>
            <w:bottom w:val="none" w:sz="0" w:space="0" w:color="auto"/>
            <w:right w:val="none" w:sz="0" w:space="0" w:color="auto"/>
          </w:divBdr>
        </w:div>
        <w:div w:id="1799376972">
          <w:marLeft w:val="640"/>
          <w:marRight w:val="0"/>
          <w:marTop w:val="0"/>
          <w:marBottom w:val="0"/>
          <w:divBdr>
            <w:top w:val="none" w:sz="0" w:space="0" w:color="auto"/>
            <w:left w:val="none" w:sz="0" w:space="0" w:color="auto"/>
            <w:bottom w:val="none" w:sz="0" w:space="0" w:color="auto"/>
            <w:right w:val="none" w:sz="0" w:space="0" w:color="auto"/>
          </w:divBdr>
        </w:div>
        <w:div w:id="1851094271">
          <w:marLeft w:val="640"/>
          <w:marRight w:val="0"/>
          <w:marTop w:val="0"/>
          <w:marBottom w:val="0"/>
          <w:divBdr>
            <w:top w:val="none" w:sz="0" w:space="0" w:color="auto"/>
            <w:left w:val="none" w:sz="0" w:space="0" w:color="auto"/>
            <w:bottom w:val="none" w:sz="0" w:space="0" w:color="auto"/>
            <w:right w:val="none" w:sz="0" w:space="0" w:color="auto"/>
          </w:divBdr>
        </w:div>
        <w:div w:id="1856797617">
          <w:marLeft w:val="640"/>
          <w:marRight w:val="0"/>
          <w:marTop w:val="0"/>
          <w:marBottom w:val="0"/>
          <w:divBdr>
            <w:top w:val="none" w:sz="0" w:space="0" w:color="auto"/>
            <w:left w:val="none" w:sz="0" w:space="0" w:color="auto"/>
            <w:bottom w:val="none" w:sz="0" w:space="0" w:color="auto"/>
            <w:right w:val="none" w:sz="0" w:space="0" w:color="auto"/>
          </w:divBdr>
        </w:div>
        <w:div w:id="1899903609">
          <w:marLeft w:val="640"/>
          <w:marRight w:val="0"/>
          <w:marTop w:val="0"/>
          <w:marBottom w:val="0"/>
          <w:divBdr>
            <w:top w:val="none" w:sz="0" w:space="0" w:color="auto"/>
            <w:left w:val="none" w:sz="0" w:space="0" w:color="auto"/>
            <w:bottom w:val="none" w:sz="0" w:space="0" w:color="auto"/>
            <w:right w:val="none" w:sz="0" w:space="0" w:color="auto"/>
          </w:divBdr>
        </w:div>
        <w:div w:id="1934702670">
          <w:marLeft w:val="640"/>
          <w:marRight w:val="0"/>
          <w:marTop w:val="0"/>
          <w:marBottom w:val="0"/>
          <w:divBdr>
            <w:top w:val="none" w:sz="0" w:space="0" w:color="auto"/>
            <w:left w:val="none" w:sz="0" w:space="0" w:color="auto"/>
            <w:bottom w:val="none" w:sz="0" w:space="0" w:color="auto"/>
            <w:right w:val="none" w:sz="0" w:space="0" w:color="auto"/>
          </w:divBdr>
        </w:div>
        <w:div w:id="1990472050">
          <w:marLeft w:val="640"/>
          <w:marRight w:val="0"/>
          <w:marTop w:val="0"/>
          <w:marBottom w:val="0"/>
          <w:divBdr>
            <w:top w:val="none" w:sz="0" w:space="0" w:color="auto"/>
            <w:left w:val="none" w:sz="0" w:space="0" w:color="auto"/>
            <w:bottom w:val="none" w:sz="0" w:space="0" w:color="auto"/>
            <w:right w:val="none" w:sz="0" w:space="0" w:color="auto"/>
          </w:divBdr>
        </w:div>
        <w:div w:id="2063825730">
          <w:marLeft w:val="640"/>
          <w:marRight w:val="0"/>
          <w:marTop w:val="0"/>
          <w:marBottom w:val="0"/>
          <w:divBdr>
            <w:top w:val="none" w:sz="0" w:space="0" w:color="auto"/>
            <w:left w:val="none" w:sz="0" w:space="0" w:color="auto"/>
            <w:bottom w:val="none" w:sz="0" w:space="0" w:color="auto"/>
            <w:right w:val="none" w:sz="0" w:space="0" w:color="auto"/>
          </w:divBdr>
        </w:div>
        <w:div w:id="2069452597">
          <w:marLeft w:val="640"/>
          <w:marRight w:val="0"/>
          <w:marTop w:val="0"/>
          <w:marBottom w:val="0"/>
          <w:divBdr>
            <w:top w:val="none" w:sz="0" w:space="0" w:color="auto"/>
            <w:left w:val="none" w:sz="0" w:space="0" w:color="auto"/>
            <w:bottom w:val="none" w:sz="0" w:space="0" w:color="auto"/>
            <w:right w:val="none" w:sz="0" w:space="0" w:color="auto"/>
          </w:divBdr>
        </w:div>
        <w:div w:id="2077049372">
          <w:marLeft w:val="640"/>
          <w:marRight w:val="0"/>
          <w:marTop w:val="0"/>
          <w:marBottom w:val="0"/>
          <w:divBdr>
            <w:top w:val="none" w:sz="0" w:space="0" w:color="auto"/>
            <w:left w:val="none" w:sz="0" w:space="0" w:color="auto"/>
            <w:bottom w:val="none" w:sz="0" w:space="0" w:color="auto"/>
            <w:right w:val="none" w:sz="0" w:space="0" w:color="auto"/>
          </w:divBdr>
        </w:div>
        <w:div w:id="2079086258">
          <w:marLeft w:val="640"/>
          <w:marRight w:val="0"/>
          <w:marTop w:val="0"/>
          <w:marBottom w:val="0"/>
          <w:divBdr>
            <w:top w:val="none" w:sz="0" w:space="0" w:color="auto"/>
            <w:left w:val="none" w:sz="0" w:space="0" w:color="auto"/>
            <w:bottom w:val="none" w:sz="0" w:space="0" w:color="auto"/>
            <w:right w:val="none" w:sz="0" w:space="0" w:color="auto"/>
          </w:divBdr>
        </w:div>
        <w:div w:id="2103186951">
          <w:marLeft w:val="640"/>
          <w:marRight w:val="0"/>
          <w:marTop w:val="0"/>
          <w:marBottom w:val="0"/>
          <w:divBdr>
            <w:top w:val="none" w:sz="0" w:space="0" w:color="auto"/>
            <w:left w:val="none" w:sz="0" w:space="0" w:color="auto"/>
            <w:bottom w:val="none" w:sz="0" w:space="0" w:color="auto"/>
            <w:right w:val="none" w:sz="0" w:space="0" w:color="auto"/>
          </w:divBdr>
        </w:div>
      </w:divsChild>
    </w:div>
    <w:div w:id="183910839">
      <w:bodyDiv w:val="1"/>
      <w:marLeft w:val="0"/>
      <w:marRight w:val="0"/>
      <w:marTop w:val="0"/>
      <w:marBottom w:val="0"/>
      <w:divBdr>
        <w:top w:val="none" w:sz="0" w:space="0" w:color="auto"/>
        <w:left w:val="none" w:sz="0" w:space="0" w:color="auto"/>
        <w:bottom w:val="none" w:sz="0" w:space="0" w:color="auto"/>
        <w:right w:val="none" w:sz="0" w:space="0" w:color="auto"/>
      </w:divBdr>
    </w:div>
    <w:div w:id="195002075">
      <w:bodyDiv w:val="1"/>
      <w:marLeft w:val="0"/>
      <w:marRight w:val="0"/>
      <w:marTop w:val="0"/>
      <w:marBottom w:val="0"/>
      <w:divBdr>
        <w:top w:val="none" w:sz="0" w:space="0" w:color="auto"/>
        <w:left w:val="none" w:sz="0" w:space="0" w:color="auto"/>
        <w:bottom w:val="none" w:sz="0" w:space="0" w:color="auto"/>
        <w:right w:val="none" w:sz="0" w:space="0" w:color="auto"/>
      </w:divBdr>
    </w:div>
    <w:div w:id="200672747">
      <w:bodyDiv w:val="1"/>
      <w:marLeft w:val="0"/>
      <w:marRight w:val="0"/>
      <w:marTop w:val="0"/>
      <w:marBottom w:val="0"/>
      <w:divBdr>
        <w:top w:val="none" w:sz="0" w:space="0" w:color="auto"/>
        <w:left w:val="none" w:sz="0" w:space="0" w:color="auto"/>
        <w:bottom w:val="none" w:sz="0" w:space="0" w:color="auto"/>
        <w:right w:val="none" w:sz="0" w:space="0" w:color="auto"/>
      </w:divBdr>
    </w:div>
    <w:div w:id="202132157">
      <w:bodyDiv w:val="1"/>
      <w:marLeft w:val="0"/>
      <w:marRight w:val="0"/>
      <w:marTop w:val="0"/>
      <w:marBottom w:val="0"/>
      <w:divBdr>
        <w:top w:val="none" w:sz="0" w:space="0" w:color="auto"/>
        <w:left w:val="none" w:sz="0" w:space="0" w:color="auto"/>
        <w:bottom w:val="none" w:sz="0" w:space="0" w:color="auto"/>
        <w:right w:val="none" w:sz="0" w:space="0" w:color="auto"/>
      </w:divBdr>
    </w:div>
    <w:div w:id="205991403">
      <w:bodyDiv w:val="1"/>
      <w:marLeft w:val="0"/>
      <w:marRight w:val="0"/>
      <w:marTop w:val="0"/>
      <w:marBottom w:val="0"/>
      <w:divBdr>
        <w:top w:val="none" w:sz="0" w:space="0" w:color="auto"/>
        <w:left w:val="none" w:sz="0" w:space="0" w:color="auto"/>
        <w:bottom w:val="none" w:sz="0" w:space="0" w:color="auto"/>
        <w:right w:val="none" w:sz="0" w:space="0" w:color="auto"/>
      </w:divBdr>
    </w:div>
    <w:div w:id="206839745">
      <w:bodyDiv w:val="1"/>
      <w:marLeft w:val="0"/>
      <w:marRight w:val="0"/>
      <w:marTop w:val="0"/>
      <w:marBottom w:val="0"/>
      <w:divBdr>
        <w:top w:val="none" w:sz="0" w:space="0" w:color="auto"/>
        <w:left w:val="none" w:sz="0" w:space="0" w:color="auto"/>
        <w:bottom w:val="none" w:sz="0" w:space="0" w:color="auto"/>
        <w:right w:val="none" w:sz="0" w:space="0" w:color="auto"/>
      </w:divBdr>
    </w:div>
    <w:div w:id="208151527">
      <w:bodyDiv w:val="1"/>
      <w:marLeft w:val="0"/>
      <w:marRight w:val="0"/>
      <w:marTop w:val="0"/>
      <w:marBottom w:val="0"/>
      <w:divBdr>
        <w:top w:val="none" w:sz="0" w:space="0" w:color="auto"/>
        <w:left w:val="none" w:sz="0" w:space="0" w:color="auto"/>
        <w:bottom w:val="none" w:sz="0" w:space="0" w:color="auto"/>
        <w:right w:val="none" w:sz="0" w:space="0" w:color="auto"/>
      </w:divBdr>
    </w:div>
    <w:div w:id="210652524">
      <w:bodyDiv w:val="1"/>
      <w:marLeft w:val="0"/>
      <w:marRight w:val="0"/>
      <w:marTop w:val="0"/>
      <w:marBottom w:val="0"/>
      <w:divBdr>
        <w:top w:val="none" w:sz="0" w:space="0" w:color="auto"/>
        <w:left w:val="none" w:sz="0" w:space="0" w:color="auto"/>
        <w:bottom w:val="none" w:sz="0" w:space="0" w:color="auto"/>
        <w:right w:val="none" w:sz="0" w:space="0" w:color="auto"/>
      </w:divBdr>
    </w:div>
    <w:div w:id="214126363">
      <w:bodyDiv w:val="1"/>
      <w:marLeft w:val="0"/>
      <w:marRight w:val="0"/>
      <w:marTop w:val="0"/>
      <w:marBottom w:val="0"/>
      <w:divBdr>
        <w:top w:val="none" w:sz="0" w:space="0" w:color="auto"/>
        <w:left w:val="none" w:sz="0" w:space="0" w:color="auto"/>
        <w:bottom w:val="none" w:sz="0" w:space="0" w:color="auto"/>
        <w:right w:val="none" w:sz="0" w:space="0" w:color="auto"/>
      </w:divBdr>
    </w:div>
    <w:div w:id="215708173">
      <w:bodyDiv w:val="1"/>
      <w:marLeft w:val="0"/>
      <w:marRight w:val="0"/>
      <w:marTop w:val="0"/>
      <w:marBottom w:val="0"/>
      <w:divBdr>
        <w:top w:val="none" w:sz="0" w:space="0" w:color="auto"/>
        <w:left w:val="none" w:sz="0" w:space="0" w:color="auto"/>
        <w:bottom w:val="none" w:sz="0" w:space="0" w:color="auto"/>
        <w:right w:val="none" w:sz="0" w:space="0" w:color="auto"/>
      </w:divBdr>
    </w:div>
    <w:div w:id="215819237">
      <w:bodyDiv w:val="1"/>
      <w:marLeft w:val="0"/>
      <w:marRight w:val="0"/>
      <w:marTop w:val="0"/>
      <w:marBottom w:val="0"/>
      <w:divBdr>
        <w:top w:val="none" w:sz="0" w:space="0" w:color="auto"/>
        <w:left w:val="none" w:sz="0" w:space="0" w:color="auto"/>
        <w:bottom w:val="none" w:sz="0" w:space="0" w:color="auto"/>
        <w:right w:val="none" w:sz="0" w:space="0" w:color="auto"/>
      </w:divBdr>
    </w:div>
    <w:div w:id="215895951">
      <w:bodyDiv w:val="1"/>
      <w:marLeft w:val="0"/>
      <w:marRight w:val="0"/>
      <w:marTop w:val="0"/>
      <w:marBottom w:val="0"/>
      <w:divBdr>
        <w:top w:val="none" w:sz="0" w:space="0" w:color="auto"/>
        <w:left w:val="none" w:sz="0" w:space="0" w:color="auto"/>
        <w:bottom w:val="none" w:sz="0" w:space="0" w:color="auto"/>
        <w:right w:val="none" w:sz="0" w:space="0" w:color="auto"/>
      </w:divBdr>
    </w:div>
    <w:div w:id="221645412">
      <w:bodyDiv w:val="1"/>
      <w:marLeft w:val="0"/>
      <w:marRight w:val="0"/>
      <w:marTop w:val="0"/>
      <w:marBottom w:val="0"/>
      <w:divBdr>
        <w:top w:val="none" w:sz="0" w:space="0" w:color="auto"/>
        <w:left w:val="none" w:sz="0" w:space="0" w:color="auto"/>
        <w:bottom w:val="none" w:sz="0" w:space="0" w:color="auto"/>
        <w:right w:val="none" w:sz="0" w:space="0" w:color="auto"/>
      </w:divBdr>
    </w:div>
    <w:div w:id="223957766">
      <w:bodyDiv w:val="1"/>
      <w:marLeft w:val="0"/>
      <w:marRight w:val="0"/>
      <w:marTop w:val="0"/>
      <w:marBottom w:val="0"/>
      <w:divBdr>
        <w:top w:val="none" w:sz="0" w:space="0" w:color="auto"/>
        <w:left w:val="none" w:sz="0" w:space="0" w:color="auto"/>
        <w:bottom w:val="none" w:sz="0" w:space="0" w:color="auto"/>
        <w:right w:val="none" w:sz="0" w:space="0" w:color="auto"/>
      </w:divBdr>
    </w:div>
    <w:div w:id="224533275">
      <w:bodyDiv w:val="1"/>
      <w:marLeft w:val="0"/>
      <w:marRight w:val="0"/>
      <w:marTop w:val="0"/>
      <w:marBottom w:val="0"/>
      <w:divBdr>
        <w:top w:val="none" w:sz="0" w:space="0" w:color="auto"/>
        <w:left w:val="none" w:sz="0" w:space="0" w:color="auto"/>
        <w:bottom w:val="none" w:sz="0" w:space="0" w:color="auto"/>
        <w:right w:val="none" w:sz="0" w:space="0" w:color="auto"/>
      </w:divBdr>
    </w:div>
    <w:div w:id="224991497">
      <w:bodyDiv w:val="1"/>
      <w:marLeft w:val="0"/>
      <w:marRight w:val="0"/>
      <w:marTop w:val="0"/>
      <w:marBottom w:val="0"/>
      <w:divBdr>
        <w:top w:val="none" w:sz="0" w:space="0" w:color="auto"/>
        <w:left w:val="none" w:sz="0" w:space="0" w:color="auto"/>
        <w:bottom w:val="none" w:sz="0" w:space="0" w:color="auto"/>
        <w:right w:val="none" w:sz="0" w:space="0" w:color="auto"/>
      </w:divBdr>
    </w:div>
    <w:div w:id="227495729">
      <w:bodyDiv w:val="1"/>
      <w:marLeft w:val="0"/>
      <w:marRight w:val="0"/>
      <w:marTop w:val="0"/>
      <w:marBottom w:val="0"/>
      <w:divBdr>
        <w:top w:val="none" w:sz="0" w:space="0" w:color="auto"/>
        <w:left w:val="none" w:sz="0" w:space="0" w:color="auto"/>
        <w:bottom w:val="none" w:sz="0" w:space="0" w:color="auto"/>
        <w:right w:val="none" w:sz="0" w:space="0" w:color="auto"/>
      </w:divBdr>
    </w:div>
    <w:div w:id="230164495">
      <w:bodyDiv w:val="1"/>
      <w:marLeft w:val="0"/>
      <w:marRight w:val="0"/>
      <w:marTop w:val="0"/>
      <w:marBottom w:val="0"/>
      <w:divBdr>
        <w:top w:val="none" w:sz="0" w:space="0" w:color="auto"/>
        <w:left w:val="none" w:sz="0" w:space="0" w:color="auto"/>
        <w:bottom w:val="none" w:sz="0" w:space="0" w:color="auto"/>
        <w:right w:val="none" w:sz="0" w:space="0" w:color="auto"/>
      </w:divBdr>
    </w:div>
    <w:div w:id="233665045">
      <w:bodyDiv w:val="1"/>
      <w:marLeft w:val="0"/>
      <w:marRight w:val="0"/>
      <w:marTop w:val="0"/>
      <w:marBottom w:val="0"/>
      <w:divBdr>
        <w:top w:val="none" w:sz="0" w:space="0" w:color="auto"/>
        <w:left w:val="none" w:sz="0" w:space="0" w:color="auto"/>
        <w:bottom w:val="none" w:sz="0" w:space="0" w:color="auto"/>
        <w:right w:val="none" w:sz="0" w:space="0" w:color="auto"/>
      </w:divBdr>
    </w:div>
    <w:div w:id="234511258">
      <w:bodyDiv w:val="1"/>
      <w:marLeft w:val="0"/>
      <w:marRight w:val="0"/>
      <w:marTop w:val="0"/>
      <w:marBottom w:val="0"/>
      <w:divBdr>
        <w:top w:val="none" w:sz="0" w:space="0" w:color="auto"/>
        <w:left w:val="none" w:sz="0" w:space="0" w:color="auto"/>
        <w:bottom w:val="none" w:sz="0" w:space="0" w:color="auto"/>
        <w:right w:val="none" w:sz="0" w:space="0" w:color="auto"/>
      </w:divBdr>
    </w:div>
    <w:div w:id="236719462">
      <w:bodyDiv w:val="1"/>
      <w:marLeft w:val="0"/>
      <w:marRight w:val="0"/>
      <w:marTop w:val="0"/>
      <w:marBottom w:val="0"/>
      <w:divBdr>
        <w:top w:val="none" w:sz="0" w:space="0" w:color="auto"/>
        <w:left w:val="none" w:sz="0" w:space="0" w:color="auto"/>
        <w:bottom w:val="none" w:sz="0" w:space="0" w:color="auto"/>
        <w:right w:val="none" w:sz="0" w:space="0" w:color="auto"/>
      </w:divBdr>
    </w:div>
    <w:div w:id="238445271">
      <w:bodyDiv w:val="1"/>
      <w:marLeft w:val="0"/>
      <w:marRight w:val="0"/>
      <w:marTop w:val="0"/>
      <w:marBottom w:val="0"/>
      <w:divBdr>
        <w:top w:val="none" w:sz="0" w:space="0" w:color="auto"/>
        <w:left w:val="none" w:sz="0" w:space="0" w:color="auto"/>
        <w:bottom w:val="none" w:sz="0" w:space="0" w:color="auto"/>
        <w:right w:val="none" w:sz="0" w:space="0" w:color="auto"/>
      </w:divBdr>
    </w:div>
    <w:div w:id="240721270">
      <w:bodyDiv w:val="1"/>
      <w:marLeft w:val="0"/>
      <w:marRight w:val="0"/>
      <w:marTop w:val="0"/>
      <w:marBottom w:val="0"/>
      <w:divBdr>
        <w:top w:val="none" w:sz="0" w:space="0" w:color="auto"/>
        <w:left w:val="none" w:sz="0" w:space="0" w:color="auto"/>
        <w:bottom w:val="none" w:sz="0" w:space="0" w:color="auto"/>
        <w:right w:val="none" w:sz="0" w:space="0" w:color="auto"/>
      </w:divBdr>
    </w:div>
    <w:div w:id="242375607">
      <w:bodyDiv w:val="1"/>
      <w:marLeft w:val="0"/>
      <w:marRight w:val="0"/>
      <w:marTop w:val="0"/>
      <w:marBottom w:val="0"/>
      <w:divBdr>
        <w:top w:val="none" w:sz="0" w:space="0" w:color="auto"/>
        <w:left w:val="none" w:sz="0" w:space="0" w:color="auto"/>
        <w:bottom w:val="none" w:sz="0" w:space="0" w:color="auto"/>
        <w:right w:val="none" w:sz="0" w:space="0" w:color="auto"/>
      </w:divBdr>
    </w:div>
    <w:div w:id="245844198">
      <w:bodyDiv w:val="1"/>
      <w:marLeft w:val="0"/>
      <w:marRight w:val="0"/>
      <w:marTop w:val="0"/>
      <w:marBottom w:val="0"/>
      <w:divBdr>
        <w:top w:val="none" w:sz="0" w:space="0" w:color="auto"/>
        <w:left w:val="none" w:sz="0" w:space="0" w:color="auto"/>
        <w:bottom w:val="none" w:sz="0" w:space="0" w:color="auto"/>
        <w:right w:val="none" w:sz="0" w:space="0" w:color="auto"/>
      </w:divBdr>
    </w:div>
    <w:div w:id="245922631">
      <w:bodyDiv w:val="1"/>
      <w:marLeft w:val="0"/>
      <w:marRight w:val="0"/>
      <w:marTop w:val="0"/>
      <w:marBottom w:val="0"/>
      <w:divBdr>
        <w:top w:val="none" w:sz="0" w:space="0" w:color="auto"/>
        <w:left w:val="none" w:sz="0" w:space="0" w:color="auto"/>
        <w:bottom w:val="none" w:sz="0" w:space="0" w:color="auto"/>
        <w:right w:val="none" w:sz="0" w:space="0" w:color="auto"/>
      </w:divBdr>
    </w:div>
    <w:div w:id="246697324">
      <w:bodyDiv w:val="1"/>
      <w:marLeft w:val="0"/>
      <w:marRight w:val="0"/>
      <w:marTop w:val="0"/>
      <w:marBottom w:val="0"/>
      <w:divBdr>
        <w:top w:val="none" w:sz="0" w:space="0" w:color="auto"/>
        <w:left w:val="none" w:sz="0" w:space="0" w:color="auto"/>
        <w:bottom w:val="none" w:sz="0" w:space="0" w:color="auto"/>
        <w:right w:val="none" w:sz="0" w:space="0" w:color="auto"/>
      </w:divBdr>
    </w:div>
    <w:div w:id="250241622">
      <w:bodyDiv w:val="1"/>
      <w:marLeft w:val="0"/>
      <w:marRight w:val="0"/>
      <w:marTop w:val="0"/>
      <w:marBottom w:val="0"/>
      <w:divBdr>
        <w:top w:val="none" w:sz="0" w:space="0" w:color="auto"/>
        <w:left w:val="none" w:sz="0" w:space="0" w:color="auto"/>
        <w:bottom w:val="none" w:sz="0" w:space="0" w:color="auto"/>
        <w:right w:val="none" w:sz="0" w:space="0" w:color="auto"/>
      </w:divBdr>
      <w:divsChild>
        <w:div w:id="1957905228">
          <w:marLeft w:val="0"/>
          <w:marRight w:val="0"/>
          <w:marTop w:val="0"/>
          <w:marBottom w:val="0"/>
          <w:divBdr>
            <w:top w:val="none" w:sz="0" w:space="0" w:color="auto"/>
            <w:left w:val="none" w:sz="0" w:space="0" w:color="auto"/>
            <w:bottom w:val="none" w:sz="0" w:space="0" w:color="auto"/>
            <w:right w:val="none" w:sz="0" w:space="0" w:color="auto"/>
          </w:divBdr>
        </w:div>
      </w:divsChild>
    </w:div>
    <w:div w:id="254560072">
      <w:bodyDiv w:val="1"/>
      <w:marLeft w:val="0"/>
      <w:marRight w:val="0"/>
      <w:marTop w:val="0"/>
      <w:marBottom w:val="0"/>
      <w:divBdr>
        <w:top w:val="none" w:sz="0" w:space="0" w:color="auto"/>
        <w:left w:val="none" w:sz="0" w:space="0" w:color="auto"/>
        <w:bottom w:val="none" w:sz="0" w:space="0" w:color="auto"/>
        <w:right w:val="none" w:sz="0" w:space="0" w:color="auto"/>
      </w:divBdr>
    </w:div>
    <w:div w:id="255988407">
      <w:bodyDiv w:val="1"/>
      <w:marLeft w:val="0"/>
      <w:marRight w:val="0"/>
      <w:marTop w:val="0"/>
      <w:marBottom w:val="0"/>
      <w:divBdr>
        <w:top w:val="none" w:sz="0" w:space="0" w:color="auto"/>
        <w:left w:val="none" w:sz="0" w:space="0" w:color="auto"/>
        <w:bottom w:val="none" w:sz="0" w:space="0" w:color="auto"/>
        <w:right w:val="none" w:sz="0" w:space="0" w:color="auto"/>
      </w:divBdr>
    </w:div>
    <w:div w:id="258025663">
      <w:bodyDiv w:val="1"/>
      <w:marLeft w:val="0"/>
      <w:marRight w:val="0"/>
      <w:marTop w:val="0"/>
      <w:marBottom w:val="0"/>
      <w:divBdr>
        <w:top w:val="none" w:sz="0" w:space="0" w:color="auto"/>
        <w:left w:val="none" w:sz="0" w:space="0" w:color="auto"/>
        <w:bottom w:val="none" w:sz="0" w:space="0" w:color="auto"/>
        <w:right w:val="none" w:sz="0" w:space="0" w:color="auto"/>
      </w:divBdr>
    </w:div>
    <w:div w:id="262568293">
      <w:bodyDiv w:val="1"/>
      <w:marLeft w:val="0"/>
      <w:marRight w:val="0"/>
      <w:marTop w:val="0"/>
      <w:marBottom w:val="0"/>
      <w:divBdr>
        <w:top w:val="none" w:sz="0" w:space="0" w:color="auto"/>
        <w:left w:val="none" w:sz="0" w:space="0" w:color="auto"/>
        <w:bottom w:val="none" w:sz="0" w:space="0" w:color="auto"/>
        <w:right w:val="none" w:sz="0" w:space="0" w:color="auto"/>
      </w:divBdr>
    </w:div>
    <w:div w:id="263461363">
      <w:bodyDiv w:val="1"/>
      <w:marLeft w:val="0"/>
      <w:marRight w:val="0"/>
      <w:marTop w:val="0"/>
      <w:marBottom w:val="0"/>
      <w:divBdr>
        <w:top w:val="none" w:sz="0" w:space="0" w:color="auto"/>
        <w:left w:val="none" w:sz="0" w:space="0" w:color="auto"/>
        <w:bottom w:val="none" w:sz="0" w:space="0" w:color="auto"/>
        <w:right w:val="none" w:sz="0" w:space="0" w:color="auto"/>
      </w:divBdr>
    </w:div>
    <w:div w:id="265818157">
      <w:bodyDiv w:val="1"/>
      <w:marLeft w:val="0"/>
      <w:marRight w:val="0"/>
      <w:marTop w:val="0"/>
      <w:marBottom w:val="0"/>
      <w:divBdr>
        <w:top w:val="none" w:sz="0" w:space="0" w:color="auto"/>
        <w:left w:val="none" w:sz="0" w:space="0" w:color="auto"/>
        <w:bottom w:val="none" w:sz="0" w:space="0" w:color="auto"/>
        <w:right w:val="none" w:sz="0" w:space="0" w:color="auto"/>
      </w:divBdr>
    </w:div>
    <w:div w:id="268393007">
      <w:bodyDiv w:val="1"/>
      <w:marLeft w:val="0"/>
      <w:marRight w:val="0"/>
      <w:marTop w:val="0"/>
      <w:marBottom w:val="0"/>
      <w:divBdr>
        <w:top w:val="none" w:sz="0" w:space="0" w:color="auto"/>
        <w:left w:val="none" w:sz="0" w:space="0" w:color="auto"/>
        <w:bottom w:val="none" w:sz="0" w:space="0" w:color="auto"/>
        <w:right w:val="none" w:sz="0" w:space="0" w:color="auto"/>
      </w:divBdr>
    </w:div>
    <w:div w:id="269893501">
      <w:bodyDiv w:val="1"/>
      <w:marLeft w:val="0"/>
      <w:marRight w:val="0"/>
      <w:marTop w:val="0"/>
      <w:marBottom w:val="0"/>
      <w:divBdr>
        <w:top w:val="none" w:sz="0" w:space="0" w:color="auto"/>
        <w:left w:val="none" w:sz="0" w:space="0" w:color="auto"/>
        <w:bottom w:val="none" w:sz="0" w:space="0" w:color="auto"/>
        <w:right w:val="none" w:sz="0" w:space="0" w:color="auto"/>
      </w:divBdr>
    </w:div>
    <w:div w:id="270406117">
      <w:bodyDiv w:val="1"/>
      <w:marLeft w:val="0"/>
      <w:marRight w:val="0"/>
      <w:marTop w:val="0"/>
      <w:marBottom w:val="0"/>
      <w:divBdr>
        <w:top w:val="none" w:sz="0" w:space="0" w:color="auto"/>
        <w:left w:val="none" w:sz="0" w:space="0" w:color="auto"/>
        <w:bottom w:val="none" w:sz="0" w:space="0" w:color="auto"/>
        <w:right w:val="none" w:sz="0" w:space="0" w:color="auto"/>
      </w:divBdr>
    </w:div>
    <w:div w:id="270599921">
      <w:bodyDiv w:val="1"/>
      <w:marLeft w:val="0"/>
      <w:marRight w:val="0"/>
      <w:marTop w:val="0"/>
      <w:marBottom w:val="0"/>
      <w:divBdr>
        <w:top w:val="none" w:sz="0" w:space="0" w:color="auto"/>
        <w:left w:val="none" w:sz="0" w:space="0" w:color="auto"/>
        <w:bottom w:val="none" w:sz="0" w:space="0" w:color="auto"/>
        <w:right w:val="none" w:sz="0" w:space="0" w:color="auto"/>
      </w:divBdr>
    </w:div>
    <w:div w:id="270744101">
      <w:bodyDiv w:val="1"/>
      <w:marLeft w:val="0"/>
      <w:marRight w:val="0"/>
      <w:marTop w:val="0"/>
      <w:marBottom w:val="0"/>
      <w:divBdr>
        <w:top w:val="none" w:sz="0" w:space="0" w:color="auto"/>
        <w:left w:val="none" w:sz="0" w:space="0" w:color="auto"/>
        <w:bottom w:val="none" w:sz="0" w:space="0" w:color="auto"/>
        <w:right w:val="none" w:sz="0" w:space="0" w:color="auto"/>
      </w:divBdr>
    </w:div>
    <w:div w:id="271865200">
      <w:bodyDiv w:val="1"/>
      <w:marLeft w:val="0"/>
      <w:marRight w:val="0"/>
      <w:marTop w:val="0"/>
      <w:marBottom w:val="0"/>
      <w:divBdr>
        <w:top w:val="none" w:sz="0" w:space="0" w:color="auto"/>
        <w:left w:val="none" w:sz="0" w:space="0" w:color="auto"/>
        <w:bottom w:val="none" w:sz="0" w:space="0" w:color="auto"/>
        <w:right w:val="none" w:sz="0" w:space="0" w:color="auto"/>
      </w:divBdr>
    </w:div>
    <w:div w:id="272596085">
      <w:bodyDiv w:val="1"/>
      <w:marLeft w:val="0"/>
      <w:marRight w:val="0"/>
      <w:marTop w:val="0"/>
      <w:marBottom w:val="0"/>
      <w:divBdr>
        <w:top w:val="none" w:sz="0" w:space="0" w:color="auto"/>
        <w:left w:val="none" w:sz="0" w:space="0" w:color="auto"/>
        <w:bottom w:val="none" w:sz="0" w:space="0" w:color="auto"/>
        <w:right w:val="none" w:sz="0" w:space="0" w:color="auto"/>
      </w:divBdr>
    </w:div>
    <w:div w:id="273023276">
      <w:bodyDiv w:val="1"/>
      <w:marLeft w:val="0"/>
      <w:marRight w:val="0"/>
      <w:marTop w:val="0"/>
      <w:marBottom w:val="0"/>
      <w:divBdr>
        <w:top w:val="none" w:sz="0" w:space="0" w:color="auto"/>
        <w:left w:val="none" w:sz="0" w:space="0" w:color="auto"/>
        <w:bottom w:val="none" w:sz="0" w:space="0" w:color="auto"/>
        <w:right w:val="none" w:sz="0" w:space="0" w:color="auto"/>
      </w:divBdr>
    </w:div>
    <w:div w:id="273175477">
      <w:bodyDiv w:val="1"/>
      <w:marLeft w:val="0"/>
      <w:marRight w:val="0"/>
      <w:marTop w:val="0"/>
      <w:marBottom w:val="0"/>
      <w:divBdr>
        <w:top w:val="none" w:sz="0" w:space="0" w:color="auto"/>
        <w:left w:val="none" w:sz="0" w:space="0" w:color="auto"/>
        <w:bottom w:val="none" w:sz="0" w:space="0" w:color="auto"/>
        <w:right w:val="none" w:sz="0" w:space="0" w:color="auto"/>
      </w:divBdr>
      <w:divsChild>
        <w:div w:id="297422624">
          <w:marLeft w:val="640"/>
          <w:marRight w:val="0"/>
          <w:marTop w:val="0"/>
          <w:marBottom w:val="0"/>
          <w:divBdr>
            <w:top w:val="none" w:sz="0" w:space="0" w:color="auto"/>
            <w:left w:val="none" w:sz="0" w:space="0" w:color="auto"/>
            <w:bottom w:val="none" w:sz="0" w:space="0" w:color="auto"/>
            <w:right w:val="none" w:sz="0" w:space="0" w:color="auto"/>
          </w:divBdr>
        </w:div>
        <w:div w:id="681005164">
          <w:marLeft w:val="640"/>
          <w:marRight w:val="0"/>
          <w:marTop w:val="0"/>
          <w:marBottom w:val="0"/>
          <w:divBdr>
            <w:top w:val="none" w:sz="0" w:space="0" w:color="auto"/>
            <w:left w:val="none" w:sz="0" w:space="0" w:color="auto"/>
            <w:bottom w:val="none" w:sz="0" w:space="0" w:color="auto"/>
            <w:right w:val="none" w:sz="0" w:space="0" w:color="auto"/>
          </w:divBdr>
        </w:div>
        <w:div w:id="1321424554">
          <w:marLeft w:val="640"/>
          <w:marRight w:val="0"/>
          <w:marTop w:val="0"/>
          <w:marBottom w:val="0"/>
          <w:divBdr>
            <w:top w:val="none" w:sz="0" w:space="0" w:color="auto"/>
            <w:left w:val="none" w:sz="0" w:space="0" w:color="auto"/>
            <w:bottom w:val="none" w:sz="0" w:space="0" w:color="auto"/>
            <w:right w:val="none" w:sz="0" w:space="0" w:color="auto"/>
          </w:divBdr>
        </w:div>
        <w:div w:id="1733308778">
          <w:marLeft w:val="640"/>
          <w:marRight w:val="0"/>
          <w:marTop w:val="0"/>
          <w:marBottom w:val="0"/>
          <w:divBdr>
            <w:top w:val="none" w:sz="0" w:space="0" w:color="auto"/>
            <w:left w:val="none" w:sz="0" w:space="0" w:color="auto"/>
            <w:bottom w:val="none" w:sz="0" w:space="0" w:color="auto"/>
            <w:right w:val="none" w:sz="0" w:space="0" w:color="auto"/>
          </w:divBdr>
        </w:div>
        <w:div w:id="1109474441">
          <w:marLeft w:val="640"/>
          <w:marRight w:val="0"/>
          <w:marTop w:val="0"/>
          <w:marBottom w:val="0"/>
          <w:divBdr>
            <w:top w:val="none" w:sz="0" w:space="0" w:color="auto"/>
            <w:left w:val="none" w:sz="0" w:space="0" w:color="auto"/>
            <w:bottom w:val="none" w:sz="0" w:space="0" w:color="auto"/>
            <w:right w:val="none" w:sz="0" w:space="0" w:color="auto"/>
          </w:divBdr>
        </w:div>
        <w:div w:id="1636521459">
          <w:marLeft w:val="640"/>
          <w:marRight w:val="0"/>
          <w:marTop w:val="0"/>
          <w:marBottom w:val="0"/>
          <w:divBdr>
            <w:top w:val="none" w:sz="0" w:space="0" w:color="auto"/>
            <w:left w:val="none" w:sz="0" w:space="0" w:color="auto"/>
            <w:bottom w:val="none" w:sz="0" w:space="0" w:color="auto"/>
            <w:right w:val="none" w:sz="0" w:space="0" w:color="auto"/>
          </w:divBdr>
        </w:div>
        <w:div w:id="1657683202">
          <w:marLeft w:val="640"/>
          <w:marRight w:val="0"/>
          <w:marTop w:val="0"/>
          <w:marBottom w:val="0"/>
          <w:divBdr>
            <w:top w:val="none" w:sz="0" w:space="0" w:color="auto"/>
            <w:left w:val="none" w:sz="0" w:space="0" w:color="auto"/>
            <w:bottom w:val="none" w:sz="0" w:space="0" w:color="auto"/>
            <w:right w:val="none" w:sz="0" w:space="0" w:color="auto"/>
          </w:divBdr>
        </w:div>
        <w:div w:id="191765697">
          <w:marLeft w:val="640"/>
          <w:marRight w:val="0"/>
          <w:marTop w:val="0"/>
          <w:marBottom w:val="0"/>
          <w:divBdr>
            <w:top w:val="none" w:sz="0" w:space="0" w:color="auto"/>
            <w:left w:val="none" w:sz="0" w:space="0" w:color="auto"/>
            <w:bottom w:val="none" w:sz="0" w:space="0" w:color="auto"/>
            <w:right w:val="none" w:sz="0" w:space="0" w:color="auto"/>
          </w:divBdr>
        </w:div>
        <w:div w:id="985204248">
          <w:marLeft w:val="640"/>
          <w:marRight w:val="0"/>
          <w:marTop w:val="0"/>
          <w:marBottom w:val="0"/>
          <w:divBdr>
            <w:top w:val="none" w:sz="0" w:space="0" w:color="auto"/>
            <w:left w:val="none" w:sz="0" w:space="0" w:color="auto"/>
            <w:bottom w:val="none" w:sz="0" w:space="0" w:color="auto"/>
            <w:right w:val="none" w:sz="0" w:space="0" w:color="auto"/>
          </w:divBdr>
        </w:div>
        <w:div w:id="1080173247">
          <w:marLeft w:val="640"/>
          <w:marRight w:val="0"/>
          <w:marTop w:val="0"/>
          <w:marBottom w:val="0"/>
          <w:divBdr>
            <w:top w:val="none" w:sz="0" w:space="0" w:color="auto"/>
            <w:left w:val="none" w:sz="0" w:space="0" w:color="auto"/>
            <w:bottom w:val="none" w:sz="0" w:space="0" w:color="auto"/>
            <w:right w:val="none" w:sz="0" w:space="0" w:color="auto"/>
          </w:divBdr>
        </w:div>
        <w:div w:id="414206539">
          <w:marLeft w:val="640"/>
          <w:marRight w:val="0"/>
          <w:marTop w:val="0"/>
          <w:marBottom w:val="0"/>
          <w:divBdr>
            <w:top w:val="none" w:sz="0" w:space="0" w:color="auto"/>
            <w:left w:val="none" w:sz="0" w:space="0" w:color="auto"/>
            <w:bottom w:val="none" w:sz="0" w:space="0" w:color="auto"/>
            <w:right w:val="none" w:sz="0" w:space="0" w:color="auto"/>
          </w:divBdr>
        </w:div>
        <w:div w:id="933904992">
          <w:marLeft w:val="640"/>
          <w:marRight w:val="0"/>
          <w:marTop w:val="0"/>
          <w:marBottom w:val="0"/>
          <w:divBdr>
            <w:top w:val="none" w:sz="0" w:space="0" w:color="auto"/>
            <w:left w:val="none" w:sz="0" w:space="0" w:color="auto"/>
            <w:bottom w:val="none" w:sz="0" w:space="0" w:color="auto"/>
            <w:right w:val="none" w:sz="0" w:space="0" w:color="auto"/>
          </w:divBdr>
        </w:div>
        <w:div w:id="1792288715">
          <w:marLeft w:val="640"/>
          <w:marRight w:val="0"/>
          <w:marTop w:val="0"/>
          <w:marBottom w:val="0"/>
          <w:divBdr>
            <w:top w:val="none" w:sz="0" w:space="0" w:color="auto"/>
            <w:left w:val="none" w:sz="0" w:space="0" w:color="auto"/>
            <w:bottom w:val="none" w:sz="0" w:space="0" w:color="auto"/>
            <w:right w:val="none" w:sz="0" w:space="0" w:color="auto"/>
          </w:divBdr>
        </w:div>
        <w:div w:id="506021565">
          <w:marLeft w:val="640"/>
          <w:marRight w:val="0"/>
          <w:marTop w:val="0"/>
          <w:marBottom w:val="0"/>
          <w:divBdr>
            <w:top w:val="none" w:sz="0" w:space="0" w:color="auto"/>
            <w:left w:val="none" w:sz="0" w:space="0" w:color="auto"/>
            <w:bottom w:val="none" w:sz="0" w:space="0" w:color="auto"/>
            <w:right w:val="none" w:sz="0" w:space="0" w:color="auto"/>
          </w:divBdr>
        </w:div>
        <w:div w:id="1677540011">
          <w:marLeft w:val="640"/>
          <w:marRight w:val="0"/>
          <w:marTop w:val="0"/>
          <w:marBottom w:val="0"/>
          <w:divBdr>
            <w:top w:val="none" w:sz="0" w:space="0" w:color="auto"/>
            <w:left w:val="none" w:sz="0" w:space="0" w:color="auto"/>
            <w:bottom w:val="none" w:sz="0" w:space="0" w:color="auto"/>
            <w:right w:val="none" w:sz="0" w:space="0" w:color="auto"/>
          </w:divBdr>
        </w:div>
        <w:div w:id="1074351681">
          <w:marLeft w:val="640"/>
          <w:marRight w:val="0"/>
          <w:marTop w:val="0"/>
          <w:marBottom w:val="0"/>
          <w:divBdr>
            <w:top w:val="none" w:sz="0" w:space="0" w:color="auto"/>
            <w:left w:val="none" w:sz="0" w:space="0" w:color="auto"/>
            <w:bottom w:val="none" w:sz="0" w:space="0" w:color="auto"/>
            <w:right w:val="none" w:sz="0" w:space="0" w:color="auto"/>
          </w:divBdr>
        </w:div>
        <w:div w:id="762527626">
          <w:marLeft w:val="640"/>
          <w:marRight w:val="0"/>
          <w:marTop w:val="0"/>
          <w:marBottom w:val="0"/>
          <w:divBdr>
            <w:top w:val="none" w:sz="0" w:space="0" w:color="auto"/>
            <w:left w:val="none" w:sz="0" w:space="0" w:color="auto"/>
            <w:bottom w:val="none" w:sz="0" w:space="0" w:color="auto"/>
            <w:right w:val="none" w:sz="0" w:space="0" w:color="auto"/>
          </w:divBdr>
        </w:div>
        <w:div w:id="1024750645">
          <w:marLeft w:val="640"/>
          <w:marRight w:val="0"/>
          <w:marTop w:val="0"/>
          <w:marBottom w:val="0"/>
          <w:divBdr>
            <w:top w:val="none" w:sz="0" w:space="0" w:color="auto"/>
            <w:left w:val="none" w:sz="0" w:space="0" w:color="auto"/>
            <w:bottom w:val="none" w:sz="0" w:space="0" w:color="auto"/>
            <w:right w:val="none" w:sz="0" w:space="0" w:color="auto"/>
          </w:divBdr>
        </w:div>
        <w:div w:id="799767693">
          <w:marLeft w:val="640"/>
          <w:marRight w:val="0"/>
          <w:marTop w:val="0"/>
          <w:marBottom w:val="0"/>
          <w:divBdr>
            <w:top w:val="none" w:sz="0" w:space="0" w:color="auto"/>
            <w:left w:val="none" w:sz="0" w:space="0" w:color="auto"/>
            <w:bottom w:val="none" w:sz="0" w:space="0" w:color="auto"/>
            <w:right w:val="none" w:sz="0" w:space="0" w:color="auto"/>
          </w:divBdr>
        </w:div>
        <w:div w:id="1285698697">
          <w:marLeft w:val="640"/>
          <w:marRight w:val="0"/>
          <w:marTop w:val="0"/>
          <w:marBottom w:val="0"/>
          <w:divBdr>
            <w:top w:val="none" w:sz="0" w:space="0" w:color="auto"/>
            <w:left w:val="none" w:sz="0" w:space="0" w:color="auto"/>
            <w:bottom w:val="none" w:sz="0" w:space="0" w:color="auto"/>
            <w:right w:val="none" w:sz="0" w:space="0" w:color="auto"/>
          </w:divBdr>
        </w:div>
        <w:div w:id="319774687">
          <w:marLeft w:val="640"/>
          <w:marRight w:val="0"/>
          <w:marTop w:val="0"/>
          <w:marBottom w:val="0"/>
          <w:divBdr>
            <w:top w:val="none" w:sz="0" w:space="0" w:color="auto"/>
            <w:left w:val="none" w:sz="0" w:space="0" w:color="auto"/>
            <w:bottom w:val="none" w:sz="0" w:space="0" w:color="auto"/>
            <w:right w:val="none" w:sz="0" w:space="0" w:color="auto"/>
          </w:divBdr>
        </w:div>
        <w:div w:id="41444758">
          <w:marLeft w:val="640"/>
          <w:marRight w:val="0"/>
          <w:marTop w:val="0"/>
          <w:marBottom w:val="0"/>
          <w:divBdr>
            <w:top w:val="none" w:sz="0" w:space="0" w:color="auto"/>
            <w:left w:val="none" w:sz="0" w:space="0" w:color="auto"/>
            <w:bottom w:val="none" w:sz="0" w:space="0" w:color="auto"/>
            <w:right w:val="none" w:sz="0" w:space="0" w:color="auto"/>
          </w:divBdr>
        </w:div>
        <w:div w:id="1200052973">
          <w:marLeft w:val="640"/>
          <w:marRight w:val="0"/>
          <w:marTop w:val="0"/>
          <w:marBottom w:val="0"/>
          <w:divBdr>
            <w:top w:val="none" w:sz="0" w:space="0" w:color="auto"/>
            <w:left w:val="none" w:sz="0" w:space="0" w:color="auto"/>
            <w:bottom w:val="none" w:sz="0" w:space="0" w:color="auto"/>
            <w:right w:val="none" w:sz="0" w:space="0" w:color="auto"/>
          </w:divBdr>
        </w:div>
        <w:div w:id="1216623094">
          <w:marLeft w:val="640"/>
          <w:marRight w:val="0"/>
          <w:marTop w:val="0"/>
          <w:marBottom w:val="0"/>
          <w:divBdr>
            <w:top w:val="none" w:sz="0" w:space="0" w:color="auto"/>
            <w:left w:val="none" w:sz="0" w:space="0" w:color="auto"/>
            <w:bottom w:val="none" w:sz="0" w:space="0" w:color="auto"/>
            <w:right w:val="none" w:sz="0" w:space="0" w:color="auto"/>
          </w:divBdr>
        </w:div>
        <w:div w:id="1042244028">
          <w:marLeft w:val="640"/>
          <w:marRight w:val="0"/>
          <w:marTop w:val="0"/>
          <w:marBottom w:val="0"/>
          <w:divBdr>
            <w:top w:val="none" w:sz="0" w:space="0" w:color="auto"/>
            <w:left w:val="none" w:sz="0" w:space="0" w:color="auto"/>
            <w:bottom w:val="none" w:sz="0" w:space="0" w:color="auto"/>
            <w:right w:val="none" w:sz="0" w:space="0" w:color="auto"/>
          </w:divBdr>
        </w:div>
        <w:div w:id="2084179078">
          <w:marLeft w:val="640"/>
          <w:marRight w:val="0"/>
          <w:marTop w:val="0"/>
          <w:marBottom w:val="0"/>
          <w:divBdr>
            <w:top w:val="none" w:sz="0" w:space="0" w:color="auto"/>
            <w:left w:val="none" w:sz="0" w:space="0" w:color="auto"/>
            <w:bottom w:val="none" w:sz="0" w:space="0" w:color="auto"/>
            <w:right w:val="none" w:sz="0" w:space="0" w:color="auto"/>
          </w:divBdr>
        </w:div>
        <w:div w:id="2086492197">
          <w:marLeft w:val="640"/>
          <w:marRight w:val="0"/>
          <w:marTop w:val="0"/>
          <w:marBottom w:val="0"/>
          <w:divBdr>
            <w:top w:val="none" w:sz="0" w:space="0" w:color="auto"/>
            <w:left w:val="none" w:sz="0" w:space="0" w:color="auto"/>
            <w:bottom w:val="none" w:sz="0" w:space="0" w:color="auto"/>
            <w:right w:val="none" w:sz="0" w:space="0" w:color="auto"/>
          </w:divBdr>
        </w:div>
        <w:div w:id="666128155">
          <w:marLeft w:val="640"/>
          <w:marRight w:val="0"/>
          <w:marTop w:val="0"/>
          <w:marBottom w:val="0"/>
          <w:divBdr>
            <w:top w:val="none" w:sz="0" w:space="0" w:color="auto"/>
            <w:left w:val="none" w:sz="0" w:space="0" w:color="auto"/>
            <w:bottom w:val="none" w:sz="0" w:space="0" w:color="auto"/>
            <w:right w:val="none" w:sz="0" w:space="0" w:color="auto"/>
          </w:divBdr>
        </w:div>
        <w:div w:id="1514758928">
          <w:marLeft w:val="640"/>
          <w:marRight w:val="0"/>
          <w:marTop w:val="0"/>
          <w:marBottom w:val="0"/>
          <w:divBdr>
            <w:top w:val="none" w:sz="0" w:space="0" w:color="auto"/>
            <w:left w:val="none" w:sz="0" w:space="0" w:color="auto"/>
            <w:bottom w:val="none" w:sz="0" w:space="0" w:color="auto"/>
            <w:right w:val="none" w:sz="0" w:space="0" w:color="auto"/>
          </w:divBdr>
        </w:div>
        <w:div w:id="212623852">
          <w:marLeft w:val="640"/>
          <w:marRight w:val="0"/>
          <w:marTop w:val="0"/>
          <w:marBottom w:val="0"/>
          <w:divBdr>
            <w:top w:val="none" w:sz="0" w:space="0" w:color="auto"/>
            <w:left w:val="none" w:sz="0" w:space="0" w:color="auto"/>
            <w:bottom w:val="none" w:sz="0" w:space="0" w:color="auto"/>
            <w:right w:val="none" w:sz="0" w:space="0" w:color="auto"/>
          </w:divBdr>
        </w:div>
        <w:div w:id="965891181">
          <w:marLeft w:val="640"/>
          <w:marRight w:val="0"/>
          <w:marTop w:val="0"/>
          <w:marBottom w:val="0"/>
          <w:divBdr>
            <w:top w:val="none" w:sz="0" w:space="0" w:color="auto"/>
            <w:left w:val="none" w:sz="0" w:space="0" w:color="auto"/>
            <w:bottom w:val="none" w:sz="0" w:space="0" w:color="auto"/>
            <w:right w:val="none" w:sz="0" w:space="0" w:color="auto"/>
          </w:divBdr>
        </w:div>
        <w:div w:id="1817723099">
          <w:marLeft w:val="640"/>
          <w:marRight w:val="0"/>
          <w:marTop w:val="0"/>
          <w:marBottom w:val="0"/>
          <w:divBdr>
            <w:top w:val="none" w:sz="0" w:space="0" w:color="auto"/>
            <w:left w:val="none" w:sz="0" w:space="0" w:color="auto"/>
            <w:bottom w:val="none" w:sz="0" w:space="0" w:color="auto"/>
            <w:right w:val="none" w:sz="0" w:space="0" w:color="auto"/>
          </w:divBdr>
        </w:div>
        <w:div w:id="1055204666">
          <w:marLeft w:val="640"/>
          <w:marRight w:val="0"/>
          <w:marTop w:val="0"/>
          <w:marBottom w:val="0"/>
          <w:divBdr>
            <w:top w:val="none" w:sz="0" w:space="0" w:color="auto"/>
            <w:left w:val="none" w:sz="0" w:space="0" w:color="auto"/>
            <w:bottom w:val="none" w:sz="0" w:space="0" w:color="auto"/>
            <w:right w:val="none" w:sz="0" w:space="0" w:color="auto"/>
          </w:divBdr>
        </w:div>
        <w:div w:id="661783213">
          <w:marLeft w:val="640"/>
          <w:marRight w:val="0"/>
          <w:marTop w:val="0"/>
          <w:marBottom w:val="0"/>
          <w:divBdr>
            <w:top w:val="none" w:sz="0" w:space="0" w:color="auto"/>
            <w:left w:val="none" w:sz="0" w:space="0" w:color="auto"/>
            <w:bottom w:val="none" w:sz="0" w:space="0" w:color="auto"/>
            <w:right w:val="none" w:sz="0" w:space="0" w:color="auto"/>
          </w:divBdr>
        </w:div>
        <w:div w:id="878275259">
          <w:marLeft w:val="640"/>
          <w:marRight w:val="0"/>
          <w:marTop w:val="0"/>
          <w:marBottom w:val="0"/>
          <w:divBdr>
            <w:top w:val="none" w:sz="0" w:space="0" w:color="auto"/>
            <w:left w:val="none" w:sz="0" w:space="0" w:color="auto"/>
            <w:bottom w:val="none" w:sz="0" w:space="0" w:color="auto"/>
            <w:right w:val="none" w:sz="0" w:space="0" w:color="auto"/>
          </w:divBdr>
        </w:div>
        <w:div w:id="670716297">
          <w:marLeft w:val="640"/>
          <w:marRight w:val="0"/>
          <w:marTop w:val="0"/>
          <w:marBottom w:val="0"/>
          <w:divBdr>
            <w:top w:val="none" w:sz="0" w:space="0" w:color="auto"/>
            <w:left w:val="none" w:sz="0" w:space="0" w:color="auto"/>
            <w:bottom w:val="none" w:sz="0" w:space="0" w:color="auto"/>
            <w:right w:val="none" w:sz="0" w:space="0" w:color="auto"/>
          </w:divBdr>
        </w:div>
        <w:div w:id="417337877">
          <w:marLeft w:val="640"/>
          <w:marRight w:val="0"/>
          <w:marTop w:val="0"/>
          <w:marBottom w:val="0"/>
          <w:divBdr>
            <w:top w:val="none" w:sz="0" w:space="0" w:color="auto"/>
            <w:left w:val="none" w:sz="0" w:space="0" w:color="auto"/>
            <w:bottom w:val="none" w:sz="0" w:space="0" w:color="auto"/>
            <w:right w:val="none" w:sz="0" w:space="0" w:color="auto"/>
          </w:divBdr>
        </w:div>
        <w:div w:id="1141340045">
          <w:marLeft w:val="640"/>
          <w:marRight w:val="0"/>
          <w:marTop w:val="0"/>
          <w:marBottom w:val="0"/>
          <w:divBdr>
            <w:top w:val="none" w:sz="0" w:space="0" w:color="auto"/>
            <w:left w:val="none" w:sz="0" w:space="0" w:color="auto"/>
            <w:bottom w:val="none" w:sz="0" w:space="0" w:color="auto"/>
            <w:right w:val="none" w:sz="0" w:space="0" w:color="auto"/>
          </w:divBdr>
        </w:div>
        <w:div w:id="239755278">
          <w:marLeft w:val="640"/>
          <w:marRight w:val="0"/>
          <w:marTop w:val="0"/>
          <w:marBottom w:val="0"/>
          <w:divBdr>
            <w:top w:val="none" w:sz="0" w:space="0" w:color="auto"/>
            <w:left w:val="none" w:sz="0" w:space="0" w:color="auto"/>
            <w:bottom w:val="none" w:sz="0" w:space="0" w:color="auto"/>
            <w:right w:val="none" w:sz="0" w:space="0" w:color="auto"/>
          </w:divBdr>
        </w:div>
        <w:div w:id="716708137">
          <w:marLeft w:val="640"/>
          <w:marRight w:val="0"/>
          <w:marTop w:val="0"/>
          <w:marBottom w:val="0"/>
          <w:divBdr>
            <w:top w:val="none" w:sz="0" w:space="0" w:color="auto"/>
            <w:left w:val="none" w:sz="0" w:space="0" w:color="auto"/>
            <w:bottom w:val="none" w:sz="0" w:space="0" w:color="auto"/>
            <w:right w:val="none" w:sz="0" w:space="0" w:color="auto"/>
          </w:divBdr>
        </w:div>
        <w:div w:id="1362248766">
          <w:marLeft w:val="640"/>
          <w:marRight w:val="0"/>
          <w:marTop w:val="0"/>
          <w:marBottom w:val="0"/>
          <w:divBdr>
            <w:top w:val="none" w:sz="0" w:space="0" w:color="auto"/>
            <w:left w:val="none" w:sz="0" w:space="0" w:color="auto"/>
            <w:bottom w:val="none" w:sz="0" w:space="0" w:color="auto"/>
            <w:right w:val="none" w:sz="0" w:space="0" w:color="auto"/>
          </w:divBdr>
        </w:div>
        <w:div w:id="205601216">
          <w:marLeft w:val="640"/>
          <w:marRight w:val="0"/>
          <w:marTop w:val="0"/>
          <w:marBottom w:val="0"/>
          <w:divBdr>
            <w:top w:val="none" w:sz="0" w:space="0" w:color="auto"/>
            <w:left w:val="none" w:sz="0" w:space="0" w:color="auto"/>
            <w:bottom w:val="none" w:sz="0" w:space="0" w:color="auto"/>
            <w:right w:val="none" w:sz="0" w:space="0" w:color="auto"/>
          </w:divBdr>
        </w:div>
        <w:div w:id="142475336">
          <w:marLeft w:val="640"/>
          <w:marRight w:val="0"/>
          <w:marTop w:val="0"/>
          <w:marBottom w:val="0"/>
          <w:divBdr>
            <w:top w:val="none" w:sz="0" w:space="0" w:color="auto"/>
            <w:left w:val="none" w:sz="0" w:space="0" w:color="auto"/>
            <w:bottom w:val="none" w:sz="0" w:space="0" w:color="auto"/>
            <w:right w:val="none" w:sz="0" w:space="0" w:color="auto"/>
          </w:divBdr>
        </w:div>
        <w:div w:id="1195078844">
          <w:marLeft w:val="640"/>
          <w:marRight w:val="0"/>
          <w:marTop w:val="0"/>
          <w:marBottom w:val="0"/>
          <w:divBdr>
            <w:top w:val="none" w:sz="0" w:space="0" w:color="auto"/>
            <w:left w:val="none" w:sz="0" w:space="0" w:color="auto"/>
            <w:bottom w:val="none" w:sz="0" w:space="0" w:color="auto"/>
            <w:right w:val="none" w:sz="0" w:space="0" w:color="auto"/>
          </w:divBdr>
        </w:div>
        <w:div w:id="1129154">
          <w:marLeft w:val="640"/>
          <w:marRight w:val="0"/>
          <w:marTop w:val="0"/>
          <w:marBottom w:val="0"/>
          <w:divBdr>
            <w:top w:val="none" w:sz="0" w:space="0" w:color="auto"/>
            <w:left w:val="none" w:sz="0" w:space="0" w:color="auto"/>
            <w:bottom w:val="none" w:sz="0" w:space="0" w:color="auto"/>
            <w:right w:val="none" w:sz="0" w:space="0" w:color="auto"/>
          </w:divBdr>
        </w:div>
        <w:div w:id="1020738611">
          <w:marLeft w:val="640"/>
          <w:marRight w:val="0"/>
          <w:marTop w:val="0"/>
          <w:marBottom w:val="0"/>
          <w:divBdr>
            <w:top w:val="none" w:sz="0" w:space="0" w:color="auto"/>
            <w:left w:val="none" w:sz="0" w:space="0" w:color="auto"/>
            <w:bottom w:val="none" w:sz="0" w:space="0" w:color="auto"/>
            <w:right w:val="none" w:sz="0" w:space="0" w:color="auto"/>
          </w:divBdr>
        </w:div>
        <w:div w:id="496194275">
          <w:marLeft w:val="640"/>
          <w:marRight w:val="0"/>
          <w:marTop w:val="0"/>
          <w:marBottom w:val="0"/>
          <w:divBdr>
            <w:top w:val="none" w:sz="0" w:space="0" w:color="auto"/>
            <w:left w:val="none" w:sz="0" w:space="0" w:color="auto"/>
            <w:bottom w:val="none" w:sz="0" w:space="0" w:color="auto"/>
            <w:right w:val="none" w:sz="0" w:space="0" w:color="auto"/>
          </w:divBdr>
        </w:div>
        <w:div w:id="1643651086">
          <w:marLeft w:val="640"/>
          <w:marRight w:val="0"/>
          <w:marTop w:val="0"/>
          <w:marBottom w:val="0"/>
          <w:divBdr>
            <w:top w:val="none" w:sz="0" w:space="0" w:color="auto"/>
            <w:left w:val="none" w:sz="0" w:space="0" w:color="auto"/>
            <w:bottom w:val="none" w:sz="0" w:space="0" w:color="auto"/>
            <w:right w:val="none" w:sz="0" w:space="0" w:color="auto"/>
          </w:divBdr>
        </w:div>
        <w:div w:id="938610947">
          <w:marLeft w:val="640"/>
          <w:marRight w:val="0"/>
          <w:marTop w:val="0"/>
          <w:marBottom w:val="0"/>
          <w:divBdr>
            <w:top w:val="none" w:sz="0" w:space="0" w:color="auto"/>
            <w:left w:val="none" w:sz="0" w:space="0" w:color="auto"/>
            <w:bottom w:val="none" w:sz="0" w:space="0" w:color="auto"/>
            <w:right w:val="none" w:sz="0" w:space="0" w:color="auto"/>
          </w:divBdr>
        </w:div>
        <w:div w:id="843857196">
          <w:marLeft w:val="640"/>
          <w:marRight w:val="0"/>
          <w:marTop w:val="0"/>
          <w:marBottom w:val="0"/>
          <w:divBdr>
            <w:top w:val="none" w:sz="0" w:space="0" w:color="auto"/>
            <w:left w:val="none" w:sz="0" w:space="0" w:color="auto"/>
            <w:bottom w:val="none" w:sz="0" w:space="0" w:color="auto"/>
            <w:right w:val="none" w:sz="0" w:space="0" w:color="auto"/>
          </w:divBdr>
        </w:div>
        <w:div w:id="1684624098">
          <w:marLeft w:val="640"/>
          <w:marRight w:val="0"/>
          <w:marTop w:val="0"/>
          <w:marBottom w:val="0"/>
          <w:divBdr>
            <w:top w:val="none" w:sz="0" w:space="0" w:color="auto"/>
            <w:left w:val="none" w:sz="0" w:space="0" w:color="auto"/>
            <w:bottom w:val="none" w:sz="0" w:space="0" w:color="auto"/>
            <w:right w:val="none" w:sz="0" w:space="0" w:color="auto"/>
          </w:divBdr>
        </w:div>
        <w:div w:id="1074014690">
          <w:marLeft w:val="640"/>
          <w:marRight w:val="0"/>
          <w:marTop w:val="0"/>
          <w:marBottom w:val="0"/>
          <w:divBdr>
            <w:top w:val="none" w:sz="0" w:space="0" w:color="auto"/>
            <w:left w:val="none" w:sz="0" w:space="0" w:color="auto"/>
            <w:bottom w:val="none" w:sz="0" w:space="0" w:color="auto"/>
            <w:right w:val="none" w:sz="0" w:space="0" w:color="auto"/>
          </w:divBdr>
        </w:div>
        <w:div w:id="1296792891">
          <w:marLeft w:val="640"/>
          <w:marRight w:val="0"/>
          <w:marTop w:val="0"/>
          <w:marBottom w:val="0"/>
          <w:divBdr>
            <w:top w:val="none" w:sz="0" w:space="0" w:color="auto"/>
            <w:left w:val="none" w:sz="0" w:space="0" w:color="auto"/>
            <w:bottom w:val="none" w:sz="0" w:space="0" w:color="auto"/>
            <w:right w:val="none" w:sz="0" w:space="0" w:color="auto"/>
          </w:divBdr>
        </w:div>
        <w:div w:id="1635868582">
          <w:marLeft w:val="640"/>
          <w:marRight w:val="0"/>
          <w:marTop w:val="0"/>
          <w:marBottom w:val="0"/>
          <w:divBdr>
            <w:top w:val="none" w:sz="0" w:space="0" w:color="auto"/>
            <w:left w:val="none" w:sz="0" w:space="0" w:color="auto"/>
            <w:bottom w:val="none" w:sz="0" w:space="0" w:color="auto"/>
            <w:right w:val="none" w:sz="0" w:space="0" w:color="auto"/>
          </w:divBdr>
        </w:div>
        <w:div w:id="259724374">
          <w:marLeft w:val="640"/>
          <w:marRight w:val="0"/>
          <w:marTop w:val="0"/>
          <w:marBottom w:val="0"/>
          <w:divBdr>
            <w:top w:val="none" w:sz="0" w:space="0" w:color="auto"/>
            <w:left w:val="none" w:sz="0" w:space="0" w:color="auto"/>
            <w:bottom w:val="none" w:sz="0" w:space="0" w:color="auto"/>
            <w:right w:val="none" w:sz="0" w:space="0" w:color="auto"/>
          </w:divBdr>
        </w:div>
        <w:div w:id="734162828">
          <w:marLeft w:val="640"/>
          <w:marRight w:val="0"/>
          <w:marTop w:val="0"/>
          <w:marBottom w:val="0"/>
          <w:divBdr>
            <w:top w:val="none" w:sz="0" w:space="0" w:color="auto"/>
            <w:left w:val="none" w:sz="0" w:space="0" w:color="auto"/>
            <w:bottom w:val="none" w:sz="0" w:space="0" w:color="auto"/>
            <w:right w:val="none" w:sz="0" w:space="0" w:color="auto"/>
          </w:divBdr>
        </w:div>
        <w:div w:id="49768407">
          <w:marLeft w:val="640"/>
          <w:marRight w:val="0"/>
          <w:marTop w:val="0"/>
          <w:marBottom w:val="0"/>
          <w:divBdr>
            <w:top w:val="none" w:sz="0" w:space="0" w:color="auto"/>
            <w:left w:val="none" w:sz="0" w:space="0" w:color="auto"/>
            <w:bottom w:val="none" w:sz="0" w:space="0" w:color="auto"/>
            <w:right w:val="none" w:sz="0" w:space="0" w:color="auto"/>
          </w:divBdr>
        </w:div>
        <w:div w:id="1475365289">
          <w:marLeft w:val="640"/>
          <w:marRight w:val="0"/>
          <w:marTop w:val="0"/>
          <w:marBottom w:val="0"/>
          <w:divBdr>
            <w:top w:val="none" w:sz="0" w:space="0" w:color="auto"/>
            <w:left w:val="none" w:sz="0" w:space="0" w:color="auto"/>
            <w:bottom w:val="none" w:sz="0" w:space="0" w:color="auto"/>
            <w:right w:val="none" w:sz="0" w:space="0" w:color="auto"/>
          </w:divBdr>
        </w:div>
        <w:div w:id="98186910">
          <w:marLeft w:val="640"/>
          <w:marRight w:val="0"/>
          <w:marTop w:val="0"/>
          <w:marBottom w:val="0"/>
          <w:divBdr>
            <w:top w:val="none" w:sz="0" w:space="0" w:color="auto"/>
            <w:left w:val="none" w:sz="0" w:space="0" w:color="auto"/>
            <w:bottom w:val="none" w:sz="0" w:space="0" w:color="auto"/>
            <w:right w:val="none" w:sz="0" w:space="0" w:color="auto"/>
          </w:divBdr>
        </w:div>
        <w:div w:id="1597446454">
          <w:marLeft w:val="640"/>
          <w:marRight w:val="0"/>
          <w:marTop w:val="0"/>
          <w:marBottom w:val="0"/>
          <w:divBdr>
            <w:top w:val="none" w:sz="0" w:space="0" w:color="auto"/>
            <w:left w:val="none" w:sz="0" w:space="0" w:color="auto"/>
            <w:bottom w:val="none" w:sz="0" w:space="0" w:color="auto"/>
            <w:right w:val="none" w:sz="0" w:space="0" w:color="auto"/>
          </w:divBdr>
        </w:div>
        <w:div w:id="979530145">
          <w:marLeft w:val="640"/>
          <w:marRight w:val="0"/>
          <w:marTop w:val="0"/>
          <w:marBottom w:val="0"/>
          <w:divBdr>
            <w:top w:val="none" w:sz="0" w:space="0" w:color="auto"/>
            <w:left w:val="none" w:sz="0" w:space="0" w:color="auto"/>
            <w:bottom w:val="none" w:sz="0" w:space="0" w:color="auto"/>
            <w:right w:val="none" w:sz="0" w:space="0" w:color="auto"/>
          </w:divBdr>
        </w:div>
        <w:div w:id="1718356505">
          <w:marLeft w:val="640"/>
          <w:marRight w:val="0"/>
          <w:marTop w:val="0"/>
          <w:marBottom w:val="0"/>
          <w:divBdr>
            <w:top w:val="none" w:sz="0" w:space="0" w:color="auto"/>
            <w:left w:val="none" w:sz="0" w:space="0" w:color="auto"/>
            <w:bottom w:val="none" w:sz="0" w:space="0" w:color="auto"/>
            <w:right w:val="none" w:sz="0" w:space="0" w:color="auto"/>
          </w:divBdr>
        </w:div>
        <w:div w:id="1604995023">
          <w:marLeft w:val="640"/>
          <w:marRight w:val="0"/>
          <w:marTop w:val="0"/>
          <w:marBottom w:val="0"/>
          <w:divBdr>
            <w:top w:val="none" w:sz="0" w:space="0" w:color="auto"/>
            <w:left w:val="none" w:sz="0" w:space="0" w:color="auto"/>
            <w:bottom w:val="none" w:sz="0" w:space="0" w:color="auto"/>
            <w:right w:val="none" w:sz="0" w:space="0" w:color="auto"/>
          </w:divBdr>
        </w:div>
        <w:div w:id="2045212604">
          <w:marLeft w:val="640"/>
          <w:marRight w:val="0"/>
          <w:marTop w:val="0"/>
          <w:marBottom w:val="0"/>
          <w:divBdr>
            <w:top w:val="none" w:sz="0" w:space="0" w:color="auto"/>
            <w:left w:val="none" w:sz="0" w:space="0" w:color="auto"/>
            <w:bottom w:val="none" w:sz="0" w:space="0" w:color="auto"/>
            <w:right w:val="none" w:sz="0" w:space="0" w:color="auto"/>
          </w:divBdr>
        </w:div>
        <w:div w:id="496725833">
          <w:marLeft w:val="640"/>
          <w:marRight w:val="0"/>
          <w:marTop w:val="0"/>
          <w:marBottom w:val="0"/>
          <w:divBdr>
            <w:top w:val="none" w:sz="0" w:space="0" w:color="auto"/>
            <w:left w:val="none" w:sz="0" w:space="0" w:color="auto"/>
            <w:bottom w:val="none" w:sz="0" w:space="0" w:color="auto"/>
            <w:right w:val="none" w:sz="0" w:space="0" w:color="auto"/>
          </w:divBdr>
        </w:div>
        <w:div w:id="1654990412">
          <w:marLeft w:val="640"/>
          <w:marRight w:val="0"/>
          <w:marTop w:val="0"/>
          <w:marBottom w:val="0"/>
          <w:divBdr>
            <w:top w:val="none" w:sz="0" w:space="0" w:color="auto"/>
            <w:left w:val="none" w:sz="0" w:space="0" w:color="auto"/>
            <w:bottom w:val="none" w:sz="0" w:space="0" w:color="auto"/>
            <w:right w:val="none" w:sz="0" w:space="0" w:color="auto"/>
          </w:divBdr>
        </w:div>
        <w:div w:id="1470512083">
          <w:marLeft w:val="640"/>
          <w:marRight w:val="0"/>
          <w:marTop w:val="0"/>
          <w:marBottom w:val="0"/>
          <w:divBdr>
            <w:top w:val="none" w:sz="0" w:space="0" w:color="auto"/>
            <w:left w:val="none" w:sz="0" w:space="0" w:color="auto"/>
            <w:bottom w:val="none" w:sz="0" w:space="0" w:color="auto"/>
            <w:right w:val="none" w:sz="0" w:space="0" w:color="auto"/>
          </w:divBdr>
        </w:div>
        <w:div w:id="571737138">
          <w:marLeft w:val="640"/>
          <w:marRight w:val="0"/>
          <w:marTop w:val="0"/>
          <w:marBottom w:val="0"/>
          <w:divBdr>
            <w:top w:val="none" w:sz="0" w:space="0" w:color="auto"/>
            <w:left w:val="none" w:sz="0" w:space="0" w:color="auto"/>
            <w:bottom w:val="none" w:sz="0" w:space="0" w:color="auto"/>
            <w:right w:val="none" w:sz="0" w:space="0" w:color="auto"/>
          </w:divBdr>
        </w:div>
        <w:div w:id="1765222080">
          <w:marLeft w:val="640"/>
          <w:marRight w:val="0"/>
          <w:marTop w:val="0"/>
          <w:marBottom w:val="0"/>
          <w:divBdr>
            <w:top w:val="none" w:sz="0" w:space="0" w:color="auto"/>
            <w:left w:val="none" w:sz="0" w:space="0" w:color="auto"/>
            <w:bottom w:val="none" w:sz="0" w:space="0" w:color="auto"/>
            <w:right w:val="none" w:sz="0" w:space="0" w:color="auto"/>
          </w:divBdr>
        </w:div>
        <w:div w:id="900142028">
          <w:marLeft w:val="640"/>
          <w:marRight w:val="0"/>
          <w:marTop w:val="0"/>
          <w:marBottom w:val="0"/>
          <w:divBdr>
            <w:top w:val="none" w:sz="0" w:space="0" w:color="auto"/>
            <w:left w:val="none" w:sz="0" w:space="0" w:color="auto"/>
            <w:bottom w:val="none" w:sz="0" w:space="0" w:color="auto"/>
            <w:right w:val="none" w:sz="0" w:space="0" w:color="auto"/>
          </w:divBdr>
        </w:div>
        <w:div w:id="2089231878">
          <w:marLeft w:val="640"/>
          <w:marRight w:val="0"/>
          <w:marTop w:val="0"/>
          <w:marBottom w:val="0"/>
          <w:divBdr>
            <w:top w:val="none" w:sz="0" w:space="0" w:color="auto"/>
            <w:left w:val="none" w:sz="0" w:space="0" w:color="auto"/>
            <w:bottom w:val="none" w:sz="0" w:space="0" w:color="auto"/>
            <w:right w:val="none" w:sz="0" w:space="0" w:color="auto"/>
          </w:divBdr>
        </w:div>
        <w:div w:id="1299218098">
          <w:marLeft w:val="640"/>
          <w:marRight w:val="0"/>
          <w:marTop w:val="0"/>
          <w:marBottom w:val="0"/>
          <w:divBdr>
            <w:top w:val="none" w:sz="0" w:space="0" w:color="auto"/>
            <w:left w:val="none" w:sz="0" w:space="0" w:color="auto"/>
            <w:bottom w:val="none" w:sz="0" w:space="0" w:color="auto"/>
            <w:right w:val="none" w:sz="0" w:space="0" w:color="auto"/>
          </w:divBdr>
        </w:div>
      </w:divsChild>
    </w:div>
    <w:div w:id="274558556">
      <w:bodyDiv w:val="1"/>
      <w:marLeft w:val="0"/>
      <w:marRight w:val="0"/>
      <w:marTop w:val="0"/>
      <w:marBottom w:val="0"/>
      <w:divBdr>
        <w:top w:val="none" w:sz="0" w:space="0" w:color="auto"/>
        <w:left w:val="none" w:sz="0" w:space="0" w:color="auto"/>
        <w:bottom w:val="none" w:sz="0" w:space="0" w:color="auto"/>
        <w:right w:val="none" w:sz="0" w:space="0" w:color="auto"/>
      </w:divBdr>
    </w:div>
    <w:div w:id="279142946">
      <w:bodyDiv w:val="1"/>
      <w:marLeft w:val="0"/>
      <w:marRight w:val="0"/>
      <w:marTop w:val="0"/>
      <w:marBottom w:val="0"/>
      <w:divBdr>
        <w:top w:val="none" w:sz="0" w:space="0" w:color="auto"/>
        <w:left w:val="none" w:sz="0" w:space="0" w:color="auto"/>
        <w:bottom w:val="none" w:sz="0" w:space="0" w:color="auto"/>
        <w:right w:val="none" w:sz="0" w:space="0" w:color="auto"/>
      </w:divBdr>
    </w:div>
    <w:div w:id="286086823">
      <w:bodyDiv w:val="1"/>
      <w:marLeft w:val="0"/>
      <w:marRight w:val="0"/>
      <w:marTop w:val="0"/>
      <w:marBottom w:val="0"/>
      <w:divBdr>
        <w:top w:val="none" w:sz="0" w:space="0" w:color="auto"/>
        <w:left w:val="none" w:sz="0" w:space="0" w:color="auto"/>
        <w:bottom w:val="none" w:sz="0" w:space="0" w:color="auto"/>
        <w:right w:val="none" w:sz="0" w:space="0" w:color="auto"/>
      </w:divBdr>
    </w:div>
    <w:div w:id="286936745">
      <w:bodyDiv w:val="1"/>
      <w:marLeft w:val="0"/>
      <w:marRight w:val="0"/>
      <w:marTop w:val="0"/>
      <w:marBottom w:val="0"/>
      <w:divBdr>
        <w:top w:val="none" w:sz="0" w:space="0" w:color="auto"/>
        <w:left w:val="none" w:sz="0" w:space="0" w:color="auto"/>
        <w:bottom w:val="none" w:sz="0" w:space="0" w:color="auto"/>
        <w:right w:val="none" w:sz="0" w:space="0" w:color="auto"/>
      </w:divBdr>
    </w:div>
    <w:div w:id="287785003">
      <w:bodyDiv w:val="1"/>
      <w:marLeft w:val="0"/>
      <w:marRight w:val="0"/>
      <w:marTop w:val="0"/>
      <w:marBottom w:val="0"/>
      <w:divBdr>
        <w:top w:val="none" w:sz="0" w:space="0" w:color="auto"/>
        <w:left w:val="none" w:sz="0" w:space="0" w:color="auto"/>
        <w:bottom w:val="none" w:sz="0" w:space="0" w:color="auto"/>
        <w:right w:val="none" w:sz="0" w:space="0" w:color="auto"/>
      </w:divBdr>
    </w:div>
    <w:div w:id="288055931">
      <w:bodyDiv w:val="1"/>
      <w:marLeft w:val="0"/>
      <w:marRight w:val="0"/>
      <w:marTop w:val="0"/>
      <w:marBottom w:val="0"/>
      <w:divBdr>
        <w:top w:val="none" w:sz="0" w:space="0" w:color="auto"/>
        <w:left w:val="none" w:sz="0" w:space="0" w:color="auto"/>
        <w:bottom w:val="none" w:sz="0" w:space="0" w:color="auto"/>
        <w:right w:val="none" w:sz="0" w:space="0" w:color="auto"/>
      </w:divBdr>
    </w:div>
    <w:div w:id="295108669">
      <w:bodyDiv w:val="1"/>
      <w:marLeft w:val="0"/>
      <w:marRight w:val="0"/>
      <w:marTop w:val="0"/>
      <w:marBottom w:val="0"/>
      <w:divBdr>
        <w:top w:val="none" w:sz="0" w:space="0" w:color="auto"/>
        <w:left w:val="none" w:sz="0" w:space="0" w:color="auto"/>
        <w:bottom w:val="none" w:sz="0" w:space="0" w:color="auto"/>
        <w:right w:val="none" w:sz="0" w:space="0" w:color="auto"/>
      </w:divBdr>
    </w:div>
    <w:div w:id="301034990">
      <w:bodyDiv w:val="1"/>
      <w:marLeft w:val="0"/>
      <w:marRight w:val="0"/>
      <w:marTop w:val="0"/>
      <w:marBottom w:val="0"/>
      <w:divBdr>
        <w:top w:val="none" w:sz="0" w:space="0" w:color="auto"/>
        <w:left w:val="none" w:sz="0" w:space="0" w:color="auto"/>
        <w:bottom w:val="none" w:sz="0" w:space="0" w:color="auto"/>
        <w:right w:val="none" w:sz="0" w:space="0" w:color="auto"/>
      </w:divBdr>
    </w:div>
    <w:div w:id="310915582">
      <w:bodyDiv w:val="1"/>
      <w:marLeft w:val="0"/>
      <w:marRight w:val="0"/>
      <w:marTop w:val="0"/>
      <w:marBottom w:val="0"/>
      <w:divBdr>
        <w:top w:val="none" w:sz="0" w:space="0" w:color="auto"/>
        <w:left w:val="none" w:sz="0" w:space="0" w:color="auto"/>
        <w:bottom w:val="none" w:sz="0" w:space="0" w:color="auto"/>
        <w:right w:val="none" w:sz="0" w:space="0" w:color="auto"/>
      </w:divBdr>
    </w:div>
    <w:div w:id="313065510">
      <w:bodyDiv w:val="1"/>
      <w:marLeft w:val="0"/>
      <w:marRight w:val="0"/>
      <w:marTop w:val="0"/>
      <w:marBottom w:val="0"/>
      <w:divBdr>
        <w:top w:val="none" w:sz="0" w:space="0" w:color="auto"/>
        <w:left w:val="none" w:sz="0" w:space="0" w:color="auto"/>
        <w:bottom w:val="none" w:sz="0" w:space="0" w:color="auto"/>
        <w:right w:val="none" w:sz="0" w:space="0" w:color="auto"/>
      </w:divBdr>
    </w:div>
    <w:div w:id="314190397">
      <w:bodyDiv w:val="1"/>
      <w:marLeft w:val="0"/>
      <w:marRight w:val="0"/>
      <w:marTop w:val="0"/>
      <w:marBottom w:val="0"/>
      <w:divBdr>
        <w:top w:val="none" w:sz="0" w:space="0" w:color="auto"/>
        <w:left w:val="none" w:sz="0" w:space="0" w:color="auto"/>
        <w:bottom w:val="none" w:sz="0" w:space="0" w:color="auto"/>
        <w:right w:val="none" w:sz="0" w:space="0" w:color="auto"/>
      </w:divBdr>
    </w:div>
    <w:div w:id="321546987">
      <w:bodyDiv w:val="1"/>
      <w:marLeft w:val="0"/>
      <w:marRight w:val="0"/>
      <w:marTop w:val="0"/>
      <w:marBottom w:val="0"/>
      <w:divBdr>
        <w:top w:val="none" w:sz="0" w:space="0" w:color="auto"/>
        <w:left w:val="none" w:sz="0" w:space="0" w:color="auto"/>
        <w:bottom w:val="none" w:sz="0" w:space="0" w:color="auto"/>
        <w:right w:val="none" w:sz="0" w:space="0" w:color="auto"/>
      </w:divBdr>
    </w:div>
    <w:div w:id="321550466">
      <w:bodyDiv w:val="1"/>
      <w:marLeft w:val="0"/>
      <w:marRight w:val="0"/>
      <w:marTop w:val="0"/>
      <w:marBottom w:val="0"/>
      <w:divBdr>
        <w:top w:val="none" w:sz="0" w:space="0" w:color="auto"/>
        <w:left w:val="none" w:sz="0" w:space="0" w:color="auto"/>
        <w:bottom w:val="none" w:sz="0" w:space="0" w:color="auto"/>
        <w:right w:val="none" w:sz="0" w:space="0" w:color="auto"/>
      </w:divBdr>
    </w:div>
    <w:div w:id="322051653">
      <w:bodyDiv w:val="1"/>
      <w:marLeft w:val="0"/>
      <w:marRight w:val="0"/>
      <w:marTop w:val="0"/>
      <w:marBottom w:val="0"/>
      <w:divBdr>
        <w:top w:val="none" w:sz="0" w:space="0" w:color="auto"/>
        <w:left w:val="none" w:sz="0" w:space="0" w:color="auto"/>
        <w:bottom w:val="none" w:sz="0" w:space="0" w:color="auto"/>
        <w:right w:val="none" w:sz="0" w:space="0" w:color="auto"/>
      </w:divBdr>
    </w:div>
    <w:div w:id="325596459">
      <w:bodyDiv w:val="1"/>
      <w:marLeft w:val="0"/>
      <w:marRight w:val="0"/>
      <w:marTop w:val="0"/>
      <w:marBottom w:val="0"/>
      <w:divBdr>
        <w:top w:val="none" w:sz="0" w:space="0" w:color="auto"/>
        <w:left w:val="none" w:sz="0" w:space="0" w:color="auto"/>
        <w:bottom w:val="none" w:sz="0" w:space="0" w:color="auto"/>
        <w:right w:val="none" w:sz="0" w:space="0" w:color="auto"/>
      </w:divBdr>
    </w:div>
    <w:div w:id="326129381">
      <w:bodyDiv w:val="1"/>
      <w:marLeft w:val="0"/>
      <w:marRight w:val="0"/>
      <w:marTop w:val="0"/>
      <w:marBottom w:val="0"/>
      <w:divBdr>
        <w:top w:val="none" w:sz="0" w:space="0" w:color="auto"/>
        <w:left w:val="none" w:sz="0" w:space="0" w:color="auto"/>
        <w:bottom w:val="none" w:sz="0" w:space="0" w:color="auto"/>
        <w:right w:val="none" w:sz="0" w:space="0" w:color="auto"/>
      </w:divBdr>
    </w:div>
    <w:div w:id="327950940">
      <w:bodyDiv w:val="1"/>
      <w:marLeft w:val="0"/>
      <w:marRight w:val="0"/>
      <w:marTop w:val="0"/>
      <w:marBottom w:val="0"/>
      <w:divBdr>
        <w:top w:val="none" w:sz="0" w:space="0" w:color="auto"/>
        <w:left w:val="none" w:sz="0" w:space="0" w:color="auto"/>
        <w:bottom w:val="none" w:sz="0" w:space="0" w:color="auto"/>
        <w:right w:val="none" w:sz="0" w:space="0" w:color="auto"/>
      </w:divBdr>
    </w:div>
    <w:div w:id="329262714">
      <w:bodyDiv w:val="1"/>
      <w:marLeft w:val="0"/>
      <w:marRight w:val="0"/>
      <w:marTop w:val="0"/>
      <w:marBottom w:val="0"/>
      <w:divBdr>
        <w:top w:val="none" w:sz="0" w:space="0" w:color="auto"/>
        <w:left w:val="none" w:sz="0" w:space="0" w:color="auto"/>
        <w:bottom w:val="none" w:sz="0" w:space="0" w:color="auto"/>
        <w:right w:val="none" w:sz="0" w:space="0" w:color="auto"/>
      </w:divBdr>
    </w:div>
    <w:div w:id="331491712">
      <w:bodyDiv w:val="1"/>
      <w:marLeft w:val="0"/>
      <w:marRight w:val="0"/>
      <w:marTop w:val="0"/>
      <w:marBottom w:val="0"/>
      <w:divBdr>
        <w:top w:val="none" w:sz="0" w:space="0" w:color="auto"/>
        <w:left w:val="none" w:sz="0" w:space="0" w:color="auto"/>
        <w:bottom w:val="none" w:sz="0" w:space="0" w:color="auto"/>
        <w:right w:val="none" w:sz="0" w:space="0" w:color="auto"/>
      </w:divBdr>
    </w:div>
    <w:div w:id="332608349">
      <w:bodyDiv w:val="1"/>
      <w:marLeft w:val="0"/>
      <w:marRight w:val="0"/>
      <w:marTop w:val="0"/>
      <w:marBottom w:val="0"/>
      <w:divBdr>
        <w:top w:val="none" w:sz="0" w:space="0" w:color="auto"/>
        <w:left w:val="none" w:sz="0" w:space="0" w:color="auto"/>
        <w:bottom w:val="none" w:sz="0" w:space="0" w:color="auto"/>
        <w:right w:val="none" w:sz="0" w:space="0" w:color="auto"/>
      </w:divBdr>
    </w:div>
    <w:div w:id="332952305">
      <w:bodyDiv w:val="1"/>
      <w:marLeft w:val="0"/>
      <w:marRight w:val="0"/>
      <w:marTop w:val="0"/>
      <w:marBottom w:val="0"/>
      <w:divBdr>
        <w:top w:val="none" w:sz="0" w:space="0" w:color="auto"/>
        <w:left w:val="none" w:sz="0" w:space="0" w:color="auto"/>
        <w:bottom w:val="none" w:sz="0" w:space="0" w:color="auto"/>
        <w:right w:val="none" w:sz="0" w:space="0" w:color="auto"/>
      </w:divBdr>
    </w:div>
    <w:div w:id="337656168">
      <w:bodyDiv w:val="1"/>
      <w:marLeft w:val="0"/>
      <w:marRight w:val="0"/>
      <w:marTop w:val="0"/>
      <w:marBottom w:val="0"/>
      <w:divBdr>
        <w:top w:val="none" w:sz="0" w:space="0" w:color="auto"/>
        <w:left w:val="none" w:sz="0" w:space="0" w:color="auto"/>
        <w:bottom w:val="none" w:sz="0" w:space="0" w:color="auto"/>
        <w:right w:val="none" w:sz="0" w:space="0" w:color="auto"/>
      </w:divBdr>
    </w:div>
    <w:div w:id="337780671">
      <w:bodyDiv w:val="1"/>
      <w:marLeft w:val="0"/>
      <w:marRight w:val="0"/>
      <w:marTop w:val="0"/>
      <w:marBottom w:val="0"/>
      <w:divBdr>
        <w:top w:val="none" w:sz="0" w:space="0" w:color="auto"/>
        <w:left w:val="none" w:sz="0" w:space="0" w:color="auto"/>
        <w:bottom w:val="none" w:sz="0" w:space="0" w:color="auto"/>
        <w:right w:val="none" w:sz="0" w:space="0" w:color="auto"/>
      </w:divBdr>
    </w:div>
    <w:div w:id="338049158">
      <w:bodyDiv w:val="1"/>
      <w:marLeft w:val="0"/>
      <w:marRight w:val="0"/>
      <w:marTop w:val="0"/>
      <w:marBottom w:val="0"/>
      <w:divBdr>
        <w:top w:val="none" w:sz="0" w:space="0" w:color="auto"/>
        <w:left w:val="none" w:sz="0" w:space="0" w:color="auto"/>
        <w:bottom w:val="none" w:sz="0" w:space="0" w:color="auto"/>
        <w:right w:val="none" w:sz="0" w:space="0" w:color="auto"/>
      </w:divBdr>
    </w:div>
    <w:div w:id="338390973">
      <w:bodyDiv w:val="1"/>
      <w:marLeft w:val="0"/>
      <w:marRight w:val="0"/>
      <w:marTop w:val="0"/>
      <w:marBottom w:val="0"/>
      <w:divBdr>
        <w:top w:val="none" w:sz="0" w:space="0" w:color="auto"/>
        <w:left w:val="none" w:sz="0" w:space="0" w:color="auto"/>
        <w:bottom w:val="none" w:sz="0" w:space="0" w:color="auto"/>
        <w:right w:val="none" w:sz="0" w:space="0" w:color="auto"/>
      </w:divBdr>
    </w:div>
    <w:div w:id="338505694">
      <w:bodyDiv w:val="1"/>
      <w:marLeft w:val="0"/>
      <w:marRight w:val="0"/>
      <w:marTop w:val="0"/>
      <w:marBottom w:val="0"/>
      <w:divBdr>
        <w:top w:val="none" w:sz="0" w:space="0" w:color="auto"/>
        <w:left w:val="none" w:sz="0" w:space="0" w:color="auto"/>
        <w:bottom w:val="none" w:sz="0" w:space="0" w:color="auto"/>
        <w:right w:val="none" w:sz="0" w:space="0" w:color="auto"/>
      </w:divBdr>
    </w:div>
    <w:div w:id="339085890">
      <w:bodyDiv w:val="1"/>
      <w:marLeft w:val="0"/>
      <w:marRight w:val="0"/>
      <w:marTop w:val="0"/>
      <w:marBottom w:val="0"/>
      <w:divBdr>
        <w:top w:val="none" w:sz="0" w:space="0" w:color="auto"/>
        <w:left w:val="none" w:sz="0" w:space="0" w:color="auto"/>
        <w:bottom w:val="none" w:sz="0" w:space="0" w:color="auto"/>
        <w:right w:val="none" w:sz="0" w:space="0" w:color="auto"/>
      </w:divBdr>
    </w:div>
    <w:div w:id="339351094">
      <w:bodyDiv w:val="1"/>
      <w:marLeft w:val="0"/>
      <w:marRight w:val="0"/>
      <w:marTop w:val="0"/>
      <w:marBottom w:val="0"/>
      <w:divBdr>
        <w:top w:val="none" w:sz="0" w:space="0" w:color="auto"/>
        <w:left w:val="none" w:sz="0" w:space="0" w:color="auto"/>
        <w:bottom w:val="none" w:sz="0" w:space="0" w:color="auto"/>
        <w:right w:val="none" w:sz="0" w:space="0" w:color="auto"/>
      </w:divBdr>
      <w:divsChild>
        <w:div w:id="442696227">
          <w:marLeft w:val="640"/>
          <w:marRight w:val="0"/>
          <w:marTop w:val="0"/>
          <w:marBottom w:val="0"/>
          <w:divBdr>
            <w:top w:val="none" w:sz="0" w:space="0" w:color="auto"/>
            <w:left w:val="none" w:sz="0" w:space="0" w:color="auto"/>
            <w:bottom w:val="none" w:sz="0" w:space="0" w:color="auto"/>
            <w:right w:val="none" w:sz="0" w:space="0" w:color="auto"/>
          </w:divBdr>
        </w:div>
        <w:div w:id="242225325">
          <w:marLeft w:val="640"/>
          <w:marRight w:val="0"/>
          <w:marTop w:val="0"/>
          <w:marBottom w:val="0"/>
          <w:divBdr>
            <w:top w:val="none" w:sz="0" w:space="0" w:color="auto"/>
            <w:left w:val="none" w:sz="0" w:space="0" w:color="auto"/>
            <w:bottom w:val="none" w:sz="0" w:space="0" w:color="auto"/>
            <w:right w:val="none" w:sz="0" w:space="0" w:color="auto"/>
          </w:divBdr>
        </w:div>
        <w:div w:id="968583618">
          <w:marLeft w:val="640"/>
          <w:marRight w:val="0"/>
          <w:marTop w:val="0"/>
          <w:marBottom w:val="0"/>
          <w:divBdr>
            <w:top w:val="none" w:sz="0" w:space="0" w:color="auto"/>
            <w:left w:val="none" w:sz="0" w:space="0" w:color="auto"/>
            <w:bottom w:val="none" w:sz="0" w:space="0" w:color="auto"/>
            <w:right w:val="none" w:sz="0" w:space="0" w:color="auto"/>
          </w:divBdr>
        </w:div>
        <w:div w:id="1600141172">
          <w:marLeft w:val="640"/>
          <w:marRight w:val="0"/>
          <w:marTop w:val="0"/>
          <w:marBottom w:val="0"/>
          <w:divBdr>
            <w:top w:val="none" w:sz="0" w:space="0" w:color="auto"/>
            <w:left w:val="none" w:sz="0" w:space="0" w:color="auto"/>
            <w:bottom w:val="none" w:sz="0" w:space="0" w:color="auto"/>
            <w:right w:val="none" w:sz="0" w:space="0" w:color="auto"/>
          </w:divBdr>
        </w:div>
        <w:div w:id="1926962179">
          <w:marLeft w:val="640"/>
          <w:marRight w:val="0"/>
          <w:marTop w:val="0"/>
          <w:marBottom w:val="0"/>
          <w:divBdr>
            <w:top w:val="none" w:sz="0" w:space="0" w:color="auto"/>
            <w:left w:val="none" w:sz="0" w:space="0" w:color="auto"/>
            <w:bottom w:val="none" w:sz="0" w:space="0" w:color="auto"/>
            <w:right w:val="none" w:sz="0" w:space="0" w:color="auto"/>
          </w:divBdr>
        </w:div>
        <w:div w:id="621497360">
          <w:marLeft w:val="640"/>
          <w:marRight w:val="0"/>
          <w:marTop w:val="0"/>
          <w:marBottom w:val="0"/>
          <w:divBdr>
            <w:top w:val="none" w:sz="0" w:space="0" w:color="auto"/>
            <w:left w:val="none" w:sz="0" w:space="0" w:color="auto"/>
            <w:bottom w:val="none" w:sz="0" w:space="0" w:color="auto"/>
            <w:right w:val="none" w:sz="0" w:space="0" w:color="auto"/>
          </w:divBdr>
        </w:div>
        <w:div w:id="833690447">
          <w:marLeft w:val="640"/>
          <w:marRight w:val="0"/>
          <w:marTop w:val="0"/>
          <w:marBottom w:val="0"/>
          <w:divBdr>
            <w:top w:val="none" w:sz="0" w:space="0" w:color="auto"/>
            <w:left w:val="none" w:sz="0" w:space="0" w:color="auto"/>
            <w:bottom w:val="none" w:sz="0" w:space="0" w:color="auto"/>
            <w:right w:val="none" w:sz="0" w:space="0" w:color="auto"/>
          </w:divBdr>
        </w:div>
        <w:div w:id="657225547">
          <w:marLeft w:val="640"/>
          <w:marRight w:val="0"/>
          <w:marTop w:val="0"/>
          <w:marBottom w:val="0"/>
          <w:divBdr>
            <w:top w:val="none" w:sz="0" w:space="0" w:color="auto"/>
            <w:left w:val="none" w:sz="0" w:space="0" w:color="auto"/>
            <w:bottom w:val="none" w:sz="0" w:space="0" w:color="auto"/>
            <w:right w:val="none" w:sz="0" w:space="0" w:color="auto"/>
          </w:divBdr>
        </w:div>
        <w:div w:id="834538136">
          <w:marLeft w:val="640"/>
          <w:marRight w:val="0"/>
          <w:marTop w:val="0"/>
          <w:marBottom w:val="0"/>
          <w:divBdr>
            <w:top w:val="none" w:sz="0" w:space="0" w:color="auto"/>
            <w:left w:val="none" w:sz="0" w:space="0" w:color="auto"/>
            <w:bottom w:val="none" w:sz="0" w:space="0" w:color="auto"/>
            <w:right w:val="none" w:sz="0" w:space="0" w:color="auto"/>
          </w:divBdr>
        </w:div>
        <w:div w:id="1953706811">
          <w:marLeft w:val="640"/>
          <w:marRight w:val="0"/>
          <w:marTop w:val="0"/>
          <w:marBottom w:val="0"/>
          <w:divBdr>
            <w:top w:val="none" w:sz="0" w:space="0" w:color="auto"/>
            <w:left w:val="none" w:sz="0" w:space="0" w:color="auto"/>
            <w:bottom w:val="none" w:sz="0" w:space="0" w:color="auto"/>
            <w:right w:val="none" w:sz="0" w:space="0" w:color="auto"/>
          </w:divBdr>
        </w:div>
        <w:div w:id="1865240600">
          <w:marLeft w:val="640"/>
          <w:marRight w:val="0"/>
          <w:marTop w:val="0"/>
          <w:marBottom w:val="0"/>
          <w:divBdr>
            <w:top w:val="none" w:sz="0" w:space="0" w:color="auto"/>
            <w:left w:val="none" w:sz="0" w:space="0" w:color="auto"/>
            <w:bottom w:val="none" w:sz="0" w:space="0" w:color="auto"/>
            <w:right w:val="none" w:sz="0" w:space="0" w:color="auto"/>
          </w:divBdr>
        </w:div>
        <w:div w:id="1078095621">
          <w:marLeft w:val="640"/>
          <w:marRight w:val="0"/>
          <w:marTop w:val="0"/>
          <w:marBottom w:val="0"/>
          <w:divBdr>
            <w:top w:val="none" w:sz="0" w:space="0" w:color="auto"/>
            <w:left w:val="none" w:sz="0" w:space="0" w:color="auto"/>
            <w:bottom w:val="none" w:sz="0" w:space="0" w:color="auto"/>
            <w:right w:val="none" w:sz="0" w:space="0" w:color="auto"/>
          </w:divBdr>
        </w:div>
        <w:div w:id="1170679785">
          <w:marLeft w:val="640"/>
          <w:marRight w:val="0"/>
          <w:marTop w:val="0"/>
          <w:marBottom w:val="0"/>
          <w:divBdr>
            <w:top w:val="none" w:sz="0" w:space="0" w:color="auto"/>
            <w:left w:val="none" w:sz="0" w:space="0" w:color="auto"/>
            <w:bottom w:val="none" w:sz="0" w:space="0" w:color="auto"/>
            <w:right w:val="none" w:sz="0" w:space="0" w:color="auto"/>
          </w:divBdr>
        </w:div>
        <w:div w:id="930043109">
          <w:marLeft w:val="640"/>
          <w:marRight w:val="0"/>
          <w:marTop w:val="0"/>
          <w:marBottom w:val="0"/>
          <w:divBdr>
            <w:top w:val="none" w:sz="0" w:space="0" w:color="auto"/>
            <w:left w:val="none" w:sz="0" w:space="0" w:color="auto"/>
            <w:bottom w:val="none" w:sz="0" w:space="0" w:color="auto"/>
            <w:right w:val="none" w:sz="0" w:space="0" w:color="auto"/>
          </w:divBdr>
        </w:div>
        <w:div w:id="2116552128">
          <w:marLeft w:val="640"/>
          <w:marRight w:val="0"/>
          <w:marTop w:val="0"/>
          <w:marBottom w:val="0"/>
          <w:divBdr>
            <w:top w:val="none" w:sz="0" w:space="0" w:color="auto"/>
            <w:left w:val="none" w:sz="0" w:space="0" w:color="auto"/>
            <w:bottom w:val="none" w:sz="0" w:space="0" w:color="auto"/>
            <w:right w:val="none" w:sz="0" w:space="0" w:color="auto"/>
          </w:divBdr>
        </w:div>
        <w:div w:id="851801485">
          <w:marLeft w:val="640"/>
          <w:marRight w:val="0"/>
          <w:marTop w:val="0"/>
          <w:marBottom w:val="0"/>
          <w:divBdr>
            <w:top w:val="none" w:sz="0" w:space="0" w:color="auto"/>
            <w:left w:val="none" w:sz="0" w:space="0" w:color="auto"/>
            <w:bottom w:val="none" w:sz="0" w:space="0" w:color="auto"/>
            <w:right w:val="none" w:sz="0" w:space="0" w:color="auto"/>
          </w:divBdr>
        </w:div>
        <w:div w:id="1275360105">
          <w:marLeft w:val="640"/>
          <w:marRight w:val="0"/>
          <w:marTop w:val="0"/>
          <w:marBottom w:val="0"/>
          <w:divBdr>
            <w:top w:val="none" w:sz="0" w:space="0" w:color="auto"/>
            <w:left w:val="none" w:sz="0" w:space="0" w:color="auto"/>
            <w:bottom w:val="none" w:sz="0" w:space="0" w:color="auto"/>
            <w:right w:val="none" w:sz="0" w:space="0" w:color="auto"/>
          </w:divBdr>
        </w:div>
        <w:div w:id="916091941">
          <w:marLeft w:val="640"/>
          <w:marRight w:val="0"/>
          <w:marTop w:val="0"/>
          <w:marBottom w:val="0"/>
          <w:divBdr>
            <w:top w:val="none" w:sz="0" w:space="0" w:color="auto"/>
            <w:left w:val="none" w:sz="0" w:space="0" w:color="auto"/>
            <w:bottom w:val="none" w:sz="0" w:space="0" w:color="auto"/>
            <w:right w:val="none" w:sz="0" w:space="0" w:color="auto"/>
          </w:divBdr>
        </w:div>
        <w:div w:id="1544711980">
          <w:marLeft w:val="640"/>
          <w:marRight w:val="0"/>
          <w:marTop w:val="0"/>
          <w:marBottom w:val="0"/>
          <w:divBdr>
            <w:top w:val="none" w:sz="0" w:space="0" w:color="auto"/>
            <w:left w:val="none" w:sz="0" w:space="0" w:color="auto"/>
            <w:bottom w:val="none" w:sz="0" w:space="0" w:color="auto"/>
            <w:right w:val="none" w:sz="0" w:space="0" w:color="auto"/>
          </w:divBdr>
        </w:div>
        <w:div w:id="325744898">
          <w:marLeft w:val="640"/>
          <w:marRight w:val="0"/>
          <w:marTop w:val="0"/>
          <w:marBottom w:val="0"/>
          <w:divBdr>
            <w:top w:val="none" w:sz="0" w:space="0" w:color="auto"/>
            <w:left w:val="none" w:sz="0" w:space="0" w:color="auto"/>
            <w:bottom w:val="none" w:sz="0" w:space="0" w:color="auto"/>
            <w:right w:val="none" w:sz="0" w:space="0" w:color="auto"/>
          </w:divBdr>
        </w:div>
        <w:div w:id="2061318236">
          <w:marLeft w:val="640"/>
          <w:marRight w:val="0"/>
          <w:marTop w:val="0"/>
          <w:marBottom w:val="0"/>
          <w:divBdr>
            <w:top w:val="none" w:sz="0" w:space="0" w:color="auto"/>
            <w:left w:val="none" w:sz="0" w:space="0" w:color="auto"/>
            <w:bottom w:val="none" w:sz="0" w:space="0" w:color="auto"/>
            <w:right w:val="none" w:sz="0" w:space="0" w:color="auto"/>
          </w:divBdr>
        </w:div>
        <w:div w:id="1076896877">
          <w:marLeft w:val="640"/>
          <w:marRight w:val="0"/>
          <w:marTop w:val="0"/>
          <w:marBottom w:val="0"/>
          <w:divBdr>
            <w:top w:val="none" w:sz="0" w:space="0" w:color="auto"/>
            <w:left w:val="none" w:sz="0" w:space="0" w:color="auto"/>
            <w:bottom w:val="none" w:sz="0" w:space="0" w:color="auto"/>
            <w:right w:val="none" w:sz="0" w:space="0" w:color="auto"/>
          </w:divBdr>
        </w:div>
        <w:div w:id="1977221363">
          <w:marLeft w:val="640"/>
          <w:marRight w:val="0"/>
          <w:marTop w:val="0"/>
          <w:marBottom w:val="0"/>
          <w:divBdr>
            <w:top w:val="none" w:sz="0" w:space="0" w:color="auto"/>
            <w:left w:val="none" w:sz="0" w:space="0" w:color="auto"/>
            <w:bottom w:val="none" w:sz="0" w:space="0" w:color="auto"/>
            <w:right w:val="none" w:sz="0" w:space="0" w:color="auto"/>
          </w:divBdr>
        </w:div>
        <w:div w:id="1810201189">
          <w:marLeft w:val="640"/>
          <w:marRight w:val="0"/>
          <w:marTop w:val="0"/>
          <w:marBottom w:val="0"/>
          <w:divBdr>
            <w:top w:val="none" w:sz="0" w:space="0" w:color="auto"/>
            <w:left w:val="none" w:sz="0" w:space="0" w:color="auto"/>
            <w:bottom w:val="none" w:sz="0" w:space="0" w:color="auto"/>
            <w:right w:val="none" w:sz="0" w:space="0" w:color="auto"/>
          </w:divBdr>
        </w:div>
        <w:div w:id="551698526">
          <w:marLeft w:val="640"/>
          <w:marRight w:val="0"/>
          <w:marTop w:val="0"/>
          <w:marBottom w:val="0"/>
          <w:divBdr>
            <w:top w:val="none" w:sz="0" w:space="0" w:color="auto"/>
            <w:left w:val="none" w:sz="0" w:space="0" w:color="auto"/>
            <w:bottom w:val="none" w:sz="0" w:space="0" w:color="auto"/>
            <w:right w:val="none" w:sz="0" w:space="0" w:color="auto"/>
          </w:divBdr>
        </w:div>
        <w:div w:id="1694107708">
          <w:marLeft w:val="640"/>
          <w:marRight w:val="0"/>
          <w:marTop w:val="0"/>
          <w:marBottom w:val="0"/>
          <w:divBdr>
            <w:top w:val="none" w:sz="0" w:space="0" w:color="auto"/>
            <w:left w:val="none" w:sz="0" w:space="0" w:color="auto"/>
            <w:bottom w:val="none" w:sz="0" w:space="0" w:color="auto"/>
            <w:right w:val="none" w:sz="0" w:space="0" w:color="auto"/>
          </w:divBdr>
        </w:div>
        <w:div w:id="1731264965">
          <w:marLeft w:val="640"/>
          <w:marRight w:val="0"/>
          <w:marTop w:val="0"/>
          <w:marBottom w:val="0"/>
          <w:divBdr>
            <w:top w:val="none" w:sz="0" w:space="0" w:color="auto"/>
            <w:left w:val="none" w:sz="0" w:space="0" w:color="auto"/>
            <w:bottom w:val="none" w:sz="0" w:space="0" w:color="auto"/>
            <w:right w:val="none" w:sz="0" w:space="0" w:color="auto"/>
          </w:divBdr>
        </w:div>
        <w:div w:id="1920284490">
          <w:marLeft w:val="640"/>
          <w:marRight w:val="0"/>
          <w:marTop w:val="0"/>
          <w:marBottom w:val="0"/>
          <w:divBdr>
            <w:top w:val="none" w:sz="0" w:space="0" w:color="auto"/>
            <w:left w:val="none" w:sz="0" w:space="0" w:color="auto"/>
            <w:bottom w:val="none" w:sz="0" w:space="0" w:color="auto"/>
            <w:right w:val="none" w:sz="0" w:space="0" w:color="auto"/>
          </w:divBdr>
        </w:div>
        <w:div w:id="772431575">
          <w:marLeft w:val="640"/>
          <w:marRight w:val="0"/>
          <w:marTop w:val="0"/>
          <w:marBottom w:val="0"/>
          <w:divBdr>
            <w:top w:val="none" w:sz="0" w:space="0" w:color="auto"/>
            <w:left w:val="none" w:sz="0" w:space="0" w:color="auto"/>
            <w:bottom w:val="none" w:sz="0" w:space="0" w:color="auto"/>
            <w:right w:val="none" w:sz="0" w:space="0" w:color="auto"/>
          </w:divBdr>
        </w:div>
        <w:div w:id="2045017088">
          <w:marLeft w:val="640"/>
          <w:marRight w:val="0"/>
          <w:marTop w:val="0"/>
          <w:marBottom w:val="0"/>
          <w:divBdr>
            <w:top w:val="none" w:sz="0" w:space="0" w:color="auto"/>
            <w:left w:val="none" w:sz="0" w:space="0" w:color="auto"/>
            <w:bottom w:val="none" w:sz="0" w:space="0" w:color="auto"/>
            <w:right w:val="none" w:sz="0" w:space="0" w:color="auto"/>
          </w:divBdr>
        </w:div>
        <w:div w:id="942105644">
          <w:marLeft w:val="640"/>
          <w:marRight w:val="0"/>
          <w:marTop w:val="0"/>
          <w:marBottom w:val="0"/>
          <w:divBdr>
            <w:top w:val="none" w:sz="0" w:space="0" w:color="auto"/>
            <w:left w:val="none" w:sz="0" w:space="0" w:color="auto"/>
            <w:bottom w:val="none" w:sz="0" w:space="0" w:color="auto"/>
            <w:right w:val="none" w:sz="0" w:space="0" w:color="auto"/>
          </w:divBdr>
        </w:div>
        <w:div w:id="171453785">
          <w:marLeft w:val="640"/>
          <w:marRight w:val="0"/>
          <w:marTop w:val="0"/>
          <w:marBottom w:val="0"/>
          <w:divBdr>
            <w:top w:val="none" w:sz="0" w:space="0" w:color="auto"/>
            <w:left w:val="none" w:sz="0" w:space="0" w:color="auto"/>
            <w:bottom w:val="none" w:sz="0" w:space="0" w:color="auto"/>
            <w:right w:val="none" w:sz="0" w:space="0" w:color="auto"/>
          </w:divBdr>
        </w:div>
        <w:div w:id="935095986">
          <w:marLeft w:val="640"/>
          <w:marRight w:val="0"/>
          <w:marTop w:val="0"/>
          <w:marBottom w:val="0"/>
          <w:divBdr>
            <w:top w:val="none" w:sz="0" w:space="0" w:color="auto"/>
            <w:left w:val="none" w:sz="0" w:space="0" w:color="auto"/>
            <w:bottom w:val="none" w:sz="0" w:space="0" w:color="auto"/>
            <w:right w:val="none" w:sz="0" w:space="0" w:color="auto"/>
          </w:divBdr>
        </w:div>
        <w:div w:id="1289118704">
          <w:marLeft w:val="640"/>
          <w:marRight w:val="0"/>
          <w:marTop w:val="0"/>
          <w:marBottom w:val="0"/>
          <w:divBdr>
            <w:top w:val="none" w:sz="0" w:space="0" w:color="auto"/>
            <w:left w:val="none" w:sz="0" w:space="0" w:color="auto"/>
            <w:bottom w:val="none" w:sz="0" w:space="0" w:color="auto"/>
            <w:right w:val="none" w:sz="0" w:space="0" w:color="auto"/>
          </w:divBdr>
        </w:div>
        <w:div w:id="598566032">
          <w:marLeft w:val="640"/>
          <w:marRight w:val="0"/>
          <w:marTop w:val="0"/>
          <w:marBottom w:val="0"/>
          <w:divBdr>
            <w:top w:val="none" w:sz="0" w:space="0" w:color="auto"/>
            <w:left w:val="none" w:sz="0" w:space="0" w:color="auto"/>
            <w:bottom w:val="none" w:sz="0" w:space="0" w:color="auto"/>
            <w:right w:val="none" w:sz="0" w:space="0" w:color="auto"/>
          </w:divBdr>
        </w:div>
        <w:div w:id="382681690">
          <w:marLeft w:val="640"/>
          <w:marRight w:val="0"/>
          <w:marTop w:val="0"/>
          <w:marBottom w:val="0"/>
          <w:divBdr>
            <w:top w:val="none" w:sz="0" w:space="0" w:color="auto"/>
            <w:left w:val="none" w:sz="0" w:space="0" w:color="auto"/>
            <w:bottom w:val="none" w:sz="0" w:space="0" w:color="auto"/>
            <w:right w:val="none" w:sz="0" w:space="0" w:color="auto"/>
          </w:divBdr>
        </w:div>
        <w:div w:id="206987841">
          <w:marLeft w:val="640"/>
          <w:marRight w:val="0"/>
          <w:marTop w:val="0"/>
          <w:marBottom w:val="0"/>
          <w:divBdr>
            <w:top w:val="none" w:sz="0" w:space="0" w:color="auto"/>
            <w:left w:val="none" w:sz="0" w:space="0" w:color="auto"/>
            <w:bottom w:val="none" w:sz="0" w:space="0" w:color="auto"/>
            <w:right w:val="none" w:sz="0" w:space="0" w:color="auto"/>
          </w:divBdr>
        </w:div>
        <w:div w:id="22899855">
          <w:marLeft w:val="640"/>
          <w:marRight w:val="0"/>
          <w:marTop w:val="0"/>
          <w:marBottom w:val="0"/>
          <w:divBdr>
            <w:top w:val="none" w:sz="0" w:space="0" w:color="auto"/>
            <w:left w:val="none" w:sz="0" w:space="0" w:color="auto"/>
            <w:bottom w:val="none" w:sz="0" w:space="0" w:color="auto"/>
            <w:right w:val="none" w:sz="0" w:space="0" w:color="auto"/>
          </w:divBdr>
        </w:div>
        <w:div w:id="1064328982">
          <w:marLeft w:val="640"/>
          <w:marRight w:val="0"/>
          <w:marTop w:val="0"/>
          <w:marBottom w:val="0"/>
          <w:divBdr>
            <w:top w:val="none" w:sz="0" w:space="0" w:color="auto"/>
            <w:left w:val="none" w:sz="0" w:space="0" w:color="auto"/>
            <w:bottom w:val="none" w:sz="0" w:space="0" w:color="auto"/>
            <w:right w:val="none" w:sz="0" w:space="0" w:color="auto"/>
          </w:divBdr>
        </w:div>
        <w:div w:id="2103914840">
          <w:marLeft w:val="640"/>
          <w:marRight w:val="0"/>
          <w:marTop w:val="0"/>
          <w:marBottom w:val="0"/>
          <w:divBdr>
            <w:top w:val="none" w:sz="0" w:space="0" w:color="auto"/>
            <w:left w:val="none" w:sz="0" w:space="0" w:color="auto"/>
            <w:bottom w:val="none" w:sz="0" w:space="0" w:color="auto"/>
            <w:right w:val="none" w:sz="0" w:space="0" w:color="auto"/>
          </w:divBdr>
        </w:div>
        <w:div w:id="30541621">
          <w:marLeft w:val="640"/>
          <w:marRight w:val="0"/>
          <w:marTop w:val="0"/>
          <w:marBottom w:val="0"/>
          <w:divBdr>
            <w:top w:val="none" w:sz="0" w:space="0" w:color="auto"/>
            <w:left w:val="none" w:sz="0" w:space="0" w:color="auto"/>
            <w:bottom w:val="none" w:sz="0" w:space="0" w:color="auto"/>
            <w:right w:val="none" w:sz="0" w:space="0" w:color="auto"/>
          </w:divBdr>
        </w:div>
        <w:div w:id="175727208">
          <w:marLeft w:val="640"/>
          <w:marRight w:val="0"/>
          <w:marTop w:val="0"/>
          <w:marBottom w:val="0"/>
          <w:divBdr>
            <w:top w:val="none" w:sz="0" w:space="0" w:color="auto"/>
            <w:left w:val="none" w:sz="0" w:space="0" w:color="auto"/>
            <w:bottom w:val="none" w:sz="0" w:space="0" w:color="auto"/>
            <w:right w:val="none" w:sz="0" w:space="0" w:color="auto"/>
          </w:divBdr>
        </w:div>
        <w:div w:id="1541432938">
          <w:marLeft w:val="640"/>
          <w:marRight w:val="0"/>
          <w:marTop w:val="0"/>
          <w:marBottom w:val="0"/>
          <w:divBdr>
            <w:top w:val="none" w:sz="0" w:space="0" w:color="auto"/>
            <w:left w:val="none" w:sz="0" w:space="0" w:color="auto"/>
            <w:bottom w:val="none" w:sz="0" w:space="0" w:color="auto"/>
            <w:right w:val="none" w:sz="0" w:space="0" w:color="auto"/>
          </w:divBdr>
        </w:div>
        <w:div w:id="589242747">
          <w:marLeft w:val="640"/>
          <w:marRight w:val="0"/>
          <w:marTop w:val="0"/>
          <w:marBottom w:val="0"/>
          <w:divBdr>
            <w:top w:val="none" w:sz="0" w:space="0" w:color="auto"/>
            <w:left w:val="none" w:sz="0" w:space="0" w:color="auto"/>
            <w:bottom w:val="none" w:sz="0" w:space="0" w:color="auto"/>
            <w:right w:val="none" w:sz="0" w:space="0" w:color="auto"/>
          </w:divBdr>
        </w:div>
        <w:div w:id="2107192804">
          <w:marLeft w:val="640"/>
          <w:marRight w:val="0"/>
          <w:marTop w:val="0"/>
          <w:marBottom w:val="0"/>
          <w:divBdr>
            <w:top w:val="none" w:sz="0" w:space="0" w:color="auto"/>
            <w:left w:val="none" w:sz="0" w:space="0" w:color="auto"/>
            <w:bottom w:val="none" w:sz="0" w:space="0" w:color="auto"/>
            <w:right w:val="none" w:sz="0" w:space="0" w:color="auto"/>
          </w:divBdr>
        </w:div>
        <w:div w:id="2034307857">
          <w:marLeft w:val="640"/>
          <w:marRight w:val="0"/>
          <w:marTop w:val="0"/>
          <w:marBottom w:val="0"/>
          <w:divBdr>
            <w:top w:val="none" w:sz="0" w:space="0" w:color="auto"/>
            <w:left w:val="none" w:sz="0" w:space="0" w:color="auto"/>
            <w:bottom w:val="none" w:sz="0" w:space="0" w:color="auto"/>
            <w:right w:val="none" w:sz="0" w:space="0" w:color="auto"/>
          </w:divBdr>
        </w:div>
        <w:div w:id="1911230335">
          <w:marLeft w:val="640"/>
          <w:marRight w:val="0"/>
          <w:marTop w:val="0"/>
          <w:marBottom w:val="0"/>
          <w:divBdr>
            <w:top w:val="none" w:sz="0" w:space="0" w:color="auto"/>
            <w:left w:val="none" w:sz="0" w:space="0" w:color="auto"/>
            <w:bottom w:val="none" w:sz="0" w:space="0" w:color="auto"/>
            <w:right w:val="none" w:sz="0" w:space="0" w:color="auto"/>
          </w:divBdr>
        </w:div>
        <w:div w:id="203642622">
          <w:marLeft w:val="640"/>
          <w:marRight w:val="0"/>
          <w:marTop w:val="0"/>
          <w:marBottom w:val="0"/>
          <w:divBdr>
            <w:top w:val="none" w:sz="0" w:space="0" w:color="auto"/>
            <w:left w:val="none" w:sz="0" w:space="0" w:color="auto"/>
            <w:bottom w:val="none" w:sz="0" w:space="0" w:color="auto"/>
            <w:right w:val="none" w:sz="0" w:space="0" w:color="auto"/>
          </w:divBdr>
        </w:div>
        <w:div w:id="8217861">
          <w:marLeft w:val="640"/>
          <w:marRight w:val="0"/>
          <w:marTop w:val="0"/>
          <w:marBottom w:val="0"/>
          <w:divBdr>
            <w:top w:val="none" w:sz="0" w:space="0" w:color="auto"/>
            <w:left w:val="none" w:sz="0" w:space="0" w:color="auto"/>
            <w:bottom w:val="none" w:sz="0" w:space="0" w:color="auto"/>
            <w:right w:val="none" w:sz="0" w:space="0" w:color="auto"/>
          </w:divBdr>
        </w:div>
        <w:div w:id="234899545">
          <w:marLeft w:val="640"/>
          <w:marRight w:val="0"/>
          <w:marTop w:val="0"/>
          <w:marBottom w:val="0"/>
          <w:divBdr>
            <w:top w:val="none" w:sz="0" w:space="0" w:color="auto"/>
            <w:left w:val="none" w:sz="0" w:space="0" w:color="auto"/>
            <w:bottom w:val="none" w:sz="0" w:space="0" w:color="auto"/>
            <w:right w:val="none" w:sz="0" w:space="0" w:color="auto"/>
          </w:divBdr>
        </w:div>
        <w:div w:id="564878041">
          <w:marLeft w:val="640"/>
          <w:marRight w:val="0"/>
          <w:marTop w:val="0"/>
          <w:marBottom w:val="0"/>
          <w:divBdr>
            <w:top w:val="none" w:sz="0" w:space="0" w:color="auto"/>
            <w:left w:val="none" w:sz="0" w:space="0" w:color="auto"/>
            <w:bottom w:val="none" w:sz="0" w:space="0" w:color="auto"/>
            <w:right w:val="none" w:sz="0" w:space="0" w:color="auto"/>
          </w:divBdr>
        </w:div>
        <w:div w:id="1593590392">
          <w:marLeft w:val="640"/>
          <w:marRight w:val="0"/>
          <w:marTop w:val="0"/>
          <w:marBottom w:val="0"/>
          <w:divBdr>
            <w:top w:val="none" w:sz="0" w:space="0" w:color="auto"/>
            <w:left w:val="none" w:sz="0" w:space="0" w:color="auto"/>
            <w:bottom w:val="none" w:sz="0" w:space="0" w:color="auto"/>
            <w:right w:val="none" w:sz="0" w:space="0" w:color="auto"/>
          </w:divBdr>
        </w:div>
        <w:div w:id="96482362">
          <w:marLeft w:val="640"/>
          <w:marRight w:val="0"/>
          <w:marTop w:val="0"/>
          <w:marBottom w:val="0"/>
          <w:divBdr>
            <w:top w:val="none" w:sz="0" w:space="0" w:color="auto"/>
            <w:left w:val="none" w:sz="0" w:space="0" w:color="auto"/>
            <w:bottom w:val="none" w:sz="0" w:space="0" w:color="auto"/>
            <w:right w:val="none" w:sz="0" w:space="0" w:color="auto"/>
          </w:divBdr>
        </w:div>
        <w:div w:id="762067938">
          <w:marLeft w:val="640"/>
          <w:marRight w:val="0"/>
          <w:marTop w:val="0"/>
          <w:marBottom w:val="0"/>
          <w:divBdr>
            <w:top w:val="none" w:sz="0" w:space="0" w:color="auto"/>
            <w:left w:val="none" w:sz="0" w:space="0" w:color="auto"/>
            <w:bottom w:val="none" w:sz="0" w:space="0" w:color="auto"/>
            <w:right w:val="none" w:sz="0" w:space="0" w:color="auto"/>
          </w:divBdr>
        </w:div>
        <w:div w:id="1453865020">
          <w:marLeft w:val="640"/>
          <w:marRight w:val="0"/>
          <w:marTop w:val="0"/>
          <w:marBottom w:val="0"/>
          <w:divBdr>
            <w:top w:val="none" w:sz="0" w:space="0" w:color="auto"/>
            <w:left w:val="none" w:sz="0" w:space="0" w:color="auto"/>
            <w:bottom w:val="none" w:sz="0" w:space="0" w:color="auto"/>
            <w:right w:val="none" w:sz="0" w:space="0" w:color="auto"/>
          </w:divBdr>
        </w:div>
        <w:div w:id="2031253961">
          <w:marLeft w:val="640"/>
          <w:marRight w:val="0"/>
          <w:marTop w:val="0"/>
          <w:marBottom w:val="0"/>
          <w:divBdr>
            <w:top w:val="none" w:sz="0" w:space="0" w:color="auto"/>
            <w:left w:val="none" w:sz="0" w:space="0" w:color="auto"/>
            <w:bottom w:val="none" w:sz="0" w:space="0" w:color="auto"/>
            <w:right w:val="none" w:sz="0" w:space="0" w:color="auto"/>
          </w:divBdr>
        </w:div>
        <w:div w:id="1294481116">
          <w:marLeft w:val="640"/>
          <w:marRight w:val="0"/>
          <w:marTop w:val="0"/>
          <w:marBottom w:val="0"/>
          <w:divBdr>
            <w:top w:val="none" w:sz="0" w:space="0" w:color="auto"/>
            <w:left w:val="none" w:sz="0" w:space="0" w:color="auto"/>
            <w:bottom w:val="none" w:sz="0" w:space="0" w:color="auto"/>
            <w:right w:val="none" w:sz="0" w:space="0" w:color="auto"/>
          </w:divBdr>
        </w:div>
        <w:div w:id="734814306">
          <w:marLeft w:val="640"/>
          <w:marRight w:val="0"/>
          <w:marTop w:val="0"/>
          <w:marBottom w:val="0"/>
          <w:divBdr>
            <w:top w:val="none" w:sz="0" w:space="0" w:color="auto"/>
            <w:left w:val="none" w:sz="0" w:space="0" w:color="auto"/>
            <w:bottom w:val="none" w:sz="0" w:space="0" w:color="auto"/>
            <w:right w:val="none" w:sz="0" w:space="0" w:color="auto"/>
          </w:divBdr>
        </w:div>
        <w:div w:id="890530630">
          <w:marLeft w:val="640"/>
          <w:marRight w:val="0"/>
          <w:marTop w:val="0"/>
          <w:marBottom w:val="0"/>
          <w:divBdr>
            <w:top w:val="none" w:sz="0" w:space="0" w:color="auto"/>
            <w:left w:val="none" w:sz="0" w:space="0" w:color="auto"/>
            <w:bottom w:val="none" w:sz="0" w:space="0" w:color="auto"/>
            <w:right w:val="none" w:sz="0" w:space="0" w:color="auto"/>
          </w:divBdr>
        </w:div>
        <w:div w:id="235746142">
          <w:marLeft w:val="640"/>
          <w:marRight w:val="0"/>
          <w:marTop w:val="0"/>
          <w:marBottom w:val="0"/>
          <w:divBdr>
            <w:top w:val="none" w:sz="0" w:space="0" w:color="auto"/>
            <w:left w:val="none" w:sz="0" w:space="0" w:color="auto"/>
            <w:bottom w:val="none" w:sz="0" w:space="0" w:color="auto"/>
            <w:right w:val="none" w:sz="0" w:space="0" w:color="auto"/>
          </w:divBdr>
        </w:div>
        <w:div w:id="1094668427">
          <w:marLeft w:val="640"/>
          <w:marRight w:val="0"/>
          <w:marTop w:val="0"/>
          <w:marBottom w:val="0"/>
          <w:divBdr>
            <w:top w:val="none" w:sz="0" w:space="0" w:color="auto"/>
            <w:left w:val="none" w:sz="0" w:space="0" w:color="auto"/>
            <w:bottom w:val="none" w:sz="0" w:space="0" w:color="auto"/>
            <w:right w:val="none" w:sz="0" w:space="0" w:color="auto"/>
          </w:divBdr>
        </w:div>
        <w:div w:id="25104349">
          <w:marLeft w:val="640"/>
          <w:marRight w:val="0"/>
          <w:marTop w:val="0"/>
          <w:marBottom w:val="0"/>
          <w:divBdr>
            <w:top w:val="none" w:sz="0" w:space="0" w:color="auto"/>
            <w:left w:val="none" w:sz="0" w:space="0" w:color="auto"/>
            <w:bottom w:val="none" w:sz="0" w:space="0" w:color="auto"/>
            <w:right w:val="none" w:sz="0" w:space="0" w:color="auto"/>
          </w:divBdr>
        </w:div>
        <w:div w:id="750853389">
          <w:marLeft w:val="640"/>
          <w:marRight w:val="0"/>
          <w:marTop w:val="0"/>
          <w:marBottom w:val="0"/>
          <w:divBdr>
            <w:top w:val="none" w:sz="0" w:space="0" w:color="auto"/>
            <w:left w:val="none" w:sz="0" w:space="0" w:color="auto"/>
            <w:bottom w:val="none" w:sz="0" w:space="0" w:color="auto"/>
            <w:right w:val="none" w:sz="0" w:space="0" w:color="auto"/>
          </w:divBdr>
        </w:div>
        <w:div w:id="341250914">
          <w:marLeft w:val="640"/>
          <w:marRight w:val="0"/>
          <w:marTop w:val="0"/>
          <w:marBottom w:val="0"/>
          <w:divBdr>
            <w:top w:val="none" w:sz="0" w:space="0" w:color="auto"/>
            <w:left w:val="none" w:sz="0" w:space="0" w:color="auto"/>
            <w:bottom w:val="none" w:sz="0" w:space="0" w:color="auto"/>
            <w:right w:val="none" w:sz="0" w:space="0" w:color="auto"/>
          </w:divBdr>
        </w:div>
        <w:div w:id="783573574">
          <w:marLeft w:val="640"/>
          <w:marRight w:val="0"/>
          <w:marTop w:val="0"/>
          <w:marBottom w:val="0"/>
          <w:divBdr>
            <w:top w:val="none" w:sz="0" w:space="0" w:color="auto"/>
            <w:left w:val="none" w:sz="0" w:space="0" w:color="auto"/>
            <w:bottom w:val="none" w:sz="0" w:space="0" w:color="auto"/>
            <w:right w:val="none" w:sz="0" w:space="0" w:color="auto"/>
          </w:divBdr>
        </w:div>
        <w:div w:id="753356056">
          <w:marLeft w:val="640"/>
          <w:marRight w:val="0"/>
          <w:marTop w:val="0"/>
          <w:marBottom w:val="0"/>
          <w:divBdr>
            <w:top w:val="none" w:sz="0" w:space="0" w:color="auto"/>
            <w:left w:val="none" w:sz="0" w:space="0" w:color="auto"/>
            <w:bottom w:val="none" w:sz="0" w:space="0" w:color="auto"/>
            <w:right w:val="none" w:sz="0" w:space="0" w:color="auto"/>
          </w:divBdr>
        </w:div>
        <w:div w:id="549145554">
          <w:marLeft w:val="640"/>
          <w:marRight w:val="0"/>
          <w:marTop w:val="0"/>
          <w:marBottom w:val="0"/>
          <w:divBdr>
            <w:top w:val="none" w:sz="0" w:space="0" w:color="auto"/>
            <w:left w:val="none" w:sz="0" w:space="0" w:color="auto"/>
            <w:bottom w:val="none" w:sz="0" w:space="0" w:color="auto"/>
            <w:right w:val="none" w:sz="0" w:space="0" w:color="auto"/>
          </w:divBdr>
        </w:div>
        <w:div w:id="1151600335">
          <w:marLeft w:val="640"/>
          <w:marRight w:val="0"/>
          <w:marTop w:val="0"/>
          <w:marBottom w:val="0"/>
          <w:divBdr>
            <w:top w:val="none" w:sz="0" w:space="0" w:color="auto"/>
            <w:left w:val="none" w:sz="0" w:space="0" w:color="auto"/>
            <w:bottom w:val="none" w:sz="0" w:space="0" w:color="auto"/>
            <w:right w:val="none" w:sz="0" w:space="0" w:color="auto"/>
          </w:divBdr>
        </w:div>
        <w:div w:id="1184516511">
          <w:marLeft w:val="640"/>
          <w:marRight w:val="0"/>
          <w:marTop w:val="0"/>
          <w:marBottom w:val="0"/>
          <w:divBdr>
            <w:top w:val="none" w:sz="0" w:space="0" w:color="auto"/>
            <w:left w:val="none" w:sz="0" w:space="0" w:color="auto"/>
            <w:bottom w:val="none" w:sz="0" w:space="0" w:color="auto"/>
            <w:right w:val="none" w:sz="0" w:space="0" w:color="auto"/>
          </w:divBdr>
        </w:div>
        <w:div w:id="1688099783">
          <w:marLeft w:val="640"/>
          <w:marRight w:val="0"/>
          <w:marTop w:val="0"/>
          <w:marBottom w:val="0"/>
          <w:divBdr>
            <w:top w:val="none" w:sz="0" w:space="0" w:color="auto"/>
            <w:left w:val="none" w:sz="0" w:space="0" w:color="auto"/>
            <w:bottom w:val="none" w:sz="0" w:space="0" w:color="auto"/>
            <w:right w:val="none" w:sz="0" w:space="0" w:color="auto"/>
          </w:divBdr>
        </w:div>
        <w:div w:id="25835064">
          <w:marLeft w:val="640"/>
          <w:marRight w:val="0"/>
          <w:marTop w:val="0"/>
          <w:marBottom w:val="0"/>
          <w:divBdr>
            <w:top w:val="none" w:sz="0" w:space="0" w:color="auto"/>
            <w:left w:val="none" w:sz="0" w:space="0" w:color="auto"/>
            <w:bottom w:val="none" w:sz="0" w:space="0" w:color="auto"/>
            <w:right w:val="none" w:sz="0" w:space="0" w:color="auto"/>
          </w:divBdr>
        </w:div>
        <w:div w:id="697581616">
          <w:marLeft w:val="640"/>
          <w:marRight w:val="0"/>
          <w:marTop w:val="0"/>
          <w:marBottom w:val="0"/>
          <w:divBdr>
            <w:top w:val="none" w:sz="0" w:space="0" w:color="auto"/>
            <w:left w:val="none" w:sz="0" w:space="0" w:color="auto"/>
            <w:bottom w:val="none" w:sz="0" w:space="0" w:color="auto"/>
            <w:right w:val="none" w:sz="0" w:space="0" w:color="auto"/>
          </w:divBdr>
        </w:div>
      </w:divsChild>
    </w:div>
    <w:div w:id="343241632">
      <w:bodyDiv w:val="1"/>
      <w:marLeft w:val="0"/>
      <w:marRight w:val="0"/>
      <w:marTop w:val="0"/>
      <w:marBottom w:val="0"/>
      <w:divBdr>
        <w:top w:val="none" w:sz="0" w:space="0" w:color="auto"/>
        <w:left w:val="none" w:sz="0" w:space="0" w:color="auto"/>
        <w:bottom w:val="none" w:sz="0" w:space="0" w:color="auto"/>
        <w:right w:val="none" w:sz="0" w:space="0" w:color="auto"/>
      </w:divBdr>
      <w:divsChild>
        <w:div w:id="77748185">
          <w:marLeft w:val="640"/>
          <w:marRight w:val="0"/>
          <w:marTop w:val="0"/>
          <w:marBottom w:val="0"/>
          <w:divBdr>
            <w:top w:val="none" w:sz="0" w:space="0" w:color="auto"/>
            <w:left w:val="none" w:sz="0" w:space="0" w:color="auto"/>
            <w:bottom w:val="none" w:sz="0" w:space="0" w:color="auto"/>
            <w:right w:val="none" w:sz="0" w:space="0" w:color="auto"/>
          </w:divBdr>
        </w:div>
        <w:div w:id="138421767">
          <w:marLeft w:val="640"/>
          <w:marRight w:val="0"/>
          <w:marTop w:val="0"/>
          <w:marBottom w:val="0"/>
          <w:divBdr>
            <w:top w:val="none" w:sz="0" w:space="0" w:color="auto"/>
            <w:left w:val="none" w:sz="0" w:space="0" w:color="auto"/>
            <w:bottom w:val="none" w:sz="0" w:space="0" w:color="auto"/>
            <w:right w:val="none" w:sz="0" w:space="0" w:color="auto"/>
          </w:divBdr>
        </w:div>
        <w:div w:id="162163229">
          <w:marLeft w:val="640"/>
          <w:marRight w:val="0"/>
          <w:marTop w:val="0"/>
          <w:marBottom w:val="0"/>
          <w:divBdr>
            <w:top w:val="none" w:sz="0" w:space="0" w:color="auto"/>
            <w:left w:val="none" w:sz="0" w:space="0" w:color="auto"/>
            <w:bottom w:val="none" w:sz="0" w:space="0" w:color="auto"/>
            <w:right w:val="none" w:sz="0" w:space="0" w:color="auto"/>
          </w:divBdr>
        </w:div>
        <w:div w:id="194195217">
          <w:marLeft w:val="640"/>
          <w:marRight w:val="0"/>
          <w:marTop w:val="0"/>
          <w:marBottom w:val="0"/>
          <w:divBdr>
            <w:top w:val="none" w:sz="0" w:space="0" w:color="auto"/>
            <w:left w:val="none" w:sz="0" w:space="0" w:color="auto"/>
            <w:bottom w:val="none" w:sz="0" w:space="0" w:color="auto"/>
            <w:right w:val="none" w:sz="0" w:space="0" w:color="auto"/>
          </w:divBdr>
        </w:div>
        <w:div w:id="208615856">
          <w:marLeft w:val="640"/>
          <w:marRight w:val="0"/>
          <w:marTop w:val="0"/>
          <w:marBottom w:val="0"/>
          <w:divBdr>
            <w:top w:val="none" w:sz="0" w:space="0" w:color="auto"/>
            <w:left w:val="none" w:sz="0" w:space="0" w:color="auto"/>
            <w:bottom w:val="none" w:sz="0" w:space="0" w:color="auto"/>
            <w:right w:val="none" w:sz="0" w:space="0" w:color="auto"/>
          </w:divBdr>
        </w:div>
        <w:div w:id="244074412">
          <w:marLeft w:val="640"/>
          <w:marRight w:val="0"/>
          <w:marTop w:val="0"/>
          <w:marBottom w:val="0"/>
          <w:divBdr>
            <w:top w:val="none" w:sz="0" w:space="0" w:color="auto"/>
            <w:left w:val="none" w:sz="0" w:space="0" w:color="auto"/>
            <w:bottom w:val="none" w:sz="0" w:space="0" w:color="auto"/>
            <w:right w:val="none" w:sz="0" w:space="0" w:color="auto"/>
          </w:divBdr>
        </w:div>
        <w:div w:id="248009042">
          <w:marLeft w:val="640"/>
          <w:marRight w:val="0"/>
          <w:marTop w:val="0"/>
          <w:marBottom w:val="0"/>
          <w:divBdr>
            <w:top w:val="none" w:sz="0" w:space="0" w:color="auto"/>
            <w:left w:val="none" w:sz="0" w:space="0" w:color="auto"/>
            <w:bottom w:val="none" w:sz="0" w:space="0" w:color="auto"/>
            <w:right w:val="none" w:sz="0" w:space="0" w:color="auto"/>
          </w:divBdr>
        </w:div>
        <w:div w:id="298346191">
          <w:marLeft w:val="640"/>
          <w:marRight w:val="0"/>
          <w:marTop w:val="0"/>
          <w:marBottom w:val="0"/>
          <w:divBdr>
            <w:top w:val="none" w:sz="0" w:space="0" w:color="auto"/>
            <w:left w:val="none" w:sz="0" w:space="0" w:color="auto"/>
            <w:bottom w:val="none" w:sz="0" w:space="0" w:color="auto"/>
            <w:right w:val="none" w:sz="0" w:space="0" w:color="auto"/>
          </w:divBdr>
        </w:div>
        <w:div w:id="325520630">
          <w:marLeft w:val="640"/>
          <w:marRight w:val="0"/>
          <w:marTop w:val="0"/>
          <w:marBottom w:val="0"/>
          <w:divBdr>
            <w:top w:val="none" w:sz="0" w:space="0" w:color="auto"/>
            <w:left w:val="none" w:sz="0" w:space="0" w:color="auto"/>
            <w:bottom w:val="none" w:sz="0" w:space="0" w:color="auto"/>
            <w:right w:val="none" w:sz="0" w:space="0" w:color="auto"/>
          </w:divBdr>
        </w:div>
        <w:div w:id="370304812">
          <w:marLeft w:val="640"/>
          <w:marRight w:val="0"/>
          <w:marTop w:val="0"/>
          <w:marBottom w:val="0"/>
          <w:divBdr>
            <w:top w:val="none" w:sz="0" w:space="0" w:color="auto"/>
            <w:left w:val="none" w:sz="0" w:space="0" w:color="auto"/>
            <w:bottom w:val="none" w:sz="0" w:space="0" w:color="auto"/>
            <w:right w:val="none" w:sz="0" w:space="0" w:color="auto"/>
          </w:divBdr>
        </w:div>
        <w:div w:id="397632248">
          <w:marLeft w:val="640"/>
          <w:marRight w:val="0"/>
          <w:marTop w:val="0"/>
          <w:marBottom w:val="0"/>
          <w:divBdr>
            <w:top w:val="none" w:sz="0" w:space="0" w:color="auto"/>
            <w:left w:val="none" w:sz="0" w:space="0" w:color="auto"/>
            <w:bottom w:val="none" w:sz="0" w:space="0" w:color="auto"/>
            <w:right w:val="none" w:sz="0" w:space="0" w:color="auto"/>
          </w:divBdr>
        </w:div>
        <w:div w:id="411590397">
          <w:marLeft w:val="640"/>
          <w:marRight w:val="0"/>
          <w:marTop w:val="0"/>
          <w:marBottom w:val="0"/>
          <w:divBdr>
            <w:top w:val="none" w:sz="0" w:space="0" w:color="auto"/>
            <w:left w:val="none" w:sz="0" w:space="0" w:color="auto"/>
            <w:bottom w:val="none" w:sz="0" w:space="0" w:color="auto"/>
            <w:right w:val="none" w:sz="0" w:space="0" w:color="auto"/>
          </w:divBdr>
        </w:div>
        <w:div w:id="465049222">
          <w:marLeft w:val="640"/>
          <w:marRight w:val="0"/>
          <w:marTop w:val="0"/>
          <w:marBottom w:val="0"/>
          <w:divBdr>
            <w:top w:val="none" w:sz="0" w:space="0" w:color="auto"/>
            <w:left w:val="none" w:sz="0" w:space="0" w:color="auto"/>
            <w:bottom w:val="none" w:sz="0" w:space="0" w:color="auto"/>
            <w:right w:val="none" w:sz="0" w:space="0" w:color="auto"/>
          </w:divBdr>
        </w:div>
        <w:div w:id="504514010">
          <w:marLeft w:val="640"/>
          <w:marRight w:val="0"/>
          <w:marTop w:val="0"/>
          <w:marBottom w:val="0"/>
          <w:divBdr>
            <w:top w:val="none" w:sz="0" w:space="0" w:color="auto"/>
            <w:left w:val="none" w:sz="0" w:space="0" w:color="auto"/>
            <w:bottom w:val="none" w:sz="0" w:space="0" w:color="auto"/>
            <w:right w:val="none" w:sz="0" w:space="0" w:color="auto"/>
          </w:divBdr>
        </w:div>
        <w:div w:id="588196305">
          <w:marLeft w:val="640"/>
          <w:marRight w:val="0"/>
          <w:marTop w:val="0"/>
          <w:marBottom w:val="0"/>
          <w:divBdr>
            <w:top w:val="none" w:sz="0" w:space="0" w:color="auto"/>
            <w:left w:val="none" w:sz="0" w:space="0" w:color="auto"/>
            <w:bottom w:val="none" w:sz="0" w:space="0" w:color="auto"/>
            <w:right w:val="none" w:sz="0" w:space="0" w:color="auto"/>
          </w:divBdr>
        </w:div>
        <w:div w:id="624697002">
          <w:marLeft w:val="640"/>
          <w:marRight w:val="0"/>
          <w:marTop w:val="0"/>
          <w:marBottom w:val="0"/>
          <w:divBdr>
            <w:top w:val="none" w:sz="0" w:space="0" w:color="auto"/>
            <w:left w:val="none" w:sz="0" w:space="0" w:color="auto"/>
            <w:bottom w:val="none" w:sz="0" w:space="0" w:color="auto"/>
            <w:right w:val="none" w:sz="0" w:space="0" w:color="auto"/>
          </w:divBdr>
        </w:div>
        <w:div w:id="631598412">
          <w:marLeft w:val="640"/>
          <w:marRight w:val="0"/>
          <w:marTop w:val="0"/>
          <w:marBottom w:val="0"/>
          <w:divBdr>
            <w:top w:val="none" w:sz="0" w:space="0" w:color="auto"/>
            <w:left w:val="none" w:sz="0" w:space="0" w:color="auto"/>
            <w:bottom w:val="none" w:sz="0" w:space="0" w:color="auto"/>
            <w:right w:val="none" w:sz="0" w:space="0" w:color="auto"/>
          </w:divBdr>
        </w:div>
        <w:div w:id="646974941">
          <w:marLeft w:val="640"/>
          <w:marRight w:val="0"/>
          <w:marTop w:val="0"/>
          <w:marBottom w:val="0"/>
          <w:divBdr>
            <w:top w:val="none" w:sz="0" w:space="0" w:color="auto"/>
            <w:left w:val="none" w:sz="0" w:space="0" w:color="auto"/>
            <w:bottom w:val="none" w:sz="0" w:space="0" w:color="auto"/>
            <w:right w:val="none" w:sz="0" w:space="0" w:color="auto"/>
          </w:divBdr>
        </w:div>
        <w:div w:id="674384747">
          <w:marLeft w:val="640"/>
          <w:marRight w:val="0"/>
          <w:marTop w:val="0"/>
          <w:marBottom w:val="0"/>
          <w:divBdr>
            <w:top w:val="none" w:sz="0" w:space="0" w:color="auto"/>
            <w:left w:val="none" w:sz="0" w:space="0" w:color="auto"/>
            <w:bottom w:val="none" w:sz="0" w:space="0" w:color="auto"/>
            <w:right w:val="none" w:sz="0" w:space="0" w:color="auto"/>
          </w:divBdr>
        </w:div>
        <w:div w:id="746225131">
          <w:marLeft w:val="640"/>
          <w:marRight w:val="0"/>
          <w:marTop w:val="0"/>
          <w:marBottom w:val="0"/>
          <w:divBdr>
            <w:top w:val="none" w:sz="0" w:space="0" w:color="auto"/>
            <w:left w:val="none" w:sz="0" w:space="0" w:color="auto"/>
            <w:bottom w:val="none" w:sz="0" w:space="0" w:color="auto"/>
            <w:right w:val="none" w:sz="0" w:space="0" w:color="auto"/>
          </w:divBdr>
        </w:div>
        <w:div w:id="775953398">
          <w:marLeft w:val="640"/>
          <w:marRight w:val="0"/>
          <w:marTop w:val="0"/>
          <w:marBottom w:val="0"/>
          <w:divBdr>
            <w:top w:val="none" w:sz="0" w:space="0" w:color="auto"/>
            <w:left w:val="none" w:sz="0" w:space="0" w:color="auto"/>
            <w:bottom w:val="none" w:sz="0" w:space="0" w:color="auto"/>
            <w:right w:val="none" w:sz="0" w:space="0" w:color="auto"/>
          </w:divBdr>
        </w:div>
        <w:div w:id="822818832">
          <w:marLeft w:val="640"/>
          <w:marRight w:val="0"/>
          <w:marTop w:val="0"/>
          <w:marBottom w:val="0"/>
          <w:divBdr>
            <w:top w:val="none" w:sz="0" w:space="0" w:color="auto"/>
            <w:left w:val="none" w:sz="0" w:space="0" w:color="auto"/>
            <w:bottom w:val="none" w:sz="0" w:space="0" w:color="auto"/>
            <w:right w:val="none" w:sz="0" w:space="0" w:color="auto"/>
          </w:divBdr>
        </w:div>
        <w:div w:id="829633462">
          <w:marLeft w:val="640"/>
          <w:marRight w:val="0"/>
          <w:marTop w:val="0"/>
          <w:marBottom w:val="0"/>
          <w:divBdr>
            <w:top w:val="none" w:sz="0" w:space="0" w:color="auto"/>
            <w:left w:val="none" w:sz="0" w:space="0" w:color="auto"/>
            <w:bottom w:val="none" w:sz="0" w:space="0" w:color="auto"/>
            <w:right w:val="none" w:sz="0" w:space="0" w:color="auto"/>
          </w:divBdr>
        </w:div>
        <w:div w:id="846553917">
          <w:marLeft w:val="640"/>
          <w:marRight w:val="0"/>
          <w:marTop w:val="0"/>
          <w:marBottom w:val="0"/>
          <w:divBdr>
            <w:top w:val="none" w:sz="0" w:space="0" w:color="auto"/>
            <w:left w:val="none" w:sz="0" w:space="0" w:color="auto"/>
            <w:bottom w:val="none" w:sz="0" w:space="0" w:color="auto"/>
            <w:right w:val="none" w:sz="0" w:space="0" w:color="auto"/>
          </w:divBdr>
        </w:div>
        <w:div w:id="852914583">
          <w:marLeft w:val="640"/>
          <w:marRight w:val="0"/>
          <w:marTop w:val="0"/>
          <w:marBottom w:val="0"/>
          <w:divBdr>
            <w:top w:val="none" w:sz="0" w:space="0" w:color="auto"/>
            <w:left w:val="none" w:sz="0" w:space="0" w:color="auto"/>
            <w:bottom w:val="none" w:sz="0" w:space="0" w:color="auto"/>
            <w:right w:val="none" w:sz="0" w:space="0" w:color="auto"/>
          </w:divBdr>
        </w:div>
        <w:div w:id="855075354">
          <w:marLeft w:val="640"/>
          <w:marRight w:val="0"/>
          <w:marTop w:val="0"/>
          <w:marBottom w:val="0"/>
          <w:divBdr>
            <w:top w:val="none" w:sz="0" w:space="0" w:color="auto"/>
            <w:left w:val="none" w:sz="0" w:space="0" w:color="auto"/>
            <w:bottom w:val="none" w:sz="0" w:space="0" w:color="auto"/>
            <w:right w:val="none" w:sz="0" w:space="0" w:color="auto"/>
          </w:divBdr>
        </w:div>
        <w:div w:id="862132137">
          <w:marLeft w:val="640"/>
          <w:marRight w:val="0"/>
          <w:marTop w:val="0"/>
          <w:marBottom w:val="0"/>
          <w:divBdr>
            <w:top w:val="none" w:sz="0" w:space="0" w:color="auto"/>
            <w:left w:val="none" w:sz="0" w:space="0" w:color="auto"/>
            <w:bottom w:val="none" w:sz="0" w:space="0" w:color="auto"/>
            <w:right w:val="none" w:sz="0" w:space="0" w:color="auto"/>
          </w:divBdr>
        </w:div>
        <w:div w:id="918710680">
          <w:marLeft w:val="640"/>
          <w:marRight w:val="0"/>
          <w:marTop w:val="0"/>
          <w:marBottom w:val="0"/>
          <w:divBdr>
            <w:top w:val="none" w:sz="0" w:space="0" w:color="auto"/>
            <w:left w:val="none" w:sz="0" w:space="0" w:color="auto"/>
            <w:bottom w:val="none" w:sz="0" w:space="0" w:color="auto"/>
            <w:right w:val="none" w:sz="0" w:space="0" w:color="auto"/>
          </w:divBdr>
        </w:div>
        <w:div w:id="933513532">
          <w:marLeft w:val="640"/>
          <w:marRight w:val="0"/>
          <w:marTop w:val="0"/>
          <w:marBottom w:val="0"/>
          <w:divBdr>
            <w:top w:val="none" w:sz="0" w:space="0" w:color="auto"/>
            <w:left w:val="none" w:sz="0" w:space="0" w:color="auto"/>
            <w:bottom w:val="none" w:sz="0" w:space="0" w:color="auto"/>
            <w:right w:val="none" w:sz="0" w:space="0" w:color="auto"/>
          </w:divBdr>
        </w:div>
        <w:div w:id="934097674">
          <w:marLeft w:val="640"/>
          <w:marRight w:val="0"/>
          <w:marTop w:val="0"/>
          <w:marBottom w:val="0"/>
          <w:divBdr>
            <w:top w:val="none" w:sz="0" w:space="0" w:color="auto"/>
            <w:left w:val="none" w:sz="0" w:space="0" w:color="auto"/>
            <w:bottom w:val="none" w:sz="0" w:space="0" w:color="auto"/>
            <w:right w:val="none" w:sz="0" w:space="0" w:color="auto"/>
          </w:divBdr>
        </w:div>
        <w:div w:id="1023363502">
          <w:marLeft w:val="640"/>
          <w:marRight w:val="0"/>
          <w:marTop w:val="0"/>
          <w:marBottom w:val="0"/>
          <w:divBdr>
            <w:top w:val="none" w:sz="0" w:space="0" w:color="auto"/>
            <w:left w:val="none" w:sz="0" w:space="0" w:color="auto"/>
            <w:bottom w:val="none" w:sz="0" w:space="0" w:color="auto"/>
            <w:right w:val="none" w:sz="0" w:space="0" w:color="auto"/>
          </w:divBdr>
        </w:div>
        <w:div w:id="1029722176">
          <w:marLeft w:val="640"/>
          <w:marRight w:val="0"/>
          <w:marTop w:val="0"/>
          <w:marBottom w:val="0"/>
          <w:divBdr>
            <w:top w:val="none" w:sz="0" w:space="0" w:color="auto"/>
            <w:left w:val="none" w:sz="0" w:space="0" w:color="auto"/>
            <w:bottom w:val="none" w:sz="0" w:space="0" w:color="auto"/>
            <w:right w:val="none" w:sz="0" w:space="0" w:color="auto"/>
          </w:divBdr>
        </w:div>
        <w:div w:id="1043286182">
          <w:marLeft w:val="640"/>
          <w:marRight w:val="0"/>
          <w:marTop w:val="0"/>
          <w:marBottom w:val="0"/>
          <w:divBdr>
            <w:top w:val="none" w:sz="0" w:space="0" w:color="auto"/>
            <w:left w:val="none" w:sz="0" w:space="0" w:color="auto"/>
            <w:bottom w:val="none" w:sz="0" w:space="0" w:color="auto"/>
            <w:right w:val="none" w:sz="0" w:space="0" w:color="auto"/>
          </w:divBdr>
        </w:div>
        <w:div w:id="1126776969">
          <w:marLeft w:val="640"/>
          <w:marRight w:val="0"/>
          <w:marTop w:val="0"/>
          <w:marBottom w:val="0"/>
          <w:divBdr>
            <w:top w:val="none" w:sz="0" w:space="0" w:color="auto"/>
            <w:left w:val="none" w:sz="0" w:space="0" w:color="auto"/>
            <w:bottom w:val="none" w:sz="0" w:space="0" w:color="auto"/>
            <w:right w:val="none" w:sz="0" w:space="0" w:color="auto"/>
          </w:divBdr>
        </w:div>
        <w:div w:id="1142773835">
          <w:marLeft w:val="640"/>
          <w:marRight w:val="0"/>
          <w:marTop w:val="0"/>
          <w:marBottom w:val="0"/>
          <w:divBdr>
            <w:top w:val="none" w:sz="0" w:space="0" w:color="auto"/>
            <w:left w:val="none" w:sz="0" w:space="0" w:color="auto"/>
            <w:bottom w:val="none" w:sz="0" w:space="0" w:color="auto"/>
            <w:right w:val="none" w:sz="0" w:space="0" w:color="auto"/>
          </w:divBdr>
        </w:div>
        <w:div w:id="1167017850">
          <w:marLeft w:val="640"/>
          <w:marRight w:val="0"/>
          <w:marTop w:val="0"/>
          <w:marBottom w:val="0"/>
          <w:divBdr>
            <w:top w:val="none" w:sz="0" w:space="0" w:color="auto"/>
            <w:left w:val="none" w:sz="0" w:space="0" w:color="auto"/>
            <w:bottom w:val="none" w:sz="0" w:space="0" w:color="auto"/>
            <w:right w:val="none" w:sz="0" w:space="0" w:color="auto"/>
          </w:divBdr>
        </w:div>
        <w:div w:id="1171986011">
          <w:marLeft w:val="640"/>
          <w:marRight w:val="0"/>
          <w:marTop w:val="0"/>
          <w:marBottom w:val="0"/>
          <w:divBdr>
            <w:top w:val="none" w:sz="0" w:space="0" w:color="auto"/>
            <w:left w:val="none" w:sz="0" w:space="0" w:color="auto"/>
            <w:bottom w:val="none" w:sz="0" w:space="0" w:color="auto"/>
            <w:right w:val="none" w:sz="0" w:space="0" w:color="auto"/>
          </w:divBdr>
        </w:div>
        <w:div w:id="1177383394">
          <w:marLeft w:val="640"/>
          <w:marRight w:val="0"/>
          <w:marTop w:val="0"/>
          <w:marBottom w:val="0"/>
          <w:divBdr>
            <w:top w:val="none" w:sz="0" w:space="0" w:color="auto"/>
            <w:left w:val="none" w:sz="0" w:space="0" w:color="auto"/>
            <w:bottom w:val="none" w:sz="0" w:space="0" w:color="auto"/>
            <w:right w:val="none" w:sz="0" w:space="0" w:color="auto"/>
          </w:divBdr>
        </w:div>
        <w:div w:id="1207525958">
          <w:marLeft w:val="640"/>
          <w:marRight w:val="0"/>
          <w:marTop w:val="0"/>
          <w:marBottom w:val="0"/>
          <w:divBdr>
            <w:top w:val="none" w:sz="0" w:space="0" w:color="auto"/>
            <w:left w:val="none" w:sz="0" w:space="0" w:color="auto"/>
            <w:bottom w:val="none" w:sz="0" w:space="0" w:color="auto"/>
            <w:right w:val="none" w:sz="0" w:space="0" w:color="auto"/>
          </w:divBdr>
        </w:div>
        <w:div w:id="1309626362">
          <w:marLeft w:val="640"/>
          <w:marRight w:val="0"/>
          <w:marTop w:val="0"/>
          <w:marBottom w:val="0"/>
          <w:divBdr>
            <w:top w:val="none" w:sz="0" w:space="0" w:color="auto"/>
            <w:left w:val="none" w:sz="0" w:space="0" w:color="auto"/>
            <w:bottom w:val="none" w:sz="0" w:space="0" w:color="auto"/>
            <w:right w:val="none" w:sz="0" w:space="0" w:color="auto"/>
          </w:divBdr>
        </w:div>
        <w:div w:id="1334988734">
          <w:marLeft w:val="640"/>
          <w:marRight w:val="0"/>
          <w:marTop w:val="0"/>
          <w:marBottom w:val="0"/>
          <w:divBdr>
            <w:top w:val="none" w:sz="0" w:space="0" w:color="auto"/>
            <w:left w:val="none" w:sz="0" w:space="0" w:color="auto"/>
            <w:bottom w:val="none" w:sz="0" w:space="0" w:color="auto"/>
            <w:right w:val="none" w:sz="0" w:space="0" w:color="auto"/>
          </w:divBdr>
        </w:div>
        <w:div w:id="1377780903">
          <w:marLeft w:val="640"/>
          <w:marRight w:val="0"/>
          <w:marTop w:val="0"/>
          <w:marBottom w:val="0"/>
          <w:divBdr>
            <w:top w:val="none" w:sz="0" w:space="0" w:color="auto"/>
            <w:left w:val="none" w:sz="0" w:space="0" w:color="auto"/>
            <w:bottom w:val="none" w:sz="0" w:space="0" w:color="auto"/>
            <w:right w:val="none" w:sz="0" w:space="0" w:color="auto"/>
          </w:divBdr>
        </w:div>
        <w:div w:id="1384215590">
          <w:marLeft w:val="640"/>
          <w:marRight w:val="0"/>
          <w:marTop w:val="0"/>
          <w:marBottom w:val="0"/>
          <w:divBdr>
            <w:top w:val="none" w:sz="0" w:space="0" w:color="auto"/>
            <w:left w:val="none" w:sz="0" w:space="0" w:color="auto"/>
            <w:bottom w:val="none" w:sz="0" w:space="0" w:color="auto"/>
            <w:right w:val="none" w:sz="0" w:space="0" w:color="auto"/>
          </w:divBdr>
        </w:div>
        <w:div w:id="1438602687">
          <w:marLeft w:val="640"/>
          <w:marRight w:val="0"/>
          <w:marTop w:val="0"/>
          <w:marBottom w:val="0"/>
          <w:divBdr>
            <w:top w:val="none" w:sz="0" w:space="0" w:color="auto"/>
            <w:left w:val="none" w:sz="0" w:space="0" w:color="auto"/>
            <w:bottom w:val="none" w:sz="0" w:space="0" w:color="auto"/>
            <w:right w:val="none" w:sz="0" w:space="0" w:color="auto"/>
          </w:divBdr>
        </w:div>
        <w:div w:id="1456365815">
          <w:marLeft w:val="640"/>
          <w:marRight w:val="0"/>
          <w:marTop w:val="0"/>
          <w:marBottom w:val="0"/>
          <w:divBdr>
            <w:top w:val="none" w:sz="0" w:space="0" w:color="auto"/>
            <w:left w:val="none" w:sz="0" w:space="0" w:color="auto"/>
            <w:bottom w:val="none" w:sz="0" w:space="0" w:color="auto"/>
            <w:right w:val="none" w:sz="0" w:space="0" w:color="auto"/>
          </w:divBdr>
        </w:div>
        <w:div w:id="1548302076">
          <w:marLeft w:val="640"/>
          <w:marRight w:val="0"/>
          <w:marTop w:val="0"/>
          <w:marBottom w:val="0"/>
          <w:divBdr>
            <w:top w:val="none" w:sz="0" w:space="0" w:color="auto"/>
            <w:left w:val="none" w:sz="0" w:space="0" w:color="auto"/>
            <w:bottom w:val="none" w:sz="0" w:space="0" w:color="auto"/>
            <w:right w:val="none" w:sz="0" w:space="0" w:color="auto"/>
          </w:divBdr>
        </w:div>
        <w:div w:id="1562254100">
          <w:marLeft w:val="640"/>
          <w:marRight w:val="0"/>
          <w:marTop w:val="0"/>
          <w:marBottom w:val="0"/>
          <w:divBdr>
            <w:top w:val="none" w:sz="0" w:space="0" w:color="auto"/>
            <w:left w:val="none" w:sz="0" w:space="0" w:color="auto"/>
            <w:bottom w:val="none" w:sz="0" w:space="0" w:color="auto"/>
            <w:right w:val="none" w:sz="0" w:space="0" w:color="auto"/>
          </w:divBdr>
        </w:div>
        <w:div w:id="1564483416">
          <w:marLeft w:val="640"/>
          <w:marRight w:val="0"/>
          <w:marTop w:val="0"/>
          <w:marBottom w:val="0"/>
          <w:divBdr>
            <w:top w:val="none" w:sz="0" w:space="0" w:color="auto"/>
            <w:left w:val="none" w:sz="0" w:space="0" w:color="auto"/>
            <w:bottom w:val="none" w:sz="0" w:space="0" w:color="auto"/>
            <w:right w:val="none" w:sz="0" w:space="0" w:color="auto"/>
          </w:divBdr>
        </w:div>
        <w:div w:id="1618482993">
          <w:marLeft w:val="640"/>
          <w:marRight w:val="0"/>
          <w:marTop w:val="0"/>
          <w:marBottom w:val="0"/>
          <w:divBdr>
            <w:top w:val="none" w:sz="0" w:space="0" w:color="auto"/>
            <w:left w:val="none" w:sz="0" w:space="0" w:color="auto"/>
            <w:bottom w:val="none" w:sz="0" w:space="0" w:color="auto"/>
            <w:right w:val="none" w:sz="0" w:space="0" w:color="auto"/>
          </w:divBdr>
        </w:div>
        <w:div w:id="1650477990">
          <w:marLeft w:val="640"/>
          <w:marRight w:val="0"/>
          <w:marTop w:val="0"/>
          <w:marBottom w:val="0"/>
          <w:divBdr>
            <w:top w:val="none" w:sz="0" w:space="0" w:color="auto"/>
            <w:left w:val="none" w:sz="0" w:space="0" w:color="auto"/>
            <w:bottom w:val="none" w:sz="0" w:space="0" w:color="auto"/>
            <w:right w:val="none" w:sz="0" w:space="0" w:color="auto"/>
          </w:divBdr>
        </w:div>
        <w:div w:id="1675450494">
          <w:marLeft w:val="640"/>
          <w:marRight w:val="0"/>
          <w:marTop w:val="0"/>
          <w:marBottom w:val="0"/>
          <w:divBdr>
            <w:top w:val="none" w:sz="0" w:space="0" w:color="auto"/>
            <w:left w:val="none" w:sz="0" w:space="0" w:color="auto"/>
            <w:bottom w:val="none" w:sz="0" w:space="0" w:color="auto"/>
            <w:right w:val="none" w:sz="0" w:space="0" w:color="auto"/>
          </w:divBdr>
        </w:div>
        <w:div w:id="1697736505">
          <w:marLeft w:val="640"/>
          <w:marRight w:val="0"/>
          <w:marTop w:val="0"/>
          <w:marBottom w:val="0"/>
          <w:divBdr>
            <w:top w:val="none" w:sz="0" w:space="0" w:color="auto"/>
            <w:left w:val="none" w:sz="0" w:space="0" w:color="auto"/>
            <w:bottom w:val="none" w:sz="0" w:space="0" w:color="auto"/>
            <w:right w:val="none" w:sz="0" w:space="0" w:color="auto"/>
          </w:divBdr>
        </w:div>
        <w:div w:id="1699113301">
          <w:marLeft w:val="640"/>
          <w:marRight w:val="0"/>
          <w:marTop w:val="0"/>
          <w:marBottom w:val="0"/>
          <w:divBdr>
            <w:top w:val="none" w:sz="0" w:space="0" w:color="auto"/>
            <w:left w:val="none" w:sz="0" w:space="0" w:color="auto"/>
            <w:bottom w:val="none" w:sz="0" w:space="0" w:color="auto"/>
            <w:right w:val="none" w:sz="0" w:space="0" w:color="auto"/>
          </w:divBdr>
        </w:div>
        <w:div w:id="1758751665">
          <w:marLeft w:val="640"/>
          <w:marRight w:val="0"/>
          <w:marTop w:val="0"/>
          <w:marBottom w:val="0"/>
          <w:divBdr>
            <w:top w:val="none" w:sz="0" w:space="0" w:color="auto"/>
            <w:left w:val="none" w:sz="0" w:space="0" w:color="auto"/>
            <w:bottom w:val="none" w:sz="0" w:space="0" w:color="auto"/>
            <w:right w:val="none" w:sz="0" w:space="0" w:color="auto"/>
          </w:divBdr>
        </w:div>
        <w:div w:id="1766421216">
          <w:marLeft w:val="640"/>
          <w:marRight w:val="0"/>
          <w:marTop w:val="0"/>
          <w:marBottom w:val="0"/>
          <w:divBdr>
            <w:top w:val="none" w:sz="0" w:space="0" w:color="auto"/>
            <w:left w:val="none" w:sz="0" w:space="0" w:color="auto"/>
            <w:bottom w:val="none" w:sz="0" w:space="0" w:color="auto"/>
            <w:right w:val="none" w:sz="0" w:space="0" w:color="auto"/>
          </w:divBdr>
        </w:div>
        <w:div w:id="1880818094">
          <w:marLeft w:val="640"/>
          <w:marRight w:val="0"/>
          <w:marTop w:val="0"/>
          <w:marBottom w:val="0"/>
          <w:divBdr>
            <w:top w:val="none" w:sz="0" w:space="0" w:color="auto"/>
            <w:left w:val="none" w:sz="0" w:space="0" w:color="auto"/>
            <w:bottom w:val="none" w:sz="0" w:space="0" w:color="auto"/>
            <w:right w:val="none" w:sz="0" w:space="0" w:color="auto"/>
          </w:divBdr>
        </w:div>
        <w:div w:id="1885217072">
          <w:marLeft w:val="640"/>
          <w:marRight w:val="0"/>
          <w:marTop w:val="0"/>
          <w:marBottom w:val="0"/>
          <w:divBdr>
            <w:top w:val="none" w:sz="0" w:space="0" w:color="auto"/>
            <w:left w:val="none" w:sz="0" w:space="0" w:color="auto"/>
            <w:bottom w:val="none" w:sz="0" w:space="0" w:color="auto"/>
            <w:right w:val="none" w:sz="0" w:space="0" w:color="auto"/>
          </w:divBdr>
        </w:div>
        <w:div w:id="1963030443">
          <w:marLeft w:val="640"/>
          <w:marRight w:val="0"/>
          <w:marTop w:val="0"/>
          <w:marBottom w:val="0"/>
          <w:divBdr>
            <w:top w:val="none" w:sz="0" w:space="0" w:color="auto"/>
            <w:left w:val="none" w:sz="0" w:space="0" w:color="auto"/>
            <w:bottom w:val="none" w:sz="0" w:space="0" w:color="auto"/>
            <w:right w:val="none" w:sz="0" w:space="0" w:color="auto"/>
          </w:divBdr>
        </w:div>
        <w:div w:id="2018538839">
          <w:marLeft w:val="640"/>
          <w:marRight w:val="0"/>
          <w:marTop w:val="0"/>
          <w:marBottom w:val="0"/>
          <w:divBdr>
            <w:top w:val="none" w:sz="0" w:space="0" w:color="auto"/>
            <w:left w:val="none" w:sz="0" w:space="0" w:color="auto"/>
            <w:bottom w:val="none" w:sz="0" w:space="0" w:color="auto"/>
            <w:right w:val="none" w:sz="0" w:space="0" w:color="auto"/>
          </w:divBdr>
        </w:div>
        <w:div w:id="2045976849">
          <w:marLeft w:val="640"/>
          <w:marRight w:val="0"/>
          <w:marTop w:val="0"/>
          <w:marBottom w:val="0"/>
          <w:divBdr>
            <w:top w:val="none" w:sz="0" w:space="0" w:color="auto"/>
            <w:left w:val="none" w:sz="0" w:space="0" w:color="auto"/>
            <w:bottom w:val="none" w:sz="0" w:space="0" w:color="auto"/>
            <w:right w:val="none" w:sz="0" w:space="0" w:color="auto"/>
          </w:divBdr>
        </w:div>
      </w:divsChild>
    </w:div>
    <w:div w:id="344595722">
      <w:bodyDiv w:val="1"/>
      <w:marLeft w:val="0"/>
      <w:marRight w:val="0"/>
      <w:marTop w:val="0"/>
      <w:marBottom w:val="0"/>
      <w:divBdr>
        <w:top w:val="none" w:sz="0" w:space="0" w:color="auto"/>
        <w:left w:val="none" w:sz="0" w:space="0" w:color="auto"/>
        <w:bottom w:val="none" w:sz="0" w:space="0" w:color="auto"/>
        <w:right w:val="none" w:sz="0" w:space="0" w:color="auto"/>
      </w:divBdr>
      <w:divsChild>
        <w:div w:id="2632874">
          <w:marLeft w:val="640"/>
          <w:marRight w:val="0"/>
          <w:marTop w:val="0"/>
          <w:marBottom w:val="0"/>
          <w:divBdr>
            <w:top w:val="none" w:sz="0" w:space="0" w:color="auto"/>
            <w:left w:val="none" w:sz="0" w:space="0" w:color="auto"/>
            <w:bottom w:val="none" w:sz="0" w:space="0" w:color="auto"/>
            <w:right w:val="none" w:sz="0" w:space="0" w:color="auto"/>
          </w:divBdr>
        </w:div>
        <w:div w:id="22169502">
          <w:marLeft w:val="640"/>
          <w:marRight w:val="0"/>
          <w:marTop w:val="0"/>
          <w:marBottom w:val="0"/>
          <w:divBdr>
            <w:top w:val="none" w:sz="0" w:space="0" w:color="auto"/>
            <w:left w:val="none" w:sz="0" w:space="0" w:color="auto"/>
            <w:bottom w:val="none" w:sz="0" w:space="0" w:color="auto"/>
            <w:right w:val="none" w:sz="0" w:space="0" w:color="auto"/>
          </w:divBdr>
        </w:div>
        <w:div w:id="30544992">
          <w:marLeft w:val="640"/>
          <w:marRight w:val="0"/>
          <w:marTop w:val="0"/>
          <w:marBottom w:val="0"/>
          <w:divBdr>
            <w:top w:val="none" w:sz="0" w:space="0" w:color="auto"/>
            <w:left w:val="none" w:sz="0" w:space="0" w:color="auto"/>
            <w:bottom w:val="none" w:sz="0" w:space="0" w:color="auto"/>
            <w:right w:val="none" w:sz="0" w:space="0" w:color="auto"/>
          </w:divBdr>
        </w:div>
        <w:div w:id="88355907">
          <w:marLeft w:val="640"/>
          <w:marRight w:val="0"/>
          <w:marTop w:val="0"/>
          <w:marBottom w:val="0"/>
          <w:divBdr>
            <w:top w:val="none" w:sz="0" w:space="0" w:color="auto"/>
            <w:left w:val="none" w:sz="0" w:space="0" w:color="auto"/>
            <w:bottom w:val="none" w:sz="0" w:space="0" w:color="auto"/>
            <w:right w:val="none" w:sz="0" w:space="0" w:color="auto"/>
          </w:divBdr>
        </w:div>
        <w:div w:id="101190101">
          <w:marLeft w:val="640"/>
          <w:marRight w:val="0"/>
          <w:marTop w:val="0"/>
          <w:marBottom w:val="0"/>
          <w:divBdr>
            <w:top w:val="none" w:sz="0" w:space="0" w:color="auto"/>
            <w:left w:val="none" w:sz="0" w:space="0" w:color="auto"/>
            <w:bottom w:val="none" w:sz="0" w:space="0" w:color="auto"/>
            <w:right w:val="none" w:sz="0" w:space="0" w:color="auto"/>
          </w:divBdr>
        </w:div>
        <w:div w:id="113331197">
          <w:marLeft w:val="640"/>
          <w:marRight w:val="0"/>
          <w:marTop w:val="0"/>
          <w:marBottom w:val="0"/>
          <w:divBdr>
            <w:top w:val="none" w:sz="0" w:space="0" w:color="auto"/>
            <w:left w:val="none" w:sz="0" w:space="0" w:color="auto"/>
            <w:bottom w:val="none" w:sz="0" w:space="0" w:color="auto"/>
            <w:right w:val="none" w:sz="0" w:space="0" w:color="auto"/>
          </w:divBdr>
        </w:div>
        <w:div w:id="117334711">
          <w:marLeft w:val="640"/>
          <w:marRight w:val="0"/>
          <w:marTop w:val="0"/>
          <w:marBottom w:val="0"/>
          <w:divBdr>
            <w:top w:val="none" w:sz="0" w:space="0" w:color="auto"/>
            <w:left w:val="none" w:sz="0" w:space="0" w:color="auto"/>
            <w:bottom w:val="none" w:sz="0" w:space="0" w:color="auto"/>
            <w:right w:val="none" w:sz="0" w:space="0" w:color="auto"/>
          </w:divBdr>
        </w:div>
        <w:div w:id="161822749">
          <w:marLeft w:val="640"/>
          <w:marRight w:val="0"/>
          <w:marTop w:val="0"/>
          <w:marBottom w:val="0"/>
          <w:divBdr>
            <w:top w:val="none" w:sz="0" w:space="0" w:color="auto"/>
            <w:left w:val="none" w:sz="0" w:space="0" w:color="auto"/>
            <w:bottom w:val="none" w:sz="0" w:space="0" w:color="auto"/>
            <w:right w:val="none" w:sz="0" w:space="0" w:color="auto"/>
          </w:divBdr>
        </w:div>
        <w:div w:id="163596435">
          <w:marLeft w:val="640"/>
          <w:marRight w:val="0"/>
          <w:marTop w:val="0"/>
          <w:marBottom w:val="0"/>
          <w:divBdr>
            <w:top w:val="none" w:sz="0" w:space="0" w:color="auto"/>
            <w:left w:val="none" w:sz="0" w:space="0" w:color="auto"/>
            <w:bottom w:val="none" w:sz="0" w:space="0" w:color="auto"/>
            <w:right w:val="none" w:sz="0" w:space="0" w:color="auto"/>
          </w:divBdr>
        </w:div>
        <w:div w:id="167409544">
          <w:marLeft w:val="640"/>
          <w:marRight w:val="0"/>
          <w:marTop w:val="0"/>
          <w:marBottom w:val="0"/>
          <w:divBdr>
            <w:top w:val="none" w:sz="0" w:space="0" w:color="auto"/>
            <w:left w:val="none" w:sz="0" w:space="0" w:color="auto"/>
            <w:bottom w:val="none" w:sz="0" w:space="0" w:color="auto"/>
            <w:right w:val="none" w:sz="0" w:space="0" w:color="auto"/>
          </w:divBdr>
        </w:div>
        <w:div w:id="181936443">
          <w:marLeft w:val="640"/>
          <w:marRight w:val="0"/>
          <w:marTop w:val="0"/>
          <w:marBottom w:val="0"/>
          <w:divBdr>
            <w:top w:val="none" w:sz="0" w:space="0" w:color="auto"/>
            <w:left w:val="none" w:sz="0" w:space="0" w:color="auto"/>
            <w:bottom w:val="none" w:sz="0" w:space="0" w:color="auto"/>
            <w:right w:val="none" w:sz="0" w:space="0" w:color="auto"/>
          </w:divBdr>
        </w:div>
        <w:div w:id="222718921">
          <w:marLeft w:val="640"/>
          <w:marRight w:val="0"/>
          <w:marTop w:val="0"/>
          <w:marBottom w:val="0"/>
          <w:divBdr>
            <w:top w:val="none" w:sz="0" w:space="0" w:color="auto"/>
            <w:left w:val="none" w:sz="0" w:space="0" w:color="auto"/>
            <w:bottom w:val="none" w:sz="0" w:space="0" w:color="auto"/>
            <w:right w:val="none" w:sz="0" w:space="0" w:color="auto"/>
          </w:divBdr>
        </w:div>
        <w:div w:id="250360119">
          <w:marLeft w:val="640"/>
          <w:marRight w:val="0"/>
          <w:marTop w:val="0"/>
          <w:marBottom w:val="0"/>
          <w:divBdr>
            <w:top w:val="none" w:sz="0" w:space="0" w:color="auto"/>
            <w:left w:val="none" w:sz="0" w:space="0" w:color="auto"/>
            <w:bottom w:val="none" w:sz="0" w:space="0" w:color="auto"/>
            <w:right w:val="none" w:sz="0" w:space="0" w:color="auto"/>
          </w:divBdr>
        </w:div>
        <w:div w:id="282856819">
          <w:marLeft w:val="640"/>
          <w:marRight w:val="0"/>
          <w:marTop w:val="0"/>
          <w:marBottom w:val="0"/>
          <w:divBdr>
            <w:top w:val="none" w:sz="0" w:space="0" w:color="auto"/>
            <w:left w:val="none" w:sz="0" w:space="0" w:color="auto"/>
            <w:bottom w:val="none" w:sz="0" w:space="0" w:color="auto"/>
            <w:right w:val="none" w:sz="0" w:space="0" w:color="auto"/>
          </w:divBdr>
        </w:div>
        <w:div w:id="311175024">
          <w:marLeft w:val="640"/>
          <w:marRight w:val="0"/>
          <w:marTop w:val="0"/>
          <w:marBottom w:val="0"/>
          <w:divBdr>
            <w:top w:val="none" w:sz="0" w:space="0" w:color="auto"/>
            <w:left w:val="none" w:sz="0" w:space="0" w:color="auto"/>
            <w:bottom w:val="none" w:sz="0" w:space="0" w:color="auto"/>
            <w:right w:val="none" w:sz="0" w:space="0" w:color="auto"/>
          </w:divBdr>
        </w:div>
        <w:div w:id="358510650">
          <w:marLeft w:val="640"/>
          <w:marRight w:val="0"/>
          <w:marTop w:val="0"/>
          <w:marBottom w:val="0"/>
          <w:divBdr>
            <w:top w:val="none" w:sz="0" w:space="0" w:color="auto"/>
            <w:left w:val="none" w:sz="0" w:space="0" w:color="auto"/>
            <w:bottom w:val="none" w:sz="0" w:space="0" w:color="auto"/>
            <w:right w:val="none" w:sz="0" w:space="0" w:color="auto"/>
          </w:divBdr>
        </w:div>
        <w:div w:id="359471317">
          <w:marLeft w:val="640"/>
          <w:marRight w:val="0"/>
          <w:marTop w:val="0"/>
          <w:marBottom w:val="0"/>
          <w:divBdr>
            <w:top w:val="none" w:sz="0" w:space="0" w:color="auto"/>
            <w:left w:val="none" w:sz="0" w:space="0" w:color="auto"/>
            <w:bottom w:val="none" w:sz="0" w:space="0" w:color="auto"/>
            <w:right w:val="none" w:sz="0" w:space="0" w:color="auto"/>
          </w:divBdr>
        </w:div>
        <w:div w:id="373163451">
          <w:marLeft w:val="640"/>
          <w:marRight w:val="0"/>
          <w:marTop w:val="0"/>
          <w:marBottom w:val="0"/>
          <w:divBdr>
            <w:top w:val="none" w:sz="0" w:space="0" w:color="auto"/>
            <w:left w:val="none" w:sz="0" w:space="0" w:color="auto"/>
            <w:bottom w:val="none" w:sz="0" w:space="0" w:color="auto"/>
            <w:right w:val="none" w:sz="0" w:space="0" w:color="auto"/>
          </w:divBdr>
        </w:div>
        <w:div w:id="398480360">
          <w:marLeft w:val="640"/>
          <w:marRight w:val="0"/>
          <w:marTop w:val="0"/>
          <w:marBottom w:val="0"/>
          <w:divBdr>
            <w:top w:val="none" w:sz="0" w:space="0" w:color="auto"/>
            <w:left w:val="none" w:sz="0" w:space="0" w:color="auto"/>
            <w:bottom w:val="none" w:sz="0" w:space="0" w:color="auto"/>
            <w:right w:val="none" w:sz="0" w:space="0" w:color="auto"/>
          </w:divBdr>
        </w:div>
        <w:div w:id="455948090">
          <w:marLeft w:val="640"/>
          <w:marRight w:val="0"/>
          <w:marTop w:val="0"/>
          <w:marBottom w:val="0"/>
          <w:divBdr>
            <w:top w:val="none" w:sz="0" w:space="0" w:color="auto"/>
            <w:left w:val="none" w:sz="0" w:space="0" w:color="auto"/>
            <w:bottom w:val="none" w:sz="0" w:space="0" w:color="auto"/>
            <w:right w:val="none" w:sz="0" w:space="0" w:color="auto"/>
          </w:divBdr>
        </w:div>
        <w:div w:id="485320393">
          <w:marLeft w:val="640"/>
          <w:marRight w:val="0"/>
          <w:marTop w:val="0"/>
          <w:marBottom w:val="0"/>
          <w:divBdr>
            <w:top w:val="none" w:sz="0" w:space="0" w:color="auto"/>
            <w:left w:val="none" w:sz="0" w:space="0" w:color="auto"/>
            <w:bottom w:val="none" w:sz="0" w:space="0" w:color="auto"/>
            <w:right w:val="none" w:sz="0" w:space="0" w:color="auto"/>
          </w:divBdr>
        </w:div>
        <w:div w:id="486938303">
          <w:marLeft w:val="640"/>
          <w:marRight w:val="0"/>
          <w:marTop w:val="0"/>
          <w:marBottom w:val="0"/>
          <w:divBdr>
            <w:top w:val="none" w:sz="0" w:space="0" w:color="auto"/>
            <w:left w:val="none" w:sz="0" w:space="0" w:color="auto"/>
            <w:bottom w:val="none" w:sz="0" w:space="0" w:color="auto"/>
            <w:right w:val="none" w:sz="0" w:space="0" w:color="auto"/>
          </w:divBdr>
        </w:div>
        <w:div w:id="492330326">
          <w:marLeft w:val="640"/>
          <w:marRight w:val="0"/>
          <w:marTop w:val="0"/>
          <w:marBottom w:val="0"/>
          <w:divBdr>
            <w:top w:val="none" w:sz="0" w:space="0" w:color="auto"/>
            <w:left w:val="none" w:sz="0" w:space="0" w:color="auto"/>
            <w:bottom w:val="none" w:sz="0" w:space="0" w:color="auto"/>
            <w:right w:val="none" w:sz="0" w:space="0" w:color="auto"/>
          </w:divBdr>
        </w:div>
        <w:div w:id="591284522">
          <w:marLeft w:val="640"/>
          <w:marRight w:val="0"/>
          <w:marTop w:val="0"/>
          <w:marBottom w:val="0"/>
          <w:divBdr>
            <w:top w:val="none" w:sz="0" w:space="0" w:color="auto"/>
            <w:left w:val="none" w:sz="0" w:space="0" w:color="auto"/>
            <w:bottom w:val="none" w:sz="0" w:space="0" w:color="auto"/>
            <w:right w:val="none" w:sz="0" w:space="0" w:color="auto"/>
          </w:divBdr>
        </w:div>
        <w:div w:id="609431669">
          <w:marLeft w:val="640"/>
          <w:marRight w:val="0"/>
          <w:marTop w:val="0"/>
          <w:marBottom w:val="0"/>
          <w:divBdr>
            <w:top w:val="none" w:sz="0" w:space="0" w:color="auto"/>
            <w:left w:val="none" w:sz="0" w:space="0" w:color="auto"/>
            <w:bottom w:val="none" w:sz="0" w:space="0" w:color="auto"/>
            <w:right w:val="none" w:sz="0" w:space="0" w:color="auto"/>
          </w:divBdr>
        </w:div>
        <w:div w:id="615334350">
          <w:marLeft w:val="640"/>
          <w:marRight w:val="0"/>
          <w:marTop w:val="0"/>
          <w:marBottom w:val="0"/>
          <w:divBdr>
            <w:top w:val="none" w:sz="0" w:space="0" w:color="auto"/>
            <w:left w:val="none" w:sz="0" w:space="0" w:color="auto"/>
            <w:bottom w:val="none" w:sz="0" w:space="0" w:color="auto"/>
            <w:right w:val="none" w:sz="0" w:space="0" w:color="auto"/>
          </w:divBdr>
        </w:div>
        <w:div w:id="677538667">
          <w:marLeft w:val="640"/>
          <w:marRight w:val="0"/>
          <w:marTop w:val="0"/>
          <w:marBottom w:val="0"/>
          <w:divBdr>
            <w:top w:val="none" w:sz="0" w:space="0" w:color="auto"/>
            <w:left w:val="none" w:sz="0" w:space="0" w:color="auto"/>
            <w:bottom w:val="none" w:sz="0" w:space="0" w:color="auto"/>
            <w:right w:val="none" w:sz="0" w:space="0" w:color="auto"/>
          </w:divBdr>
        </w:div>
        <w:div w:id="691079538">
          <w:marLeft w:val="640"/>
          <w:marRight w:val="0"/>
          <w:marTop w:val="0"/>
          <w:marBottom w:val="0"/>
          <w:divBdr>
            <w:top w:val="none" w:sz="0" w:space="0" w:color="auto"/>
            <w:left w:val="none" w:sz="0" w:space="0" w:color="auto"/>
            <w:bottom w:val="none" w:sz="0" w:space="0" w:color="auto"/>
            <w:right w:val="none" w:sz="0" w:space="0" w:color="auto"/>
          </w:divBdr>
        </w:div>
        <w:div w:id="701634195">
          <w:marLeft w:val="640"/>
          <w:marRight w:val="0"/>
          <w:marTop w:val="0"/>
          <w:marBottom w:val="0"/>
          <w:divBdr>
            <w:top w:val="none" w:sz="0" w:space="0" w:color="auto"/>
            <w:left w:val="none" w:sz="0" w:space="0" w:color="auto"/>
            <w:bottom w:val="none" w:sz="0" w:space="0" w:color="auto"/>
            <w:right w:val="none" w:sz="0" w:space="0" w:color="auto"/>
          </w:divBdr>
        </w:div>
        <w:div w:id="761418427">
          <w:marLeft w:val="640"/>
          <w:marRight w:val="0"/>
          <w:marTop w:val="0"/>
          <w:marBottom w:val="0"/>
          <w:divBdr>
            <w:top w:val="none" w:sz="0" w:space="0" w:color="auto"/>
            <w:left w:val="none" w:sz="0" w:space="0" w:color="auto"/>
            <w:bottom w:val="none" w:sz="0" w:space="0" w:color="auto"/>
            <w:right w:val="none" w:sz="0" w:space="0" w:color="auto"/>
          </w:divBdr>
        </w:div>
        <w:div w:id="818764037">
          <w:marLeft w:val="640"/>
          <w:marRight w:val="0"/>
          <w:marTop w:val="0"/>
          <w:marBottom w:val="0"/>
          <w:divBdr>
            <w:top w:val="none" w:sz="0" w:space="0" w:color="auto"/>
            <w:left w:val="none" w:sz="0" w:space="0" w:color="auto"/>
            <w:bottom w:val="none" w:sz="0" w:space="0" w:color="auto"/>
            <w:right w:val="none" w:sz="0" w:space="0" w:color="auto"/>
          </w:divBdr>
        </w:div>
        <w:div w:id="821501978">
          <w:marLeft w:val="640"/>
          <w:marRight w:val="0"/>
          <w:marTop w:val="0"/>
          <w:marBottom w:val="0"/>
          <w:divBdr>
            <w:top w:val="none" w:sz="0" w:space="0" w:color="auto"/>
            <w:left w:val="none" w:sz="0" w:space="0" w:color="auto"/>
            <w:bottom w:val="none" w:sz="0" w:space="0" w:color="auto"/>
            <w:right w:val="none" w:sz="0" w:space="0" w:color="auto"/>
          </w:divBdr>
        </w:div>
        <w:div w:id="839123732">
          <w:marLeft w:val="640"/>
          <w:marRight w:val="0"/>
          <w:marTop w:val="0"/>
          <w:marBottom w:val="0"/>
          <w:divBdr>
            <w:top w:val="none" w:sz="0" w:space="0" w:color="auto"/>
            <w:left w:val="none" w:sz="0" w:space="0" w:color="auto"/>
            <w:bottom w:val="none" w:sz="0" w:space="0" w:color="auto"/>
            <w:right w:val="none" w:sz="0" w:space="0" w:color="auto"/>
          </w:divBdr>
        </w:div>
        <w:div w:id="840851900">
          <w:marLeft w:val="640"/>
          <w:marRight w:val="0"/>
          <w:marTop w:val="0"/>
          <w:marBottom w:val="0"/>
          <w:divBdr>
            <w:top w:val="none" w:sz="0" w:space="0" w:color="auto"/>
            <w:left w:val="none" w:sz="0" w:space="0" w:color="auto"/>
            <w:bottom w:val="none" w:sz="0" w:space="0" w:color="auto"/>
            <w:right w:val="none" w:sz="0" w:space="0" w:color="auto"/>
          </w:divBdr>
        </w:div>
        <w:div w:id="964197081">
          <w:marLeft w:val="640"/>
          <w:marRight w:val="0"/>
          <w:marTop w:val="0"/>
          <w:marBottom w:val="0"/>
          <w:divBdr>
            <w:top w:val="none" w:sz="0" w:space="0" w:color="auto"/>
            <w:left w:val="none" w:sz="0" w:space="0" w:color="auto"/>
            <w:bottom w:val="none" w:sz="0" w:space="0" w:color="auto"/>
            <w:right w:val="none" w:sz="0" w:space="0" w:color="auto"/>
          </w:divBdr>
        </w:div>
        <w:div w:id="981429251">
          <w:marLeft w:val="640"/>
          <w:marRight w:val="0"/>
          <w:marTop w:val="0"/>
          <w:marBottom w:val="0"/>
          <w:divBdr>
            <w:top w:val="none" w:sz="0" w:space="0" w:color="auto"/>
            <w:left w:val="none" w:sz="0" w:space="0" w:color="auto"/>
            <w:bottom w:val="none" w:sz="0" w:space="0" w:color="auto"/>
            <w:right w:val="none" w:sz="0" w:space="0" w:color="auto"/>
          </w:divBdr>
        </w:div>
        <w:div w:id="1004280190">
          <w:marLeft w:val="640"/>
          <w:marRight w:val="0"/>
          <w:marTop w:val="0"/>
          <w:marBottom w:val="0"/>
          <w:divBdr>
            <w:top w:val="none" w:sz="0" w:space="0" w:color="auto"/>
            <w:left w:val="none" w:sz="0" w:space="0" w:color="auto"/>
            <w:bottom w:val="none" w:sz="0" w:space="0" w:color="auto"/>
            <w:right w:val="none" w:sz="0" w:space="0" w:color="auto"/>
          </w:divBdr>
        </w:div>
        <w:div w:id="1032262253">
          <w:marLeft w:val="640"/>
          <w:marRight w:val="0"/>
          <w:marTop w:val="0"/>
          <w:marBottom w:val="0"/>
          <w:divBdr>
            <w:top w:val="none" w:sz="0" w:space="0" w:color="auto"/>
            <w:left w:val="none" w:sz="0" w:space="0" w:color="auto"/>
            <w:bottom w:val="none" w:sz="0" w:space="0" w:color="auto"/>
            <w:right w:val="none" w:sz="0" w:space="0" w:color="auto"/>
          </w:divBdr>
        </w:div>
        <w:div w:id="1059790115">
          <w:marLeft w:val="640"/>
          <w:marRight w:val="0"/>
          <w:marTop w:val="0"/>
          <w:marBottom w:val="0"/>
          <w:divBdr>
            <w:top w:val="none" w:sz="0" w:space="0" w:color="auto"/>
            <w:left w:val="none" w:sz="0" w:space="0" w:color="auto"/>
            <w:bottom w:val="none" w:sz="0" w:space="0" w:color="auto"/>
            <w:right w:val="none" w:sz="0" w:space="0" w:color="auto"/>
          </w:divBdr>
        </w:div>
        <w:div w:id="1077359066">
          <w:marLeft w:val="640"/>
          <w:marRight w:val="0"/>
          <w:marTop w:val="0"/>
          <w:marBottom w:val="0"/>
          <w:divBdr>
            <w:top w:val="none" w:sz="0" w:space="0" w:color="auto"/>
            <w:left w:val="none" w:sz="0" w:space="0" w:color="auto"/>
            <w:bottom w:val="none" w:sz="0" w:space="0" w:color="auto"/>
            <w:right w:val="none" w:sz="0" w:space="0" w:color="auto"/>
          </w:divBdr>
        </w:div>
        <w:div w:id="1081677502">
          <w:marLeft w:val="640"/>
          <w:marRight w:val="0"/>
          <w:marTop w:val="0"/>
          <w:marBottom w:val="0"/>
          <w:divBdr>
            <w:top w:val="none" w:sz="0" w:space="0" w:color="auto"/>
            <w:left w:val="none" w:sz="0" w:space="0" w:color="auto"/>
            <w:bottom w:val="none" w:sz="0" w:space="0" w:color="auto"/>
            <w:right w:val="none" w:sz="0" w:space="0" w:color="auto"/>
          </w:divBdr>
        </w:div>
        <w:div w:id="1146703811">
          <w:marLeft w:val="640"/>
          <w:marRight w:val="0"/>
          <w:marTop w:val="0"/>
          <w:marBottom w:val="0"/>
          <w:divBdr>
            <w:top w:val="none" w:sz="0" w:space="0" w:color="auto"/>
            <w:left w:val="none" w:sz="0" w:space="0" w:color="auto"/>
            <w:bottom w:val="none" w:sz="0" w:space="0" w:color="auto"/>
            <w:right w:val="none" w:sz="0" w:space="0" w:color="auto"/>
          </w:divBdr>
        </w:div>
        <w:div w:id="1153446219">
          <w:marLeft w:val="640"/>
          <w:marRight w:val="0"/>
          <w:marTop w:val="0"/>
          <w:marBottom w:val="0"/>
          <w:divBdr>
            <w:top w:val="none" w:sz="0" w:space="0" w:color="auto"/>
            <w:left w:val="none" w:sz="0" w:space="0" w:color="auto"/>
            <w:bottom w:val="none" w:sz="0" w:space="0" w:color="auto"/>
            <w:right w:val="none" w:sz="0" w:space="0" w:color="auto"/>
          </w:divBdr>
        </w:div>
        <w:div w:id="1174807879">
          <w:marLeft w:val="640"/>
          <w:marRight w:val="0"/>
          <w:marTop w:val="0"/>
          <w:marBottom w:val="0"/>
          <w:divBdr>
            <w:top w:val="none" w:sz="0" w:space="0" w:color="auto"/>
            <w:left w:val="none" w:sz="0" w:space="0" w:color="auto"/>
            <w:bottom w:val="none" w:sz="0" w:space="0" w:color="auto"/>
            <w:right w:val="none" w:sz="0" w:space="0" w:color="auto"/>
          </w:divBdr>
        </w:div>
        <w:div w:id="1182431834">
          <w:marLeft w:val="640"/>
          <w:marRight w:val="0"/>
          <w:marTop w:val="0"/>
          <w:marBottom w:val="0"/>
          <w:divBdr>
            <w:top w:val="none" w:sz="0" w:space="0" w:color="auto"/>
            <w:left w:val="none" w:sz="0" w:space="0" w:color="auto"/>
            <w:bottom w:val="none" w:sz="0" w:space="0" w:color="auto"/>
            <w:right w:val="none" w:sz="0" w:space="0" w:color="auto"/>
          </w:divBdr>
        </w:div>
        <w:div w:id="1210068899">
          <w:marLeft w:val="640"/>
          <w:marRight w:val="0"/>
          <w:marTop w:val="0"/>
          <w:marBottom w:val="0"/>
          <w:divBdr>
            <w:top w:val="none" w:sz="0" w:space="0" w:color="auto"/>
            <w:left w:val="none" w:sz="0" w:space="0" w:color="auto"/>
            <w:bottom w:val="none" w:sz="0" w:space="0" w:color="auto"/>
            <w:right w:val="none" w:sz="0" w:space="0" w:color="auto"/>
          </w:divBdr>
        </w:div>
        <w:div w:id="1220902395">
          <w:marLeft w:val="640"/>
          <w:marRight w:val="0"/>
          <w:marTop w:val="0"/>
          <w:marBottom w:val="0"/>
          <w:divBdr>
            <w:top w:val="none" w:sz="0" w:space="0" w:color="auto"/>
            <w:left w:val="none" w:sz="0" w:space="0" w:color="auto"/>
            <w:bottom w:val="none" w:sz="0" w:space="0" w:color="auto"/>
            <w:right w:val="none" w:sz="0" w:space="0" w:color="auto"/>
          </w:divBdr>
        </w:div>
        <w:div w:id="1305430204">
          <w:marLeft w:val="640"/>
          <w:marRight w:val="0"/>
          <w:marTop w:val="0"/>
          <w:marBottom w:val="0"/>
          <w:divBdr>
            <w:top w:val="none" w:sz="0" w:space="0" w:color="auto"/>
            <w:left w:val="none" w:sz="0" w:space="0" w:color="auto"/>
            <w:bottom w:val="none" w:sz="0" w:space="0" w:color="auto"/>
            <w:right w:val="none" w:sz="0" w:space="0" w:color="auto"/>
          </w:divBdr>
        </w:div>
        <w:div w:id="1402630137">
          <w:marLeft w:val="640"/>
          <w:marRight w:val="0"/>
          <w:marTop w:val="0"/>
          <w:marBottom w:val="0"/>
          <w:divBdr>
            <w:top w:val="none" w:sz="0" w:space="0" w:color="auto"/>
            <w:left w:val="none" w:sz="0" w:space="0" w:color="auto"/>
            <w:bottom w:val="none" w:sz="0" w:space="0" w:color="auto"/>
            <w:right w:val="none" w:sz="0" w:space="0" w:color="auto"/>
          </w:divBdr>
        </w:div>
        <w:div w:id="1418593563">
          <w:marLeft w:val="640"/>
          <w:marRight w:val="0"/>
          <w:marTop w:val="0"/>
          <w:marBottom w:val="0"/>
          <w:divBdr>
            <w:top w:val="none" w:sz="0" w:space="0" w:color="auto"/>
            <w:left w:val="none" w:sz="0" w:space="0" w:color="auto"/>
            <w:bottom w:val="none" w:sz="0" w:space="0" w:color="auto"/>
            <w:right w:val="none" w:sz="0" w:space="0" w:color="auto"/>
          </w:divBdr>
        </w:div>
        <w:div w:id="1481849204">
          <w:marLeft w:val="640"/>
          <w:marRight w:val="0"/>
          <w:marTop w:val="0"/>
          <w:marBottom w:val="0"/>
          <w:divBdr>
            <w:top w:val="none" w:sz="0" w:space="0" w:color="auto"/>
            <w:left w:val="none" w:sz="0" w:space="0" w:color="auto"/>
            <w:bottom w:val="none" w:sz="0" w:space="0" w:color="auto"/>
            <w:right w:val="none" w:sz="0" w:space="0" w:color="auto"/>
          </w:divBdr>
        </w:div>
        <w:div w:id="1491756123">
          <w:marLeft w:val="640"/>
          <w:marRight w:val="0"/>
          <w:marTop w:val="0"/>
          <w:marBottom w:val="0"/>
          <w:divBdr>
            <w:top w:val="none" w:sz="0" w:space="0" w:color="auto"/>
            <w:left w:val="none" w:sz="0" w:space="0" w:color="auto"/>
            <w:bottom w:val="none" w:sz="0" w:space="0" w:color="auto"/>
            <w:right w:val="none" w:sz="0" w:space="0" w:color="auto"/>
          </w:divBdr>
        </w:div>
        <w:div w:id="1507479956">
          <w:marLeft w:val="640"/>
          <w:marRight w:val="0"/>
          <w:marTop w:val="0"/>
          <w:marBottom w:val="0"/>
          <w:divBdr>
            <w:top w:val="none" w:sz="0" w:space="0" w:color="auto"/>
            <w:left w:val="none" w:sz="0" w:space="0" w:color="auto"/>
            <w:bottom w:val="none" w:sz="0" w:space="0" w:color="auto"/>
            <w:right w:val="none" w:sz="0" w:space="0" w:color="auto"/>
          </w:divBdr>
        </w:div>
        <w:div w:id="1636256282">
          <w:marLeft w:val="640"/>
          <w:marRight w:val="0"/>
          <w:marTop w:val="0"/>
          <w:marBottom w:val="0"/>
          <w:divBdr>
            <w:top w:val="none" w:sz="0" w:space="0" w:color="auto"/>
            <w:left w:val="none" w:sz="0" w:space="0" w:color="auto"/>
            <w:bottom w:val="none" w:sz="0" w:space="0" w:color="auto"/>
            <w:right w:val="none" w:sz="0" w:space="0" w:color="auto"/>
          </w:divBdr>
        </w:div>
        <w:div w:id="1670792457">
          <w:marLeft w:val="640"/>
          <w:marRight w:val="0"/>
          <w:marTop w:val="0"/>
          <w:marBottom w:val="0"/>
          <w:divBdr>
            <w:top w:val="none" w:sz="0" w:space="0" w:color="auto"/>
            <w:left w:val="none" w:sz="0" w:space="0" w:color="auto"/>
            <w:bottom w:val="none" w:sz="0" w:space="0" w:color="auto"/>
            <w:right w:val="none" w:sz="0" w:space="0" w:color="auto"/>
          </w:divBdr>
        </w:div>
        <w:div w:id="1797291501">
          <w:marLeft w:val="640"/>
          <w:marRight w:val="0"/>
          <w:marTop w:val="0"/>
          <w:marBottom w:val="0"/>
          <w:divBdr>
            <w:top w:val="none" w:sz="0" w:space="0" w:color="auto"/>
            <w:left w:val="none" w:sz="0" w:space="0" w:color="auto"/>
            <w:bottom w:val="none" w:sz="0" w:space="0" w:color="auto"/>
            <w:right w:val="none" w:sz="0" w:space="0" w:color="auto"/>
          </w:divBdr>
        </w:div>
        <w:div w:id="1852375777">
          <w:marLeft w:val="640"/>
          <w:marRight w:val="0"/>
          <w:marTop w:val="0"/>
          <w:marBottom w:val="0"/>
          <w:divBdr>
            <w:top w:val="none" w:sz="0" w:space="0" w:color="auto"/>
            <w:left w:val="none" w:sz="0" w:space="0" w:color="auto"/>
            <w:bottom w:val="none" w:sz="0" w:space="0" w:color="auto"/>
            <w:right w:val="none" w:sz="0" w:space="0" w:color="auto"/>
          </w:divBdr>
        </w:div>
        <w:div w:id="1874805801">
          <w:marLeft w:val="640"/>
          <w:marRight w:val="0"/>
          <w:marTop w:val="0"/>
          <w:marBottom w:val="0"/>
          <w:divBdr>
            <w:top w:val="none" w:sz="0" w:space="0" w:color="auto"/>
            <w:left w:val="none" w:sz="0" w:space="0" w:color="auto"/>
            <w:bottom w:val="none" w:sz="0" w:space="0" w:color="auto"/>
            <w:right w:val="none" w:sz="0" w:space="0" w:color="auto"/>
          </w:divBdr>
        </w:div>
        <w:div w:id="1947348061">
          <w:marLeft w:val="640"/>
          <w:marRight w:val="0"/>
          <w:marTop w:val="0"/>
          <w:marBottom w:val="0"/>
          <w:divBdr>
            <w:top w:val="none" w:sz="0" w:space="0" w:color="auto"/>
            <w:left w:val="none" w:sz="0" w:space="0" w:color="auto"/>
            <w:bottom w:val="none" w:sz="0" w:space="0" w:color="auto"/>
            <w:right w:val="none" w:sz="0" w:space="0" w:color="auto"/>
          </w:divBdr>
        </w:div>
        <w:div w:id="1982802984">
          <w:marLeft w:val="640"/>
          <w:marRight w:val="0"/>
          <w:marTop w:val="0"/>
          <w:marBottom w:val="0"/>
          <w:divBdr>
            <w:top w:val="none" w:sz="0" w:space="0" w:color="auto"/>
            <w:left w:val="none" w:sz="0" w:space="0" w:color="auto"/>
            <w:bottom w:val="none" w:sz="0" w:space="0" w:color="auto"/>
            <w:right w:val="none" w:sz="0" w:space="0" w:color="auto"/>
          </w:divBdr>
        </w:div>
        <w:div w:id="2011786547">
          <w:marLeft w:val="640"/>
          <w:marRight w:val="0"/>
          <w:marTop w:val="0"/>
          <w:marBottom w:val="0"/>
          <w:divBdr>
            <w:top w:val="none" w:sz="0" w:space="0" w:color="auto"/>
            <w:left w:val="none" w:sz="0" w:space="0" w:color="auto"/>
            <w:bottom w:val="none" w:sz="0" w:space="0" w:color="auto"/>
            <w:right w:val="none" w:sz="0" w:space="0" w:color="auto"/>
          </w:divBdr>
        </w:div>
        <w:div w:id="2034110543">
          <w:marLeft w:val="640"/>
          <w:marRight w:val="0"/>
          <w:marTop w:val="0"/>
          <w:marBottom w:val="0"/>
          <w:divBdr>
            <w:top w:val="none" w:sz="0" w:space="0" w:color="auto"/>
            <w:left w:val="none" w:sz="0" w:space="0" w:color="auto"/>
            <w:bottom w:val="none" w:sz="0" w:space="0" w:color="auto"/>
            <w:right w:val="none" w:sz="0" w:space="0" w:color="auto"/>
          </w:divBdr>
        </w:div>
        <w:div w:id="2068918726">
          <w:marLeft w:val="640"/>
          <w:marRight w:val="0"/>
          <w:marTop w:val="0"/>
          <w:marBottom w:val="0"/>
          <w:divBdr>
            <w:top w:val="none" w:sz="0" w:space="0" w:color="auto"/>
            <w:left w:val="none" w:sz="0" w:space="0" w:color="auto"/>
            <w:bottom w:val="none" w:sz="0" w:space="0" w:color="auto"/>
            <w:right w:val="none" w:sz="0" w:space="0" w:color="auto"/>
          </w:divBdr>
        </w:div>
        <w:div w:id="2088722130">
          <w:marLeft w:val="640"/>
          <w:marRight w:val="0"/>
          <w:marTop w:val="0"/>
          <w:marBottom w:val="0"/>
          <w:divBdr>
            <w:top w:val="none" w:sz="0" w:space="0" w:color="auto"/>
            <w:left w:val="none" w:sz="0" w:space="0" w:color="auto"/>
            <w:bottom w:val="none" w:sz="0" w:space="0" w:color="auto"/>
            <w:right w:val="none" w:sz="0" w:space="0" w:color="auto"/>
          </w:divBdr>
        </w:div>
        <w:div w:id="2115900586">
          <w:marLeft w:val="640"/>
          <w:marRight w:val="0"/>
          <w:marTop w:val="0"/>
          <w:marBottom w:val="0"/>
          <w:divBdr>
            <w:top w:val="none" w:sz="0" w:space="0" w:color="auto"/>
            <w:left w:val="none" w:sz="0" w:space="0" w:color="auto"/>
            <w:bottom w:val="none" w:sz="0" w:space="0" w:color="auto"/>
            <w:right w:val="none" w:sz="0" w:space="0" w:color="auto"/>
          </w:divBdr>
        </w:div>
        <w:div w:id="2124036348">
          <w:marLeft w:val="640"/>
          <w:marRight w:val="0"/>
          <w:marTop w:val="0"/>
          <w:marBottom w:val="0"/>
          <w:divBdr>
            <w:top w:val="none" w:sz="0" w:space="0" w:color="auto"/>
            <w:left w:val="none" w:sz="0" w:space="0" w:color="auto"/>
            <w:bottom w:val="none" w:sz="0" w:space="0" w:color="auto"/>
            <w:right w:val="none" w:sz="0" w:space="0" w:color="auto"/>
          </w:divBdr>
        </w:div>
        <w:div w:id="2135099170">
          <w:marLeft w:val="640"/>
          <w:marRight w:val="0"/>
          <w:marTop w:val="0"/>
          <w:marBottom w:val="0"/>
          <w:divBdr>
            <w:top w:val="none" w:sz="0" w:space="0" w:color="auto"/>
            <w:left w:val="none" w:sz="0" w:space="0" w:color="auto"/>
            <w:bottom w:val="none" w:sz="0" w:space="0" w:color="auto"/>
            <w:right w:val="none" w:sz="0" w:space="0" w:color="auto"/>
          </w:divBdr>
        </w:div>
      </w:divsChild>
    </w:div>
    <w:div w:id="345137104">
      <w:bodyDiv w:val="1"/>
      <w:marLeft w:val="0"/>
      <w:marRight w:val="0"/>
      <w:marTop w:val="0"/>
      <w:marBottom w:val="0"/>
      <w:divBdr>
        <w:top w:val="none" w:sz="0" w:space="0" w:color="auto"/>
        <w:left w:val="none" w:sz="0" w:space="0" w:color="auto"/>
        <w:bottom w:val="none" w:sz="0" w:space="0" w:color="auto"/>
        <w:right w:val="none" w:sz="0" w:space="0" w:color="auto"/>
      </w:divBdr>
    </w:div>
    <w:div w:id="346906375">
      <w:bodyDiv w:val="1"/>
      <w:marLeft w:val="0"/>
      <w:marRight w:val="0"/>
      <w:marTop w:val="0"/>
      <w:marBottom w:val="0"/>
      <w:divBdr>
        <w:top w:val="none" w:sz="0" w:space="0" w:color="auto"/>
        <w:left w:val="none" w:sz="0" w:space="0" w:color="auto"/>
        <w:bottom w:val="none" w:sz="0" w:space="0" w:color="auto"/>
        <w:right w:val="none" w:sz="0" w:space="0" w:color="auto"/>
      </w:divBdr>
    </w:div>
    <w:div w:id="349187202">
      <w:bodyDiv w:val="1"/>
      <w:marLeft w:val="0"/>
      <w:marRight w:val="0"/>
      <w:marTop w:val="0"/>
      <w:marBottom w:val="0"/>
      <w:divBdr>
        <w:top w:val="none" w:sz="0" w:space="0" w:color="auto"/>
        <w:left w:val="none" w:sz="0" w:space="0" w:color="auto"/>
        <w:bottom w:val="none" w:sz="0" w:space="0" w:color="auto"/>
        <w:right w:val="none" w:sz="0" w:space="0" w:color="auto"/>
      </w:divBdr>
    </w:div>
    <w:div w:id="350689069">
      <w:bodyDiv w:val="1"/>
      <w:marLeft w:val="0"/>
      <w:marRight w:val="0"/>
      <w:marTop w:val="0"/>
      <w:marBottom w:val="0"/>
      <w:divBdr>
        <w:top w:val="none" w:sz="0" w:space="0" w:color="auto"/>
        <w:left w:val="none" w:sz="0" w:space="0" w:color="auto"/>
        <w:bottom w:val="none" w:sz="0" w:space="0" w:color="auto"/>
        <w:right w:val="none" w:sz="0" w:space="0" w:color="auto"/>
      </w:divBdr>
    </w:div>
    <w:div w:id="350691931">
      <w:bodyDiv w:val="1"/>
      <w:marLeft w:val="0"/>
      <w:marRight w:val="0"/>
      <w:marTop w:val="0"/>
      <w:marBottom w:val="0"/>
      <w:divBdr>
        <w:top w:val="none" w:sz="0" w:space="0" w:color="auto"/>
        <w:left w:val="none" w:sz="0" w:space="0" w:color="auto"/>
        <w:bottom w:val="none" w:sz="0" w:space="0" w:color="auto"/>
        <w:right w:val="none" w:sz="0" w:space="0" w:color="auto"/>
      </w:divBdr>
      <w:divsChild>
        <w:div w:id="499737651">
          <w:marLeft w:val="640"/>
          <w:marRight w:val="0"/>
          <w:marTop w:val="0"/>
          <w:marBottom w:val="0"/>
          <w:divBdr>
            <w:top w:val="none" w:sz="0" w:space="0" w:color="auto"/>
            <w:left w:val="none" w:sz="0" w:space="0" w:color="auto"/>
            <w:bottom w:val="none" w:sz="0" w:space="0" w:color="auto"/>
            <w:right w:val="none" w:sz="0" w:space="0" w:color="auto"/>
          </w:divBdr>
        </w:div>
        <w:div w:id="270630326">
          <w:marLeft w:val="640"/>
          <w:marRight w:val="0"/>
          <w:marTop w:val="0"/>
          <w:marBottom w:val="0"/>
          <w:divBdr>
            <w:top w:val="none" w:sz="0" w:space="0" w:color="auto"/>
            <w:left w:val="none" w:sz="0" w:space="0" w:color="auto"/>
            <w:bottom w:val="none" w:sz="0" w:space="0" w:color="auto"/>
            <w:right w:val="none" w:sz="0" w:space="0" w:color="auto"/>
          </w:divBdr>
        </w:div>
        <w:div w:id="1290477291">
          <w:marLeft w:val="640"/>
          <w:marRight w:val="0"/>
          <w:marTop w:val="0"/>
          <w:marBottom w:val="0"/>
          <w:divBdr>
            <w:top w:val="none" w:sz="0" w:space="0" w:color="auto"/>
            <w:left w:val="none" w:sz="0" w:space="0" w:color="auto"/>
            <w:bottom w:val="none" w:sz="0" w:space="0" w:color="auto"/>
            <w:right w:val="none" w:sz="0" w:space="0" w:color="auto"/>
          </w:divBdr>
        </w:div>
        <w:div w:id="918175063">
          <w:marLeft w:val="640"/>
          <w:marRight w:val="0"/>
          <w:marTop w:val="0"/>
          <w:marBottom w:val="0"/>
          <w:divBdr>
            <w:top w:val="none" w:sz="0" w:space="0" w:color="auto"/>
            <w:left w:val="none" w:sz="0" w:space="0" w:color="auto"/>
            <w:bottom w:val="none" w:sz="0" w:space="0" w:color="auto"/>
            <w:right w:val="none" w:sz="0" w:space="0" w:color="auto"/>
          </w:divBdr>
        </w:div>
        <w:div w:id="1410809883">
          <w:marLeft w:val="640"/>
          <w:marRight w:val="0"/>
          <w:marTop w:val="0"/>
          <w:marBottom w:val="0"/>
          <w:divBdr>
            <w:top w:val="none" w:sz="0" w:space="0" w:color="auto"/>
            <w:left w:val="none" w:sz="0" w:space="0" w:color="auto"/>
            <w:bottom w:val="none" w:sz="0" w:space="0" w:color="auto"/>
            <w:right w:val="none" w:sz="0" w:space="0" w:color="auto"/>
          </w:divBdr>
        </w:div>
        <w:div w:id="1514951510">
          <w:marLeft w:val="640"/>
          <w:marRight w:val="0"/>
          <w:marTop w:val="0"/>
          <w:marBottom w:val="0"/>
          <w:divBdr>
            <w:top w:val="none" w:sz="0" w:space="0" w:color="auto"/>
            <w:left w:val="none" w:sz="0" w:space="0" w:color="auto"/>
            <w:bottom w:val="none" w:sz="0" w:space="0" w:color="auto"/>
            <w:right w:val="none" w:sz="0" w:space="0" w:color="auto"/>
          </w:divBdr>
        </w:div>
        <w:div w:id="933707350">
          <w:marLeft w:val="640"/>
          <w:marRight w:val="0"/>
          <w:marTop w:val="0"/>
          <w:marBottom w:val="0"/>
          <w:divBdr>
            <w:top w:val="none" w:sz="0" w:space="0" w:color="auto"/>
            <w:left w:val="none" w:sz="0" w:space="0" w:color="auto"/>
            <w:bottom w:val="none" w:sz="0" w:space="0" w:color="auto"/>
            <w:right w:val="none" w:sz="0" w:space="0" w:color="auto"/>
          </w:divBdr>
        </w:div>
        <w:div w:id="263420752">
          <w:marLeft w:val="640"/>
          <w:marRight w:val="0"/>
          <w:marTop w:val="0"/>
          <w:marBottom w:val="0"/>
          <w:divBdr>
            <w:top w:val="none" w:sz="0" w:space="0" w:color="auto"/>
            <w:left w:val="none" w:sz="0" w:space="0" w:color="auto"/>
            <w:bottom w:val="none" w:sz="0" w:space="0" w:color="auto"/>
            <w:right w:val="none" w:sz="0" w:space="0" w:color="auto"/>
          </w:divBdr>
        </w:div>
        <w:div w:id="1612124678">
          <w:marLeft w:val="640"/>
          <w:marRight w:val="0"/>
          <w:marTop w:val="0"/>
          <w:marBottom w:val="0"/>
          <w:divBdr>
            <w:top w:val="none" w:sz="0" w:space="0" w:color="auto"/>
            <w:left w:val="none" w:sz="0" w:space="0" w:color="auto"/>
            <w:bottom w:val="none" w:sz="0" w:space="0" w:color="auto"/>
            <w:right w:val="none" w:sz="0" w:space="0" w:color="auto"/>
          </w:divBdr>
        </w:div>
        <w:div w:id="76677294">
          <w:marLeft w:val="640"/>
          <w:marRight w:val="0"/>
          <w:marTop w:val="0"/>
          <w:marBottom w:val="0"/>
          <w:divBdr>
            <w:top w:val="none" w:sz="0" w:space="0" w:color="auto"/>
            <w:left w:val="none" w:sz="0" w:space="0" w:color="auto"/>
            <w:bottom w:val="none" w:sz="0" w:space="0" w:color="auto"/>
            <w:right w:val="none" w:sz="0" w:space="0" w:color="auto"/>
          </w:divBdr>
        </w:div>
        <w:div w:id="334378478">
          <w:marLeft w:val="640"/>
          <w:marRight w:val="0"/>
          <w:marTop w:val="0"/>
          <w:marBottom w:val="0"/>
          <w:divBdr>
            <w:top w:val="none" w:sz="0" w:space="0" w:color="auto"/>
            <w:left w:val="none" w:sz="0" w:space="0" w:color="auto"/>
            <w:bottom w:val="none" w:sz="0" w:space="0" w:color="auto"/>
            <w:right w:val="none" w:sz="0" w:space="0" w:color="auto"/>
          </w:divBdr>
        </w:div>
        <w:div w:id="1933975224">
          <w:marLeft w:val="640"/>
          <w:marRight w:val="0"/>
          <w:marTop w:val="0"/>
          <w:marBottom w:val="0"/>
          <w:divBdr>
            <w:top w:val="none" w:sz="0" w:space="0" w:color="auto"/>
            <w:left w:val="none" w:sz="0" w:space="0" w:color="auto"/>
            <w:bottom w:val="none" w:sz="0" w:space="0" w:color="auto"/>
            <w:right w:val="none" w:sz="0" w:space="0" w:color="auto"/>
          </w:divBdr>
        </w:div>
        <w:div w:id="161285694">
          <w:marLeft w:val="640"/>
          <w:marRight w:val="0"/>
          <w:marTop w:val="0"/>
          <w:marBottom w:val="0"/>
          <w:divBdr>
            <w:top w:val="none" w:sz="0" w:space="0" w:color="auto"/>
            <w:left w:val="none" w:sz="0" w:space="0" w:color="auto"/>
            <w:bottom w:val="none" w:sz="0" w:space="0" w:color="auto"/>
            <w:right w:val="none" w:sz="0" w:space="0" w:color="auto"/>
          </w:divBdr>
        </w:div>
        <w:div w:id="348218355">
          <w:marLeft w:val="640"/>
          <w:marRight w:val="0"/>
          <w:marTop w:val="0"/>
          <w:marBottom w:val="0"/>
          <w:divBdr>
            <w:top w:val="none" w:sz="0" w:space="0" w:color="auto"/>
            <w:left w:val="none" w:sz="0" w:space="0" w:color="auto"/>
            <w:bottom w:val="none" w:sz="0" w:space="0" w:color="auto"/>
            <w:right w:val="none" w:sz="0" w:space="0" w:color="auto"/>
          </w:divBdr>
        </w:div>
        <w:div w:id="2083987607">
          <w:marLeft w:val="640"/>
          <w:marRight w:val="0"/>
          <w:marTop w:val="0"/>
          <w:marBottom w:val="0"/>
          <w:divBdr>
            <w:top w:val="none" w:sz="0" w:space="0" w:color="auto"/>
            <w:left w:val="none" w:sz="0" w:space="0" w:color="auto"/>
            <w:bottom w:val="none" w:sz="0" w:space="0" w:color="auto"/>
            <w:right w:val="none" w:sz="0" w:space="0" w:color="auto"/>
          </w:divBdr>
        </w:div>
        <w:div w:id="1211846439">
          <w:marLeft w:val="640"/>
          <w:marRight w:val="0"/>
          <w:marTop w:val="0"/>
          <w:marBottom w:val="0"/>
          <w:divBdr>
            <w:top w:val="none" w:sz="0" w:space="0" w:color="auto"/>
            <w:left w:val="none" w:sz="0" w:space="0" w:color="auto"/>
            <w:bottom w:val="none" w:sz="0" w:space="0" w:color="auto"/>
            <w:right w:val="none" w:sz="0" w:space="0" w:color="auto"/>
          </w:divBdr>
        </w:div>
        <w:div w:id="693768194">
          <w:marLeft w:val="640"/>
          <w:marRight w:val="0"/>
          <w:marTop w:val="0"/>
          <w:marBottom w:val="0"/>
          <w:divBdr>
            <w:top w:val="none" w:sz="0" w:space="0" w:color="auto"/>
            <w:left w:val="none" w:sz="0" w:space="0" w:color="auto"/>
            <w:bottom w:val="none" w:sz="0" w:space="0" w:color="auto"/>
            <w:right w:val="none" w:sz="0" w:space="0" w:color="auto"/>
          </w:divBdr>
        </w:div>
        <w:div w:id="451898706">
          <w:marLeft w:val="640"/>
          <w:marRight w:val="0"/>
          <w:marTop w:val="0"/>
          <w:marBottom w:val="0"/>
          <w:divBdr>
            <w:top w:val="none" w:sz="0" w:space="0" w:color="auto"/>
            <w:left w:val="none" w:sz="0" w:space="0" w:color="auto"/>
            <w:bottom w:val="none" w:sz="0" w:space="0" w:color="auto"/>
            <w:right w:val="none" w:sz="0" w:space="0" w:color="auto"/>
          </w:divBdr>
        </w:div>
        <w:div w:id="71439400">
          <w:marLeft w:val="640"/>
          <w:marRight w:val="0"/>
          <w:marTop w:val="0"/>
          <w:marBottom w:val="0"/>
          <w:divBdr>
            <w:top w:val="none" w:sz="0" w:space="0" w:color="auto"/>
            <w:left w:val="none" w:sz="0" w:space="0" w:color="auto"/>
            <w:bottom w:val="none" w:sz="0" w:space="0" w:color="auto"/>
            <w:right w:val="none" w:sz="0" w:space="0" w:color="auto"/>
          </w:divBdr>
        </w:div>
        <w:div w:id="1288390480">
          <w:marLeft w:val="640"/>
          <w:marRight w:val="0"/>
          <w:marTop w:val="0"/>
          <w:marBottom w:val="0"/>
          <w:divBdr>
            <w:top w:val="none" w:sz="0" w:space="0" w:color="auto"/>
            <w:left w:val="none" w:sz="0" w:space="0" w:color="auto"/>
            <w:bottom w:val="none" w:sz="0" w:space="0" w:color="auto"/>
            <w:right w:val="none" w:sz="0" w:space="0" w:color="auto"/>
          </w:divBdr>
        </w:div>
        <w:div w:id="1452283529">
          <w:marLeft w:val="640"/>
          <w:marRight w:val="0"/>
          <w:marTop w:val="0"/>
          <w:marBottom w:val="0"/>
          <w:divBdr>
            <w:top w:val="none" w:sz="0" w:space="0" w:color="auto"/>
            <w:left w:val="none" w:sz="0" w:space="0" w:color="auto"/>
            <w:bottom w:val="none" w:sz="0" w:space="0" w:color="auto"/>
            <w:right w:val="none" w:sz="0" w:space="0" w:color="auto"/>
          </w:divBdr>
        </w:div>
        <w:div w:id="234320747">
          <w:marLeft w:val="640"/>
          <w:marRight w:val="0"/>
          <w:marTop w:val="0"/>
          <w:marBottom w:val="0"/>
          <w:divBdr>
            <w:top w:val="none" w:sz="0" w:space="0" w:color="auto"/>
            <w:left w:val="none" w:sz="0" w:space="0" w:color="auto"/>
            <w:bottom w:val="none" w:sz="0" w:space="0" w:color="auto"/>
            <w:right w:val="none" w:sz="0" w:space="0" w:color="auto"/>
          </w:divBdr>
        </w:div>
        <w:div w:id="47842516">
          <w:marLeft w:val="640"/>
          <w:marRight w:val="0"/>
          <w:marTop w:val="0"/>
          <w:marBottom w:val="0"/>
          <w:divBdr>
            <w:top w:val="none" w:sz="0" w:space="0" w:color="auto"/>
            <w:left w:val="none" w:sz="0" w:space="0" w:color="auto"/>
            <w:bottom w:val="none" w:sz="0" w:space="0" w:color="auto"/>
            <w:right w:val="none" w:sz="0" w:space="0" w:color="auto"/>
          </w:divBdr>
        </w:div>
        <w:div w:id="1143278062">
          <w:marLeft w:val="640"/>
          <w:marRight w:val="0"/>
          <w:marTop w:val="0"/>
          <w:marBottom w:val="0"/>
          <w:divBdr>
            <w:top w:val="none" w:sz="0" w:space="0" w:color="auto"/>
            <w:left w:val="none" w:sz="0" w:space="0" w:color="auto"/>
            <w:bottom w:val="none" w:sz="0" w:space="0" w:color="auto"/>
            <w:right w:val="none" w:sz="0" w:space="0" w:color="auto"/>
          </w:divBdr>
        </w:div>
        <w:div w:id="80033568">
          <w:marLeft w:val="640"/>
          <w:marRight w:val="0"/>
          <w:marTop w:val="0"/>
          <w:marBottom w:val="0"/>
          <w:divBdr>
            <w:top w:val="none" w:sz="0" w:space="0" w:color="auto"/>
            <w:left w:val="none" w:sz="0" w:space="0" w:color="auto"/>
            <w:bottom w:val="none" w:sz="0" w:space="0" w:color="auto"/>
            <w:right w:val="none" w:sz="0" w:space="0" w:color="auto"/>
          </w:divBdr>
        </w:div>
        <w:div w:id="1492873452">
          <w:marLeft w:val="640"/>
          <w:marRight w:val="0"/>
          <w:marTop w:val="0"/>
          <w:marBottom w:val="0"/>
          <w:divBdr>
            <w:top w:val="none" w:sz="0" w:space="0" w:color="auto"/>
            <w:left w:val="none" w:sz="0" w:space="0" w:color="auto"/>
            <w:bottom w:val="none" w:sz="0" w:space="0" w:color="auto"/>
            <w:right w:val="none" w:sz="0" w:space="0" w:color="auto"/>
          </w:divBdr>
        </w:div>
        <w:div w:id="695889342">
          <w:marLeft w:val="640"/>
          <w:marRight w:val="0"/>
          <w:marTop w:val="0"/>
          <w:marBottom w:val="0"/>
          <w:divBdr>
            <w:top w:val="none" w:sz="0" w:space="0" w:color="auto"/>
            <w:left w:val="none" w:sz="0" w:space="0" w:color="auto"/>
            <w:bottom w:val="none" w:sz="0" w:space="0" w:color="auto"/>
            <w:right w:val="none" w:sz="0" w:space="0" w:color="auto"/>
          </w:divBdr>
        </w:div>
        <w:div w:id="1033306763">
          <w:marLeft w:val="640"/>
          <w:marRight w:val="0"/>
          <w:marTop w:val="0"/>
          <w:marBottom w:val="0"/>
          <w:divBdr>
            <w:top w:val="none" w:sz="0" w:space="0" w:color="auto"/>
            <w:left w:val="none" w:sz="0" w:space="0" w:color="auto"/>
            <w:bottom w:val="none" w:sz="0" w:space="0" w:color="auto"/>
            <w:right w:val="none" w:sz="0" w:space="0" w:color="auto"/>
          </w:divBdr>
        </w:div>
        <w:div w:id="630670948">
          <w:marLeft w:val="640"/>
          <w:marRight w:val="0"/>
          <w:marTop w:val="0"/>
          <w:marBottom w:val="0"/>
          <w:divBdr>
            <w:top w:val="none" w:sz="0" w:space="0" w:color="auto"/>
            <w:left w:val="none" w:sz="0" w:space="0" w:color="auto"/>
            <w:bottom w:val="none" w:sz="0" w:space="0" w:color="auto"/>
            <w:right w:val="none" w:sz="0" w:space="0" w:color="auto"/>
          </w:divBdr>
        </w:div>
        <w:div w:id="427779189">
          <w:marLeft w:val="640"/>
          <w:marRight w:val="0"/>
          <w:marTop w:val="0"/>
          <w:marBottom w:val="0"/>
          <w:divBdr>
            <w:top w:val="none" w:sz="0" w:space="0" w:color="auto"/>
            <w:left w:val="none" w:sz="0" w:space="0" w:color="auto"/>
            <w:bottom w:val="none" w:sz="0" w:space="0" w:color="auto"/>
            <w:right w:val="none" w:sz="0" w:space="0" w:color="auto"/>
          </w:divBdr>
        </w:div>
        <w:div w:id="337923481">
          <w:marLeft w:val="640"/>
          <w:marRight w:val="0"/>
          <w:marTop w:val="0"/>
          <w:marBottom w:val="0"/>
          <w:divBdr>
            <w:top w:val="none" w:sz="0" w:space="0" w:color="auto"/>
            <w:left w:val="none" w:sz="0" w:space="0" w:color="auto"/>
            <w:bottom w:val="none" w:sz="0" w:space="0" w:color="auto"/>
            <w:right w:val="none" w:sz="0" w:space="0" w:color="auto"/>
          </w:divBdr>
        </w:div>
        <w:div w:id="93719757">
          <w:marLeft w:val="640"/>
          <w:marRight w:val="0"/>
          <w:marTop w:val="0"/>
          <w:marBottom w:val="0"/>
          <w:divBdr>
            <w:top w:val="none" w:sz="0" w:space="0" w:color="auto"/>
            <w:left w:val="none" w:sz="0" w:space="0" w:color="auto"/>
            <w:bottom w:val="none" w:sz="0" w:space="0" w:color="auto"/>
            <w:right w:val="none" w:sz="0" w:space="0" w:color="auto"/>
          </w:divBdr>
        </w:div>
        <w:div w:id="594171517">
          <w:marLeft w:val="640"/>
          <w:marRight w:val="0"/>
          <w:marTop w:val="0"/>
          <w:marBottom w:val="0"/>
          <w:divBdr>
            <w:top w:val="none" w:sz="0" w:space="0" w:color="auto"/>
            <w:left w:val="none" w:sz="0" w:space="0" w:color="auto"/>
            <w:bottom w:val="none" w:sz="0" w:space="0" w:color="auto"/>
            <w:right w:val="none" w:sz="0" w:space="0" w:color="auto"/>
          </w:divBdr>
        </w:div>
        <w:div w:id="292949757">
          <w:marLeft w:val="640"/>
          <w:marRight w:val="0"/>
          <w:marTop w:val="0"/>
          <w:marBottom w:val="0"/>
          <w:divBdr>
            <w:top w:val="none" w:sz="0" w:space="0" w:color="auto"/>
            <w:left w:val="none" w:sz="0" w:space="0" w:color="auto"/>
            <w:bottom w:val="none" w:sz="0" w:space="0" w:color="auto"/>
            <w:right w:val="none" w:sz="0" w:space="0" w:color="auto"/>
          </w:divBdr>
        </w:div>
        <w:div w:id="513032624">
          <w:marLeft w:val="640"/>
          <w:marRight w:val="0"/>
          <w:marTop w:val="0"/>
          <w:marBottom w:val="0"/>
          <w:divBdr>
            <w:top w:val="none" w:sz="0" w:space="0" w:color="auto"/>
            <w:left w:val="none" w:sz="0" w:space="0" w:color="auto"/>
            <w:bottom w:val="none" w:sz="0" w:space="0" w:color="auto"/>
            <w:right w:val="none" w:sz="0" w:space="0" w:color="auto"/>
          </w:divBdr>
        </w:div>
        <w:div w:id="558319318">
          <w:marLeft w:val="640"/>
          <w:marRight w:val="0"/>
          <w:marTop w:val="0"/>
          <w:marBottom w:val="0"/>
          <w:divBdr>
            <w:top w:val="none" w:sz="0" w:space="0" w:color="auto"/>
            <w:left w:val="none" w:sz="0" w:space="0" w:color="auto"/>
            <w:bottom w:val="none" w:sz="0" w:space="0" w:color="auto"/>
            <w:right w:val="none" w:sz="0" w:space="0" w:color="auto"/>
          </w:divBdr>
        </w:div>
        <w:div w:id="579171385">
          <w:marLeft w:val="640"/>
          <w:marRight w:val="0"/>
          <w:marTop w:val="0"/>
          <w:marBottom w:val="0"/>
          <w:divBdr>
            <w:top w:val="none" w:sz="0" w:space="0" w:color="auto"/>
            <w:left w:val="none" w:sz="0" w:space="0" w:color="auto"/>
            <w:bottom w:val="none" w:sz="0" w:space="0" w:color="auto"/>
            <w:right w:val="none" w:sz="0" w:space="0" w:color="auto"/>
          </w:divBdr>
        </w:div>
        <w:div w:id="1292663325">
          <w:marLeft w:val="640"/>
          <w:marRight w:val="0"/>
          <w:marTop w:val="0"/>
          <w:marBottom w:val="0"/>
          <w:divBdr>
            <w:top w:val="none" w:sz="0" w:space="0" w:color="auto"/>
            <w:left w:val="none" w:sz="0" w:space="0" w:color="auto"/>
            <w:bottom w:val="none" w:sz="0" w:space="0" w:color="auto"/>
            <w:right w:val="none" w:sz="0" w:space="0" w:color="auto"/>
          </w:divBdr>
        </w:div>
        <w:div w:id="1276014022">
          <w:marLeft w:val="640"/>
          <w:marRight w:val="0"/>
          <w:marTop w:val="0"/>
          <w:marBottom w:val="0"/>
          <w:divBdr>
            <w:top w:val="none" w:sz="0" w:space="0" w:color="auto"/>
            <w:left w:val="none" w:sz="0" w:space="0" w:color="auto"/>
            <w:bottom w:val="none" w:sz="0" w:space="0" w:color="auto"/>
            <w:right w:val="none" w:sz="0" w:space="0" w:color="auto"/>
          </w:divBdr>
        </w:div>
        <w:div w:id="1711147767">
          <w:marLeft w:val="640"/>
          <w:marRight w:val="0"/>
          <w:marTop w:val="0"/>
          <w:marBottom w:val="0"/>
          <w:divBdr>
            <w:top w:val="none" w:sz="0" w:space="0" w:color="auto"/>
            <w:left w:val="none" w:sz="0" w:space="0" w:color="auto"/>
            <w:bottom w:val="none" w:sz="0" w:space="0" w:color="auto"/>
            <w:right w:val="none" w:sz="0" w:space="0" w:color="auto"/>
          </w:divBdr>
        </w:div>
        <w:div w:id="979501991">
          <w:marLeft w:val="640"/>
          <w:marRight w:val="0"/>
          <w:marTop w:val="0"/>
          <w:marBottom w:val="0"/>
          <w:divBdr>
            <w:top w:val="none" w:sz="0" w:space="0" w:color="auto"/>
            <w:left w:val="none" w:sz="0" w:space="0" w:color="auto"/>
            <w:bottom w:val="none" w:sz="0" w:space="0" w:color="auto"/>
            <w:right w:val="none" w:sz="0" w:space="0" w:color="auto"/>
          </w:divBdr>
        </w:div>
        <w:div w:id="413286164">
          <w:marLeft w:val="640"/>
          <w:marRight w:val="0"/>
          <w:marTop w:val="0"/>
          <w:marBottom w:val="0"/>
          <w:divBdr>
            <w:top w:val="none" w:sz="0" w:space="0" w:color="auto"/>
            <w:left w:val="none" w:sz="0" w:space="0" w:color="auto"/>
            <w:bottom w:val="none" w:sz="0" w:space="0" w:color="auto"/>
            <w:right w:val="none" w:sz="0" w:space="0" w:color="auto"/>
          </w:divBdr>
        </w:div>
        <w:div w:id="45640364">
          <w:marLeft w:val="640"/>
          <w:marRight w:val="0"/>
          <w:marTop w:val="0"/>
          <w:marBottom w:val="0"/>
          <w:divBdr>
            <w:top w:val="none" w:sz="0" w:space="0" w:color="auto"/>
            <w:left w:val="none" w:sz="0" w:space="0" w:color="auto"/>
            <w:bottom w:val="none" w:sz="0" w:space="0" w:color="auto"/>
            <w:right w:val="none" w:sz="0" w:space="0" w:color="auto"/>
          </w:divBdr>
        </w:div>
        <w:div w:id="1709406650">
          <w:marLeft w:val="640"/>
          <w:marRight w:val="0"/>
          <w:marTop w:val="0"/>
          <w:marBottom w:val="0"/>
          <w:divBdr>
            <w:top w:val="none" w:sz="0" w:space="0" w:color="auto"/>
            <w:left w:val="none" w:sz="0" w:space="0" w:color="auto"/>
            <w:bottom w:val="none" w:sz="0" w:space="0" w:color="auto"/>
            <w:right w:val="none" w:sz="0" w:space="0" w:color="auto"/>
          </w:divBdr>
        </w:div>
        <w:div w:id="1984920897">
          <w:marLeft w:val="640"/>
          <w:marRight w:val="0"/>
          <w:marTop w:val="0"/>
          <w:marBottom w:val="0"/>
          <w:divBdr>
            <w:top w:val="none" w:sz="0" w:space="0" w:color="auto"/>
            <w:left w:val="none" w:sz="0" w:space="0" w:color="auto"/>
            <w:bottom w:val="none" w:sz="0" w:space="0" w:color="auto"/>
            <w:right w:val="none" w:sz="0" w:space="0" w:color="auto"/>
          </w:divBdr>
        </w:div>
        <w:div w:id="1688411221">
          <w:marLeft w:val="640"/>
          <w:marRight w:val="0"/>
          <w:marTop w:val="0"/>
          <w:marBottom w:val="0"/>
          <w:divBdr>
            <w:top w:val="none" w:sz="0" w:space="0" w:color="auto"/>
            <w:left w:val="none" w:sz="0" w:space="0" w:color="auto"/>
            <w:bottom w:val="none" w:sz="0" w:space="0" w:color="auto"/>
            <w:right w:val="none" w:sz="0" w:space="0" w:color="auto"/>
          </w:divBdr>
        </w:div>
        <w:div w:id="159011120">
          <w:marLeft w:val="640"/>
          <w:marRight w:val="0"/>
          <w:marTop w:val="0"/>
          <w:marBottom w:val="0"/>
          <w:divBdr>
            <w:top w:val="none" w:sz="0" w:space="0" w:color="auto"/>
            <w:left w:val="none" w:sz="0" w:space="0" w:color="auto"/>
            <w:bottom w:val="none" w:sz="0" w:space="0" w:color="auto"/>
            <w:right w:val="none" w:sz="0" w:space="0" w:color="auto"/>
          </w:divBdr>
        </w:div>
        <w:div w:id="1117718173">
          <w:marLeft w:val="640"/>
          <w:marRight w:val="0"/>
          <w:marTop w:val="0"/>
          <w:marBottom w:val="0"/>
          <w:divBdr>
            <w:top w:val="none" w:sz="0" w:space="0" w:color="auto"/>
            <w:left w:val="none" w:sz="0" w:space="0" w:color="auto"/>
            <w:bottom w:val="none" w:sz="0" w:space="0" w:color="auto"/>
            <w:right w:val="none" w:sz="0" w:space="0" w:color="auto"/>
          </w:divBdr>
        </w:div>
        <w:div w:id="1356465323">
          <w:marLeft w:val="640"/>
          <w:marRight w:val="0"/>
          <w:marTop w:val="0"/>
          <w:marBottom w:val="0"/>
          <w:divBdr>
            <w:top w:val="none" w:sz="0" w:space="0" w:color="auto"/>
            <w:left w:val="none" w:sz="0" w:space="0" w:color="auto"/>
            <w:bottom w:val="none" w:sz="0" w:space="0" w:color="auto"/>
            <w:right w:val="none" w:sz="0" w:space="0" w:color="auto"/>
          </w:divBdr>
        </w:div>
        <w:div w:id="214971167">
          <w:marLeft w:val="640"/>
          <w:marRight w:val="0"/>
          <w:marTop w:val="0"/>
          <w:marBottom w:val="0"/>
          <w:divBdr>
            <w:top w:val="none" w:sz="0" w:space="0" w:color="auto"/>
            <w:left w:val="none" w:sz="0" w:space="0" w:color="auto"/>
            <w:bottom w:val="none" w:sz="0" w:space="0" w:color="auto"/>
            <w:right w:val="none" w:sz="0" w:space="0" w:color="auto"/>
          </w:divBdr>
        </w:div>
        <w:div w:id="1421633102">
          <w:marLeft w:val="640"/>
          <w:marRight w:val="0"/>
          <w:marTop w:val="0"/>
          <w:marBottom w:val="0"/>
          <w:divBdr>
            <w:top w:val="none" w:sz="0" w:space="0" w:color="auto"/>
            <w:left w:val="none" w:sz="0" w:space="0" w:color="auto"/>
            <w:bottom w:val="none" w:sz="0" w:space="0" w:color="auto"/>
            <w:right w:val="none" w:sz="0" w:space="0" w:color="auto"/>
          </w:divBdr>
        </w:div>
        <w:div w:id="1663778878">
          <w:marLeft w:val="640"/>
          <w:marRight w:val="0"/>
          <w:marTop w:val="0"/>
          <w:marBottom w:val="0"/>
          <w:divBdr>
            <w:top w:val="none" w:sz="0" w:space="0" w:color="auto"/>
            <w:left w:val="none" w:sz="0" w:space="0" w:color="auto"/>
            <w:bottom w:val="none" w:sz="0" w:space="0" w:color="auto"/>
            <w:right w:val="none" w:sz="0" w:space="0" w:color="auto"/>
          </w:divBdr>
        </w:div>
        <w:div w:id="707946872">
          <w:marLeft w:val="640"/>
          <w:marRight w:val="0"/>
          <w:marTop w:val="0"/>
          <w:marBottom w:val="0"/>
          <w:divBdr>
            <w:top w:val="none" w:sz="0" w:space="0" w:color="auto"/>
            <w:left w:val="none" w:sz="0" w:space="0" w:color="auto"/>
            <w:bottom w:val="none" w:sz="0" w:space="0" w:color="auto"/>
            <w:right w:val="none" w:sz="0" w:space="0" w:color="auto"/>
          </w:divBdr>
        </w:div>
        <w:div w:id="996877518">
          <w:marLeft w:val="640"/>
          <w:marRight w:val="0"/>
          <w:marTop w:val="0"/>
          <w:marBottom w:val="0"/>
          <w:divBdr>
            <w:top w:val="none" w:sz="0" w:space="0" w:color="auto"/>
            <w:left w:val="none" w:sz="0" w:space="0" w:color="auto"/>
            <w:bottom w:val="none" w:sz="0" w:space="0" w:color="auto"/>
            <w:right w:val="none" w:sz="0" w:space="0" w:color="auto"/>
          </w:divBdr>
        </w:div>
        <w:div w:id="2085029439">
          <w:marLeft w:val="640"/>
          <w:marRight w:val="0"/>
          <w:marTop w:val="0"/>
          <w:marBottom w:val="0"/>
          <w:divBdr>
            <w:top w:val="none" w:sz="0" w:space="0" w:color="auto"/>
            <w:left w:val="none" w:sz="0" w:space="0" w:color="auto"/>
            <w:bottom w:val="none" w:sz="0" w:space="0" w:color="auto"/>
            <w:right w:val="none" w:sz="0" w:space="0" w:color="auto"/>
          </w:divBdr>
        </w:div>
        <w:div w:id="394278369">
          <w:marLeft w:val="640"/>
          <w:marRight w:val="0"/>
          <w:marTop w:val="0"/>
          <w:marBottom w:val="0"/>
          <w:divBdr>
            <w:top w:val="none" w:sz="0" w:space="0" w:color="auto"/>
            <w:left w:val="none" w:sz="0" w:space="0" w:color="auto"/>
            <w:bottom w:val="none" w:sz="0" w:space="0" w:color="auto"/>
            <w:right w:val="none" w:sz="0" w:space="0" w:color="auto"/>
          </w:divBdr>
        </w:div>
        <w:div w:id="465852213">
          <w:marLeft w:val="640"/>
          <w:marRight w:val="0"/>
          <w:marTop w:val="0"/>
          <w:marBottom w:val="0"/>
          <w:divBdr>
            <w:top w:val="none" w:sz="0" w:space="0" w:color="auto"/>
            <w:left w:val="none" w:sz="0" w:space="0" w:color="auto"/>
            <w:bottom w:val="none" w:sz="0" w:space="0" w:color="auto"/>
            <w:right w:val="none" w:sz="0" w:space="0" w:color="auto"/>
          </w:divBdr>
        </w:div>
        <w:div w:id="821972240">
          <w:marLeft w:val="640"/>
          <w:marRight w:val="0"/>
          <w:marTop w:val="0"/>
          <w:marBottom w:val="0"/>
          <w:divBdr>
            <w:top w:val="none" w:sz="0" w:space="0" w:color="auto"/>
            <w:left w:val="none" w:sz="0" w:space="0" w:color="auto"/>
            <w:bottom w:val="none" w:sz="0" w:space="0" w:color="auto"/>
            <w:right w:val="none" w:sz="0" w:space="0" w:color="auto"/>
          </w:divBdr>
        </w:div>
        <w:div w:id="158741219">
          <w:marLeft w:val="640"/>
          <w:marRight w:val="0"/>
          <w:marTop w:val="0"/>
          <w:marBottom w:val="0"/>
          <w:divBdr>
            <w:top w:val="none" w:sz="0" w:space="0" w:color="auto"/>
            <w:left w:val="none" w:sz="0" w:space="0" w:color="auto"/>
            <w:bottom w:val="none" w:sz="0" w:space="0" w:color="auto"/>
            <w:right w:val="none" w:sz="0" w:space="0" w:color="auto"/>
          </w:divBdr>
        </w:div>
        <w:div w:id="1455558424">
          <w:marLeft w:val="640"/>
          <w:marRight w:val="0"/>
          <w:marTop w:val="0"/>
          <w:marBottom w:val="0"/>
          <w:divBdr>
            <w:top w:val="none" w:sz="0" w:space="0" w:color="auto"/>
            <w:left w:val="none" w:sz="0" w:space="0" w:color="auto"/>
            <w:bottom w:val="none" w:sz="0" w:space="0" w:color="auto"/>
            <w:right w:val="none" w:sz="0" w:space="0" w:color="auto"/>
          </w:divBdr>
        </w:div>
        <w:div w:id="578684545">
          <w:marLeft w:val="640"/>
          <w:marRight w:val="0"/>
          <w:marTop w:val="0"/>
          <w:marBottom w:val="0"/>
          <w:divBdr>
            <w:top w:val="none" w:sz="0" w:space="0" w:color="auto"/>
            <w:left w:val="none" w:sz="0" w:space="0" w:color="auto"/>
            <w:bottom w:val="none" w:sz="0" w:space="0" w:color="auto"/>
            <w:right w:val="none" w:sz="0" w:space="0" w:color="auto"/>
          </w:divBdr>
        </w:div>
        <w:div w:id="2123264387">
          <w:marLeft w:val="640"/>
          <w:marRight w:val="0"/>
          <w:marTop w:val="0"/>
          <w:marBottom w:val="0"/>
          <w:divBdr>
            <w:top w:val="none" w:sz="0" w:space="0" w:color="auto"/>
            <w:left w:val="none" w:sz="0" w:space="0" w:color="auto"/>
            <w:bottom w:val="none" w:sz="0" w:space="0" w:color="auto"/>
            <w:right w:val="none" w:sz="0" w:space="0" w:color="auto"/>
          </w:divBdr>
        </w:div>
        <w:div w:id="1315571594">
          <w:marLeft w:val="640"/>
          <w:marRight w:val="0"/>
          <w:marTop w:val="0"/>
          <w:marBottom w:val="0"/>
          <w:divBdr>
            <w:top w:val="none" w:sz="0" w:space="0" w:color="auto"/>
            <w:left w:val="none" w:sz="0" w:space="0" w:color="auto"/>
            <w:bottom w:val="none" w:sz="0" w:space="0" w:color="auto"/>
            <w:right w:val="none" w:sz="0" w:space="0" w:color="auto"/>
          </w:divBdr>
        </w:div>
        <w:div w:id="838500042">
          <w:marLeft w:val="640"/>
          <w:marRight w:val="0"/>
          <w:marTop w:val="0"/>
          <w:marBottom w:val="0"/>
          <w:divBdr>
            <w:top w:val="none" w:sz="0" w:space="0" w:color="auto"/>
            <w:left w:val="none" w:sz="0" w:space="0" w:color="auto"/>
            <w:bottom w:val="none" w:sz="0" w:space="0" w:color="auto"/>
            <w:right w:val="none" w:sz="0" w:space="0" w:color="auto"/>
          </w:divBdr>
        </w:div>
        <w:div w:id="1187138925">
          <w:marLeft w:val="640"/>
          <w:marRight w:val="0"/>
          <w:marTop w:val="0"/>
          <w:marBottom w:val="0"/>
          <w:divBdr>
            <w:top w:val="none" w:sz="0" w:space="0" w:color="auto"/>
            <w:left w:val="none" w:sz="0" w:space="0" w:color="auto"/>
            <w:bottom w:val="none" w:sz="0" w:space="0" w:color="auto"/>
            <w:right w:val="none" w:sz="0" w:space="0" w:color="auto"/>
          </w:divBdr>
        </w:div>
        <w:div w:id="1535387421">
          <w:marLeft w:val="640"/>
          <w:marRight w:val="0"/>
          <w:marTop w:val="0"/>
          <w:marBottom w:val="0"/>
          <w:divBdr>
            <w:top w:val="none" w:sz="0" w:space="0" w:color="auto"/>
            <w:left w:val="none" w:sz="0" w:space="0" w:color="auto"/>
            <w:bottom w:val="none" w:sz="0" w:space="0" w:color="auto"/>
            <w:right w:val="none" w:sz="0" w:space="0" w:color="auto"/>
          </w:divBdr>
        </w:div>
        <w:div w:id="191039185">
          <w:marLeft w:val="640"/>
          <w:marRight w:val="0"/>
          <w:marTop w:val="0"/>
          <w:marBottom w:val="0"/>
          <w:divBdr>
            <w:top w:val="none" w:sz="0" w:space="0" w:color="auto"/>
            <w:left w:val="none" w:sz="0" w:space="0" w:color="auto"/>
            <w:bottom w:val="none" w:sz="0" w:space="0" w:color="auto"/>
            <w:right w:val="none" w:sz="0" w:space="0" w:color="auto"/>
          </w:divBdr>
        </w:div>
        <w:div w:id="2103841406">
          <w:marLeft w:val="640"/>
          <w:marRight w:val="0"/>
          <w:marTop w:val="0"/>
          <w:marBottom w:val="0"/>
          <w:divBdr>
            <w:top w:val="none" w:sz="0" w:space="0" w:color="auto"/>
            <w:left w:val="none" w:sz="0" w:space="0" w:color="auto"/>
            <w:bottom w:val="none" w:sz="0" w:space="0" w:color="auto"/>
            <w:right w:val="none" w:sz="0" w:space="0" w:color="auto"/>
          </w:divBdr>
        </w:div>
        <w:div w:id="19667485">
          <w:marLeft w:val="640"/>
          <w:marRight w:val="0"/>
          <w:marTop w:val="0"/>
          <w:marBottom w:val="0"/>
          <w:divBdr>
            <w:top w:val="none" w:sz="0" w:space="0" w:color="auto"/>
            <w:left w:val="none" w:sz="0" w:space="0" w:color="auto"/>
            <w:bottom w:val="none" w:sz="0" w:space="0" w:color="auto"/>
            <w:right w:val="none" w:sz="0" w:space="0" w:color="auto"/>
          </w:divBdr>
        </w:div>
        <w:div w:id="1334065414">
          <w:marLeft w:val="640"/>
          <w:marRight w:val="0"/>
          <w:marTop w:val="0"/>
          <w:marBottom w:val="0"/>
          <w:divBdr>
            <w:top w:val="none" w:sz="0" w:space="0" w:color="auto"/>
            <w:left w:val="none" w:sz="0" w:space="0" w:color="auto"/>
            <w:bottom w:val="none" w:sz="0" w:space="0" w:color="auto"/>
            <w:right w:val="none" w:sz="0" w:space="0" w:color="auto"/>
          </w:divBdr>
        </w:div>
        <w:div w:id="559631370">
          <w:marLeft w:val="640"/>
          <w:marRight w:val="0"/>
          <w:marTop w:val="0"/>
          <w:marBottom w:val="0"/>
          <w:divBdr>
            <w:top w:val="none" w:sz="0" w:space="0" w:color="auto"/>
            <w:left w:val="none" w:sz="0" w:space="0" w:color="auto"/>
            <w:bottom w:val="none" w:sz="0" w:space="0" w:color="auto"/>
            <w:right w:val="none" w:sz="0" w:space="0" w:color="auto"/>
          </w:divBdr>
        </w:div>
        <w:div w:id="1203832613">
          <w:marLeft w:val="640"/>
          <w:marRight w:val="0"/>
          <w:marTop w:val="0"/>
          <w:marBottom w:val="0"/>
          <w:divBdr>
            <w:top w:val="none" w:sz="0" w:space="0" w:color="auto"/>
            <w:left w:val="none" w:sz="0" w:space="0" w:color="auto"/>
            <w:bottom w:val="none" w:sz="0" w:space="0" w:color="auto"/>
            <w:right w:val="none" w:sz="0" w:space="0" w:color="auto"/>
          </w:divBdr>
        </w:div>
      </w:divsChild>
    </w:div>
    <w:div w:id="351079910">
      <w:bodyDiv w:val="1"/>
      <w:marLeft w:val="0"/>
      <w:marRight w:val="0"/>
      <w:marTop w:val="0"/>
      <w:marBottom w:val="0"/>
      <w:divBdr>
        <w:top w:val="none" w:sz="0" w:space="0" w:color="auto"/>
        <w:left w:val="none" w:sz="0" w:space="0" w:color="auto"/>
        <w:bottom w:val="none" w:sz="0" w:space="0" w:color="auto"/>
        <w:right w:val="none" w:sz="0" w:space="0" w:color="auto"/>
      </w:divBdr>
    </w:div>
    <w:div w:id="352388476">
      <w:bodyDiv w:val="1"/>
      <w:marLeft w:val="0"/>
      <w:marRight w:val="0"/>
      <w:marTop w:val="0"/>
      <w:marBottom w:val="0"/>
      <w:divBdr>
        <w:top w:val="none" w:sz="0" w:space="0" w:color="auto"/>
        <w:left w:val="none" w:sz="0" w:space="0" w:color="auto"/>
        <w:bottom w:val="none" w:sz="0" w:space="0" w:color="auto"/>
        <w:right w:val="none" w:sz="0" w:space="0" w:color="auto"/>
      </w:divBdr>
    </w:div>
    <w:div w:id="357004947">
      <w:bodyDiv w:val="1"/>
      <w:marLeft w:val="0"/>
      <w:marRight w:val="0"/>
      <w:marTop w:val="0"/>
      <w:marBottom w:val="0"/>
      <w:divBdr>
        <w:top w:val="none" w:sz="0" w:space="0" w:color="auto"/>
        <w:left w:val="none" w:sz="0" w:space="0" w:color="auto"/>
        <w:bottom w:val="none" w:sz="0" w:space="0" w:color="auto"/>
        <w:right w:val="none" w:sz="0" w:space="0" w:color="auto"/>
      </w:divBdr>
    </w:div>
    <w:div w:id="360328466">
      <w:bodyDiv w:val="1"/>
      <w:marLeft w:val="0"/>
      <w:marRight w:val="0"/>
      <w:marTop w:val="0"/>
      <w:marBottom w:val="0"/>
      <w:divBdr>
        <w:top w:val="none" w:sz="0" w:space="0" w:color="auto"/>
        <w:left w:val="none" w:sz="0" w:space="0" w:color="auto"/>
        <w:bottom w:val="none" w:sz="0" w:space="0" w:color="auto"/>
        <w:right w:val="none" w:sz="0" w:space="0" w:color="auto"/>
      </w:divBdr>
    </w:div>
    <w:div w:id="364402725">
      <w:bodyDiv w:val="1"/>
      <w:marLeft w:val="0"/>
      <w:marRight w:val="0"/>
      <w:marTop w:val="0"/>
      <w:marBottom w:val="0"/>
      <w:divBdr>
        <w:top w:val="none" w:sz="0" w:space="0" w:color="auto"/>
        <w:left w:val="none" w:sz="0" w:space="0" w:color="auto"/>
        <w:bottom w:val="none" w:sz="0" w:space="0" w:color="auto"/>
        <w:right w:val="none" w:sz="0" w:space="0" w:color="auto"/>
      </w:divBdr>
    </w:div>
    <w:div w:id="364867701">
      <w:bodyDiv w:val="1"/>
      <w:marLeft w:val="0"/>
      <w:marRight w:val="0"/>
      <w:marTop w:val="0"/>
      <w:marBottom w:val="0"/>
      <w:divBdr>
        <w:top w:val="none" w:sz="0" w:space="0" w:color="auto"/>
        <w:left w:val="none" w:sz="0" w:space="0" w:color="auto"/>
        <w:bottom w:val="none" w:sz="0" w:space="0" w:color="auto"/>
        <w:right w:val="none" w:sz="0" w:space="0" w:color="auto"/>
      </w:divBdr>
    </w:div>
    <w:div w:id="366487044">
      <w:bodyDiv w:val="1"/>
      <w:marLeft w:val="0"/>
      <w:marRight w:val="0"/>
      <w:marTop w:val="0"/>
      <w:marBottom w:val="0"/>
      <w:divBdr>
        <w:top w:val="none" w:sz="0" w:space="0" w:color="auto"/>
        <w:left w:val="none" w:sz="0" w:space="0" w:color="auto"/>
        <w:bottom w:val="none" w:sz="0" w:space="0" w:color="auto"/>
        <w:right w:val="none" w:sz="0" w:space="0" w:color="auto"/>
      </w:divBdr>
    </w:div>
    <w:div w:id="370230754">
      <w:bodyDiv w:val="1"/>
      <w:marLeft w:val="0"/>
      <w:marRight w:val="0"/>
      <w:marTop w:val="0"/>
      <w:marBottom w:val="0"/>
      <w:divBdr>
        <w:top w:val="none" w:sz="0" w:space="0" w:color="auto"/>
        <w:left w:val="none" w:sz="0" w:space="0" w:color="auto"/>
        <w:bottom w:val="none" w:sz="0" w:space="0" w:color="auto"/>
        <w:right w:val="none" w:sz="0" w:space="0" w:color="auto"/>
      </w:divBdr>
    </w:div>
    <w:div w:id="375472708">
      <w:bodyDiv w:val="1"/>
      <w:marLeft w:val="0"/>
      <w:marRight w:val="0"/>
      <w:marTop w:val="0"/>
      <w:marBottom w:val="0"/>
      <w:divBdr>
        <w:top w:val="none" w:sz="0" w:space="0" w:color="auto"/>
        <w:left w:val="none" w:sz="0" w:space="0" w:color="auto"/>
        <w:bottom w:val="none" w:sz="0" w:space="0" w:color="auto"/>
        <w:right w:val="none" w:sz="0" w:space="0" w:color="auto"/>
      </w:divBdr>
    </w:div>
    <w:div w:id="380402568">
      <w:bodyDiv w:val="1"/>
      <w:marLeft w:val="0"/>
      <w:marRight w:val="0"/>
      <w:marTop w:val="0"/>
      <w:marBottom w:val="0"/>
      <w:divBdr>
        <w:top w:val="none" w:sz="0" w:space="0" w:color="auto"/>
        <w:left w:val="none" w:sz="0" w:space="0" w:color="auto"/>
        <w:bottom w:val="none" w:sz="0" w:space="0" w:color="auto"/>
        <w:right w:val="none" w:sz="0" w:space="0" w:color="auto"/>
      </w:divBdr>
    </w:div>
    <w:div w:id="387076447">
      <w:bodyDiv w:val="1"/>
      <w:marLeft w:val="0"/>
      <w:marRight w:val="0"/>
      <w:marTop w:val="0"/>
      <w:marBottom w:val="0"/>
      <w:divBdr>
        <w:top w:val="none" w:sz="0" w:space="0" w:color="auto"/>
        <w:left w:val="none" w:sz="0" w:space="0" w:color="auto"/>
        <w:bottom w:val="none" w:sz="0" w:space="0" w:color="auto"/>
        <w:right w:val="none" w:sz="0" w:space="0" w:color="auto"/>
      </w:divBdr>
    </w:div>
    <w:div w:id="387918236">
      <w:bodyDiv w:val="1"/>
      <w:marLeft w:val="0"/>
      <w:marRight w:val="0"/>
      <w:marTop w:val="0"/>
      <w:marBottom w:val="0"/>
      <w:divBdr>
        <w:top w:val="none" w:sz="0" w:space="0" w:color="auto"/>
        <w:left w:val="none" w:sz="0" w:space="0" w:color="auto"/>
        <w:bottom w:val="none" w:sz="0" w:space="0" w:color="auto"/>
        <w:right w:val="none" w:sz="0" w:space="0" w:color="auto"/>
      </w:divBdr>
    </w:div>
    <w:div w:id="389883876">
      <w:bodyDiv w:val="1"/>
      <w:marLeft w:val="0"/>
      <w:marRight w:val="0"/>
      <w:marTop w:val="0"/>
      <w:marBottom w:val="0"/>
      <w:divBdr>
        <w:top w:val="none" w:sz="0" w:space="0" w:color="auto"/>
        <w:left w:val="none" w:sz="0" w:space="0" w:color="auto"/>
        <w:bottom w:val="none" w:sz="0" w:space="0" w:color="auto"/>
        <w:right w:val="none" w:sz="0" w:space="0" w:color="auto"/>
      </w:divBdr>
    </w:div>
    <w:div w:id="390813789">
      <w:bodyDiv w:val="1"/>
      <w:marLeft w:val="0"/>
      <w:marRight w:val="0"/>
      <w:marTop w:val="0"/>
      <w:marBottom w:val="0"/>
      <w:divBdr>
        <w:top w:val="none" w:sz="0" w:space="0" w:color="auto"/>
        <w:left w:val="none" w:sz="0" w:space="0" w:color="auto"/>
        <w:bottom w:val="none" w:sz="0" w:space="0" w:color="auto"/>
        <w:right w:val="none" w:sz="0" w:space="0" w:color="auto"/>
      </w:divBdr>
    </w:div>
    <w:div w:id="391389657">
      <w:bodyDiv w:val="1"/>
      <w:marLeft w:val="0"/>
      <w:marRight w:val="0"/>
      <w:marTop w:val="0"/>
      <w:marBottom w:val="0"/>
      <w:divBdr>
        <w:top w:val="none" w:sz="0" w:space="0" w:color="auto"/>
        <w:left w:val="none" w:sz="0" w:space="0" w:color="auto"/>
        <w:bottom w:val="none" w:sz="0" w:space="0" w:color="auto"/>
        <w:right w:val="none" w:sz="0" w:space="0" w:color="auto"/>
      </w:divBdr>
    </w:div>
    <w:div w:id="393941135">
      <w:bodyDiv w:val="1"/>
      <w:marLeft w:val="0"/>
      <w:marRight w:val="0"/>
      <w:marTop w:val="0"/>
      <w:marBottom w:val="0"/>
      <w:divBdr>
        <w:top w:val="none" w:sz="0" w:space="0" w:color="auto"/>
        <w:left w:val="none" w:sz="0" w:space="0" w:color="auto"/>
        <w:bottom w:val="none" w:sz="0" w:space="0" w:color="auto"/>
        <w:right w:val="none" w:sz="0" w:space="0" w:color="auto"/>
      </w:divBdr>
    </w:div>
    <w:div w:id="394205951">
      <w:bodyDiv w:val="1"/>
      <w:marLeft w:val="0"/>
      <w:marRight w:val="0"/>
      <w:marTop w:val="0"/>
      <w:marBottom w:val="0"/>
      <w:divBdr>
        <w:top w:val="none" w:sz="0" w:space="0" w:color="auto"/>
        <w:left w:val="none" w:sz="0" w:space="0" w:color="auto"/>
        <w:bottom w:val="none" w:sz="0" w:space="0" w:color="auto"/>
        <w:right w:val="none" w:sz="0" w:space="0" w:color="auto"/>
      </w:divBdr>
    </w:div>
    <w:div w:id="394283185">
      <w:bodyDiv w:val="1"/>
      <w:marLeft w:val="0"/>
      <w:marRight w:val="0"/>
      <w:marTop w:val="0"/>
      <w:marBottom w:val="0"/>
      <w:divBdr>
        <w:top w:val="none" w:sz="0" w:space="0" w:color="auto"/>
        <w:left w:val="none" w:sz="0" w:space="0" w:color="auto"/>
        <w:bottom w:val="none" w:sz="0" w:space="0" w:color="auto"/>
        <w:right w:val="none" w:sz="0" w:space="0" w:color="auto"/>
      </w:divBdr>
    </w:div>
    <w:div w:id="394595857">
      <w:bodyDiv w:val="1"/>
      <w:marLeft w:val="0"/>
      <w:marRight w:val="0"/>
      <w:marTop w:val="0"/>
      <w:marBottom w:val="0"/>
      <w:divBdr>
        <w:top w:val="none" w:sz="0" w:space="0" w:color="auto"/>
        <w:left w:val="none" w:sz="0" w:space="0" w:color="auto"/>
        <w:bottom w:val="none" w:sz="0" w:space="0" w:color="auto"/>
        <w:right w:val="none" w:sz="0" w:space="0" w:color="auto"/>
      </w:divBdr>
    </w:div>
    <w:div w:id="395516514">
      <w:bodyDiv w:val="1"/>
      <w:marLeft w:val="0"/>
      <w:marRight w:val="0"/>
      <w:marTop w:val="0"/>
      <w:marBottom w:val="0"/>
      <w:divBdr>
        <w:top w:val="none" w:sz="0" w:space="0" w:color="auto"/>
        <w:left w:val="none" w:sz="0" w:space="0" w:color="auto"/>
        <w:bottom w:val="none" w:sz="0" w:space="0" w:color="auto"/>
        <w:right w:val="none" w:sz="0" w:space="0" w:color="auto"/>
      </w:divBdr>
    </w:div>
    <w:div w:id="406146086">
      <w:bodyDiv w:val="1"/>
      <w:marLeft w:val="0"/>
      <w:marRight w:val="0"/>
      <w:marTop w:val="0"/>
      <w:marBottom w:val="0"/>
      <w:divBdr>
        <w:top w:val="none" w:sz="0" w:space="0" w:color="auto"/>
        <w:left w:val="none" w:sz="0" w:space="0" w:color="auto"/>
        <w:bottom w:val="none" w:sz="0" w:space="0" w:color="auto"/>
        <w:right w:val="none" w:sz="0" w:space="0" w:color="auto"/>
      </w:divBdr>
    </w:div>
    <w:div w:id="406655332">
      <w:bodyDiv w:val="1"/>
      <w:marLeft w:val="0"/>
      <w:marRight w:val="0"/>
      <w:marTop w:val="0"/>
      <w:marBottom w:val="0"/>
      <w:divBdr>
        <w:top w:val="none" w:sz="0" w:space="0" w:color="auto"/>
        <w:left w:val="none" w:sz="0" w:space="0" w:color="auto"/>
        <w:bottom w:val="none" w:sz="0" w:space="0" w:color="auto"/>
        <w:right w:val="none" w:sz="0" w:space="0" w:color="auto"/>
      </w:divBdr>
    </w:div>
    <w:div w:id="412165871">
      <w:bodyDiv w:val="1"/>
      <w:marLeft w:val="0"/>
      <w:marRight w:val="0"/>
      <w:marTop w:val="0"/>
      <w:marBottom w:val="0"/>
      <w:divBdr>
        <w:top w:val="none" w:sz="0" w:space="0" w:color="auto"/>
        <w:left w:val="none" w:sz="0" w:space="0" w:color="auto"/>
        <w:bottom w:val="none" w:sz="0" w:space="0" w:color="auto"/>
        <w:right w:val="none" w:sz="0" w:space="0" w:color="auto"/>
      </w:divBdr>
    </w:div>
    <w:div w:id="416246937">
      <w:bodyDiv w:val="1"/>
      <w:marLeft w:val="0"/>
      <w:marRight w:val="0"/>
      <w:marTop w:val="0"/>
      <w:marBottom w:val="0"/>
      <w:divBdr>
        <w:top w:val="none" w:sz="0" w:space="0" w:color="auto"/>
        <w:left w:val="none" w:sz="0" w:space="0" w:color="auto"/>
        <w:bottom w:val="none" w:sz="0" w:space="0" w:color="auto"/>
        <w:right w:val="none" w:sz="0" w:space="0" w:color="auto"/>
      </w:divBdr>
    </w:div>
    <w:div w:id="416367726">
      <w:bodyDiv w:val="1"/>
      <w:marLeft w:val="0"/>
      <w:marRight w:val="0"/>
      <w:marTop w:val="0"/>
      <w:marBottom w:val="0"/>
      <w:divBdr>
        <w:top w:val="none" w:sz="0" w:space="0" w:color="auto"/>
        <w:left w:val="none" w:sz="0" w:space="0" w:color="auto"/>
        <w:bottom w:val="none" w:sz="0" w:space="0" w:color="auto"/>
        <w:right w:val="none" w:sz="0" w:space="0" w:color="auto"/>
      </w:divBdr>
    </w:div>
    <w:div w:id="418450487">
      <w:bodyDiv w:val="1"/>
      <w:marLeft w:val="0"/>
      <w:marRight w:val="0"/>
      <w:marTop w:val="0"/>
      <w:marBottom w:val="0"/>
      <w:divBdr>
        <w:top w:val="none" w:sz="0" w:space="0" w:color="auto"/>
        <w:left w:val="none" w:sz="0" w:space="0" w:color="auto"/>
        <w:bottom w:val="none" w:sz="0" w:space="0" w:color="auto"/>
        <w:right w:val="none" w:sz="0" w:space="0" w:color="auto"/>
      </w:divBdr>
    </w:div>
    <w:div w:id="420104250">
      <w:bodyDiv w:val="1"/>
      <w:marLeft w:val="0"/>
      <w:marRight w:val="0"/>
      <w:marTop w:val="0"/>
      <w:marBottom w:val="0"/>
      <w:divBdr>
        <w:top w:val="none" w:sz="0" w:space="0" w:color="auto"/>
        <w:left w:val="none" w:sz="0" w:space="0" w:color="auto"/>
        <w:bottom w:val="none" w:sz="0" w:space="0" w:color="auto"/>
        <w:right w:val="none" w:sz="0" w:space="0" w:color="auto"/>
      </w:divBdr>
    </w:div>
    <w:div w:id="422649271">
      <w:bodyDiv w:val="1"/>
      <w:marLeft w:val="0"/>
      <w:marRight w:val="0"/>
      <w:marTop w:val="0"/>
      <w:marBottom w:val="0"/>
      <w:divBdr>
        <w:top w:val="none" w:sz="0" w:space="0" w:color="auto"/>
        <w:left w:val="none" w:sz="0" w:space="0" w:color="auto"/>
        <w:bottom w:val="none" w:sz="0" w:space="0" w:color="auto"/>
        <w:right w:val="none" w:sz="0" w:space="0" w:color="auto"/>
      </w:divBdr>
    </w:div>
    <w:div w:id="426924158">
      <w:bodyDiv w:val="1"/>
      <w:marLeft w:val="0"/>
      <w:marRight w:val="0"/>
      <w:marTop w:val="0"/>
      <w:marBottom w:val="0"/>
      <w:divBdr>
        <w:top w:val="none" w:sz="0" w:space="0" w:color="auto"/>
        <w:left w:val="none" w:sz="0" w:space="0" w:color="auto"/>
        <w:bottom w:val="none" w:sz="0" w:space="0" w:color="auto"/>
        <w:right w:val="none" w:sz="0" w:space="0" w:color="auto"/>
      </w:divBdr>
    </w:div>
    <w:div w:id="427428146">
      <w:bodyDiv w:val="1"/>
      <w:marLeft w:val="0"/>
      <w:marRight w:val="0"/>
      <w:marTop w:val="0"/>
      <w:marBottom w:val="0"/>
      <w:divBdr>
        <w:top w:val="none" w:sz="0" w:space="0" w:color="auto"/>
        <w:left w:val="none" w:sz="0" w:space="0" w:color="auto"/>
        <w:bottom w:val="none" w:sz="0" w:space="0" w:color="auto"/>
        <w:right w:val="none" w:sz="0" w:space="0" w:color="auto"/>
      </w:divBdr>
    </w:div>
    <w:div w:id="429666479">
      <w:bodyDiv w:val="1"/>
      <w:marLeft w:val="0"/>
      <w:marRight w:val="0"/>
      <w:marTop w:val="0"/>
      <w:marBottom w:val="0"/>
      <w:divBdr>
        <w:top w:val="none" w:sz="0" w:space="0" w:color="auto"/>
        <w:left w:val="none" w:sz="0" w:space="0" w:color="auto"/>
        <w:bottom w:val="none" w:sz="0" w:space="0" w:color="auto"/>
        <w:right w:val="none" w:sz="0" w:space="0" w:color="auto"/>
      </w:divBdr>
    </w:div>
    <w:div w:id="431124376">
      <w:bodyDiv w:val="1"/>
      <w:marLeft w:val="0"/>
      <w:marRight w:val="0"/>
      <w:marTop w:val="0"/>
      <w:marBottom w:val="0"/>
      <w:divBdr>
        <w:top w:val="none" w:sz="0" w:space="0" w:color="auto"/>
        <w:left w:val="none" w:sz="0" w:space="0" w:color="auto"/>
        <w:bottom w:val="none" w:sz="0" w:space="0" w:color="auto"/>
        <w:right w:val="none" w:sz="0" w:space="0" w:color="auto"/>
      </w:divBdr>
    </w:div>
    <w:div w:id="433868646">
      <w:bodyDiv w:val="1"/>
      <w:marLeft w:val="0"/>
      <w:marRight w:val="0"/>
      <w:marTop w:val="0"/>
      <w:marBottom w:val="0"/>
      <w:divBdr>
        <w:top w:val="none" w:sz="0" w:space="0" w:color="auto"/>
        <w:left w:val="none" w:sz="0" w:space="0" w:color="auto"/>
        <w:bottom w:val="none" w:sz="0" w:space="0" w:color="auto"/>
        <w:right w:val="none" w:sz="0" w:space="0" w:color="auto"/>
      </w:divBdr>
    </w:div>
    <w:div w:id="435099135">
      <w:bodyDiv w:val="1"/>
      <w:marLeft w:val="0"/>
      <w:marRight w:val="0"/>
      <w:marTop w:val="0"/>
      <w:marBottom w:val="0"/>
      <w:divBdr>
        <w:top w:val="none" w:sz="0" w:space="0" w:color="auto"/>
        <w:left w:val="none" w:sz="0" w:space="0" w:color="auto"/>
        <w:bottom w:val="none" w:sz="0" w:space="0" w:color="auto"/>
        <w:right w:val="none" w:sz="0" w:space="0" w:color="auto"/>
      </w:divBdr>
    </w:div>
    <w:div w:id="435372626">
      <w:bodyDiv w:val="1"/>
      <w:marLeft w:val="0"/>
      <w:marRight w:val="0"/>
      <w:marTop w:val="0"/>
      <w:marBottom w:val="0"/>
      <w:divBdr>
        <w:top w:val="none" w:sz="0" w:space="0" w:color="auto"/>
        <w:left w:val="none" w:sz="0" w:space="0" w:color="auto"/>
        <w:bottom w:val="none" w:sz="0" w:space="0" w:color="auto"/>
        <w:right w:val="none" w:sz="0" w:space="0" w:color="auto"/>
      </w:divBdr>
    </w:div>
    <w:div w:id="440296317">
      <w:bodyDiv w:val="1"/>
      <w:marLeft w:val="0"/>
      <w:marRight w:val="0"/>
      <w:marTop w:val="0"/>
      <w:marBottom w:val="0"/>
      <w:divBdr>
        <w:top w:val="none" w:sz="0" w:space="0" w:color="auto"/>
        <w:left w:val="none" w:sz="0" w:space="0" w:color="auto"/>
        <w:bottom w:val="none" w:sz="0" w:space="0" w:color="auto"/>
        <w:right w:val="none" w:sz="0" w:space="0" w:color="auto"/>
      </w:divBdr>
    </w:div>
    <w:div w:id="454758361">
      <w:bodyDiv w:val="1"/>
      <w:marLeft w:val="0"/>
      <w:marRight w:val="0"/>
      <w:marTop w:val="0"/>
      <w:marBottom w:val="0"/>
      <w:divBdr>
        <w:top w:val="none" w:sz="0" w:space="0" w:color="auto"/>
        <w:left w:val="none" w:sz="0" w:space="0" w:color="auto"/>
        <w:bottom w:val="none" w:sz="0" w:space="0" w:color="auto"/>
        <w:right w:val="none" w:sz="0" w:space="0" w:color="auto"/>
      </w:divBdr>
    </w:div>
    <w:div w:id="456995690">
      <w:bodyDiv w:val="1"/>
      <w:marLeft w:val="0"/>
      <w:marRight w:val="0"/>
      <w:marTop w:val="0"/>
      <w:marBottom w:val="0"/>
      <w:divBdr>
        <w:top w:val="none" w:sz="0" w:space="0" w:color="auto"/>
        <w:left w:val="none" w:sz="0" w:space="0" w:color="auto"/>
        <w:bottom w:val="none" w:sz="0" w:space="0" w:color="auto"/>
        <w:right w:val="none" w:sz="0" w:space="0" w:color="auto"/>
      </w:divBdr>
    </w:div>
    <w:div w:id="468938556">
      <w:bodyDiv w:val="1"/>
      <w:marLeft w:val="0"/>
      <w:marRight w:val="0"/>
      <w:marTop w:val="0"/>
      <w:marBottom w:val="0"/>
      <w:divBdr>
        <w:top w:val="none" w:sz="0" w:space="0" w:color="auto"/>
        <w:left w:val="none" w:sz="0" w:space="0" w:color="auto"/>
        <w:bottom w:val="none" w:sz="0" w:space="0" w:color="auto"/>
        <w:right w:val="none" w:sz="0" w:space="0" w:color="auto"/>
      </w:divBdr>
    </w:div>
    <w:div w:id="470829744">
      <w:bodyDiv w:val="1"/>
      <w:marLeft w:val="0"/>
      <w:marRight w:val="0"/>
      <w:marTop w:val="0"/>
      <w:marBottom w:val="0"/>
      <w:divBdr>
        <w:top w:val="none" w:sz="0" w:space="0" w:color="auto"/>
        <w:left w:val="none" w:sz="0" w:space="0" w:color="auto"/>
        <w:bottom w:val="none" w:sz="0" w:space="0" w:color="auto"/>
        <w:right w:val="none" w:sz="0" w:space="0" w:color="auto"/>
      </w:divBdr>
    </w:div>
    <w:div w:id="472606522">
      <w:bodyDiv w:val="1"/>
      <w:marLeft w:val="0"/>
      <w:marRight w:val="0"/>
      <w:marTop w:val="0"/>
      <w:marBottom w:val="0"/>
      <w:divBdr>
        <w:top w:val="none" w:sz="0" w:space="0" w:color="auto"/>
        <w:left w:val="none" w:sz="0" w:space="0" w:color="auto"/>
        <w:bottom w:val="none" w:sz="0" w:space="0" w:color="auto"/>
        <w:right w:val="none" w:sz="0" w:space="0" w:color="auto"/>
      </w:divBdr>
    </w:div>
    <w:div w:id="476999000">
      <w:bodyDiv w:val="1"/>
      <w:marLeft w:val="0"/>
      <w:marRight w:val="0"/>
      <w:marTop w:val="0"/>
      <w:marBottom w:val="0"/>
      <w:divBdr>
        <w:top w:val="none" w:sz="0" w:space="0" w:color="auto"/>
        <w:left w:val="none" w:sz="0" w:space="0" w:color="auto"/>
        <w:bottom w:val="none" w:sz="0" w:space="0" w:color="auto"/>
        <w:right w:val="none" w:sz="0" w:space="0" w:color="auto"/>
      </w:divBdr>
    </w:div>
    <w:div w:id="479687831">
      <w:bodyDiv w:val="1"/>
      <w:marLeft w:val="0"/>
      <w:marRight w:val="0"/>
      <w:marTop w:val="0"/>
      <w:marBottom w:val="0"/>
      <w:divBdr>
        <w:top w:val="none" w:sz="0" w:space="0" w:color="auto"/>
        <w:left w:val="none" w:sz="0" w:space="0" w:color="auto"/>
        <w:bottom w:val="none" w:sz="0" w:space="0" w:color="auto"/>
        <w:right w:val="none" w:sz="0" w:space="0" w:color="auto"/>
      </w:divBdr>
    </w:div>
    <w:div w:id="480733903">
      <w:bodyDiv w:val="1"/>
      <w:marLeft w:val="0"/>
      <w:marRight w:val="0"/>
      <w:marTop w:val="0"/>
      <w:marBottom w:val="0"/>
      <w:divBdr>
        <w:top w:val="none" w:sz="0" w:space="0" w:color="auto"/>
        <w:left w:val="none" w:sz="0" w:space="0" w:color="auto"/>
        <w:bottom w:val="none" w:sz="0" w:space="0" w:color="auto"/>
        <w:right w:val="none" w:sz="0" w:space="0" w:color="auto"/>
      </w:divBdr>
    </w:div>
    <w:div w:id="483661063">
      <w:bodyDiv w:val="1"/>
      <w:marLeft w:val="0"/>
      <w:marRight w:val="0"/>
      <w:marTop w:val="0"/>
      <w:marBottom w:val="0"/>
      <w:divBdr>
        <w:top w:val="none" w:sz="0" w:space="0" w:color="auto"/>
        <w:left w:val="none" w:sz="0" w:space="0" w:color="auto"/>
        <w:bottom w:val="none" w:sz="0" w:space="0" w:color="auto"/>
        <w:right w:val="none" w:sz="0" w:space="0" w:color="auto"/>
      </w:divBdr>
      <w:divsChild>
        <w:div w:id="4476556">
          <w:marLeft w:val="640"/>
          <w:marRight w:val="0"/>
          <w:marTop w:val="0"/>
          <w:marBottom w:val="0"/>
          <w:divBdr>
            <w:top w:val="none" w:sz="0" w:space="0" w:color="auto"/>
            <w:left w:val="none" w:sz="0" w:space="0" w:color="auto"/>
            <w:bottom w:val="none" w:sz="0" w:space="0" w:color="auto"/>
            <w:right w:val="none" w:sz="0" w:space="0" w:color="auto"/>
          </w:divBdr>
        </w:div>
        <w:div w:id="51511485">
          <w:marLeft w:val="640"/>
          <w:marRight w:val="0"/>
          <w:marTop w:val="0"/>
          <w:marBottom w:val="0"/>
          <w:divBdr>
            <w:top w:val="none" w:sz="0" w:space="0" w:color="auto"/>
            <w:left w:val="none" w:sz="0" w:space="0" w:color="auto"/>
            <w:bottom w:val="none" w:sz="0" w:space="0" w:color="auto"/>
            <w:right w:val="none" w:sz="0" w:space="0" w:color="auto"/>
          </w:divBdr>
        </w:div>
        <w:div w:id="76635767">
          <w:marLeft w:val="640"/>
          <w:marRight w:val="0"/>
          <w:marTop w:val="0"/>
          <w:marBottom w:val="0"/>
          <w:divBdr>
            <w:top w:val="none" w:sz="0" w:space="0" w:color="auto"/>
            <w:left w:val="none" w:sz="0" w:space="0" w:color="auto"/>
            <w:bottom w:val="none" w:sz="0" w:space="0" w:color="auto"/>
            <w:right w:val="none" w:sz="0" w:space="0" w:color="auto"/>
          </w:divBdr>
        </w:div>
        <w:div w:id="93523252">
          <w:marLeft w:val="640"/>
          <w:marRight w:val="0"/>
          <w:marTop w:val="0"/>
          <w:marBottom w:val="0"/>
          <w:divBdr>
            <w:top w:val="none" w:sz="0" w:space="0" w:color="auto"/>
            <w:left w:val="none" w:sz="0" w:space="0" w:color="auto"/>
            <w:bottom w:val="none" w:sz="0" w:space="0" w:color="auto"/>
            <w:right w:val="none" w:sz="0" w:space="0" w:color="auto"/>
          </w:divBdr>
        </w:div>
        <w:div w:id="212232427">
          <w:marLeft w:val="640"/>
          <w:marRight w:val="0"/>
          <w:marTop w:val="0"/>
          <w:marBottom w:val="0"/>
          <w:divBdr>
            <w:top w:val="none" w:sz="0" w:space="0" w:color="auto"/>
            <w:left w:val="none" w:sz="0" w:space="0" w:color="auto"/>
            <w:bottom w:val="none" w:sz="0" w:space="0" w:color="auto"/>
            <w:right w:val="none" w:sz="0" w:space="0" w:color="auto"/>
          </w:divBdr>
        </w:div>
        <w:div w:id="273943213">
          <w:marLeft w:val="640"/>
          <w:marRight w:val="0"/>
          <w:marTop w:val="0"/>
          <w:marBottom w:val="0"/>
          <w:divBdr>
            <w:top w:val="none" w:sz="0" w:space="0" w:color="auto"/>
            <w:left w:val="none" w:sz="0" w:space="0" w:color="auto"/>
            <w:bottom w:val="none" w:sz="0" w:space="0" w:color="auto"/>
            <w:right w:val="none" w:sz="0" w:space="0" w:color="auto"/>
          </w:divBdr>
        </w:div>
        <w:div w:id="323779393">
          <w:marLeft w:val="640"/>
          <w:marRight w:val="0"/>
          <w:marTop w:val="0"/>
          <w:marBottom w:val="0"/>
          <w:divBdr>
            <w:top w:val="none" w:sz="0" w:space="0" w:color="auto"/>
            <w:left w:val="none" w:sz="0" w:space="0" w:color="auto"/>
            <w:bottom w:val="none" w:sz="0" w:space="0" w:color="auto"/>
            <w:right w:val="none" w:sz="0" w:space="0" w:color="auto"/>
          </w:divBdr>
        </w:div>
        <w:div w:id="376004449">
          <w:marLeft w:val="640"/>
          <w:marRight w:val="0"/>
          <w:marTop w:val="0"/>
          <w:marBottom w:val="0"/>
          <w:divBdr>
            <w:top w:val="none" w:sz="0" w:space="0" w:color="auto"/>
            <w:left w:val="none" w:sz="0" w:space="0" w:color="auto"/>
            <w:bottom w:val="none" w:sz="0" w:space="0" w:color="auto"/>
            <w:right w:val="none" w:sz="0" w:space="0" w:color="auto"/>
          </w:divBdr>
        </w:div>
        <w:div w:id="400956014">
          <w:marLeft w:val="640"/>
          <w:marRight w:val="0"/>
          <w:marTop w:val="0"/>
          <w:marBottom w:val="0"/>
          <w:divBdr>
            <w:top w:val="none" w:sz="0" w:space="0" w:color="auto"/>
            <w:left w:val="none" w:sz="0" w:space="0" w:color="auto"/>
            <w:bottom w:val="none" w:sz="0" w:space="0" w:color="auto"/>
            <w:right w:val="none" w:sz="0" w:space="0" w:color="auto"/>
          </w:divBdr>
        </w:div>
        <w:div w:id="436408655">
          <w:marLeft w:val="640"/>
          <w:marRight w:val="0"/>
          <w:marTop w:val="0"/>
          <w:marBottom w:val="0"/>
          <w:divBdr>
            <w:top w:val="none" w:sz="0" w:space="0" w:color="auto"/>
            <w:left w:val="none" w:sz="0" w:space="0" w:color="auto"/>
            <w:bottom w:val="none" w:sz="0" w:space="0" w:color="auto"/>
            <w:right w:val="none" w:sz="0" w:space="0" w:color="auto"/>
          </w:divBdr>
        </w:div>
        <w:div w:id="438640999">
          <w:marLeft w:val="640"/>
          <w:marRight w:val="0"/>
          <w:marTop w:val="0"/>
          <w:marBottom w:val="0"/>
          <w:divBdr>
            <w:top w:val="none" w:sz="0" w:space="0" w:color="auto"/>
            <w:left w:val="none" w:sz="0" w:space="0" w:color="auto"/>
            <w:bottom w:val="none" w:sz="0" w:space="0" w:color="auto"/>
            <w:right w:val="none" w:sz="0" w:space="0" w:color="auto"/>
          </w:divBdr>
        </w:div>
        <w:div w:id="468480111">
          <w:marLeft w:val="640"/>
          <w:marRight w:val="0"/>
          <w:marTop w:val="0"/>
          <w:marBottom w:val="0"/>
          <w:divBdr>
            <w:top w:val="none" w:sz="0" w:space="0" w:color="auto"/>
            <w:left w:val="none" w:sz="0" w:space="0" w:color="auto"/>
            <w:bottom w:val="none" w:sz="0" w:space="0" w:color="auto"/>
            <w:right w:val="none" w:sz="0" w:space="0" w:color="auto"/>
          </w:divBdr>
        </w:div>
        <w:div w:id="522861198">
          <w:marLeft w:val="640"/>
          <w:marRight w:val="0"/>
          <w:marTop w:val="0"/>
          <w:marBottom w:val="0"/>
          <w:divBdr>
            <w:top w:val="none" w:sz="0" w:space="0" w:color="auto"/>
            <w:left w:val="none" w:sz="0" w:space="0" w:color="auto"/>
            <w:bottom w:val="none" w:sz="0" w:space="0" w:color="auto"/>
            <w:right w:val="none" w:sz="0" w:space="0" w:color="auto"/>
          </w:divBdr>
        </w:div>
        <w:div w:id="536890598">
          <w:marLeft w:val="640"/>
          <w:marRight w:val="0"/>
          <w:marTop w:val="0"/>
          <w:marBottom w:val="0"/>
          <w:divBdr>
            <w:top w:val="none" w:sz="0" w:space="0" w:color="auto"/>
            <w:left w:val="none" w:sz="0" w:space="0" w:color="auto"/>
            <w:bottom w:val="none" w:sz="0" w:space="0" w:color="auto"/>
            <w:right w:val="none" w:sz="0" w:space="0" w:color="auto"/>
          </w:divBdr>
        </w:div>
        <w:div w:id="567032746">
          <w:marLeft w:val="640"/>
          <w:marRight w:val="0"/>
          <w:marTop w:val="0"/>
          <w:marBottom w:val="0"/>
          <w:divBdr>
            <w:top w:val="none" w:sz="0" w:space="0" w:color="auto"/>
            <w:left w:val="none" w:sz="0" w:space="0" w:color="auto"/>
            <w:bottom w:val="none" w:sz="0" w:space="0" w:color="auto"/>
            <w:right w:val="none" w:sz="0" w:space="0" w:color="auto"/>
          </w:divBdr>
        </w:div>
        <w:div w:id="571894862">
          <w:marLeft w:val="640"/>
          <w:marRight w:val="0"/>
          <w:marTop w:val="0"/>
          <w:marBottom w:val="0"/>
          <w:divBdr>
            <w:top w:val="none" w:sz="0" w:space="0" w:color="auto"/>
            <w:left w:val="none" w:sz="0" w:space="0" w:color="auto"/>
            <w:bottom w:val="none" w:sz="0" w:space="0" w:color="auto"/>
            <w:right w:val="none" w:sz="0" w:space="0" w:color="auto"/>
          </w:divBdr>
        </w:div>
        <w:div w:id="574244306">
          <w:marLeft w:val="640"/>
          <w:marRight w:val="0"/>
          <w:marTop w:val="0"/>
          <w:marBottom w:val="0"/>
          <w:divBdr>
            <w:top w:val="none" w:sz="0" w:space="0" w:color="auto"/>
            <w:left w:val="none" w:sz="0" w:space="0" w:color="auto"/>
            <w:bottom w:val="none" w:sz="0" w:space="0" w:color="auto"/>
            <w:right w:val="none" w:sz="0" w:space="0" w:color="auto"/>
          </w:divBdr>
        </w:div>
        <w:div w:id="584656065">
          <w:marLeft w:val="640"/>
          <w:marRight w:val="0"/>
          <w:marTop w:val="0"/>
          <w:marBottom w:val="0"/>
          <w:divBdr>
            <w:top w:val="none" w:sz="0" w:space="0" w:color="auto"/>
            <w:left w:val="none" w:sz="0" w:space="0" w:color="auto"/>
            <w:bottom w:val="none" w:sz="0" w:space="0" w:color="auto"/>
            <w:right w:val="none" w:sz="0" w:space="0" w:color="auto"/>
          </w:divBdr>
        </w:div>
        <w:div w:id="700862439">
          <w:marLeft w:val="640"/>
          <w:marRight w:val="0"/>
          <w:marTop w:val="0"/>
          <w:marBottom w:val="0"/>
          <w:divBdr>
            <w:top w:val="none" w:sz="0" w:space="0" w:color="auto"/>
            <w:left w:val="none" w:sz="0" w:space="0" w:color="auto"/>
            <w:bottom w:val="none" w:sz="0" w:space="0" w:color="auto"/>
            <w:right w:val="none" w:sz="0" w:space="0" w:color="auto"/>
          </w:divBdr>
        </w:div>
        <w:div w:id="744304209">
          <w:marLeft w:val="640"/>
          <w:marRight w:val="0"/>
          <w:marTop w:val="0"/>
          <w:marBottom w:val="0"/>
          <w:divBdr>
            <w:top w:val="none" w:sz="0" w:space="0" w:color="auto"/>
            <w:left w:val="none" w:sz="0" w:space="0" w:color="auto"/>
            <w:bottom w:val="none" w:sz="0" w:space="0" w:color="auto"/>
            <w:right w:val="none" w:sz="0" w:space="0" w:color="auto"/>
          </w:divBdr>
        </w:div>
        <w:div w:id="780683418">
          <w:marLeft w:val="640"/>
          <w:marRight w:val="0"/>
          <w:marTop w:val="0"/>
          <w:marBottom w:val="0"/>
          <w:divBdr>
            <w:top w:val="none" w:sz="0" w:space="0" w:color="auto"/>
            <w:left w:val="none" w:sz="0" w:space="0" w:color="auto"/>
            <w:bottom w:val="none" w:sz="0" w:space="0" w:color="auto"/>
            <w:right w:val="none" w:sz="0" w:space="0" w:color="auto"/>
          </w:divBdr>
        </w:div>
        <w:div w:id="798303447">
          <w:marLeft w:val="640"/>
          <w:marRight w:val="0"/>
          <w:marTop w:val="0"/>
          <w:marBottom w:val="0"/>
          <w:divBdr>
            <w:top w:val="none" w:sz="0" w:space="0" w:color="auto"/>
            <w:left w:val="none" w:sz="0" w:space="0" w:color="auto"/>
            <w:bottom w:val="none" w:sz="0" w:space="0" w:color="auto"/>
            <w:right w:val="none" w:sz="0" w:space="0" w:color="auto"/>
          </w:divBdr>
        </w:div>
        <w:div w:id="845244523">
          <w:marLeft w:val="640"/>
          <w:marRight w:val="0"/>
          <w:marTop w:val="0"/>
          <w:marBottom w:val="0"/>
          <w:divBdr>
            <w:top w:val="none" w:sz="0" w:space="0" w:color="auto"/>
            <w:left w:val="none" w:sz="0" w:space="0" w:color="auto"/>
            <w:bottom w:val="none" w:sz="0" w:space="0" w:color="auto"/>
            <w:right w:val="none" w:sz="0" w:space="0" w:color="auto"/>
          </w:divBdr>
        </w:div>
        <w:div w:id="882399336">
          <w:marLeft w:val="640"/>
          <w:marRight w:val="0"/>
          <w:marTop w:val="0"/>
          <w:marBottom w:val="0"/>
          <w:divBdr>
            <w:top w:val="none" w:sz="0" w:space="0" w:color="auto"/>
            <w:left w:val="none" w:sz="0" w:space="0" w:color="auto"/>
            <w:bottom w:val="none" w:sz="0" w:space="0" w:color="auto"/>
            <w:right w:val="none" w:sz="0" w:space="0" w:color="auto"/>
          </w:divBdr>
        </w:div>
        <w:div w:id="894969825">
          <w:marLeft w:val="640"/>
          <w:marRight w:val="0"/>
          <w:marTop w:val="0"/>
          <w:marBottom w:val="0"/>
          <w:divBdr>
            <w:top w:val="none" w:sz="0" w:space="0" w:color="auto"/>
            <w:left w:val="none" w:sz="0" w:space="0" w:color="auto"/>
            <w:bottom w:val="none" w:sz="0" w:space="0" w:color="auto"/>
            <w:right w:val="none" w:sz="0" w:space="0" w:color="auto"/>
          </w:divBdr>
        </w:div>
        <w:div w:id="911937181">
          <w:marLeft w:val="640"/>
          <w:marRight w:val="0"/>
          <w:marTop w:val="0"/>
          <w:marBottom w:val="0"/>
          <w:divBdr>
            <w:top w:val="none" w:sz="0" w:space="0" w:color="auto"/>
            <w:left w:val="none" w:sz="0" w:space="0" w:color="auto"/>
            <w:bottom w:val="none" w:sz="0" w:space="0" w:color="auto"/>
            <w:right w:val="none" w:sz="0" w:space="0" w:color="auto"/>
          </w:divBdr>
        </w:div>
        <w:div w:id="919294299">
          <w:marLeft w:val="640"/>
          <w:marRight w:val="0"/>
          <w:marTop w:val="0"/>
          <w:marBottom w:val="0"/>
          <w:divBdr>
            <w:top w:val="none" w:sz="0" w:space="0" w:color="auto"/>
            <w:left w:val="none" w:sz="0" w:space="0" w:color="auto"/>
            <w:bottom w:val="none" w:sz="0" w:space="0" w:color="auto"/>
            <w:right w:val="none" w:sz="0" w:space="0" w:color="auto"/>
          </w:divBdr>
        </w:div>
        <w:div w:id="930160746">
          <w:marLeft w:val="640"/>
          <w:marRight w:val="0"/>
          <w:marTop w:val="0"/>
          <w:marBottom w:val="0"/>
          <w:divBdr>
            <w:top w:val="none" w:sz="0" w:space="0" w:color="auto"/>
            <w:left w:val="none" w:sz="0" w:space="0" w:color="auto"/>
            <w:bottom w:val="none" w:sz="0" w:space="0" w:color="auto"/>
            <w:right w:val="none" w:sz="0" w:space="0" w:color="auto"/>
          </w:divBdr>
        </w:div>
        <w:div w:id="1006056984">
          <w:marLeft w:val="640"/>
          <w:marRight w:val="0"/>
          <w:marTop w:val="0"/>
          <w:marBottom w:val="0"/>
          <w:divBdr>
            <w:top w:val="none" w:sz="0" w:space="0" w:color="auto"/>
            <w:left w:val="none" w:sz="0" w:space="0" w:color="auto"/>
            <w:bottom w:val="none" w:sz="0" w:space="0" w:color="auto"/>
            <w:right w:val="none" w:sz="0" w:space="0" w:color="auto"/>
          </w:divBdr>
        </w:div>
        <w:div w:id="1024673455">
          <w:marLeft w:val="640"/>
          <w:marRight w:val="0"/>
          <w:marTop w:val="0"/>
          <w:marBottom w:val="0"/>
          <w:divBdr>
            <w:top w:val="none" w:sz="0" w:space="0" w:color="auto"/>
            <w:left w:val="none" w:sz="0" w:space="0" w:color="auto"/>
            <w:bottom w:val="none" w:sz="0" w:space="0" w:color="auto"/>
            <w:right w:val="none" w:sz="0" w:space="0" w:color="auto"/>
          </w:divBdr>
        </w:div>
        <w:div w:id="1092505680">
          <w:marLeft w:val="640"/>
          <w:marRight w:val="0"/>
          <w:marTop w:val="0"/>
          <w:marBottom w:val="0"/>
          <w:divBdr>
            <w:top w:val="none" w:sz="0" w:space="0" w:color="auto"/>
            <w:left w:val="none" w:sz="0" w:space="0" w:color="auto"/>
            <w:bottom w:val="none" w:sz="0" w:space="0" w:color="auto"/>
            <w:right w:val="none" w:sz="0" w:space="0" w:color="auto"/>
          </w:divBdr>
        </w:div>
        <w:div w:id="1103108299">
          <w:marLeft w:val="640"/>
          <w:marRight w:val="0"/>
          <w:marTop w:val="0"/>
          <w:marBottom w:val="0"/>
          <w:divBdr>
            <w:top w:val="none" w:sz="0" w:space="0" w:color="auto"/>
            <w:left w:val="none" w:sz="0" w:space="0" w:color="auto"/>
            <w:bottom w:val="none" w:sz="0" w:space="0" w:color="auto"/>
            <w:right w:val="none" w:sz="0" w:space="0" w:color="auto"/>
          </w:divBdr>
        </w:div>
        <w:div w:id="1112285384">
          <w:marLeft w:val="640"/>
          <w:marRight w:val="0"/>
          <w:marTop w:val="0"/>
          <w:marBottom w:val="0"/>
          <w:divBdr>
            <w:top w:val="none" w:sz="0" w:space="0" w:color="auto"/>
            <w:left w:val="none" w:sz="0" w:space="0" w:color="auto"/>
            <w:bottom w:val="none" w:sz="0" w:space="0" w:color="auto"/>
            <w:right w:val="none" w:sz="0" w:space="0" w:color="auto"/>
          </w:divBdr>
        </w:div>
        <w:div w:id="1179005426">
          <w:marLeft w:val="640"/>
          <w:marRight w:val="0"/>
          <w:marTop w:val="0"/>
          <w:marBottom w:val="0"/>
          <w:divBdr>
            <w:top w:val="none" w:sz="0" w:space="0" w:color="auto"/>
            <w:left w:val="none" w:sz="0" w:space="0" w:color="auto"/>
            <w:bottom w:val="none" w:sz="0" w:space="0" w:color="auto"/>
            <w:right w:val="none" w:sz="0" w:space="0" w:color="auto"/>
          </w:divBdr>
        </w:div>
        <w:div w:id="1183207923">
          <w:marLeft w:val="640"/>
          <w:marRight w:val="0"/>
          <w:marTop w:val="0"/>
          <w:marBottom w:val="0"/>
          <w:divBdr>
            <w:top w:val="none" w:sz="0" w:space="0" w:color="auto"/>
            <w:left w:val="none" w:sz="0" w:space="0" w:color="auto"/>
            <w:bottom w:val="none" w:sz="0" w:space="0" w:color="auto"/>
            <w:right w:val="none" w:sz="0" w:space="0" w:color="auto"/>
          </w:divBdr>
        </w:div>
        <w:div w:id="1188182665">
          <w:marLeft w:val="640"/>
          <w:marRight w:val="0"/>
          <w:marTop w:val="0"/>
          <w:marBottom w:val="0"/>
          <w:divBdr>
            <w:top w:val="none" w:sz="0" w:space="0" w:color="auto"/>
            <w:left w:val="none" w:sz="0" w:space="0" w:color="auto"/>
            <w:bottom w:val="none" w:sz="0" w:space="0" w:color="auto"/>
            <w:right w:val="none" w:sz="0" w:space="0" w:color="auto"/>
          </w:divBdr>
        </w:div>
        <w:div w:id="1231885526">
          <w:marLeft w:val="640"/>
          <w:marRight w:val="0"/>
          <w:marTop w:val="0"/>
          <w:marBottom w:val="0"/>
          <w:divBdr>
            <w:top w:val="none" w:sz="0" w:space="0" w:color="auto"/>
            <w:left w:val="none" w:sz="0" w:space="0" w:color="auto"/>
            <w:bottom w:val="none" w:sz="0" w:space="0" w:color="auto"/>
            <w:right w:val="none" w:sz="0" w:space="0" w:color="auto"/>
          </w:divBdr>
        </w:div>
        <w:div w:id="1294212247">
          <w:marLeft w:val="640"/>
          <w:marRight w:val="0"/>
          <w:marTop w:val="0"/>
          <w:marBottom w:val="0"/>
          <w:divBdr>
            <w:top w:val="none" w:sz="0" w:space="0" w:color="auto"/>
            <w:left w:val="none" w:sz="0" w:space="0" w:color="auto"/>
            <w:bottom w:val="none" w:sz="0" w:space="0" w:color="auto"/>
            <w:right w:val="none" w:sz="0" w:space="0" w:color="auto"/>
          </w:divBdr>
        </w:div>
        <w:div w:id="1370185656">
          <w:marLeft w:val="640"/>
          <w:marRight w:val="0"/>
          <w:marTop w:val="0"/>
          <w:marBottom w:val="0"/>
          <w:divBdr>
            <w:top w:val="none" w:sz="0" w:space="0" w:color="auto"/>
            <w:left w:val="none" w:sz="0" w:space="0" w:color="auto"/>
            <w:bottom w:val="none" w:sz="0" w:space="0" w:color="auto"/>
            <w:right w:val="none" w:sz="0" w:space="0" w:color="auto"/>
          </w:divBdr>
        </w:div>
        <w:div w:id="1409157250">
          <w:marLeft w:val="640"/>
          <w:marRight w:val="0"/>
          <w:marTop w:val="0"/>
          <w:marBottom w:val="0"/>
          <w:divBdr>
            <w:top w:val="none" w:sz="0" w:space="0" w:color="auto"/>
            <w:left w:val="none" w:sz="0" w:space="0" w:color="auto"/>
            <w:bottom w:val="none" w:sz="0" w:space="0" w:color="auto"/>
            <w:right w:val="none" w:sz="0" w:space="0" w:color="auto"/>
          </w:divBdr>
        </w:div>
        <w:div w:id="1518349968">
          <w:marLeft w:val="640"/>
          <w:marRight w:val="0"/>
          <w:marTop w:val="0"/>
          <w:marBottom w:val="0"/>
          <w:divBdr>
            <w:top w:val="none" w:sz="0" w:space="0" w:color="auto"/>
            <w:left w:val="none" w:sz="0" w:space="0" w:color="auto"/>
            <w:bottom w:val="none" w:sz="0" w:space="0" w:color="auto"/>
            <w:right w:val="none" w:sz="0" w:space="0" w:color="auto"/>
          </w:divBdr>
        </w:div>
        <w:div w:id="1561357525">
          <w:marLeft w:val="640"/>
          <w:marRight w:val="0"/>
          <w:marTop w:val="0"/>
          <w:marBottom w:val="0"/>
          <w:divBdr>
            <w:top w:val="none" w:sz="0" w:space="0" w:color="auto"/>
            <w:left w:val="none" w:sz="0" w:space="0" w:color="auto"/>
            <w:bottom w:val="none" w:sz="0" w:space="0" w:color="auto"/>
            <w:right w:val="none" w:sz="0" w:space="0" w:color="auto"/>
          </w:divBdr>
        </w:div>
        <w:div w:id="1628586647">
          <w:marLeft w:val="640"/>
          <w:marRight w:val="0"/>
          <w:marTop w:val="0"/>
          <w:marBottom w:val="0"/>
          <w:divBdr>
            <w:top w:val="none" w:sz="0" w:space="0" w:color="auto"/>
            <w:left w:val="none" w:sz="0" w:space="0" w:color="auto"/>
            <w:bottom w:val="none" w:sz="0" w:space="0" w:color="auto"/>
            <w:right w:val="none" w:sz="0" w:space="0" w:color="auto"/>
          </w:divBdr>
        </w:div>
        <w:div w:id="1700812399">
          <w:marLeft w:val="640"/>
          <w:marRight w:val="0"/>
          <w:marTop w:val="0"/>
          <w:marBottom w:val="0"/>
          <w:divBdr>
            <w:top w:val="none" w:sz="0" w:space="0" w:color="auto"/>
            <w:left w:val="none" w:sz="0" w:space="0" w:color="auto"/>
            <w:bottom w:val="none" w:sz="0" w:space="0" w:color="auto"/>
            <w:right w:val="none" w:sz="0" w:space="0" w:color="auto"/>
          </w:divBdr>
        </w:div>
        <w:div w:id="1719739912">
          <w:marLeft w:val="640"/>
          <w:marRight w:val="0"/>
          <w:marTop w:val="0"/>
          <w:marBottom w:val="0"/>
          <w:divBdr>
            <w:top w:val="none" w:sz="0" w:space="0" w:color="auto"/>
            <w:left w:val="none" w:sz="0" w:space="0" w:color="auto"/>
            <w:bottom w:val="none" w:sz="0" w:space="0" w:color="auto"/>
            <w:right w:val="none" w:sz="0" w:space="0" w:color="auto"/>
          </w:divBdr>
        </w:div>
        <w:div w:id="1735814220">
          <w:marLeft w:val="640"/>
          <w:marRight w:val="0"/>
          <w:marTop w:val="0"/>
          <w:marBottom w:val="0"/>
          <w:divBdr>
            <w:top w:val="none" w:sz="0" w:space="0" w:color="auto"/>
            <w:left w:val="none" w:sz="0" w:space="0" w:color="auto"/>
            <w:bottom w:val="none" w:sz="0" w:space="0" w:color="auto"/>
            <w:right w:val="none" w:sz="0" w:space="0" w:color="auto"/>
          </w:divBdr>
        </w:div>
        <w:div w:id="1761565647">
          <w:marLeft w:val="640"/>
          <w:marRight w:val="0"/>
          <w:marTop w:val="0"/>
          <w:marBottom w:val="0"/>
          <w:divBdr>
            <w:top w:val="none" w:sz="0" w:space="0" w:color="auto"/>
            <w:left w:val="none" w:sz="0" w:space="0" w:color="auto"/>
            <w:bottom w:val="none" w:sz="0" w:space="0" w:color="auto"/>
            <w:right w:val="none" w:sz="0" w:space="0" w:color="auto"/>
          </w:divBdr>
        </w:div>
        <w:div w:id="1777871871">
          <w:marLeft w:val="640"/>
          <w:marRight w:val="0"/>
          <w:marTop w:val="0"/>
          <w:marBottom w:val="0"/>
          <w:divBdr>
            <w:top w:val="none" w:sz="0" w:space="0" w:color="auto"/>
            <w:left w:val="none" w:sz="0" w:space="0" w:color="auto"/>
            <w:bottom w:val="none" w:sz="0" w:space="0" w:color="auto"/>
            <w:right w:val="none" w:sz="0" w:space="0" w:color="auto"/>
          </w:divBdr>
        </w:div>
        <w:div w:id="1782147192">
          <w:marLeft w:val="640"/>
          <w:marRight w:val="0"/>
          <w:marTop w:val="0"/>
          <w:marBottom w:val="0"/>
          <w:divBdr>
            <w:top w:val="none" w:sz="0" w:space="0" w:color="auto"/>
            <w:left w:val="none" w:sz="0" w:space="0" w:color="auto"/>
            <w:bottom w:val="none" w:sz="0" w:space="0" w:color="auto"/>
            <w:right w:val="none" w:sz="0" w:space="0" w:color="auto"/>
          </w:divBdr>
        </w:div>
        <w:div w:id="1858420252">
          <w:marLeft w:val="640"/>
          <w:marRight w:val="0"/>
          <w:marTop w:val="0"/>
          <w:marBottom w:val="0"/>
          <w:divBdr>
            <w:top w:val="none" w:sz="0" w:space="0" w:color="auto"/>
            <w:left w:val="none" w:sz="0" w:space="0" w:color="auto"/>
            <w:bottom w:val="none" w:sz="0" w:space="0" w:color="auto"/>
            <w:right w:val="none" w:sz="0" w:space="0" w:color="auto"/>
          </w:divBdr>
        </w:div>
        <w:div w:id="1871339421">
          <w:marLeft w:val="640"/>
          <w:marRight w:val="0"/>
          <w:marTop w:val="0"/>
          <w:marBottom w:val="0"/>
          <w:divBdr>
            <w:top w:val="none" w:sz="0" w:space="0" w:color="auto"/>
            <w:left w:val="none" w:sz="0" w:space="0" w:color="auto"/>
            <w:bottom w:val="none" w:sz="0" w:space="0" w:color="auto"/>
            <w:right w:val="none" w:sz="0" w:space="0" w:color="auto"/>
          </w:divBdr>
        </w:div>
        <w:div w:id="1927423630">
          <w:marLeft w:val="640"/>
          <w:marRight w:val="0"/>
          <w:marTop w:val="0"/>
          <w:marBottom w:val="0"/>
          <w:divBdr>
            <w:top w:val="none" w:sz="0" w:space="0" w:color="auto"/>
            <w:left w:val="none" w:sz="0" w:space="0" w:color="auto"/>
            <w:bottom w:val="none" w:sz="0" w:space="0" w:color="auto"/>
            <w:right w:val="none" w:sz="0" w:space="0" w:color="auto"/>
          </w:divBdr>
        </w:div>
        <w:div w:id="1928345865">
          <w:marLeft w:val="640"/>
          <w:marRight w:val="0"/>
          <w:marTop w:val="0"/>
          <w:marBottom w:val="0"/>
          <w:divBdr>
            <w:top w:val="none" w:sz="0" w:space="0" w:color="auto"/>
            <w:left w:val="none" w:sz="0" w:space="0" w:color="auto"/>
            <w:bottom w:val="none" w:sz="0" w:space="0" w:color="auto"/>
            <w:right w:val="none" w:sz="0" w:space="0" w:color="auto"/>
          </w:divBdr>
        </w:div>
        <w:div w:id="1937709610">
          <w:marLeft w:val="640"/>
          <w:marRight w:val="0"/>
          <w:marTop w:val="0"/>
          <w:marBottom w:val="0"/>
          <w:divBdr>
            <w:top w:val="none" w:sz="0" w:space="0" w:color="auto"/>
            <w:left w:val="none" w:sz="0" w:space="0" w:color="auto"/>
            <w:bottom w:val="none" w:sz="0" w:space="0" w:color="auto"/>
            <w:right w:val="none" w:sz="0" w:space="0" w:color="auto"/>
          </w:divBdr>
        </w:div>
        <w:div w:id="1939295048">
          <w:marLeft w:val="640"/>
          <w:marRight w:val="0"/>
          <w:marTop w:val="0"/>
          <w:marBottom w:val="0"/>
          <w:divBdr>
            <w:top w:val="none" w:sz="0" w:space="0" w:color="auto"/>
            <w:left w:val="none" w:sz="0" w:space="0" w:color="auto"/>
            <w:bottom w:val="none" w:sz="0" w:space="0" w:color="auto"/>
            <w:right w:val="none" w:sz="0" w:space="0" w:color="auto"/>
          </w:divBdr>
        </w:div>
        <w:div w:id="1995523791">
          <w:marLeft w:val="640"/>
          <w:marRight w:val="0"/>
          <w:marTop w:val="0"/>
          <w:marBottom w:val="0"/>
          <w:divBdr>
            <w:top w:val="none" w:sz="0" w:space="0" w:color="auto"/>
            <w:left w:val="none" w:sz="0" w:space="0" w:color="auto"/>
            <w:bottom w:val="none" w:sz="0" w:space="0" w:color="auto"/>
            <w:right w:val="none" w:sz="0" w:space="0" w:color="auto"/>
          </w:divBdr>
        </w:div>
        <w:div w:id="2045522088">
          <w:marLeft w:val="640"/>
          <w:marRight w:val="0"/>
          <w:marTop w:val="0"/>
          <w:marBottom w:val="0"/>
          <w:divBdr>
            <w:top w:val="none" w:sz="0" w:space="0" w:color="auto"/>
            <w:left w:val="none" w:sz="0" w:space="0" w:color="auto"/>
            <w:bottom w:val="none" w:sz="0" w:space="0" w:color="auto"/>
            <w:right w:val="none" w:sz="0" w:space="0" w:color="auto"/>
          </w:divBdr>
        </w:div>
        <w:div w:id="2061857596">
          <w:marLeft w:val="640"/>
          <w:marRight w:val="0"/>
          <w:marTop w:val="0"/>
          <w:marBottom w:val="0"/>
          <w:divBdr>
            <w:top w:val="none" w:sz="0" w:space="0" w:color="auto"/>
            <w:left w:val="none" w:sz="0" w:space="0" w:color="auto"/>
            <w:bottom w:val="none" w:sz="0" w:space="0" w:color="auto"/>
            <w:right w:val="none" w:sz="0" w:space="0" w:color="auto"/>
          </w:divBdr>
        </w:div>
        <w:div w:id="2111968300">
          <w:marLeft w:val="640"/>
          <w:marRight w:val="0"/>
          <w:marTop w:val="0"/>
          <w:marBottom w:val="0"/>
          <w:divBdr>
            <w:top w:val="none" w:sz="0" w:space="0" w:color="auto"/>
            <w:left w:val="none" w:sz="0" w:space="0" w:color="auto"/>
            <w:bottom w:val="none" w:sz="0" w:space="0" w:color="auto"/>
            <w:right w:val="none" w:sz="0" w:space="0" w:color="auto"/>
          </w:divBdr>
        </w:div>
        <w:div w:id="2122457031">
          <w:marLeft w:val="640"/>
          <w:marRight w:val="0"/>
          <w:marTop w:val="0"/>
          <w:marBottom w:val="0"/>
          <w:divBdr>
            <w:top w:val="none" w:sz="0" w:space="0" w:color="auto"/>
            <w:left w:val="none" w:sz="0" w:space="0" w:color="auto"/>
            <w:bottom w:val="none" w:sz="0" w:space="0" w:color="auto"/>
            <w:right w:val="none" w:sz="0" w:space="0" w:color="auto"/>
          </w:divBdr>
        </w:div>
      </w:divsChild>
    </w:div>
    <w:div w:id="487133886">
      <w:bodyDiv w:val="1"/>
      <w:marLeft w:val="0"/>
      <w:marRight w:val="0"/>
      <w:marTop w:val="0"/>
      <w:marBottom w:val="0"/>
      <w:divBdr>
        <w:top w:val="none" w:sz="0" w:space="0" w:color="auto"/>
        <w:left w:val="none" w:sz="0" w:space="0" w:color="auto"/>
        <w:bottom w:val="none" w:sz="0" w:space="0" w:color="auto"/>
        <w:right w:val="none" w:sz="0" w:space="0" w:color="auto"/>
      </w:divBdr>
    </w:div>
    <w:div w:id="494341861">
      <w:bodyDiv w:val="1"/>
      <w:marLeft w:val="0"/>
      <w:marRight w:val="0"/>
      <w:marTop w:val="0"/>
      <w:marBottom w:val="0"/>
      <w:divBdr>
        <w:top w:val="none" w:sz="0" w:space="0" w:color="auto"/>
        <w:left w:val="none" w:sz="0" w:space="0" w:color="auto"/>
        <w:bottom w:val="none" w:sz="0" w:space="0" w:color="auto"/>
        <w:right w:val="none" w:sz="0" w:space="0" w:color="auto"/>
      </w:divBdr>
    </w:div>
    <w:div w:id="494951301">
      <w:bodyDiv w:val="1"/>
      <w:marLeft w:val="0"/>
      <w:marRight w:val="0"/>
      <w:marTop w:val="0"/>
      <w:marBottom w:val="0"/>
      <w:divBdr>
        <w:top w:val="none" w:sz="0" w:space="0" w:color="auto"/>
        <w:left w:val="none" w:sz="0" w:space="0" w:color="auto"/>
        <w:bottom w:val="none" w:sz="0" w:space="0" w:color="auto"/>
        <w:right w:val="none" w:sz="0" w:space="0" w:color="auto"/>
      </w:divBdr>
      <w:divsChild>
        <w:div w:id="244072515">
          <w:marLeft w:val="640"/>
          <w:marRight w:val="0"/>
          <w:marTop w:val="0"/>
          <w:marBottom w:val="0"/>
          <w:divBdr>
            <w:top w:val="none" w:sz="0" w:space="0" w:color="auto"/>
            <w:left w:val="none" w:sz="0" w:space="0" w:color="auto"/>
            <w:bottom w:val="none" w:sz="0" w:space="0" w:color="auto"/>
            <w:right w:val="none" w:sz="0" w:space="0" w:color="auto"/>
          </w:divBdr>
        </w:div>
        <w:div w:id="1986543664">
          <w:marLeft w:val="640"/>
          <w:marRight w:val="0"/>
          <w:marTop w:val="0"/>
          <w:marBottom w:val="0"/>
          <w:divBdr>
            <w:top w:val="none" w:sz="0" w:space="0" w:color="auto"/>
            <w:left w:val="none" w:sz="0" w:space="0" w:color="auto"/>
            <w:bottom w:val="none" w:sz="0" w:space="0" w:color="auto"/>
            <w:right w:val="none" w:sz="0" w:space="0" w:color="auto"/>
          </w:divBdr>
        </w:div>
        <w:div w:id="181669879">
          <w:marLeft w:val="640"/>
          <w:marRight w:val="0"/>
          <w:marTop w:val="0"/>
          <w:marBottom w:val="0"/>
          <w:divBdr>
            <w:top w:val="none" w:sz="0" w:space="0" w:color="auto"/>
            <w:left w:val="none" w:sz="0" w:space="0" w:color="auto"/>
            <w:bottom w:val="none" w:sz="0" w:space="0" w:color="auto"/>
            <w:right w:val="none" w:sz="0" w:space="0" w:color="auto"/>
          </w:divBdr>
        </w:div>
        <w:div w:id="321201137">
          <w:marLeft w:val="640"/>
          <w:marRight w:val="0"/>
          <w:marTop w:val="0"/>
          <w:marBottom w:val="0"/>
          <w:divBdr>
            <w:top w:val="none" w:sz="0" w:space="0" w:color="auto"/>
            <w:left w:val="none" w:sz="0" w:space="0" w:color="auto"/>
            <w:bottom w:val="none" w:sz="0" w:space="0" w:color="auto"/>
            <w:right w:val="none" w:sz="0" w:space="0" w:color="auto"/>
          </w:divBdr>
        </w:div>
        <w:div w:id="1538005587">
          <w:marLeft w:val="640"/>
          <w:marRight w:val="0"/>
          <w:marTop w:val="0"/>
          <w:marBottom w:val="0"/>
          <w:divBdr>
            <w:top w:val="none" w:sz="0" w:space="0" w:color="auto"/>
            <w:left w:val="none" w:sz="0" w:space="0" w:color="auto"/>
            <w:bottom w:val="none" w:sz="0" w:space="0" w:color="auto"/>
            <w:right w:val="none" w:sz="0" w:space="0" w:color="auto"/>
          </w:divBdr>
        </w:div>
        <w:div w:id="1946644516">
          <w:marLeft w:val="640"/>
          <w:marRight w:val="0"/>
          <w:marTop w:val="0"/>
          <w:marBottom w:val="0"/>
          <w:divBdr>
            <w:top w:val="none" w:sz="0" w:space="0" w:color="auto"/>
            <w:left w:val="none" w:sz="0" w:space="0" w:color="auto"/>
            <w:bottom w:val="none" w:sz="0" w:space="0" w:color="auto"/>
            <w:right w:val="none" w:sz="0" w:space="0" w:color="auto"/>
          </w:divBdr>
        </w:div>
        <w:div w:id="859969206">
          <w:marLeft w:val="640"/>
          <w:marRight w:val="0"/>
          <w:marTop w:val="0"/>
          <w:marBottom w:val="0"/>
          <w:divBdr>
            <w:top w:val="none" w:sz="0" w:space="0" w:color="auto"/>
            <w:left w:val="none" w:sz="0" w:space="0" w:color="auto"/>
            <w:bottom w:val="none" w:sz="0" w:space="0" w:color="auto"/>
            <w:right w:val="none" w:sz="0" w:space="0" w:color="auto"/>
          </w:divBdr>
        </w:div>
        <w:div w:id="1493834824">
          <w:marLeft w:val="640"/>
          <w:marRight w:val="0"/>
          <w:marTop w:val="0"/>
          <w:marBottom w:val="0"/>
          <w:divBdr>
            <w:top w:val="none" w:sz="0" w:space="0" w:color="auto"/>
            <w:left w:val="none" w:sz="0" w:space="0" w:color="auto"/>
            <w:bottom w:val="none" w:sz="0" w:space="0" w:color="auto"/>
            <w:right w:val="none" w:sz="0" w:space="0" w:color="auto"/>
          </w:divBdr>
        </w:div>
        <w:div w:id="1997226768">
          <w:marLeft w:val="640"/>
          <w:marRight w:val="0"/>
          <w:marTop w:val="0"/>
          <w:marBottom w:val="0"/>
          <w:divBdr>
            <w:top w:val="none" w:sz="0" w:space="0" w:color="auto"/>
            <w:left w:val="none" w:sz="0" w:space="0" w:color="auto"/>
            <w:bottom w:val="none" w:sz="0" w:space="0" w:color="auto"/>
            <w:right w:val="none" w:sz="0" w:space="0" w:color="auto"/>
          </w:divBdr>
        </w:div>
        <w:div w:id="1801847294">
          <w:marLeft w:val="640"/>
          <w:marRight w:val="0"/>
          <w:marTop w:val="0"/>
          <w:marBottom w:val="0"/>
          <w:divBdr>
            <w:top w:val="none" w:sz="0" w:space="0" w:color="auto"/>
            <w:left w:val="none" w:sz="0" w:space="0" w:color="auto"/>
            <w:bottom w:val="none" w:sz="0" w:space="0" w:color="auto"/>
            <w:right w:val="none" w:sz="0" w:space="0" w:color="auto"/>
          </w:divBdr>
        </w:div>
        <w:div w:id="1695688178">
          <w:marLeft w:val="640"/>
          <w:marRight w:val="0"/>
          <w:marTop w:val="0"/>
          <w:marBottom w:val="0"/>
          <w:divBdr>
            <w:top w:val="none" w:sz="0" w:space="0" w:color="auto"/>
            <w:left w:val="none" w:sz="0" w:space="0" w:color="auto"/>
            <w:bottom w:val="none" w:sz="0" w:space="0" w:color="auto"/>
            <w:right w:val="none" w:sz="0" w:space="0" w:color="auto"/>
          </w:divBdr>
        </w:div>
        <w:div w:id="987561997">
          <w:marLeft w:val="640"/>
          <w:marRight w:val="0"/>
          <w:marTop w:val="0"/>
          <w:marBottom w:val="0"/>
          <w:divBdr>
            <w:top w:val="none" w:sz="0" w:space="0" w:color="auto"/>
            <w:left w:val="none" w:sz="0" w:space="0" w:color="auto"/>
            <w:bottom w:val="none" w:sz="0" w:space="0" w:color="auto"/>
            <w:right w:val="none" w:sz="0" w:space="0" w:color="auto"/>
          </w:divBdr>
        </w:div>
        <w:div w:id="194346419">
          <w:marLeft w:val="640"/>
          <w:marRight w:val="0"/>
          <w:marTop w:val="0"/>
          <w:marBottom w:val="0"/>
          <w:divBdr>
            <w:top w:val="none" w:sz="0" w:space="0" w:color="auto"/>
            <w:left w:val="none" w:sz="0" w:space="0" w:color="auto"/>
            <w:bottom w:val="none" w:sz="0" w:space="0" w:color="auto"/>
            <w:right w:val="none" w:sz="0" w:space="0" w:color="auto"/>
          </w:divBdr>
        </w:div>
        <w:div w:id="1990478501">
          <w:marLeft w:val="640"/>
          <w:marRight w:val="0"/>
          <w:marTop w:val="0"/>
          <w:marBottom w:val="0"/>
          <w:divBdr>
            <w:top w:val="none" w:sz="0" w:space="0" w:color="auto"/>
            <w:left w:val="none" w:sz="0" w:space="0" w:color="auto"/>
            <w:bottom w:val="none" w:sz="0" w:space="0" w:color="auto"/>
            <w:right w:val="none" w:sz="0" w:space="0" w:color="auto"/>
          </w:divBdr>
        </w:div>
        <w:div w:id="1002707220">
          <w:marLeft w:val="640"/>
          <w:marRight w:val="0"/>
          <w:marTop w:val="0"/>
          <w:marBottom w:val="0"/>
          <w:divBdr>
            <w:top w:val="none" w:sz="0" w:space="0" w:color="auto"/>
            <w:left w:val="none" w:sz="0" w:space="0" w:color="auto"/>
            <w:bottom w:val="none" w:sz="0" w:space="0" w:color="auto"/>
            <w:right w:val="none" w:sz="0" w:space="0" w:color="auto"/>
          </w:divBdr>
        </w:div>
        <w:div w:id="500973307">
          <w:marLeft w:val="640"/>
          <w:marRight w:val="0"/>
          <w:marTop w:val="0"/>
          <w:marBottom w:val="0"/>
          <w:divBdr>
            <w:top w:val="none" w:sz="0" w:space="0" w:color="auto"/>
            <w:left w:val="none" w:sz="0" w:space="0" w:color="auto"/>
            <w:bottom w:val="none" w:sz="0" w:space="0" w:color="auto"/>
            <w:right w:val="none" w:sz="0" w:space="0" w:color="auto"/>
          </w:divBdr>
        </w:div>
        <w:div w:id="729380689">
          <w:marLeft w:val="640"/>
          <w:marRight w:val="0"/>
          <w:marTop w:val="0"/>
          <w:marBottom w:val="0"/>
          <w:divBdr>
            <w:top w:val="none" w:sz="0" w:space="0" w:color="auto"/>
            <w:left w:val="none" w:sz="0" w:space="0" w:color="auto"/>
            <w:bottom w:val="none" w:sz="0" w:space="0" w:color="auto"/>
            <w:right w:val="none" w:sz="0" w:space="0" w:color="auto"/>
          </w:divBdr>
        </w:div>
        <w:div w:id="2095738305">
          <w:marLeft w:val="640"/>
          <w:marRight w:val="0"/>
          <w:marTop w:val="0"/>
          <w:marBottom w:val="0"/>
          <w:divBdr>
            <w:top w:val="none" w:sz="0" w:space="0" w:color="auto"/>
            <w:left w:val="none" w:sz="0" w:space="0" w:color="auto"/>
            <w:bottom w:val="none" w:sz="0" w:space="0" w:color="auto"/>
            <w:right w:val="none" w:sz="0" w:space="0" w:color="auto"/>
          </w:divBdr>
        </w:div>
        <w:div w:id="1068260865">
          <w:marLeft w:val="640"/>
          <w:marRight w:val="0"/>
          <w:marTop w:val="0"/>
          <w:marBottom w:val="0"/>
          <w:divBdr>
            <w:top w:val="none" w:sz="0" w:space="0" w:color="auto"/>
            <w:left w:val="none" w:sz="0" w:space="0" w:color="auto"/>
            <w:bottom w:val="none" w:sz="0" w:space="0" w:color="auto"/>
            <w:right w:val="none" w:sz="0" w:space="0" w:color="auto"/>
          </w:divBdr>
        </w:div>
        <w:div w:id="1792280388">
          <w:marLeft w:val="640"/>
          <w:marRight w:val="0"/>
          <w:marTop w:val="0"/>
          <w:marBottom w:val="0"/>
          <w:divBdr>
            <w:top w:val="none" w:sz="0" w:space="0" w:color="auto"/>
            <w:left w:val="none" w:sz="0" w:space="0" w:color="auto"/>
            <w:bottom w:val="none" w:sz="0" w:space="0" w:color="auto"/>
            <w:right w:val="none" w:sz="0" w:space="0" w:color="auto"/>
          </w:divBdr>
        </w:div>
        <w:div w:id="1483935100">
          <w:marLeft w:val="640"/>
          <w:marRight w:val="0"/>
          <w:marTop w:val="0"/>
          <w:marBottom w:val="0"/>
          <w:divBdr>
            <w:top w:val="none" w:sz="0" w:space="0" w:color="auto"/>
            <w:left w:val="none" w:sz="0" w:space="0" w:color="auto"/>
            <w:bottom w:val="none" w:sz="0" w:space="0" w:color="auto"/>
            <w:right w:val="none" w:sz="0" w:space="0" w:color="auto"/>
          </w:divBdr>
        </w:div>
        <w:div w:id="1738672602">
          <w:marLeft w:val="640"/>
          <w:marRight w:val="0"/>
          <w:marTop w:val="0"/>
          <w:marBottom w:val="0"/>
          <w:divBdr>
            <w:top w:val="none" w:sz="0" w:space="0" w:color="auto"/>
            <w:left w:val="none" w:sz="0" w:space="0" w:color="auto"/>
            <w:bottom w:val="none" w:sz="0" w:space="0" w:color="auto"/>
            <w:right w:val="none" w:sz="0" w:space="0" w:color="auto"/>
          </w:divBdr>
        </w:div>
        <w:div w:id="1769153597">
          <w:marLeft w:val="640"/>
          <w:marRight w:val="0"/>
          <w:marTop w:val="0"/>
          <w:marBottom w:val="0"/>
          <w:divBdr>
            <w:top w:val="none" w:sz="0" w:space="0" w:color="auto"/>
            <w:left w:val="none" w:sz="0" w:space="0" w:color="auto"/>
            <w:bottom w:val="none" w:sz="0" w:space="0" w:color="auto"/>
            <w:right w:val="none" w:sz="0" w:space="0" w:color="auto"/>
          </w:divBdr>
        </w:div>
        <w:div w:id="1303535605">
          <w:marLeft w:val="640"/>
          <w:marRight w:val="0"/>
          <w:marTop w:val="0"/>
          <w:marBottom w:val="0"/>
          <w:divBdr>
            <w:top w:val="none" w:sz="0" w:space="0" w:color="auto"/>
            <w:left w:val="none" w:sz="0" w:space="0" w:color="auto"/>
            <w:bottom w:val="none" w:sz="0" w:space="0" w:color="auto"/>
            <w:right w:val="none" w:sz="0" w:space="0" w:color="auto"/>
          </w:divBdr>
        </w:div>
        <w:div w:id="1306357202">
          <w:marLeft w:val="640"/>
          <w:marRight w:val="0"/>
          <w:marTop w:val="0"/>
          <w:marBottom w:val="0"/>
          <w:divBdr>
            <w:top w:val="none" w:sz="0" w:space="0" w:color="auto"/>
            <w:left w:val="none" w:sz="0" w:space="0" w:color="auto"/>
            <w:bottom w:val="none" w:sz="0" w:space="0" w:color="auto"/>
            <w:right w:val="none" w:sz="0" w:space="0" w:color="auto"/>
          </w:divBdr>
        </w:div>
        <w:div w:id="1222668568">
          <w:marLeft w:val="640"/>
          <w:marRight w:val="0"/>
          <w:marTop w:val="0"/>
          <w:marBottom w:val="0"/>
          <w:divBdr>
            <w:top w:val="none" w:sz="0" w:space="0" w:color="auto"/>
            <w:left w:val="none" w:sz="0" w:space="0" w:color="auto"/>
            <w:bottom w:val="none" w:sz="0" w:space="0" w:color="auto"/>
            <w:right w:val="none" w:sz="0" w:space="0" w:color="auto"/>
          </w:divBdr>
        </w:div>
        <w:div w:id="1040013924">
          <w:marLeft w:val="640"/>
          <w:marRight w:val="0"/>
          <w:marTop w:val="0"/>
          <w:marBottom w:val="0"/>
          <w:divBdr>
            <w:top w:val="none" w:sz="0" w:space="0" w:color="auto"/>
            <w:left w:val="none" w:sz="0" w:space="0" w:color="auto"/>
            <w:bottom w:val="none" w:sz="0" w:space="0" w:color="auto"/>
            <w:right w:val="none" w:sz="0" w:space="0" w:color="auto"/>
          </w:divBdr>
        </w:div>
        <w:div w:id="1648164987">
          <w:marLeft w:val="640"/>
          <w:marRight w:val="0"/>
          <w:marTop w:val="0"/>
          <w:marBottom w:val="0"/>
          <w:divBdr>
            <w:top w:val="none" w:sz="0" w:space="0" w:color="auto"/>
            <w:left w:val="none" w:sz="0" w:space="0" w:color="auto"/>
            <w:bottom w:val="none" w:sz="0" w:space="0" w:color="auto"/>
            <w:right w:val="none" w:sz="0" w:space="0" w:color="auto"/>
          </w:divBdr>
        </w:div>
        <w:div w:id="1819686356">
          <w:marLeft w:val="640"/>
          <w:marRight w:val="0"/>
          <w:marTop w:val="0"/>
          <w:marBottom w:val="0"/>
          <w:divBdr>
            <w:top w:val="none" w:sz="0" w:space="0" w:color="auto"/>
            <w:left w:val="none" w:sz="0" w:space="0" w:color="auto"/>
            <w:bottom w:val="none" w:sz="0" w:space="0" w:color="auto"/>
            <w:right w:val="none" w:sz="0" w:space="0" w:color="auto"/>
          </w:divBdr>
        </w:div>
        <w:div w:id="195198772">
          <w:marLeft w:val="640"/>
          <w:marRight w:val="0"/>
          <w:marTop w:val="0"/>
          <w:marBottom w:val="0"/>
          <w:divBdr>
            <w:top w:val="none" w:sz="0" w:space="0" w:color="auto"/>
            <w:left w:val="none" w:sz="0" w:space="0" w:color="auto"/>
            <w:bottom w:val="none" w:sz="0" w:space="0" w:color="auto"/>
            <w:right w:val="none" w:sz="0" w:space="0" w:color="auto"/>
          </w:divBdr>
        </w:div>
        <w:div w:id="494878729">
          <w:marLeft w:val="640"/>
          <w:marRight w:val="0"/>
          <w:marTop w:val="0"/>
          <w:marBottom w:val="0"/>
          <w:divBdr>
            <w:top w:val="none" w:sz="0" w:space="0" w:color="auto"/>
            <w:left w:val="none" w:sz="0" w:space="0" w:color="auto"/>
            <w:bottom w:val="none" w:sz="0" w:space="0" w:color="auto"/>
            <w:right w:val="none" w:sz="0" w:space="0" w:color="auto"/>
          </w:divBdr>
        </w:div>
        <w:div w:id="898901890">
          <w:marLeft w:val="640"/>
          <w:marRight w:val="0"/>
          <w:marTop w:val="0"/>
          <w:marBottom w:val="0"/>
          <w:divBdr>
            <w:top w:val="none" w:sz="0" w:space="0" w:color="auto"/>
            <w:left w:val="none" w:sz="0" w:space="0" w:color="auto"/>
            <w:bottom w:val="none" w:sz="0" w:space="0" w:color="auto"/>
            <w:right w:val="none" w:sz="0" w:space="0" w:color="auto"/>
          </w:divBdr>
        </w:div>
        <w:div w:id="1179808582">
          <w:marLeft w:val="640"/>
          <w:marRight w:val="0"/>
          <w:marTop w:val="0"/>
          <w:marBottom w:val="0"/>
          <w:divBdr>
            <w:top w:val="none" w:sz="0" w:space="0" w:color="auto"/>
            <w:left w:val="none" w:sz="0" w:space="0" w:color="auto"/>
            <w:bottom w:val="none" w:sz="0" w:space="0" w:color="auto"/>
            <w:right w:val="none" w:sz="0" w:space="0" w:color="auto"/>
          </w:divBdr>
        </w:div>
        <w:div w:id="1774746191">
          <w:marLeft w:val="640"/>
          <w:marRight w:val="0"/>
          <w:marTop w:val="0"/>
          <w:marBottom w:val="0"/>
          <w:divBdr>
            <w:top w:val="none" w:sz="0" w:space="0" w:color="auto"/>
            <w:left w:val="none" w:sz="0" w:space="0" w:color="auto"/>
            <w:bottom w:val="none" w:sz="0" w:space="0" w:color="auto"/>
            <w:right w:val="none" w:sz="0" w:space="0" w:color="auto"/>
          </w:divBdr>
        </w:div>
        <w:div w:id="1353720964">
          <w:marLeft w:val="640"/>
          <w:marRight w:val="0"/>
          <w:marTop w:val="0"/>
          <w:marBottom w:val="0"/>
          <w:divBdr>
            <w:top w:val="none" w:sz="0" w:space="0" w:color="auto"/>
            <w:left w:val="none" w:sz="0" w:space="0" w:color="auto"/>
            <w:bottom w:val="none" w:sz="0" w:space="0" w:color="auto"/>
            <w:right w:val="none" w:sz="0" w:space="0" w:color="auto"/>
          </w:divBdr>
        </w:div>
        <w:div w:id="1734890210">
          <w:marLeft w:val="640"/>
          <w:marRight w:val="0"/>
          <w:marTop w:val="0"/>
          <w:marBottom w:val="0"/>
          <w:divBdr>
            <w:top w:val="none" w:sz="0" w:space="0" w:color="auto"/>
            <w:left w:val="none" w:sz="0" w:space="0" w:color="auto"/>
            <w:bottom w:val="none" w:sz="0" w:space="0" w:color="auto"/>
            <w:right w:val="none" w:sz="0" w:space="0" w:color="auto"/>
          </w:divBdr>
        </w:div>
        <w:div w:id="1229804936">
          <w:marLeft w:val="640"/>
          <w:marRight w:val="0"/>
          <w:marTop w:val="0"/>
          <w:marBottom w:val="0"/>
          <w:divBdr>
            <w:top w:val="none" w:sz="0" w:space="0" w:color="auto"/>
            <w:left w:val="none" w:sz="0" w:space="0" w:color="auto"/>
            <w:bottom w:val="none" w:sz="0" w:space="0" w:color="auto"/>
            <w:right w:val="none" w:sz="0" w:space="0" w:color="auto"/>
          </w:divBdr>
        </w:div>
        <w:div w:id="1448113341">
          <w:marLeft w:val="640"/>
          <w:marRight w:val="0"/>
          <w:marTop w:val="0"/>
          <w:marBottom w:val="0"/>
          <w:divBdr>
            <w:top w:val="none" w:sz="0" w:space="0" w:color="auto"/>
            <w:left w:val="none" w:sz="0" w:space="0" w:color="auto"/>
            <w:bottom w:val="none" w:sz="0" w:space="0" w:color="auto"/>
            <w:right w:val="none" w:sz="0" w:space="0" w:color="auto"/>
          </w:divBdr>
        </w:div>
        <w:div w:id="751053247">
          <w:marLeft w:val="640"/>
          <w:marRight w:val="0"/>
          <w:marTop w:val="0"/>
          <w:marBottom w:val="0"/>
          <w:divBdr>
            <w:top w:val="none" w:sz="0" w:space="0" w:color="auto"/>
            <w:left w:val="none" w:sz="0" w:space="0" w:color="auto"/>
            <w:bottom w:val="none" w:sz="0" w:space="0" w:color="auto"/>
            <w:right w:val="none" w:sz="0" w:space="0" w:color="auto"/>
          </w:divBdr>
        </w:div>
        <w:div w:id="159086146">
          <w:marLeft w:val="640"/>
          <w:marRight w:val="0"/>
          <w:marTop w:val="0"/>
          <w:marBottom w:val="0"/>
          <w:divBdr>
            <w:top w:val="none" w:sz="0" w:space="0" w:color="auto"/>
            <w:left w:val="none" w:sz="0" w:space="0" w:color="auto"/>
            <w:bottom w:val="none" w:sz="0" w:space="0" w:color="auto"/>
            <w:right w:val="none" w:sz="0" w:space="0" w:color="auto"/>
          </w:divBdr>
        </w:div>
        <w:div w:id="2062173913">
          <w:marLeft w:val="640"/>
          <w:marRight w:val="0"/>
          <w:marTop w:val="0"/>
          <w:marBottom w:val="0"/>
          <w:divBdr>
            <w:top w:val="none" w:sz="0" w:space="0" w:color="auto"/>
            <w:left w:val="none" w:sz="0" w:space="0" w:color="auto"/>
            <w:bottom w:val="none" w:sz="0" w:space="0" w:color="auto"/>
            <w:right w:val="none" w:sz="0" w:space="0" w:color="auto"/>
          </w:divBdr>
        </w:div>
        <w:div w:id="2137672064">
          <w:marLeft w:val="640"/>
          <w:marRight w:val="0"/>
          <w:marTop w:val="0"/>
          <w:marBottom w:val="0"/>
          <w:divBdr>
            <w:top w:val="none" w:sz="0" w:space="0" w:color="auto"/>
            <w:left w:val="none" w:sz="0" w:space="0" w:color="auto"/>
            <w:bottom w:val="none" w:sz="0" w:space="0" w:color="auto"/>
            <w:right w:val="none" w:sz="0" w:space="0" w:color="auto"/>
          </w:divBdr>
        </w:div>
        <w:div w:id="1547908709">
          <w:marLeft w:val="640"/>
          <w:marRight w:val="0"/>
          <w:marTop w:val="0"/>
          <w:marBottom w:val="0"/>
          <w:divBdr>
            <w:top w:val="none" w:sz="0" w:space="0" w:color="auto"/>
            <w:left w:val="none" w:sz="0" w:space="0" w:color="auto"/>
            <w:bottom w:val="none" w:sz="0" w:space="0" w:color="auto"/>
            <w:right w:val="none" w:sz="0" w:space="0" w:color="auto"/>
          </w:divBdr>
        </w:div>
        <w:div w:id="1348947956">
          <w:marLeft w:val="640"/>
          <w:marRight w:val="0"/>
          <w:marTop w:val="0"/>
          <w:marBottom w:val="0"/>
          <w:divBdr>
            <w:top w:val="none" w:sz="0" w:space="0" w:color="auto"/>
            <w:left w:val="none" w:sz="0" w:space="0" w:color="auto"/>
            <w:bottom w:val="none" w:sz="0" w:space="0" w:color="auto"/>
            <w:right w:val="none" w:sz="0" w:space="0" w:color="auto"/>
          </w:divBdr>
        </w:div>
        <w:div w:id="1923836090">
          <w:marLeft w:val="640"/>
          <w:marRight w:val="0"/>
          <w:marTop w:val="0"/>
          <w:marBottom w:val="0"/>
          <w:divBdr>
            <w:top w:val="none" w:sz="0" w:space="0" w:color="auto"/>
            <w:left w:val="none" w:sz="0" w:space="0" w:color="auto"/>
            <w:bottom w:val="none" w:sz="0" w:space="0" w:color="auto"/>
            <w:right w:val="none" w:sz="0" w:space="0" w:color="auto"/>
          </w:divBdr>
        </w:div>
        <w:div w:id="1332291811">
          <w:marLeft w:val="640"/>
          <w:marRight w:val="0"/>
          <w:marTop w:val="0"/>
          <w:marBottom w:val="0"/>
          <w:divBdr>
            <w:top w:val="none" w:sz="0" w:space="0" w:color="auto"/>
            <w:left w:val="none" w:sz="0" w:space="0" w:color="auto"/>
            <w:bottom w:val="none" w:sz="0" w:space="0" w:color="auto"/>
            <w:right w:val="none" w:sz="0" w:space="0" w:color="auto"/>
          </w:divBdr>
        </w:div>
        <w:div w:id="227570265">
          <w:marLeft w:val="640"/>
          <w:marRight w:val="0"/>
          <w:marTop w:val="0"/>
          <w:marBottom w:val="0"/>
          <w:divBdr>
            <w:top w:val="none" w:sz="0" w:space="0" w:color="auto"/>
            <w:left w:val="none" w:sz="0" w:space="0" w:color="auto"/>
            <w:bottom w:val="none" w:sz="0" w:space="0" w:color="auto"/>
            <w:right w:val="none" w:sz="0" w:space="0" w:color="auto"/>
          </w:divBdr>
        </w:div>
        <w:div w:id="1807551076">
          <w:marLeft w:val="640"/>
          <w:marRight w:val="0"/>
          <w:marTop w:val="0"/>
          <w:marBottom w:val="0"/>
          <w:divBdr>
            <w:top w:val="none" w:sz="0" w:space="0" w:color="auto"/>
            <w:left w:val="none" w:sz="0" w:space="0" w:color="auto"/>
            <w:bottom w:val="none" w:sz="0" w:space="0" w:color="auto"/>
            <w:right w:val="none" w:sz="0" w:space="0" w:color="auto"/>
          </w:divBdr>
        </w:div>
        <w:div w:id="702483320">
          <w:marLeft w:val="640"/>
          <w:marRight w:val="0"/>
          <w:marTop w:val="0"/>
          <w:marBottom w:val="0"/>
          <w:divBdr>
            <w:top w:val="none" w:sz="0" w:space="0" w:color="auto"/>
            <w:left w:val="none" w:sz="0" w:space="0" w:color="auto"/>
            <w:bottom w:val="none" w:sz="0" w:space="0" w:color="auto"/>
            <w:right w:val="none" w:sz="0" w:space="0" w:color="auto"/>
          </w:divBdr>
        </w:div>
        <w:div w:id="270665815">
          <w:marLeft w:val="640"/>
          <w:marRight w:val="0"/>
          <w:marTop w:val="0"/>
          <w:marBottom w:val="0"/>
          <w:divBdr>
            <w:top w:val="none" w:sz="0" w:space="0" w:color="auto"/>
            <w:left w:val="none" w:sz="0" w:space="0" w:color="auto"/>
            <w:bottom w:val="none" w:sz="0" w:space="0" w:color="auto"/>
            <w:right w:val="none" w:sz="0" w:space="0" w:color="auto"/>
          </w:divBdr>
        </w:div>
        <w:div w:id="225265702">
          <w:marLeft w:val="640"/>
          <w:marRight w:val="0"/>
          <w:marTop w:val="0"/>
          <w:marBottom w:val="0"/>
          <w:divBdr>
            <w:top w:val="none" w:sz="0" w:space="0" w:color="auto"/>
            <w:left w:val="none" w:sz="0" w:space="0" w:color="auto"/>
            <w:bottom w:val="none" w:sz="0" w:space="0" w:color="auto"/>
            <w:right w:val="none" w:sz="0" w:space="0" w:color="auto"/>
          </w:divBdr>
        </w:div>
        <w:div w:id="2101752544">
          <w:marLeft w:val="640"/>
          <w:marRight w:val="0"/>
          <w:marTop w:val="0"/>
          <w:marBottom w:val="0"/>
          <w:divBdr>
            <w:top w:val="none" w:sz="0" w:space="0" w:color="auto"/>
            <w:left w:val="none" w:sz="0" w:space="0" w:color="auto"/>
            <w:bottom w:val="none" w:sz="0" w:space="0" w:color="auto"/>
            <w:right w:val="none" w:sz="0" w:space="0" w:color="auto"/>
          </w:divBdr>
        </w:div>
        <w:div w:id="1205798909">
          <w:marLeft w:val="640"/>
          <w:marRight w:val="0"/>
          <w:marTop w:val="0"/>
          <w:marBottom w:val="0"/>
          <w:divBdr>
            <w:top w:val="none" w:sz="0" w:space="0" w:color="auto"/>
            <w:left w:val="none" w:sz="0" w:space="0" w:color="auto"/>
            <w:bottom w:val="none" w:sz="0" w:space="0" w:color="auto"/>
            <w:right w:val="none" w:sz="0" w:space="0" w:color="auto"/>
          </w:divBdr>
        </w:div>
        <w:div w:id="74933663">
          <w:marLeft w:val="640"/>
          <w:marRight w:val="0"/>
          <w:marTop w:val="0"/>
          <w:marBottom w:val="0"/>
          <w:divBdr>
            <w:top w:val="none" w:sz="0" w:space="0" w:color="auto"/>
            <w:left w:val="none" w:sz="0" w:space="0" w:color="auto"/>
            <w:bottom w:val="none" w:sz="0" w:space="0" w:color="auto"/>
            <w:right w:val="none" w:sz="0" w:space="0" w:color="auto"/>
          </w:divBdr>
        </w:div>
        <w:div w:id="795487764">
          <w:marLeft w:val="640"/>
          <w:marRight w:val="0"/>
          <w:marTop w:val="0"/>
          <w:marBottom w:val="0"/>
          <w:divBdr>
            <w:top w:val="none" w:sz="0" w:space="0" w:color="auto"/>
            <w:left w:val="none" w:sz="0" w:space="0" w:color="auto"/>
            <w:bottom w:val="none" w:sz="0" w:space="0" w:color="auto"/>
            <w:right w:val="none" w:sz="0" w:space="0" w:color="auto"/>
          </w:divBdr>
        </w:div>
        <w:div w:id="1128284681">
          <w:marLeft w:val="640"/>
          <w:marRight w:val="0"/>
          <w:marTop w:val="0"/>
          <w:marBottom w:val="0"/>
          <w:divBdr>
            <w:top w:val="none" w:sz="0" w:space="0" w:color="auto"/>
            <w:left w:val="none" w:sz="0" w:space="0" w:color="auto"/>
            <w:bottom w:val="none" w:sz="0" w:space="0" w:color="auto"/>
            <w:right w:val="none" w:sz="0" w:space="0" w:color="auto"/>
          </w:divBdr>
        </w:div>
        <w:div w:id="2021153722">
          <w:marLeft w:val="640"/>
          <w:marRight w:val="0"/>
          <w:marTop w:val="0"/>
          <w:marBottom w:val="0"/>
          <w:divBdr>
            <w:top w:val="none" w:sz="0" w:space="0" w:color="auto"/>
            <w:left w:val="none" w:sz="0" w:space="0" w:color="auto"/>
            <w:bottom w:val="none" w:sz="0" w:space="0" w:color="auto"/>
            <w:right w:val="none" w:sz="0" w:space="0" w:color="auto"/>
          </w:divBdr>
        </w:div>
        <w:div w:id="128472957">
          <w:marLeft w:val="640"/>
          <w:marRight w:val="0"/>
          <w:marTop w:val="0"/>
          <w:marBottom w:val="0"/>
          <w:divBdr>
            <w:top w:val="none" w:sz="0" w:space="0" w:color="auto"/>
            <w:left w:val="none" w:sz="0" w:space="0" w:color="auto"/>
            <w:bottom w:val="none" w:sz="0" w:space="0" w:color="auto"/>
            <w:right w:val="none" w:sz="0" w:space="0" w:color="auto"/>
          </w:divBdr>
        </w:div>
        <w:div w:id="135951327">
          <w:marLeft w:val="640"/>
          <w:marRight w:val="0"/>
          <w:marTop w:val="0"/>
          <w:marBottom w:val="0"/>
          <w:divBdr>
            <w:top w:val="none" w:sz="0" w:space="0" w:color="auto"/>
            <w:left w:val="none" w:sz="0" w:space="0" w:color="auto"/>
            <w:bottom w:val="none" w:sz="0" w:space="0" w:color="auto"/>
            <w:right w:val="none" w:sz="0" w:space="0" w:color="auto"/>
          </w:divBdr>
        </w:div>
        <w:div w:id="1281450902">
          <w:marLeft w:val="640"/>
          <w:marRight w:val="0"/>
          <w:marTop w:val="0"/>
          <w:marBottom w:val="0"/>
          <w:divBdr>
            <w:top w:val="none" w:sz="0" w:space="0" w:color="auto"/>
            <w:left w:val="none" w:sz="0" w:space="0" w:color="auto"/>
            <w:bottom w:val="none" w:sz="0" w:space="0" w:color="auto"/>
            <w:right w:val="none" w:sz="0" w:space="0" w:color="auto"/>
          </w:divBdr>
        </w:div>
        <w:div w:id="580020825">
          <w:marLeft w:val="640"/>
          <w:marRight w:val="0"/>
          <w:marTop w:val="0"/>
          <w:marBottom w:val="0"/>
          <w:divBdr>
            <w:top w:val="none" w:sz="0" w:space="0" w:color="auto"/>
            <w:left w:val="none" w:sz="0" w:space="0" w:color="auto"/>
            <w:bottom w:val="none" w:sz="0" w:space="0" w:color="auto"/>
            <w:right w:val="none" w:sz="0" w:space="0" w:color="auto"/>
          </w:divBdr>
        </w:div>
        <w:div w:id="70738895">
          <w:marLeft w:val="640"/>
          <w:marRight w:val="0"/>
          <w:marTop w:val="0"/>
          <w:marBottom w:val="0"/>
          <w:divBdr>
            <w:top w:val="none" w:sz="0" w:space="0" w:color="auto"/>
            <w:left w:val="none" w:sz="0" w:space="0" w:color="auto"/>
            <w:bottom w:val="none" w:sz="0" w:space="0" w:color="auto"/>
            <w:right w:val="none" w:sz="0" w:space="0" w:color="auto"/>
          </w:divBdr>
        </w:div>
        <w:div w:id="807894681">
          <w:marLeft w:val="640"/>
          <w:marRight w:val="0"/>
          <w:marTop w:val="0"/>
          <w:marBottom w:val="0"/>
          <w:divBdr>
            <w:top w:val="none" w:sz="0" w:space="0" w:color="auto"/>
            <w:left w:val="none" w:sz="0" w:space="0" w:color="auto"/>
            <w:bottom w:val="none" w:sz="0" w:space="0" w:color="auto"/>
            <w:right w:val="none" w:sz="0" w:space="0" w:color="auto"/>
          </w:divBdr>
        </w:div>
        <w:div w:id="1503231729">
          <w:marLeft w:val="640"/>
          <w:marRight w:val="0"/>
          <w:marTop w:val="0"/>
          <w:marBottom w:val="0"/>
          <w:divBdr>
            <w:top w:val="none" w:sz="0" w:space="0" w:color="auto"/>
            <w:left w:val="none" w:sz="0" w:space="0" w:color="auto"/>
            <w:bottom w:val="none" w:sz="0" w:space="0" w:color="auto"/>
            <w:right w:val="none" w:sz="0" w:space="0" w:color="auto"/>
          </w:divBdr>
        </w:div>
        <w:div w:id="54015676">
          <w:marLeft w:val="640"/>
          <w:marRight w:val="0"/>
          <w:marTop w:val="0"/>
          <w:marBottom w:val="0"/>
          <w:divBdr>
            <w:top w:val="none" w:sz="0" w:space="0" w:color="auto"/>
            <w:left w:val="none" w:sz="0" w:space="0" w:color="auto"/>
            <w:bottom w:val="none" w:sz="0" w:space="0" w:color="auto"/>
            <w:right w:val="none" w:sz="0" w:space="0" w:color="auto"/>
          </w:divBdr>
        </w:div>
        <w:div w:id="1479569951">
          <w:marLeft w:val="640"/>
          <w:marRight w:val="0"/>
          <w:marTop w:val="0"/>
          <w:marBottom w:val="0"/>
          <w:divBdr>
            <w:top w:val="none" w:sz="0" w:space="0" w:color="auto"/>
            <w:left w:val="none" w:sz="0" w:space="0" w:color="auto"/>
            <w:bottom w:val="none" w:sz="0" w:space="0" w:color="auto"/>
            <w:right w:val="none" w:sz="0" w:space="0" w:color="auto"/>
          </w:divBdr>
        </w:div>
        <w:div w:id="1129979904">
          <w:marLeft w:val="640"/>
          <w:marRight w:val="0"/>
          <w:marTop w:val="0"/>
          <w:marBottom w:val="0"/>
          <w:divBdr>
            <w:top w:val="none" w:sz="0" w:space="0" w:color="auto"/>
            <w:left w:val="none" w:sz="0" w:space="0" w:color="auto"/>
            <w:bottom w:val="none" w:sz="0" w:space="0" w:color="auto"/>
            <w:right w:val="none" w:sz="0" w:space="0" w:color="auto"/>
          </w:divBdr>
        </w:div>
        <w:div w:id="840923949">
          <w:marLeft w:val="640"/>
          <w:marRight w:val="0"/>
          <w:marTop w:val="0"/>
          <w:marBottom w:val="0"/>
          <w:divBdr>
            <w:top w:val="none" w:sz="0" w:space="0" w:color="auto"/>
            <w:left w:val="none" w:sz="0" w:space="0" w:color="auto"/>
            <w:bottom w:val="none" w:sz="0" w:space="0" w:color="auto"/>
            <w:right w:val="none" w:sz="0" w:space="0" w:color="auto"/>
          </w:divBdr>
        </w:div>
        <w:div w:id="529878260">
          <w:marLeft w:val="640"/>
          <w:marRight w:val="0"/>
          <w:marTop w:val="0"/>
          <w:marBottom w:val="0"/>
          <w:divBdr>
            <w:top w:val="none" w:sz="0" w:space="0" w:color="auto"/>
            <w:left w:val="none" w:sz="0" w:space="0" w:color="auto"/>
            <w:bottom w:val="none" w:sz="0" w:space="0" w:color="auto"/>
            <w:right w:val="none" w:sz="0" w:space="0" w:color="auto"/>
          </w:divBdr>
        </w:div>
        <w:div w:id="1525241209">
          <w:marLeft w:val="640"/>
          <w:marRight w:val="0"/>
          <w:marTop w:val="0"/>
          <w:marBottom w:val="0"/>
          <w:divBdr>
            <w:top w:val="none" w:sz="0" w:space="0" w:color="auto"/>
            <w:left w:val="none" w:sz="0" w:space="0" w:color="auto"/>
            <w:bottom w:val="none" w:sz="0" w:space="0" w:color="auto"/>
            <w:right w:val="none" w:sz="0" w:space="0" w:color="auto"/>
          </w:divBdr>
        </w:div>
        <w:div w:id="504176106">
          <w:marLeft w:val="640"/>
          <w:marRight w:val="0"/>
          <w:marTop w:val="0"/>
          <w:marBottom w:val="0"/>
          <w:divBdr>
            <w:top w:val="none" w:sz="0" w:space="0" w:color="auto"/>
            <w:left w:val="none" w:sz="0" w:space="0" w:color="auto"/>
            <w:bottom w:val="none" w:sz="0" w:space="0" w:color="auto"/>
            <w:right w:val="none" w:sz="0" w:space="0" w:color="auto"/>
          </w:divBdr>
        </w:div>
        <w:div w:id="958338957">
          <w:marLeft w:val="640"/>
          <w:marRight w:val="0"/>
          <w:marTop w:val="0"/>
          <w:marBottom w:val="0"/>
          <w:divBdr>
            <w:top w:val="none" w:sz="0" w:space="0" w:color="auto"/>
            <w:left w:val="none" w:sz="0" w:space="0" w:color="auto"/>
            <w:bottom w:val="none" w:sz="0" w:space="0" w:color="auto"/>
            <w:right w:val="none" w:sz="0" w:space="0" w:color="auto"/>
          </w:divBdr>
        </w:div>
      </w:divsChild>
    </w:div>
    <w:div w:id="495993492">
      <w:bodyDiv w:val="1"/>
      <w:marLeft w:val="0"/>
      <w:marRight w:val="0"/>
      <w:marTop w:val="0"/>
      <w:marBottom w:val="0"/>
      <w:divBdr>
        <w:top w:val="none" w:sz="0" w:space="0" w:color="auto"/>
        <w:left w:val="none" w:sz="0" w:space="0" w:color="auto"/>
        <w:bottom w:val="none" w:sz="0" w:space="0" w:color="auto"/>
        <w:right w:val="none" w:sz="0" w:space="0" w:color="auto"/>
      </w:divBdr>
    </w:div>
    <w:div w:id="495997267">
      <w:bodyDiv w:val="1"/>
      <w:marLeft w:val="0"/>
      <w:marRight w:val="0"/>
      <w:marTop w:val="0"/>
      <w:marBottom w:val="0"/>
      <w:divBdr>
        <w:top w:val="none" w:sz="0" w:space="0" w:color="auto"/>
        <w:left w:val="none" w:sz="0" w:space="0" w:color="auto"/>
        <w:bottom w:val="none" w:sz="0" w:space="0" w:color="auto"/>
        <w:right w:val="none" w:sz="0" w:space="0" w:color="auto"/>
      </w:divBdr>
    </w:div>
    <w:div w:id="496463156">
      <w:bodyDiv w:val="1"/>
      <w:marLeft w:val="0"/>
      <w:marRight w:val="0"/>
      <w:marTop w:val="0"/>
      <w:marBottom w:val="0"/>
      <w:divBdr>
        <w:top w:val="none" w:sz="0" w:space="0" w:color="auto"/>
        <w:left w:val="none" w:sz="0" w:space="0" w:color="auto"/>
        <w:bottom w:val="none" w:sz="0" w:space="0" w:color="auto"/>
        <w:right w:val="none" w:sz="0" w:space="0" w:color="auto"/>
      </w:divBdr>
    </w:div>
    <w:div w:id="496771539">
      <w:bodyDiv w:val="1"/>
      <w:marLeft w:val="0"/>
      <w:marRight w:val="0"/>
      <w:marTop w:val="0"/>
      <w:marBottom w:val="0"/>
      <w:divBdr>
        <w:top w:val="none" w:sz="0" w:space="0" w:color="auto"/>
        <w:left w:val="none" w:sz="0" w:space="0" w:color="auto"/>
        <w:bottom w:val="none" w:sz="0" w:space="0" w:color="auto"/>
        <w:right w:val="none" w:sz="0" w:space="0" w:color="auto"/>
      </w:divBdr>
      <w:divsChild>
        <w:div w:id="56779853">
          <w:marLeft w:val="640"/>
          <w:marRight w:val="0"/>
          <w:marTop w:val="0"/>
          <w:marBottom w:val="0"/>
          <w:divBdr>
            <w:top w:val="none" w:sz="0" w:space="0" w:color="auto"/>
            <w:left w:val="none" w:sz="0" w:space="0" w:color="auto"/>
            <w:bottom w:val="none" w:sz="0" w:space="0" w:color="auto"/>
            <w:right w:val="none" w:sz="0" w:space="0" w:color="auto"/>
          </w:divBdr>
        </w:div>
        <w:div w:id="60174947">
          <w:marLeft w:val="640"/>
          <w:marRight w:val="0"/>
          <w:marTop w:val="0"/>
          <w:marBottom w:val="0"/>
          <w:divBdr>
            <w:top w:val="none" w:sz="0" w:space="0" w:color="auto"/>
            <w:left w:val="none" w:sz="0" w:space="0" w:color="auto"/>
            <w:bottom w:val="none" w:sz="0" w:space="0" w:color="auto"/>
            <w:right w:val="none" w:sz="0" w:space="0" w:color="auto"/>
          </w:divBdr>
        </w:div>
        <w:div w:id="77336089">
          <w:marLeft w:val="640"/>
          <w:marRight w:val="0"/>
          <w:marTop w:val="0"/>
          <w:marBottom w:val="0"/>
          <w:divBdr>
            <w:top w:val="none" w:sz="0" w:space="0" w:color="auto"/>
            <w:left w:val="none" w:sz="0" w:space="0" w:color="auto"/>
            <w:bottom w:val="none" w:sz="0" w:space="0" w:color="auto"/>
            <w:right w:val="none" w:sz="0" w:space="0" w:color="auto"/>
          </w:divBdr>
        </w:div>
        <w:div w:id="121845716">
          <w:marLeft w:val="640"/>
          <w:marRight w:val="0"/>
          <w:marTop w:val="0"/>
          <w:marBottom w:val="0"/>
          <w:divBdr>
            <w:top w:val="none" w:sz="0" w:space="0" w:color="auto"/>
            <w:left w:val="none" w:sz="0" w:space="0" w:color="auto"/>
            <w:bottom w:val="none" w:sz="0" w:space="0" w:color="auto"/>
            <w:right w:val="none" w:sz="0" w:space="0" w:color="auto"/>
          </w:divBdr>
        </w:div>
        <w:div w:id="164050884">
          <w:marLeft w:val="640"/>
          <w:marRight w:val="0"/>
          <w:marTop w:val="0"/>
          <w:marBottom w:val="0"/>
          <w:divBdr>
            <w:top w:val="none" w:sz="0" w:space="0" w:color="auto"/>
            <w:left w:val="none" w:sz="0" w:space="0" w:color="auto"/>
            <w:bottom w:val="none" w:sz="0" w:space="0" w:color="auto"/>
            <w:right w:val="none" w:sz="0" w:space="0" w:color="auto"/>
          </w:divBdr>
        </w:div>
        <w:div w:id="180240093">
          <w:marLeft w:val="640"/>
          <w:marRight w:val="0"/>
          <w:marTop w:val="0"/>
          <w:marBottom w:val="0"/>
          <w:divBdr>
            <w:top w:val="none" w:sz="0" w:space="0" w:color="auto"/>
            <w:left w:val="none" w:sz="0" w:space="0" w:color="auto"/>
            <w:bottom w:val="none" w:sz="0" w:space="0" w:color="auto"/>
            <w:right w:val="none" w:sz="0" w:space="0" w:color="auto"/>
          </w:divBdr>
        </w:div>
        <w:div w:id="185607354">
          <w:marLeft w:val="640"/>
          <w:marRight w:val="0"/>
          <w:marTop w:val="0"/>
          <w:marBottom w:val="0"/>
          <w:divBdr>
            <w:top w:val="none" w:sz="0" w:space="0" w:color="auto"/>
            <w:left w:val="none" w:sz="0" w:space="0" w:color="auto"/>
            <w:bottom w:val="none" w:sz="0" w:space="0" w:color="auto"/>
            <w:right w:val="none" w:sz="0" w:space="0" w:color="auto"/>
          </w:divBdr>
        </w:div>
        <w:div w:id="208109384">
          <w:marLeft w:val="640"/>
          <w:marRight w:val="0"/>
          <w:marTop w:val="0"/>
          <w:marBottom w:val="0"/>
          <w:divBdr>
            <w:top w:val="none" w:sz="0" w:space="0" w:color="auto"/>
            <w:left w:val="none" w:sz="0" w:space="0" w:color="auto"/>
            <w:bottom w:val="none" w:sz="0" w:space="0" w:color="auto"/>
            <w:right w:val="none" w:sz="0" w:space="0" w:color="auto"/>
          </w:divBdr>
        </w:div>
        <w:div w:id="246184999">
          <w:marLeft w:val="640"/>
          <w:marRight w:val="0"/>
          <w:marTop w:val="0"/>
          <w:marBottom w:val="0"/>
          <w:divBdr>
            <w:top w:val="none" w:sz="0" w:space="0" w:color="auto"/>
            <w:left w:val="none" w:sz="0" w:space="0" w:color="auto"/>
            <w:bottom w:val="none" w:sz="0" w:space="0" w:color="auto"/>
            <w:right w:val="none" w:sz="0" w:space="0" w:color="auto"/>
          </w:divBdr>
        </w:div>
        <w:div w:id="268858046">
          <w:marLeft w:val="640"/>
          <w:marRight w:val="0"/>
          <w:marTop w:val="0"/>
          <w:marBottom w:val="0"/>
          <w:divBdr>
            <w:top w:val="none" w:sz="0" w:space="0" w:color="auto"/>
            <w:left w:val="none" w:sz="0" w:space="0" w:color="auto"/>
            <w:bottom w:val="none" w:sz="0" w:space="0" w:color="auto"/>
            <w:right w:val="none" w:sz="0" w:space="0" w:color="auto"/>
          </w:divBdr>
        </w:div>
        <w:div w:id="293221156">
          <w:marLeft w:val="640"/>
          <w:marRight w:val="0"/>
          <w:marTop w:val="0"/>
          <w:marBottom w:val="0"/>
          <w:divBdr>
            <w:top w:val="none" w:sz="0" w:space="0" w:color="auto"/>
            <w:left w:val="none" w:sz="0" w:space="0" w:color="auto"/>
            <w:bottom w:val="none" w:sz="0" w:space="0" w:color="auto"/>
            <w:right w:val="none" w:sz="0" w:space="0" w:color="auto"/>
          </w:divBdr>
        </w:div>
        <w:div w:id="368913714">
          <w:marLeft w:val="640"/>
          <w:marRight w:val="0"/>
          <w:marTop w:val="0"/>
          <w:marBottom w:val="0"/>
          <w:divBdr>
            <w:top w:val="none" w:sz="0" w:space="0" w:color="auto"/>
            <w:left w:val="none" w:sz="0" w:space="0" w:color="auto"/>
            <w:bottom w:val="none" w:sz="0" w:space="0" w:color="auto"/>
            <w:right w:val="none" w:sz="0" w:space="0" w:color="auto"/>
          </w:divBdr>
        </w:div>
        <w:div w:id="417872894">
          <w:marLeft w:val="640"/>
          <w:marRight w:val="0"/>
          <w:marTop w:val="0"/>
          <w:marBottom w:val="0"/>
          <w:divBdr>
            <w:top w:val="none" w:sz="0" w:space="0" w:color="auto"/>
            <w:left w:val="none" w:sz="0" w:space="0" w:color="auto"/>
            <w:bottom w:val="none" w:sz="0" w:space="0" w:color="auto"/>
            <w:right w:val="none" w:sz="0" w:space="0" w:color="auto"/>
          </w:divBdr>
        </w:div>
        <w:div w:id="436482064">
          <w:marLeft w:val="640"/>
          <w:marRight w:val="0"/>
          <w:marTop w:val="0"/>
          <w:marBottom w:val="0"/>
          <w:divBdr>
            <w:top w:val="none" w:sz="0" w:space="0" w:color="auto"/>
            <w:left w:val="none" w:sz="0" w:space="0" w:color="auto"/>
            <w:bottom w:val="none" w:sz="0" w:space="0" w:color="auto"/>
            <w:right w:val="none" w:sz="0" w:space="0" w:color="auto"/>
          </w:divBdr>
        </w:div>
        <w:div w:id="439446730">
          <w:marLeft w:val="640"/>
          <w:marRight w:val="0"/>
          <w:marTop w:val="0"/>
          <w:marBottom w:val="0"/>
          <w:divBdr>
            <w:top w:val="none" w:sz="0" w:space="0" w:color="auto"/>
            <w:left w:val="none" w:sz="0" w:space="0" w:color="auto"/>
            <w:bottom w:val="none" w:sz="0" w:space="0" w:color="auto"/>
            <w:right w:val="none" w:sz="0" w:space="0" w:color="auto"/>
          </w:divBdr>
        </w:div>
        <w:div w:id="629281499">
          <w:marLeft w:val="640"/>
          <w:marRight w:val="0"/>
          <w:marTop w:val="0"/>
          <w:marBottom w:val="0"/>
          <w:divBdr>
            <w:top w:val="none" w:sz="0" w:space="0" w:color="auto"/>
            <w:left w:val="none" w:sz="0" w:space="0" w:color="auto"/>
            <w:bottom w:val="none" w:sz="0" w:space="0" w:color="auto"/>
            <w:right w:val="none" w:sz="0" w:space="0" w:color="auto"/>
          </w:divBdr>
        </w:div>
        <w:div w:id="658385832">
          <w:marLeft w:val="640"/>
          <w:marRight w:val="0"/>
          <w:marTop w:val="0"/>
          <w:marBottom w:val="0"/>
          <w:divBdr>
            <w:top w:val="none" w:sz="0" w:space="0" w:color="auto"/>
            <w:left w:val="none" w:sz="0" w:space="0" w:color="auto"/>
            <w:bottom w:val="none" w:sz="0" w:space="0" w:color="auto"/>
            <w:right w:val="none" w:sz="0" w:space="0" w:color="auto"/>
          </w:divBdr>
        </w:div>
        <w:div w:id="677659074">
          <w:marLeft w:val="640"/>
          <w:marRight w:val="0"/>
          <w:marTop w:val="0"/>
          <w:marBottom w:val="0"/>
          <w:divBdr>
            <w:top w:val="none" w:sz="0" w:space="0" w:color="auto"/>
            <w:left w:val="none" w:sz="0" w:space="0" w:color="auto"/>
            <w:bottom w:val="none" w:sz="0" w:space="0" w:color="auto"/>
            <w:right w:val="none" w:sz="0" w:space="0" w:color="auto"/>
          </w:divBdr>
        </w:div>
        <w:div w:id="678313531">
          <w:marLeft w:val="640"/>
          <w:marRight w:val="0"/>
          <w:marTop w:val="0"/>
          <w:marBottom w:val="0"/>
          <w:divBdr>
            <w:top w:val="none" w:sz="0" w:space="0" w:color="auto"/>
            <w:left w:val="none" w:sz="0" w:space="0" w:color="auto"/>
            <w:bottom w:val="none" w:sz="0" w:space="0" w:color="auto"/>
            <w:right w:val="none" w:sz="0" w:space="0" w:color="auto"/>
          </w:divBdr>
        </w:div>
        <w:div w:id="729229164">
          <w:marLeft w:val="640"/>
          <w:marRight w:val="0"/>
          <w:marTop w:val="0"/>
          <w:marBottom w:val="0"/>
          <w:divBdr>
            <w:top w:val="none" w:sz="0" w:space="0" w:color="auto"/>
            <w:left w:val="none" w:sz="0" w:space="0" w:color="auto"/>
            <w:bottom w:val="none" w:sz="0" w:space="0" w:color="auto"/>
            <w:right w:val="none" w:sz="0" w:space="0" w:color="auto"/>
          </w:divBdr>
        </w:div>
        <w:div w:id="745346663">
          <w:marLeft w:val="640"/>
          <w:marRight w:val="0"/>
          <w:marTop w:val="0"/>
          <w:marBottom w:val="0"/>
          <w:divBdr>
            <w:top w:val="none" w:sz="0" w:space="0" w:color="auto"/>
            <w:left w:val="none" w:sz="0" w:space="0" w:color="auto"/>
            <w:bottom w:val="none" w:sz="0" w:space="0" w:color="auto"/>
            <w:right w:val="none" w:sz="0" w:space="0" w:color="auto"/>
          </w:divBdr>
        </w:div>
        <w:div w:id="798111020">
          <w:marLeft w:val="640"/>
          <w:marRight w:val="0"/>
          <w:marTop w:val="0"/>
          <w:marBottom w:val="0"/>
          <w:divBdr>
            <w:top w:val="none" w:sz="0" w:space="0" w:color="auto"/>
            <w:left w:val="none" w:sz="0" w:space="0" w:color="auto"/>
            <w:bottom w:val="none" w:sz="0" w:space="0" w:color="auto"/>
            <w:right w:val="none" w:sz="0" w:space="0" w:color="auto"/>
          </w:divBdr>
        </w:div>
        <w:div w:id="816872892">
          <w:marLeft w:val="640"/>
          <w:marRight w:val="0"/>
          <w:marTop w:val="0"/>
          <w:marBottom w:val="0"/>
          <w:divBdr>
            <w:top w:val="none" w:sz="0" w:space="0" w:color="auto"/>
            <w:left w:val="none" w:sz="0" w:space="0" w:color="auto"/>
            <w:bottom w:val="none" w:sz="0" w:space="0" w:color="auto"/>
            <w:right w:val="none" w:sz="0" w:space="0" w:color="auto"/>
          </w:divBdr>
        </w:div>
        <w:div w:id="827600197">
          <w:marLeft w:val="640"/>
          <w:marRight w:val="0"/>
          <w:marTop w:val="0"/>
          <w:marBottom w:val="0"/>
          <w:divBdr>
            <w:top w:val="none" w:sz="0" w:space="0" w:color="auto"/>
            <w:left w:val="none" w:sz="0" w:space="0" w:color="auto"/>
            <w:bottom w:val="none" w:sz="0" w:space="0" w:color="auto"/>
            <w:right w:val="none" w:sz="0" w:space="0" w:color="auto"/>
          </w:divBdr>
        </w:div>
        <w:div w:id="829716291">
          <w:marLeft w:val="640"/>
          <w:marRight w:val="0"/>
          <w:marTop w:val="0"/>
          <w:marBottom w:val="0"/>
          <w:divBdr>
            <w:top w:val="none" w:sz="0" w:space="0" w:color="auto"/>
            <w:left w:val="none" w:sz="0" w:space="0" w:color="auto"/>
            <w:bottom w:val="none" w:sz="0" w:space="0" w:color="auto"/>
            <w:right w:val="none" w:sz="0" w:space="0" w:color="auto"/>
          </w:divBdr>
        </w:div>
        <w:div w:id="909073970">
          <w:marLeft w:val="640"/>
          <w:marRight w:val="0"/>
          <w:marTop w:val="0"/>
          <w:marBottom w:val="0"/>
          <w:divBdr>
            <w:top w:val="none" w:sz="0" w:space="0" w:color="auto"/>
            <w:left w:val="none" w:sz="0" w:space="0" w:color="auto"/>
            <w:bottom w:val="none" w:sz="0" w:space="0" w:color="auto"/>
            <w:right w:val="none" w:sz="0" w:space="0" w:color="auto"/>
          </w:divBdr>
        </w:div>
        <w:div w:id="980616359">
          <w:marLeft w:val="640"/>
          <w:marRight w:val="0"/>
          <w:marTop w:val="0"/>
          <w:marBottom w:val="0"/>
          <w:divBdr>
            <w:top w:val="none" w:sz="0" w:space="0" w:color="auto"/>
            <w:left w:val="none" w:sz="0" w:space="0" w:color="auto"/>
            <w:bottom w:val="none" w:sz="0" w:space="0" w:color="auto"/>
            <w:right w:val="none" w:sz="0" w:space="0" w:color="auto"/>
          </w:divBdr>
        </w:div>
        <w:div w:id="990672253">
          <w:marLeft w:val="640"/>
          <w:marRight w:val="0"/>
          <w:marTop w:val="0"/>
          <w:marBottom w:val="0"/>
          <w:divBdr>
            <w:top w:val="none" w:sz="0" w:space="0" w:color="auto"/>
            <w:left w:val="none" w:sz="0" w:space="0" w:color="auto"/>
            <w:bottom w:val="none" w:sz="0" w:space="0" w:color="auto"/>
            <w:right w:val="none" w:sz="0" w:space="0" w:color="auto"/>
          </w:divBdr>
        </w:div>
        <w:div w:id="992180064">
          <w:marLeft w:val="640"/>
          <w:marRight w:val="0"/>
          <w:marTop w:val="0"/>
          <w:marBottom w:val="0"/>
          <w:divBdr>
            <w:top w:val="none" w:sz="0" w:space="0" w:color="auto"/>
            <w:left w:val="none" w:sz="0" w:space="0" w:color="auto"/>
            <w:bottom w:val="none" w:sz="0" w:space="0" w:color="auto"/>
            <w:right w:val="none" w:sz="0" w:space="0" w:color="auto"/>
          </w:divBdr>
        </w:div>
        <w:div w:id="1024094909">
          <w:marLeft w:val="640"/>
          <w:marRight w:val="0"/>
          <w:marTop w:val="0"/>
          <w:marBottom w:val="0"/>
          <w:divBdr>
            <w:top w:val="none" w:sz="0" w:space="0" w:color="auto"/>
            <w:left w:val="none" w:sz="0" w:space="0" w:color="auto"/>
            <w:bottom w:val="none" w:sz="0" w:space="0" w:color="auto"/>
            <w:right w:val="none" w:sz="0" w:space="0" w:color="auto"/>
          </w:divBdr>
        </w:div>
        <w:div w:id="1096245305">
          <w:marLeft w:val="640"/>
          <w:marRight w:val="0"/>
          <w:marTop w:val="0"/>
          <w:marBottom w:val="0"/>
          <w:divBdr>
            <w:top w:val="none" w:sz="0" w:space="0" w:color="auto"/>
            <w:left w:val="none" w:sz="0" w:space="0" w:color="auto"/>
            <w:bottom w:val="none" w:sz="0" w:space="0" w:color="auto"/>
            <w:right w:val="none" w:sz="0" w:space="0" w:color="auto"/>
          </w:divBdr>
        </w:div>
        <w:div w:id="1192525630">
          <w:marLeft w:val="640"/>
          <w:marRight w:val="0"/>
          <w:marTop w:val="0"/>
          <w:marBottom w:val="0"/>
          <w:divBdr>
            <w:top w:val="none" w:sz="0" w:space="0" w:color="auto"/>
            <w:left w:val="none" w:sz="0" w:space="0" w:color="auto"/>
            <w:bottom w:val="none" w:sz="0" w:space="0" w:color="auto"/>
            <w:right w:val="none" w:sz="0" w:space="0" w:color="auto"/>
          </w:divBdr>
        </w:div>
        <w:div w:id="1215309937">
          <w:marLeft w:val="640"/>
          <w:marRight w:val="0"/>
          <w:marTop w:val="0"/>
          <w:marBottom w:val="0"/>
          <w:divBdr>
            <w:top w:val="none" w:sz="0" w:space="0" w:color="auto"/>
            <w:left w:val="none" w:sz="0" w:space="0" w:color="auto"/>
            <w:bottom w:val="none" w:sz="0" w:space="0" w:color="auto"/>
            <w:right w:val="none" w:sz="0" w:space="0" w:color="auto"/>
          </w:divBdr>
        </w:div>
        <w:div w:id="1252852727">
          <w:marLeft w:val="640"/>
          <w:marRight w:val="0"/>
          <w:marTop w:val="0"/>
          <w:marBottom w:val="0"/>
          <w:divBdr>
            <w:top w:val="none" w:sz="0" w:space="0" w:color="auto"/>
            <w:left w:val="none" w:sz="0" w:space="0" w:color="auto"/>
            <w:bottom w:val="none" w:sz="0" w:space="0" w:color="auto"/>
            <w:right w:val="none" w:sz="0" w:space="0" w:color="auto"/>
          </w:divBdr>
        </w:div>
        <w:div w:id="1288926220">
          <w:marLeft w:val="640"/>
          <w:marRight w:val="0"/>
          <w:marTop w:val="0"/>
          <w:marBottom w:val="0"/>
          <w:divBdr>
            <w:top w:val="none" w:sz="0" w:space="0" w:color="auto"/>
            <w:left w:val="none" w:sz="0" w:space="0" w:color="auto"/>
            <w:bottom w:val="none" w:sz="0" w:space="0" w:color="auto"/>
            <w:right w:val="none" w:sz="0" w:space="0" w:color="auto"/>
          </w:divBdr>
        </w:div>
        <w:div w:id="1328557990">
          <w:marLeft w:val="640"/>
          <w:marRight w:val="0"/>
          <w:marTop w:val="0"/>
          <w:marBottom w:val="0"/>
          <w:divBdr>
            <w:top w:val="none" w:sz="0" w:space="0" w:color="auto"/>
            <w:left w:val="none" w:sz="0" w:space="0" w:color="auto"/>
            <w:bottom w:val="none" w:sz="0" w:space="0" w:color="auto"/>
            <w:right w:val="none" w:sz="0" w:space="0" w:color="auto"/>
          </w:divBdr>
        </w:div>
        <w:div w:id="1351028809">
          <w:marLeft w:val="640"/>
          <w:marRight w:val="0"/>
          <w:marTop w:val="0"/>
          <w:marBottom w:val="0"/>
          <w:divBdr>
            <w:top w:val="none" w:sz="0" w:space="0" w:color="auto"/>
            <w:left w:val="none" w:sz="0" w:space="0" w:color="auto"/>
            <w:bottom w:val="none" w:sz="0" w:space="0" w:color="auto"/>
            <w:right w:val="none" w:sz="0" w:space="0" w:color="auto"/>
          </w:divBdr>
        </w:div>
        <w:div w:id="1387291569">
          <w:marLeft w:val="640"/>
          <w:marRight w:val="0"/>
          <w:marTop w:val="0"/>
          <w:marBottom w:val="0"/>
          <w:divBdr>
            <w:top w:val="none" w:sz="0" w:space="0" w:color="auto"/>
            <w:left w:val="none" w:sz="0" w:space="0" w:color="auto"/>
            <w:bottom w:val="none" w:sz="0" w:space="0" w:color="auto"/>
            <w:right w:val="none" w:sz="0" w:space="0" w:color="auto"/>
          </w:divBdr>
        </w:div>
        <w:div w:id="1427337287">
          <w:marLeft w:val="640"/>
          <w:marRight w:val="0"/>
          <w:marTop w:val="0"/>
          <w:marBottom w:val="0"/>
          <w:divBdr>
            <w:top w:val="none" w:sz="0" w:space="0" w:color="auto"/>
            <w:left w:val="none" w:sz="0" w:space="0" w:color="auto"/>
            <w:bottom w:val="none" w:sz="0" w:space="0" w:color="auto"/>
            <w:right w:val="none" w:sz="0" w:space="0" w:color="auto"/>
          </w:divBdr>
        </w:div>
        <w:div w:id="1430156318">
          <w:marLeft w:val="640"/>
          <w:marRight w:val="0"/>
          <w:marTop w:val="0"/>
          <w:marBottom w:val="0"/>
          <w:divBdr>
            <w:top w:val="none" w:sz="0" w:space="0" w:color="auto"/>
            <w:left w:val="none" w:sz="0" w:space="0" w:color="auto"/>
            <w:bottom w:val="none" w:sz="0" w:space="0" w:color="auto"/>
            <w:right w:val="none" w:sz="0" w:space="0" w:color="auto"/>
          </w:divBdr>
        </w:div>
        <w:div w:id="1448501649">
          <w:marLeft w:val="640"/>
          <w:marRight w:val="0"/>
          <w:marTop w:val="0"/>
          <w:marBottom w:val="0"/>
          <w:divBdr>
            <w:top w:val="none" w:sz="0" w:space="0" w:color="auto"/>
            <w:left w:val="none" w:sz="0" w:space="0" w:color="auto"/>
            <w:bottom w:val="none" w:sz="0" w:space="0" w:color="auto"/>
            <w:right w:val="none" w:sz="0" w:space="0" w:color="auto"/>
          </w:divBdr>
        </w:div>
        <w:div w:id="1475443316">
          <w:marLeft w:val="640"/>
          <w:marRight w:val="0"/>
          <w:marTop w:val="0"/>
          <w:marBottom w:val="0"/>
          <w:divBdr>
            <w:top w:val="none" w:sz="0" w:space="0" w:color="auto"/>
            <w:left w:val="none" w:sz="0" w:space="0" w:color="auto"/>
            <w:bottom w:val="none" w:sz="0" w:space="0" w:color="auto"/>
            <w:right w:val="none" w:sz="0" w:space="0" w:color="auto"/>
          </w:divBdr>
        </w:div>
        <w:div w:id="1518739043">
          <w:marLeft w:val="640"/>
          <w:marRight w:val="0"/>
          <w:marTop w:val="0"/>
          <w:marBottom w:val="0"/>
          <w:divBdr>
            <w:top w:val="none" w:sz="0" w:space="0" w:color="auto"/>
            <w:left w:val="none" w:sz="0" w:space="0" w:color="auto"/>
            <w:bottom w:val="none" w:sz="0" w:space="0" w:color="auto"/>
            <w:right w:val="none" w:sz="0" w:space="0" w:color="auto"/>
          </w:divBdr>
        </w:div>
        <w:div w:id="1589927944">
          <w:marLeft w:val="640"/>
          <w:marRight w:val="0"/>
          <w:marTop w:val="0"/>
          <w:marBottom w:val="0"/>
          <w:divBdr>
            <w:top w:val="none" w:sz="0" w:space="0" w:color="auto"/>
            <w:left w:val="none" w:sz="0" w:space="0" w:color="auto"/>
            <w:bottom w:val="none" w:sz="0" w:space="0" w:color="auto"/>
            <w:right w:val="none" w:sz="0" w:space="0" w:color="auto"/>
          </w:divBdr>
        </w:div>
        <w:div w:id="1684017864">
          <w:marLeft w:val="640"/>
          <w:marRight w:val="0"/>
          <w:marTop w:val="0"/>
          <w:marBottom w:val="0"/>
          <w:divBdr>
            <w:top w:val="none" w:sz="0" w:space="0" w:color="auto"/>
            <w:left w:val="none" w:sz="0" w:space="0" w:color="auto"/>
            <w:bottom w:val="none" w:sz="0" w:space="0" w:color="auto"/>
            <w:right w:val="none" w:sz="0" w:space="0" w:color="auto"/>
          </w:divBdr>
        </w:div>
        <w:div w:id="1765227068">
          <w:marLeft w:val="640"/>
          <w:marRight w:val="0"/>
          <w:marTop w:val="0"/>
          <w:marBottom w:val="0"/>
          <w:divBdr>
            <w:top w:val="none" w:sz="0" w:space="0" w:color="auto"/>
            <w:left w:val="none" w:sz="0" w:space="0" w:color="auto"/>
            <w:bottom w:val="none" w:sz="0" w:space="0" w:color="auto"/>
            <w:right w:val="none" w:sz="0" w:space="0" w:color="auto"/>
          </w:divBdr>
        </w:div>
        <w:div w:id="1778136166">
          <w:marLeft w:val="640"/>
          <w:marRight w:val="0"/>
          <w:marTop w:val="0"/>
          <w:marBottom w:val="0"/>
          <w:divBdr>
            <w:top w:val="none" w:sz="0" w:space="0" w:color="auto"/>
            <w:left w:val="none" w:sz="0" w:space="0" w:color="auto"/>
            <w:bottom w:val="none" w:sz="0" w:space="0" w:color="auto"/>
            <w:right w:val="none" w:sz="0" w:space="0" w:color="auto"/>
          </w:divBdr>
        </w:div>
        <w:div w:id="1788424487">
          <w:marLeft w:val="640"/>
          <w:marRight w:val="0"/>
          <w:marTop w:val="0"/>
          <w:marBottom w:val="0"/>
          <w:divBdr>
            <w:top w:val="none" w:sz="0" w:space="0" w:color="auto"/>
            <w:left w:val="none" w:sz="0" w:space="0" w:color="auto"/>
            <w:bottom w:val="none" w:sz="0" w:space="0" w:color="auto"/>
            <w:right w:val="none" w:sz="0" w:space="0" w:color="auto"/>
          </w:divBdr>
        </w:div>
        <w:div w:id="1795951247">
          <w:marLeft w:val="640"/>
          <w:marRight w:val="0"/>
          <w:marTop w:val="0"/>
          <w:marBottom w:val="0"/>
          <w:divBdr>
            <w:top w:val="none" w:sz="0" w:space="0" w:color="auto"/>
            <w:left w:val="none" w:sz="0" w:space="0" w:color="auto"/>
            <w:bottom w:val="none" w:sz="0" w:space="0" w:color="auto"/>
            <w:right w:val="none" w:sz="0" w:space="0" w:color="auto"/>
          </w:divBdr>
        </w:div>
        <w:div w:id="1808008596">
          <w:marLeft w:val="640"/>
          <w:marRight w:val="0"/>
          <w:marTop w:val="0"/>
          <w:marBottom w:val="0"/>
          <w:divBdr>
            <w:top w:val="none" w:sz="0" w:space="0" w:color="auto"/>
            <w:left w:val="none" w:sz="0" w:space="0" w:color="auto"/>
            <w:bottom w:val="none" w:sz="0" w:space="0" w:color="auto"/>
            <w:right w:val="none" w:sz="0" w:space="0" w:color="auto"/>
          </w:divBdr>
        </w:div>
        <w:div w:id="1860585845">
          <w:marLeft w:val="640"/>
          <w:marRight w:val="0"/>
          <w:marTop w:val="0"/>
          <w:marBottom w:val="0"/>
          <w:divBdr>
            <w:top w:val="none" w:sz="0" w:space="0" w:color="auto"/>
            <w:left w:val="none" w:sz="0" w:space="0" w:color="auto"/>
            <w:bottom w:val="none" w:sz="0" w:space="0" w:color="auto"/>
            <w:right w:val="none" w:sz="0" w:space="0" w:color="auto"/>
          </w:divBdr>
        </w:div>
        <w:div w:id="1923831548">
          <w:marLeft w:val="640"/>
          <w:marRight w:val="0"/>
          <w:marTop w:val="0"/>
          <w:marBottom w:val="0"/>
          <w:divBdr>
            <w:top w:val="none" w:sz="0" w:space="0" w:color="auto"/>
            <w:left w:val="none" w:sz="0" w:space="0" w:color="auto"/>
            <w:bottom w:val="none" w:sz="0" w:space="0" w:color="auto"/>
            <w:right w:val="none" w:sz="0" w:space="0" w:color="auto"/>
          </w:divBdr>
        </w:div>
        <w:div w:id="1929074038">
          <w:marLeft w:val="640"/>
          <w:marRight w:val="0"/>
          <w:marTop w:val="0"/>
          <w:marBottom w:val="0"/>
          <w:divBdr>
            <w:top w:val="none" w:sz="0" w:space="0" w:color="auto"/>
            <w:left w:val="none" w:sz="0" w:space="0" w:color="auto"/>
            <w:bottom w:val="none" w:sz="0" w:space="0" w:color="auto"/>
            <w:right w:val="none" w:sz="0" w:space="0" w:color="auto"/>
          </w:divBdr>
        </w:div>
        <w:div w:id="1930045271">
          <w:marLeft w:val="640"/>
          <w:marRight w:val="0"/>
          <w:marTop w:val="0"/>
          <w:marBottom w:val="0"/>
          <w:divBdr>
            <w:top w:val="none" w:sz="0" w:space="0" w:color="auto"/>
            <w:left w:val="none" w:sz="0" w:space="0" w:color="auto"/>
            <w:bottom w:val="none" w:sz="0" w:space="0" w:color="auto"/>
            <w:right w:val="none" w:sz="0" w:space="0" w:color="auto"/>
          </w:divBdr>
        </w:div>
        <w:div w:id="1931162440">
          <w:marLeft w:val="640"/>
          <w:marRight w:val="0"/>
          <w:marTop w:val="0"/>
          <w:marBottom w:val="0"/>
          <w:divBdr>
            <w:top w:val="none" w:sz="0" w:space="0" w:color="auto"/>
            <w:left w:val="none" w:sz="0" w:space="0" w:color="auto"/>
            <w:bottom w:val="none" w:sz="0" w:space="0" w:color="auto"/>
            <w:right w:val="none" w:sz="0" w:space="0" w:color="auto"/>
          </w:divBdr>
        </w:div>
        <w:div w:id="1953517338">
          <w:marLeft w:val="640"/>
          <w:marRight w:val="0"/>
          <w:marTop w:val="0"/>
          <w:marBottom w:val="0"/>
          <w:divBdr>
            <w:top w:val="none" w:sz="0" w:space="0" w:color="auto"/>
            <w:left w:val="none" w:sz="0" w:space="0" w:color="auto"/>
            <w:bottom w:val="none" w:sz="0" w:space="0" w:color="auto"/>
            <w:right w:val="none" w:sz="0" w:space="0" w:color="auto"/>
          </w:divBdr>
        </w:div>
        <w:div w:id="2031102742">
          <w:marLeft w:val="640"/>
          <w:marRight w:val="0"/>
          <w:marTop w:val="0"/>
          <w:marBottom w:val="0"/>
          <w:divBdr>
            <w:top w:val="none" w:sz="0" w:space="0" w:color="auto"/>
            <w:left w:val="none" w:sz="0" w:space="0" w:color="auto"/>
            <w:bottom w:val="none" w:sz="0" w:space="0" w:color="auto"/>
            <w:right w:val="none" w:sz="0" w:space="0" w:color="auto"/>
          </w:divBdr>
        </w:div>
        <w:div w:id="2059281417">
          <w:marLeft w:val="640"/>
          <w:marRight w:val="0"/>
          <w:marTop w:val="0"/>
          <w:marBottom w:val="0"/>
          <w:divBdr>
            <w:top w:val="none" w:sz="0" w:space="0" w:color="auto"/>
            <w:left w:val="none" w:sz="0" w:space="0" w:color="auto"/>
            <w:bottom w:val="none" w:sz="0" w:space="0" w:color="auto"/>
            <w:right w:val="none" w:sz="0" w:space="0" w:color="auto"/>
          </w:divBdr>
        </w:div>
        <w:div w:id="2067727441">
          <w:marLeft w:val="640"/>
          <w:marRight w:val="0"/>
          <w:marTop w:val="0"/>
          <w:marBottom w:val="0"/>
          <w:divBdr>
            <w:top w:val="none" w:sz="0" w:space="0" w:color="auto"/>
            <w:left w:val="none" w:sz="0" w:space="0" w:color="auto"/>
            <w:bottom w:val="none" w:sz="0" w:space="0" w:color="auto"/>
            <w:right w:val="none" w:sz="0" w:space="0" w:color="auto"/>
          </w:divBdr>
        </w:div>
        <w:div w:id="2104763017">
          <w:marLeft w:val="640"/>
          <w:marRight w:val="0"/>
          <w:marTop w:val="0"/>
          <w:marBottom w:val="0"/>
          <w:divBdr>
            <w:top w:val="none" w:sz="0" w:space="0" w:color="auto"/>
            <w:left w:val="none" w:sz="0" w:space="0" w:color="auto"/>
            <w:bottom w:val="none" w:sz="0" w:space="0" w:color="auto"/>
            <w:right w:val="none" w:sz="0" w:space="0" w:color="auto"/>
          </w:divBdr>
        </w:div>
        <w:div w:id="2109695148">
          <w:marLeft w:val="640"/>
          <w:marRight w:val="0"/>
          <w:marTop w:val="0"/>
          <w:marBottom w:val="0"/>
          <w:divBdr>
            <w:top w:val="none" w:sz="0" w:space="0" w:color="auto"/>
            <w:left w:val="none" w:sz="0" w:space="0" w:color="auto"/>
            <w:bottom w:val="none" w:sz="0" w:space="0" w:color="auto"/>
            <w:right w:val="none" w:sz="0" w:space="0" w:color="auto"/>
          </w:divBdr>
        </w:div>
        <w:div w:id="2115782984">
          <w:marLeft w:val="640"/>
          <w:marRight w:val="0"/>
          <w:marTop w:val="0"/>
          <w:marBottom w:val="0"/>
          <w:divBdr>
            <w:top w:val="none" w:sz="0" w:space="0" w:color="auto"/>
            <w:left w:val="none" w:sz="0" w:space="0" w:color="auto"/>
            <w:bottom w:val="none" w:sz="0" w:space="0" w:color="auto"/>
            <w:right w:val="none" w:sz="0" w:space="0" w:color="auto"/>
          </w:divBdr>
        </w:div>
        <w:div w:id="2119637987">
          <w:marLeft w:val="640"/>
          <w:marRight w:val="0"/>
          <w:marTop w:val="0"/>
          <w:marBottom w:val="0"/>
          <w:divBdr>
            <w:top w:val="none" w:sz="0" w:space="0" w:color="auto"/>
            <w:left w:val="none" w:sz="0" w:space="0" w:color="auto"/>
            <w:bottom w:val="none" w:sz="0" w:space="0" w:color="auto"/>
            <w:right w:val="none" w:sz="0" w:space="0" w:color="auto"/>
          </w:divBdr>
        </w:div>
        <w:div w:id="2140879546">
          <w:marLeft w:val="640"/>
          <w:marRight w:val="0"/>
          <w:marTop w:val="0"/>
          <w:marBottom w:val="0"/>
          <w:divBdr>
            <w:top w:val="none" w:sz="0" w:space="0" w:color="auto"/>
            <w:left w:val="none" w:sz="0" w:space="0" w:color="auto"/>
            <w:bottom w:val="none" w:sz="0" w:space="0" w:color="auto"/>
            <w:right w:val="none" w:sz="0" w:space="0" w:color="auto"/>
          </w:divBdr>
        </w:div>
      </w:divsChild>
    </w:div>
    <w:div w:id="498421736">
      <w:bodyDiv w:val="1"/>
      <w:marLeft w:val="0"/>
      <w:marRight w:val="0"/>
      <w:marTop w:val="0"/>
      <w:marBottom w:val="0"/>
      <w:divBdr>
        <w:top w:val="none" w:sz="0" w:space="0" w:color="auto"/>
        <w:left w:val="none" w:sz="0" w:space="0" w:color="auto"/>
        <w:bottom w:val="none" w:sz="0" w:space="0" w:color="auto"/>
        <w:right w:val="none" w:sz="0" w:space="0" w:color="auto"/>
      </w:divBdr>
    </w:div>
    <w:div w:id="511800684">
      <w:bodyDiv w:val="1"/>
      <w:marLeft w:val="0"/>
      <w:marRight w:val="0"/>
      <w:marTop w:val="0"/>
      <w:marBottom w:val="0"/>
      <w:divBdr>
        <w:top w:val="none" w:sz="0" w:space="0" w:color="auto"/>
        <w:left w:val="none" w:sz="0" w:space="0" w:color="auto"/>
        <w:bottom w:val="none" w:sz="0" w:space="0" w:color="auto"/>
        <w:right w:val="none" w:sz="0" w:space="0" w:color="auto"/>
      </w:divBdr>
    </w:div>
    <w:div w:id="515268043">
      <w:bodyDiv w:val="1"/>
      <w:marLeft w:val="0"/>
      <w:marRight w:val="0"/>
      <w:marTop w:val="0"/>
      <w:marBottom w:val="0"/>
      <w:divBdr>
        <w:top w:val="none" w:sz="0" w:space="0" w:color="auto"/>
        <w:left w:val="none" w:sz="0" w:space="0" w:color="auto"/>
        <w:bottom w:val="none" w:sz="0" w:space="0" w:color="auto"/>
        <w:right w:val="none" w:sz="0" w:space="0" w:color="auto"/>
      </w:divBdr>
    </w:div>
    <w:div w:id="515929101">
      <w:bodyDiv w:val="1"/>
      <w:marLeft w:val="0"/>
      <w:marRight w:val="0"/>
      <w:marTop w:val="0"/>
      <w:marBottom w:val="0"/>
      <w:divBdr>
        <w:top w:val="none" w:sz="0" w:space="0" w:color="auto"/>
        <w:left w:val="none" w:sz="0" w:space="0" w:color="auto"/>
        <w:bottom w:val="none" w:sz="0" w:space="0" w:color="auto"/>
        <w:right w:val="none" w:sz="0" w:space="0" w:color="auto"/>
      </w:divBdr>
    </w:div>
    <w:div w:id="516502454">
      <w:bodyDiv w:val="1"/>
      <w:marLeft w:val="0"/>
      <w:marRight w:val="0"/>
      <w:marTop w:val="0"/>
      <w:marBottom w:val="0"/>
      <w:divBdr>
        <w:top w:val="none" w:sz="0" w:space="0" w:color="auto"/>
        <w:left w:val="none" w:sz="0" w:space="0" w:color="auto"/>
        <w:bottom w:val="none" w:sz="0" w:space="0" w:color="auto"/>
        <w:right w:val="none" w:sz="0" w:space="0" w:color="auto"/>
      </w:divBdr>
    </w:div>
    <w:div w:id="516576714">
      <w:bodyDiv w:val="1"/>
      <w:marLeft w:val="0"/>
      <w:marRight w:val="0"/>
      <w:marTop w:val="0"/>
      <w:marBottom w:val="0"/>
      <w:divBdr>
        <w:top w:val="none" w:sz="0" w:space="0" w:color="auto"/>
        <w:left w:val="none" w:sz="0" w:space="0" w:color="auto"/>
        <w:bottom w:val="none" w:sz="0" w:space="0" w:color="auto"/>
        <w:right w:val="none" w:sz="0" w:space="0" w:color="auto"/>
      </w:divBdr>
    </w:div>
    <w:div w:id="519438588">
      <w:bodyDiv w:val="1"/>
      <w:marLeft w:val="0"/>
      <w:marRight w:val="0"/>
      <w:marTop w:val="0"/>
      <w:marBottom w:val="0"/>
      <w:divBdr>
        <w:top w:val="none" w:sz="0" w:space="0" w:color="auto"/>
        <w:left w:val="none" w:sz="0" w:space="0" w:color="auto"/>
        <w:bottom w:val="none" w:sz="0" w:space="0" w:color="auto"/>
        <w:right w:val="none" w:sz="0" w:space="0" w:color="auto"/>
      </w:divBdr>
    </w:div>
    <w:div w:id="519703845">
      <w:bodyDiv w:val="1"/>
      <w:marLeft w:val="0"/>
      <w:marRight w:val="0"/>
      <w:marTop w:val="0"/>
      <w:marBottom w:val="0"/>
      <w:divBdr>
        <w:top w:val="none" w:sz="0" w:space="0" w:color="auto"/>
        <w:left w:val="none" w:sz="0" w:space="0" w:color="auto"/>
        <w:bottom w:val="none" w:sz="0" w:space="0" w:color="auto"/>
        <w:right w:val="none" w:sz="0" w:space="0" w:color="auto"/>
      </w:divBdr>
    </w:div>
    <w:div w:id="521090574">
      <w:bodyDiv w:val="1"/>
      <w:marLeft w:val="0"/>
      <w:marRight w:val="0"/>
      <w:marTop w:val="0"/>
      <w:marBottom w:val="0"/>
      <w:divBdr>
        <w:top w:val="none" w:sz="0" w:space="0" w:color="auto"/>
        <w:left w:val="none" w:sz="0" w:space="0" w:color="auto"/>
        <w:bottom w:val="none" w:sz="0" w:space="0" w:color="auto"/>
        <w:right w:val="none" w:sz="0" w:space="0" w:color="auto"/>
      </w:divBdr>
    </w:div>
    <w:div w:id="523633684">
      <w:bodyDiv w:val="1"/>
      <w:marLeft w:val="0"/>
      <w:marRight w:val="0"/>
      <w:marTop w:val="0"/>
      <w:marBottom w:val="0"/>
      <w:divBdr>
        <w:top w:val="none" w:sz="0" w:space="0" w:color="auto"/>
        <w:left w:val="none" w:sz="0" w:space="0" w:color="auto"/>
        <w:bottom w:val="none" w:sz="0" w:space="0" w:color="auto"/>
        <w:right w:val="none" w:sz="0" w:space="0" w:color="auto"/>
      </w:divBdr>
    </w:div>
    <w:div w:id="527180415">
      <w:bodyDiv w:val="1"/>
      <w:marLeft w:val="0"/>
      <w:marRight w:val="0"/>
      <w:marTop w:val="0"/>
      <w:marBottom w:val="0"/>
      <w:divBdr>
        <w:top w:val="none" w:sz="0" w:space="0" w:color="auto"/>
        <w:left w:val="none" w:sz="0" w:space="0" w:color="auto"/>
        <w:bottom w:val="none" w:sz="0" w:space="0" w:color="auto"/>
        <w:right w:val="none" w:sz="0" w:space="0" w:color="auto"/>
      </w:divBdr>
    </w:div>
    <w:div w:id="527989742">
      <w:bodyDiv w:val="1"/>
      <w:marLeft w:val="0"/>
      <w:marRight w:val="0"/>
      <w:marTop w:val="0"/>
      <w:marBottom w:val="0"/>
      <w:divBdr>
        <w:top w:val="none" w:sz="0" w:space="0" w:color="auto"/>
        <w:left w:val="none" w:sz="0" w:space="0" w:color="auto"/>
        <w:bottom w:val="none" w:sz="0" w:space="0" w:color="auto"/>
        <w:right w:val="none" w:sz="0" w:space="0" w:color="auto"/>
      </w:divBdr>
    </w:div>
    <w:div w:id="529610856">
      <w:bodyDiv w:val="1"/>
      <w:marLeft w:val="0"/>
      <w:marRight w:val="0"/>
      <w:marTop w:val="0"/>
      <w:marBottom w:val="0"/>
      <w:divBdr>
        <w:top w:val="none" w:sz="0" w:space="0" w:color="auto"/>
        <w:left w:val="none" w:sz="0" w:space="0" w:color="auto"/>
        <w:bottom w:val="none" w:sz="0" w:space="0" w:color="auto"/>
        <w:right w:val="none" w:sz="0" w:space="0" w:color="auto"/>
      </w:divBdr>
    </w:div>
    <w:div w:id="532689332">
      <w:bodyDiv w:val="1"/>
      <w:marLeft w:val="0"/>
      <w:marRight w:val="0"/>
      <w:marTop w:val="0"/>
      <w:marBottom w:val="0"/>
      <w:divBdr>
        <w:top w:val="none" w:sz="0" w:space="0" w:color="auto"/>
        <w:left w:val="none" w:sz="0" w:space="0" w:color="auto"/>
        <w:bottom w:val="none" w:sz="0" w:space="0" w:color="auto"/>
        <w:right w:val="none" w:sz="0" w:space="0" w:color="auto"/>
      </w:divBdr>
    </w:div>
    <w:div w:id="534198986">
      <w:bodyDiv w:val="1"/>
      <w:marLeft w:val="0"/>
      <w:marRight w:val="0"/>
      <w:marTop w:val="0"/>
      <w:marBottom w:val="0"/>
      <w:divBdr>
        <w:top w:val="none" w:sz="0" w:space="0" w:color="auto"/>
        <w:left w:val="none" w:sz="0" w:space="0" w:color="auto"/>
        <w:bottom w:val="none" w:sz="0" w:space="0" w:color="auto"/>
        <w:right w:val="none" w:sz="0" w:space="0" w:color="auto"/>
      </w:divBdr>
    </w:div>
    <w:div w:id="536502742">
      <w:bodyDiv w:val="1"/>
      <w:marLeft w:val="0"/>
      <w:marRight w:val="0"/>
      <w:marTop w:val="0"/>
      <w:marBottom w:val="0"/>
      <w:divBdr>
        <w:top w:val="none" w:sz="0" w:space="0" w:color="auto"/>
        <w:left w:val="none" w:sz="0" w:space="0" w:color="auto"/>
        <w:bottom w:val="none" w:sz="0" w:space="0" w:color="auto"/>
        <w:right w:val="none" w:sz="0" w:space="0" w:color="auto"/>
      </w:divBdr>
    </w:div>
    <w:div w:id="543448676">
      <w:bodyDiv w:val="1"/>
      <w:marLeft w:val="0"/>
      <w:marRight w:val="0"/>
      <w:marTop w:val="0"/>
      <w:marBottom w:val="0"/>
      <w:divBdr>
        <w:top w:val="none" w:sz="0" w:space="0" w:color="auto"/>
        <w:left w:val="none" w:sz="0" w:space="0" w:color="auto"/>
        <w:bottom w:val="none" w:sz="0" w:space="0" w:color="auto"/>
        <w:right w:val="none" w:sz="0" w:space="0" w:color="auto"/>
      </w:divBdr>
    </w:div>
    <w:div w:id="546458341">
      <w:bodyDiv w:val="1"/>
      <w:marLeft w:val="0"/>
      <w:marRight w:val="0"/>
      <w:marTop w:val="0"/>
      <w:marBottom w:val="0"/>
      <w:divBdr>
        <w:top w:val="none" w:sz="0" w:space="0" w:color="auto"/>
        <w:left w:val="none" w:sz="0" w:space="0" w:color="auto"/>
        <w:bottom w:val="none" w:sz="0" w:space="0" w:color="auto"/>
        <w:right w:val="none" w:sz="0" w:space="0" w:color="auto"/>
      </w:divBdr>
    </w:div>
    <w:div w:id="548959588">
      <w:bodyDiv w:val="1"/>
      <w:marLeft w:val="0"/>
      <w:marRight w:val="0"/>
      <w:marTop w:val="0"/>
      <w:marBottom w:val="0"/>
      <w:divBdr>
        <w:top w:val="none" w:sz="0" w:space="0" w:color="auto"/>
        <w:left w:val="none" w:sz="0" w:space="0" w:color="auto"/>
        <w:bottom w:val="none" w:sz="0" w:space="0" w:color="auto"/>
        <w:right w:val="none" w:sz="0" w:space="0" w:color="auto"/>
      </w:divBdr>
    </w:div>
    <w:div w:id="549416749">
      <w:bodyDiv w:val="1"/>
      <w:marLeft w:val="0"/>
      <w:marRight w:val="0"/>
      <w:marTop w:val="0"/>
      <w:marBottom w:val="0"/>
      <w:divBdr>
        <w:top w:val="none" w:sz="0" w:space="0" w:color="auto"/>
        <w:left w:val="none" w:sz="0" w:space="0" w:color="auto"/>
        <w:bottom w:val="none" w:sz="0" w:space="0" w:color="auto"/>
        <w:right w:val="none" w:sz="0" w:space="0" w:color="auto"/>
      </w:divBdr>
    </w:div>
    <w:div w:id="549614969">
      <w:bodyDiv w:val="1"/>
      <w:marLeft w:val="0"/>
      <w:marRight w:val="0"/>
      <w:marTop w:val="0"/>
      <w:marBottom w:val="0"/>
      <w:divBdr>
        <w:top w:val="none" w:sz="0" w:space="0" w:color="auto"/>
        <w:left w:val="none" w:sz="0" w:space="0" w:color="auto"/>
        <w:bottom w:val="none" w:sz="0" w:space="0" w:color="auto"/>
        <w:right w:val="none" w:sz="0" w:space="0" w:color="auto"/>
      </w:divBdr>
    </w:div>
    <w:div w:id="550071258">
      <w:bodyDiv w:val="1"/>
      <w:marLeft w:val="0"/>
      <w:marRight w:val="0"/>
      <w:marTop w:val="0"/>
      <w:marBottom w:val="0"/>
      <w:divBdr>
        <w:top w:val="none" w:sz="0" w:space="0" w:color="auto"/>
        <w:left w:val="none" w:sz="0" w:space="0" w:color="auto"/>
        <w:bottom w:val="none" w:sz="0" w:space="0" w:color="auto"/>
        <w:right w:val="none" w:sz="0" w:space="0" w:color="auto"/>
      </w:divBdr>
    </w:div>
    <w:div w:id="555507090">
      <w:bodyDiv w:val="1"/>
      <w:marLeft w:val="0"/>
      <w:marRight w:val="0"/>
      <w:marTop w:val="0"/>
      <w:marBottom w:val="0"/>
      <w:divBdr>
        <w:top w:val="none" w:sz="0" w:space="0" w:color="auto"/>
        <w:left w:val="none" w:sz="0" w:space="0" w:color="auto"/>
        <w:bottom w:val="none" w:sz="0" w:space="0" w:color="auto"/>
        <w:right w:val="none" w:sz="0" w:space="0" w:color="auto"/>
      </w:divBdr>
    </w:div>
    <w:div w:id="559899523">
      <w:bodyDiv w:val="1"/>
      <w:marLeft w:val="0"/>
      <w:marRight w:val="0"/>
      <w:marTop w:val="0"/>
      <w:marBottom w:val="0"/>
      <w:divBdr>
        <w:top w:val="none" w:sz="0" w:space="0" w:color="auto"/>
        <w:left w:val="none" w:sz="0" w:space="0" w:color="auto"/>
        <w:bottom w:val="none" w:sz="0" w:space="0" w:color="auto"/>
        <w:right w:val="none" w:sz="0" w:space="0" w:color="auto"/>
      </w:divBdr>
    </w:div>
    <w:div w:id="562254526">
      <w:bodyDiv w:val="1"/>
      <w:marLeft w:val="0"/>
      <w:marRight w:val="0"/>
      <w:marTop w:val="0"/>
      <w:marBottom w:val="0"/>
      <w:divBdr>
        <w:top w:val="none" w:sz="0" w:space="0" w:color="auto"/>
        <w:left w:val="none" w:sz="0" w:space="0" w:color="auto"/>
        <w:bottom w:val="none" w:sz="0" w:space="0" w:color="auto"/>
        <w:right w:val="none" w:sz="0" w:space="0" w:color="auto"/>
      </w:divBdr>
    </w:div>
    <w:div w:id="565382219">
      <w:bodyDiv w:val="1"/>
      <w:marLeft w:val="0"/>
      <w:marRight w:val="0"/>
      <w:marTop w:val="0"/>
      <w:marBottom w:val="0"/>
      <w:divBdr>
        <w:top w:val="none" w:sz="0" w:space="0" w:color="auto"/>
        <w:left w:val="none" w:sz="0" w:space="0" w:color="auto"/>
        <w:bottom w:val="none" w:sz="0" w:space="0" w:color="auto"/>
        <w:right w:val="none" w:sz="0" w:space="0" w:color="auto"/>
      </w:divBdr>
      <w:divsChild>
        <w:div w:id="4284946">
          <w:marLeft w:val="640"/>
          <w:marRight w:val="0"/>
          <w:marTop w:val="0"/>
          <w:marBottom w:val="0"/>
          <w:divBdr>
            <w:top w:val="none" w:sz="0" w:space="0" w:color="auto"/>
            <w:left w:val="none" w:sz="0" w:space="0" w:color="auto"/>
            <w:bottom w:val="none" w:sz="0" w:space="0" w:color="auto"/>
            <w:right w:val="none" w:sz="0" w:space="0" w:color="auto"/>
          </w:divBdr>
        </w:div>
        <w:div w:id="37242548">
          <w:marLeft w:val="640"/>
          <w:marRight w:val="0"/>
          <w:marTop w:val="0"/>
          <w:marBottom w:val="0"/>
          <w:divBdr>
            <w:top w:val="none" w:sz="0" w:space="0" w:color="auto"/>
            <w:left w:val="none" w:sz="0" w:space="0" w:color="auto"/>
            <w:bottom w:val="none" w:sz="0" w:space="0" w:color="auto"/>
            <w:right w:val="none" w:sz="0" w:space="0" w:color="auto"/>
          </w:divBdr>
        </w:div>
        <w:div w:id="49891501">
          <w:marLeft w:val="640"/>
          <w:marRight w:val="0"/>
          <w:marTop w:val="0"/>
          <w:marBottom w:val="0"/>
          <w:divBdr>
            <w:top w:val="none" w:sz="0" w:space="0" w:color="auto"/>
            <w:left w:val="none" w:sz="0" w:space="0" w:color="auto"/>
            <w:bottom w:val="none" w:sz="0" w:space="0" w:color="auto"/>
            <w:right w:val="none" w:sz="0" w:space="0" w:color="auto"/>
          </w:divBdr>
        </w:div>
        <w:div w:id="96800113">
          <w:marLeft w:val="640"/>
          <w:marRight w:val="0"/>
          <w:marTop w:val="0"/>
          <w:marBottom w:val="0"/>
          <w:divBdr>
            <w:top w:val="none" w:sz="0" w:space="0" w:color="auto"/>
            <w:left w:val="none" w:sz="0" w:space="0" w:color="auto"/>
            <w:bottom w:val="none" w:sz="0" w:space="0" w:color="auto"/>
            <w:right w:val="none" w:sz="0" w:space="0" w:color="auto"/>
          </w:divBdr>
        </w:div>
        <w:div w:id="127287661">
          <w:marLeft w:val="640"/>
          <w:marRight w:val="0"/>
          <w:marTop w:val="0"/>
          <w:marBottom w:val="0"/>
          <w:divBdr>
            <w:top w:val="none" w:sz="0" w:space="0" w:color="auto"/>
            <w:left w:val="none" w:sz="0" w:space="0" w:color="auto"/>
            <w:bottom w:val="none" w:sz="0" w:space="0" w:color="auto"/>
            <w:right w:val="none" w:sz="0" w:space="0" w:color="auto"/>
          </w:divBdr>
        </w:div>
        <w:div w:id="134493083">
          <w:marLeft w:val="640"/>
          <w:marRight w:val="0"/>
          <w:marTop w:val="0"/>
          <w:marBottom w:val="0"/>
          <w:divBdr>
            <w:top w:val="none" w:sz="0" w:space="0" w:color="auto"/>
            <w:left w:val="none" w:sz="0" w:space="0" w:color="auto"/>
            <w:bottom w:val="none" w:sz="0" w:space="0" w:color="auto"/>
            <w:right w:val="none" w:sz="0" w:space="0" w:color="auto"/>
          </w:divBdr>
        </w:div>
        <w:div w:id="232353278">
          <w:marLeft w:val="640"/>
          <w:marRight w:val="0"/>
          <w:marTop w:val="0"/>
          <w:marBottom w:val="0"/>
          <w:divBdr>
            <w:top w:val="none" w:sz="0" w:space="0" w:color="auto"/>
            <w:left w:val="none" w:sz="0" w:space="0" w:color="auto"/>
            <w:bottom w:val="none" w:sz="0" w:space="0" w:color="auto"/>
            <w:right w:val="none" w:sz="0" w:space="0" w:color="auto"/>
          </w:divBdr>
        </w:div>
        <w:div w:id="298733033">
          <w:marLeft w:val="640"/>
          <w:marRight w:val="0"/>
          <w:marTop w:val="0"/>
          <w:marBottom w:val="0"/>
          <w:divBdr>
            <w:top w:val="none" w:sz="0" w:space="0" w:color="auto"/>
            <w:left w:val="none" w:sz="0" w:space="0" w:color="auto"/>
            <w:bottom w:val="none" w:sz="0" w:space="0" w:color="auto"/>
            <w:right w:val="none" w:sz="0" w:space="0" w:color="auto"/>
          </w:divBdr>
        </w:div>
        <w:div w:id="303967345">
          <w:marLeft w:val="640"/>
          <w:marRight w:val="0"/>
          <w:marTop w:val="0"/>
          <w:marBottom w:val="0"/>
          <w:divBdr>
            <w:top w:val="none" w:sz="0" w:space="0" w:color="auto"/>
            <w:left w:val="none" w:sz="0" w:space="0" w:color="auto"/>
            <w:bottom w:val="none" w:sz="0" w:space="0" w:color="auto"/>
            <w:right w:val="none" w:sz="0" w:space="0" w:color="auto"/>
          </w:divBdr>
        </w:div>
        <w:div w:id="323510382">
          <w:marLeft w:val="640"/>
          <w:marRight w:val="0"/>
          <w:marTop w:val="0"/>
          <w:marBottom w:val="0"/>
          <w:divBdr>
            <w:top w:val="none" w:sz="0" w:space="0" w:color="auto"/>
            <w:left w:val="none" w:sz="0" w:space="0" w:color="auto"/>
            <w:bottom w:val="none" w:sz="0" w:space="0" w:color="auto"/>
            <w:right w:val="none" w:sz="0" w:space="0" w:color="auto"/>
          </w:divBdr>
        </w:div>
        <w:div w:id="421880148">
          <w:marLeft w:val="640"/>
          <w:marRight w:val="0"/>
          <w:marTop w:val="0"/>
          <w:marBottom w:val="0"/>
          <w:divBdr>
            <w:top w:val="none" w:sz="0" w:space="0" w:color="auto"/>
            <w:left w:val="none" w:sz="0" w:space="0" w:color="auto"/>
            <w:bottom w:val="none" w:sz="0" w:space="0" w:color="auto"/>
            <w:right w:val="none" w:sz="0" w:space="0" w:color="auto"/>
          </w:divBdr>
        </w:div>
        <w:div w:id="427234274">
          <w:marLeft w:val="640"/>
          <w:marRight w:val="0"/>
          <w:marTop w:val="0"/>
          <w:marBottom w:val="0"/>
          <w:divBdr>
            <w:top w:val="none" w:sz="0" w:space="0" w:color="auto"/>
            <w:left w:val="none" w:sz="0" w:space="0" w:color="auto"/>
            <w:bottom w:val="none" w:sz="0" w:space="0" w:color="auto"/>
            <w:right w:val="none" w:sz="0" w:space="0" w:color="auto"/>
          </w:divBdr>
        </w:div>
        <w:div w:id="433669773">
          <w:marLeft w:val="640"/>
          <w:marRight w:val="0"/>
          <w:marTop w:val="0"/>
          <w:marBottom w:val="0"/>
          <w:divBdr>
            <w:top w:val="none" w:sz="0" w:space="0" w:color="auto"/>
            <w:left w:val="none" w:sz="0" w:space="0" w:color="auto"/>
            <w:bottom w:val="none" w:sz="0" w:space="0" w:color="auto"/>
            <w:right w:val="none" w:sz="0" w:space="0" w:color="auto"/>
          </w:divBdr>
        </w:div>
        <w:div w:id="481894594">
          <w:marLeft w:val="640"/>
          <w:marRight w:val="0"/>
          <w:marTop w:val="0"/>
          <w:marBottom w:val="0"/>
          <w:divBdr>
            <w:top w:val="none" w:sz="0" w:space="0" w:color="auto"/>
            <w:left w:val="none" w:sz="0" w:space="0" w:color="auto"/>
            <w:bottom w:val="none" w:sz="0" w:space="0" w:color="auto"/>
            <w:right w:val="none" w:sz="0" w:space="0" w:color="auto"/>
          </w:divBdr>
        </w:div>
        <w:div w:id="514226384">
          <w:marLeft w:val="640"/>
          <w:marRight w:val="0"/>
          <w:marTop w:val="0"/>
          <w:marBottom w:val="0"/>
          <w:divBdr>
            <w:top w:val="none" w:sz="0" w:space="0" w:color="auto"/>
            <w:left w:val="none" w:sz="0" w:space="0" w:color="auto"/>
            <w:bottom w:val="none" w:sz="0" w:space="0" w:color="auto"/>
            <w:right w:val="none" w:sz="0" w:space="0" w:color="auto"/>
          </w:divBdr>
        </w:div>
        <w:div w:id="518929742">
          <w:marLeft w:val="640"/>
          <w:marRight w:val="0"/>
          <w:marTop w:val="0"/>
          <w:marBottom w:val="0"/>
          <w:divBdr>
            <w:top w:val="none" w:sz="0" w:space="0" w:color="auto"/>
            <w:left w:val="none" w:sz="0" w:space="0" w:color="auto"/>
            <w:bottom w:val="none" w:sz="0" w:space="0" w:color="auto"/>
            <w:right w:val="none" w:sz="0" w:space="0" w:color="auto"/>
          </w:divBdr>
        </w:div>
        <w:div w:id="535119963">
          <w:marLeft w:val="640"/>
          <w:marRight w:val="0"/>
          <w:marTop w:val="0"/>
          <w:marBottom w:val="0"/>
          <w:divBdr>
            <w:top w:val="none" w:sz="0" w:space="0" w:color="auto"/>
            <w:left w:val="none" w:sz="0" w:space="0" w:color="auto"/>
            <w:bottom w:val="none" w:sz="0" w:space="0" w:color="auto"/>
            <w:right w:val="none" w:sz="0" w:space="0" w:color="auto"/>
          </w:divBdr>
        </w:div>
        <w:div w:id="587543528">
          <w:marLeft w:val="640"/>
          <w:marRight w:val="0"/>
          <w:marTop w:val="0"/>
          <w:marBottom w:val="0"/>
          <w:divBdr>
            <w:top w:val="none" w:sz="0" w:space="0" w:color="auto"/>
            <w:left w:val="none" w:sz="0" w:space="0" w:color="auto"/>
            <w:bottom w:val="none" w:sz="0" w:space="0" w:color="auto"/>
            <w:right w:val="none" w:sz="0" w:space="0" w:color="auto"/>
          </w:divBdr>
        </w:div>
        <w:div w:id="625088819">
          <w:marLeft w:val="640"/>
          <w:marRight w:val="0"/>
          <w:marTop w:val="0"/>
          <w:marBottom w:val="0"/>
          <w:divBdr>
            <w:top w:val="none" w:sz="0" w:space="0" w:color="auto"/>
            <w:left w:val="none" w:sz="0" w:space="0" w:color="auto"/>
            <w:bottom w:val="none" w:sz="0" w:space="0" w:color="auto"/>
            <w:right w:val="none" w:sz="0" w:space="0" w:color="auto"/>
          </w:divBdr>
        </w:div>
        <w:div w:id="710887187">
          <w:marLeft w:val="640"/>
          <w:marRight w:val="0"/>
          <w:marTop w:val="0"/>
          <w:marBottom w:val="0"/>
          <w:divBdr>
            <w:top w:val="none" w:sz="0" w:space="0" w:color="auto"/>
            <w:left w:val="none" w:sz="0" w:space="0" w:color="auto"/>
            <w:bottom w:val="none" w:sz="0" w:space="0" w:color="auto"/>
            <w:right w:val="none" w:sz="0" w:space="0" w:color="auto"/>
          </w:divBdr>
        </w:div>
        <w:div w:id="739716095">
          <w:marLeft w:val="640"/>
          <w:marRight w:val="0"/>
          <w:marTop w:val="0"/>
          <w:marBottom w:val="0"/>
          <w:divBdr>
            <w:top w:val="none" w:sz="0" w:space="0" w:color="auto"/>
            <w:left w:val="none" w:sz="0" w:space="0" w:color="auto"/>
            <w:bottom w:val="none" w:sz="0" w:space="0" w:color="auto"/>
            <w:right w:val="none" w:sz="0" w:space="0" w:color="auto"/>
          </w:divBdr>
        </w:div>
        <w:div w:id="800339517">
          <w:marLeft w:val="640"/>
          <w:marRight w:val="0"/>
          <w:marTop w:val="0"/>
          <w:marBottom w:val="0"/>
          <w:divBdr>
            <w:top w:val="none" w:sz="0" w:space="0" w:color="auto"/>
            <w:left w:val="none" w:sz="0" w:space="0" w:color="auto"/>
            <w:bottom w:val="none" w:sz="0" w:space="0" w:color="auto"/>
            <w:right w:val="none" w:sz="0" w:space="0" w:color="auto"/>
          </w:divBdr>
        </w:div>
        <w:div w:id="813644764">
          <w:marLeft w:val="640"/>
          <w:marRight w:val="0"/>
          <w:marTop w:val="0"/>
          <w:marBottom w:val="0"/>
          <w:divBdr>
            <w:top w:val="none" w:sz="0" w:space="0" w:color="auto"/>
            <w:left w:val="none" w:sz="0" w:space="0" w:color="auto"/>
            <w:bottom w:val="none" w:sz="0" w:space="0" w:color="auto"/>
            <w:right w:val="none" w:sz="0" w:space="0" w:color="auto"/>
          </w:divBdr>
        </w:div>
        <w:div w:id="817458378">
          <w:marLeft w:val="640"/>
          <w:marRight w:val="0"/>
          <w:marTop w:val="0"/>
          <w:marBottom w:val="0"/>
          <w:divBdr>
            <w:top w:val="none" w:sz="0" w:space="0" w:color="auto"/>
            <w:left w:val="none" w:sz="0" w:space="0" w:color="auto"/>
            <w:bottom w:val="none" w:sz="0" w:space="0" w:color="auto"/>
            <w:right w:val="none" w:sz="0" w:space="0" w:color="auto"/>
          </w:divBdr>
        </w:div>
        <w:div w:id="854805462">
          <w:marLeft w:val="640"/>
          <w:marRight w:val="0"/>
          <w:marTop w:val="0"/>
          <w:marBottom w:val="0"/>
          <w:divBdr>
            <w:top w:val="none" w:sz="0" w:space="0" w:color="auto"/>
            <w:left w:val="none" w:sz="0" w:space="0" w:color="auto"/>
            <w:bottom w:val="none" w:sz="0" w:space="0" w:color="auto"/>
            <w:right w:val="none" w:sz="0" w:space="0" w:color="auto"/>
          </w:divBdr>
        </w:div>
        <w:div w:id="884410719">
          <w:marLeft w:val="640"/>
          <w:marRight w:val="0"/>
          <w:marTop w:val="0"/>
          <w:marBottom w:val="0"/>
          <w:divBdr>
            <w:top w:val="none" w:sz="0" w:space="0" w:color="auto"/>
            <w:left w:val="none" w:sz="0" w:space="0" w:color="auto"/>
            <w:bottom w:val="none" w:sz="0" w:space="0" w:color="auto"/>
            <w:right w:val="none" w:sz="0" w:space="0" w:color="auto"/>
          </w:divBdr>
        </w:div>
        <w:div w:id="901020131">
          <w:marLeft w:val="640"/>
          <w:marRight w:val="0"/>
          <w:marTop w:val="0"/>
          <w:marBottom w:val="0"/>
          <w:divBdr>
            <w:top w:val="none" w:sz="0" w:space="0" w:color="auto"/>
            <w:left w:val="none" w:sz="0" w:space="0" w:color="auto"/>
            <w:bottom w:val="none" w:sz="0" w:space="0" w:color="auto"/>
            <w:right w:val="none" w:sz="0" w:space="0" w:color="auto"/>
          </w:divBdr>
        </w:div>
        <w:div w:id="901214479">
          <w:marLeft w:val="640"/>
          <w:marRight w:val="0"/>
          <w:marTop w:val="0"/>
          <w:marBottom w:val="0"/>
          <w:divBdr>
            <w:top w:val="none" w:sz="0" w:space="0" w:color="auto"/>
            <w:left w:val="none" w:sz="0" w:space="0" w:color="auto"/>
            <w:bottom w:val="none" w:sz="0" w:space="0" w:color="auto"/>
            <w:right w:val="none" w:sz="0" w:space="0" w:color="auto"/>
          </w:divBdr>
        </w:div>
        <w:div w:id="914818916">
          <w:marLeft w:val="640"/>
          <w:marRight w:val="0"/>
          <w:marTop w:val="0"/>
          <w:marBottom w:val="0"/>
          <w:divBdr>
            <w:top w:val="none" w:sz="0" w:space="0" w:color="auto"/>
            <w:left w:val="none" w:sz="0" w:space="0" w:color="auto"/>
            <w:bottom w:val="none" w:sz="0" w:space="0" w:color="auto"/>
            <w:right w:val="none" w:sz="0" w:space="0" w:color="auto"/>
          </w:divBdr>
        </w:div>
        <w:div w:id="928082230">
          <w:marLeft w:val="640"/>
          <w:marRight w:val="0"/>
          <w:marTop w:val="0"/>
          <w:marBottom w:val="0"/>
          <w:divBdr>
            <w:top w:val="none" w:sz="0" w:space="0" w:color="auto"/>
            <w:left w:val="none" w:sz="0" w:space="0" w:color="auto"/>
            <w:bottom w:val="none" w:sz="0" w:space="0" w:color="auto"/>
            <w:right w:val="none" w:sz="0" w:space="0" w:color="auto"/>
          </w:divBdr>
        </w:div>
        <w:div w:id="935092229">
          <w:marLeft w:val="640"/>
          <w:marRight w:val="0"/>
          <w:marTop w:val="0"/>
          <w:marBottom w:val="0"/>
          <w:divBdr>
            <w:top w:val="none" w:sz="0" w:space="0" w:color="auto"/>
            <w:left w:val="none" w:sz="0" w:space="0" w:color="auto"/>
            <w:bottom w:val="none" w:sz="0" w:space="0" w:color="auto"/>
            <w:right w:val="none" w:sz="0" w:space="0" w:color="auto"/>
          </w:divBdr>
        </w:div>
        <w:div w:id="971325179">
          <w:marLeft w:val="640"/>
          <w:marRight w:val="0"/>
          <w:marTop w:val="0"/>
          <w:marBottom w:val="0"/>
          <w:divBdr>
            <w:top w:val="none" w:sz="0" w:space="0" w:color="auto"/>
            <w:left w:val="none" w:sz="0" w:space="0" w:color="auto"/>
            <w:bottom w:val="none" w:sz="0" w:space="0" w:color="auto"/>
            <w:right w:val="none" w:sz="0" w:space="0" w:color="auto"/>
          </w:divBdr>
        </w:div>
        <w:div w:id="1007057978">
          <w:marLeft w:val="640"/>
          <w:marRight w:val="0"/>
          <w:marTop w:val="0"/>
          <w:marBottom w:val="0"/>
          <w:divBdr>
            <w:top w:val="none" w:sz="0" w:space="0" w:color="auto"/>
            <w:left w:val="none" w:sz="0" w:space="0" w:color="auto"/>
            <w:bottom w:val="none" w:sz="0" w:space="0" w:color="auto"/>
            <w:right w:val="none" w:sz="0" w:space="0" w:color="auto"/>
          </w:divBdr>
        </w:div>
        <w:div w:id="1109814105">
          <w:marLeft w:val="640"/>
          <w:marRight w:val="0"/>
          <w:marTop w:val="0"/>
          <w:marBottom w:val="0"/>
          <w:divBdr>
            <w:top w:val="none" w:sz="0" w:space="0" w:color="auto"/>
            <w:left w:val="none" w:sz="0" w:space="0" w:color="auto"/>
            <w:bottom w:val="none" w:sz="0" w:space="0" w:color="auto"/>
            <w:right w:val="none" w:sz="0" w:space="0" w:color="auto"/>
          </w:divBdr>
        </w:div>
        <w:div w:id="1192917758">
          <w:marLeft w:val="640"/>
          <w:marRight w:val="0"/>
          <w:marTop w:val="0"/>
          <w:marBottom w:val="0"/>
          <w:divBdr>
            <w:top w:val="none" w:sz="0" w:space="0" w:color="auto"/>
            <w:left w:val="none" w:sz="0" w:space="0" w:color="auto"/>
            <w:bottom w:val="none" w:sz="0" w:space="0" w:color="auto"/>
            <w:right w:val="none" w:sz="0" w:space="0" w:color="auto"/>
          </w:divBdr>
        </w:div>
        <w:div w:id="1201281980">
          <w:marLeft w:val="640"/>
          <w:marRight w:val="0"/>
          <w:marTop w:val="0"/>
          <w:marBottom w:val="0"/>
          <w:divBdr>
            <w:top w:val="none" w:sz="0" w:space="0" w:color="auto"/>
            <w:left w:val="none" w:sz="0" w:space="0" w:color="auto"/>
            <w:bottom w:val="none" w:sz="0" w:space="0" w:color="auto"/>
            <w:right w:val="none" w:sz="0" w:space="0" w:color="auto"/>
          </w:divBdr>
        </w:div>
        <w:div w:id="1227377160">
          <w:marLeft w:val="640"/>
          <w:marRight w:val="0"/>
          <w:marTop w:val="0"/>
          <w:marBottom w:val="0"/>
          <w:divBdr>
            <w:top w:val="none" w:sz="0" w:space="0" w:color="auto"/>
            <w:left w:val="none" w:sz="0" w:space="0" w:color="auto"/>
            <w:bottom w:val="none" w:sz="0" w:space="0" w:color="auto"/>
            <w:right w:val="none" w:sz="0" w:space="0" w:color="auto"/>
          </w:divBdr>
        </w:div>
        <w:div w:id="1234661322">
          <w:marLeft w:val="640"/>
          <w:marRight w:val="0"/>
          <w:marTop w:val="0"/>
          <w:marBottom w:val="0"/>
          <w:divBdr>
            <w:top w:val="none" w:sz="0" w:space="0" w:color="auto"/>
            <w:left w:val="none" w:sz="0" w:space="0" w:color="auto"/>
            <w:bottom w:val="none" w:sz="0" w:space="0" w:color="auto"/>
            <w:right w:val="none" w:sz="0" w:space="0" w:color="auto"/>
          </w:divBdr>
        </w:div>
        <w:div w:id="1257009938">
          <w:marLeft w:val="640"/>
          <w:marRight w:val="0"/>
          <w:marTop w:val="0"/>
          <w:marBottom w:val="0"/>
          <w:divBdr>
            <w:top w:val="none" w:sz="0" w:space="0" w:color="auto"/>
            <w:left w:val="none" w:sz="0" w:space="0" w:color="auto"/>
            <w:bottom w:val="none" w:sz="0" w:space="0" w:color="auto"/>
            <w:right w:val="none" w:sz="0" w:space="0" w:color="auto"/>
          </w:divBdr>
        </w:div>
        <w:div w:id="1291858923">
          <w:marLeft w:val="640"/>
          <w:marRight w:val="0"/>
          <w:marTop w:val="0"/>
          <w:marBottom w:val="0"/>
          <w:divBdr>
            <w:top w:val="none" w:sz="0" w:space="0" w:color="auto"/>
            <w:left w:val="none" w:sz="0" w:space="0" w:color="auto"/>
            <w:bottom w:val="none" w:sz="0" w:space="0" w:color="auto"/>
            <w:right w:val="none" w:sz="0" w:space="0" w:color="auto"/>
          </w:divBdr>
        </w:div>
        <w:div w:id="1294143518">
          <w:marLeft w:val="640"/>
          <w:marRight w:val="0"/>
          <w:marTop w:val="0"/>
          <w:marBottom w:val="0"/>
          <w:divBdr>
            <w:top w:val="none" w:sz="0" w:space="0" w:color="auto"/>
            <w:left w:val="none" w:sz="0" w:space="0" w:color="auto"/>
            <w:bottom w:val="none" w:sz="0" w:space="0" w:color="auto"/>
            <w:right w:val="none" w:sz="0" w:space="0" w:color="auto"/>
          </w:divBdr>
        </w:div>
        <w:div w:id="1344478033">
          <w:marLeft w:val="640"/>
          <w:marRight w:val="0"/>
          <w:marTop w:val="0"/>
          <w:marBottom w:val="0"/>
          <w:divBdr>
            <w:top w:val="none" w:sz="0" w:space="0" w:color="auto"/>
            <w:left w:val="none" w:sz="0" w:space="0" w:color="auto"/>
            <w:bottom w:val="none" w:sz="0" w:space="0" w:color="auto"/>
            <w:right w:val="none" w:sz="0" w:space="0" w:color="auto"/>
          </w:divBdr>
        </w:div>
        <w:div w:id="1387070511">
          <w:marLeft w:val="640"/>
          <w:marRight w:val="0"/>
          <w:marTop w:val="0"/>
          <w:marBottom w:val="0"/>
          <w:divBdr>
            <w:top w:val="none" w:sz="0" w:space="0" w:color="auto"/>
            <w:left w:val="none" w:sz="0" w:space="0" w:color="auto"/>
            <w:bottom w:val="none" w:sz="0" w:space="0" w:color="auto"/>
            <w:right w:val="none" w:sz="0" w:space="0" w:color="auto"/>
          </w:divBdr>
        </w:div>
        <w:div w:id="1387222287">
          <w:marLeft w:val="640"/>
          <w:marRight w:val="0"/>
          <w:marTop w:val="0"/>
          <w:marBottom w:val="0"/>
          <w:divBdr>
            <w:top w:val="none" w:sz="0" w:space="0" w:color="auto"/>
            <w:left w:val="none" w:sz="0" w:space="0" w:color="auto"/>
            <w:bottom w:val="none" w:sz="0" w:space="0" w:color="auto"/>
            <w:right w:val="none" w:sz="0" w:space="0" w:color="auto"/>
          </w:divBdr>
        </w:div>
        <w:div w:id="1418866468">
          <w:marLeft w:val="640"/>
          <w:marRight w:val="0"/>
          <w:marTop w:val="0"/>
          <w:marBottom w:val="0"/>
          <w:divBdr>
            <w:top w:val="none" w:sz="0" w:space="0" w:color="auto"/>
            <w:left w:val="none" w:sz="0" w:space="0" w:color="auto"/>
            <w:bottom w:val="none" w:sz="0" w:space="0" w:color="auto"/>
            <w:right w:val="none" w:sz="0" w:space="0" w:color="auto"/>
          </w:divBdr>
        </w:div>
        <w:div w:id="1526360770">
          <w:marLeft w:val="640"/>
          <w:marRight w:val="0"/>
          <w:marTop w:val="0"/>
          <w:marBottom w:val="0"/>
          <w:divBdr>
            <w:top w:val="none" w:sz="0" w:space="0" w:color="auto"/>
            <w:left w:val="none" w:sz="0" w:space="0" w:color="auto"/>
            <w:bottom w:val="none" w:sz="0" w:space="0" w:color="auto"/>
            <w:right w:val="none" w:sz="0" w:space="0" w:color="auto"/>
          </w:divBdr>
        </w:div>
        <w:div w:id="1534418975">
          <w:marLeft w:val="640"/>
          <w:marRight w:val="0"/>
          <w:marTop w:val="0"/>
          <w:marBottom w:val="0"/>
          <w:divBdr>
            <w:top w:val="none" w:sz="0" w:space="0" w:color="auto"/>
            <w:left w:val="none" w:sz="0" w:space="0" w:color="auto"/>
            <w:bottom w:val="none" w:sz="0" w:space="0" w:color="auto"/>
            <w:right w:val="none" w:sz="0" w:space="0" w:color="auto"/>
          </w:divBdr>
        </w:div>
        <w:div w:id="1561403722">
          <w:marLeft w:val="640"/>
          <w:marRight w:val="0"/>
          <w:marTop w:val="0"/>
          <w:marBottom w:val="0"/>
          <w:divBdr>
            <w:top w:val="none" w:sz="0" w:space="0" w:color="auto"/>
            <w:left w:val="none" w:sz="0" w:space="0" w:color="auto"/>
            <w:bottom w:val="none" w:sz="0" w:space="0" w:color="auto"/>
            <w:right w:val="none" w:sz="0" w:space="0" w:color="auto"/>
          </w:divBdr>
        </w:div>
        <w:div w:id="1568609150">
          <w:marLeft w:val="640"/>
          <w:marRight w:val="0"/>
          <w:marTop w:val="0"/>
          <w:marBottom w:val="0"/>
          <w:divBdr>
            <w:top w:val="none" w:sz="0" w:space="0" w:color="auto"/>
            <w:left w:val="none" w:sz="0" w:space="0" w:color="auto"/>
            <w:bottom w:val="none" w:sz="0" w:space="0" w:color="auto"/>
            <w:right w:val="none" w:sz="0" w:space="0" w:color="auto"/>
          </w:divBdr>
        </w:div>
        <w:div w:id="1638484264">
          <w:marLeft w:val="640"/>
          <w:marRight w:val="0"/>
          <w:marTop w:val="0"/>
          <w:marBottom w:val="0"/>
          <w:divBdr>
            <w:top w:val="none" w:sz="0" w:space="0" w:color="auto"/>
            <w:left w:val="none" w:sz="0" w:space="0" w:color="auto"/>
            <w:bottom w:val="none" w:sz="0" w:space="0" w:color="auto"/>
            <w:right w:val="none" w:sz="0" w:space="0" w:color="auto"/>
          </w:divBdr>
        </w:div>
        <w:div w:id="1646353134">
          <w:marLeft w:val="640"/>
          <w:marRight w:val="0"/>
          <w:marTop w:val="0"/>
          <w:marBottom w:val="0"/>
          <w:divBdr>
            <w:top w:val="none" w:sz="0" w:space="0" w:color="auto"/>
            <w:left w:val="none" w:sz="0" w:space="0" w:color="auto"/>
            <w:bottom w:val="none" w:sz="0" w:space="0" w:color="auto"/>
            <w:right w:val="none" w:sz="0" w:space="0" w:color="auto"/>
          </w:divBdr>
        </w:div>
        <w:div w:id="1659378763">
          <w:marLeft w:val="640"/>
          <w:marRight w:val="0"/>
          <w:marTop w:val="0"/>
          <w:marBottom w:val="0"/>
          <w:divBdr>
            <w:top w:val="none" w:sz="0" w:space="0" w:color="auto"/>
            <w:left w:val="none" w:sz="0" w:space="0" w:color="auto"/>
            <w:bottom w:val="none" w:sz="0" w:space="0" w:color="auto"/>
            <w:right w:val="none" w:sz="0" w:space="0" w:color="auto"/>
          </w:divBdr>
        </w:div>
        <w:div w:id="1693795784">
          <w:marLeft w:val="640"/>
          <w:marRight w:val="0"/>
          <w:marTop w:val="0"/>
          <w:marBottom w:val="0"/>
          <w:divBdr>
            <w:top w:val="none" w:sz="0" w:space="0" w:color="auto"/>
            <w:left w:val="none" w:sz="0" w:space="0" w:color="auto"/>
            <w:bottom w:val="none" w:sz="0" w:space="0" w:color="auto"/>
            <w:right w:val="none" w:sz="0" w:space="0" w:color="auto"/>
          </w:divBdr>
        </w:div>
        <w:div w:id="1719821267">
          <w:marLeft w:val="640"/>
          <w:marRight w:val="0"/>
          <w:marTop w:val="0"/>
          <w:marBottom w:val="0"/>
          <w:divBdr>
            <w:top w:val="none" w:sz="0" w:space="0" w:color="auto"/>
            <w:left w:val="none" w:sz="0" w:space="0" w:color="auto"/>
            <w:bottom w:val="none" w:sz="0" w:space="0" w:color="auto"/>
            <w:right w:val="none" w:sz="0" w:space="0" w:color="auto"/>
          </w:divBdr>
        </w:div>
        <w:div w:id="1759712725">
          <w:marLeft w:val="640"/>
          <w:marRight w:val="0"/>
          <w:marTop w:val="0"/>
          <w:marBottom w:val="0"/>
          <w:divBdr>
            <w:top w:val="none" w:sz="0" w:space="0" w:color="auto"/>
            <w:left w:val="none" w:sz="0" w:space="0" w:color="auto"/>
            <w:bottom w:val="none" w:sz="0" w:space="0" w:color="auto"/>
            <w:right w:val="none" w:sz="0" w:space="0" w:color="auto"/>
          </w:divBdr>
        </w:div>
        <w:div w:id="1761832672">
          <w:marLeft w:val="640"/>
          <w:marRight w:val="0"/>
          <w:marTop w:val="0"/>
          <w:marBottom w:val="0"/>
          <w:divBdr>
            <w:top w:val="none" w:sz="0" w:space="0" w:color="auto"/>
            <w:left w:val="none" w:sz="0" w:space="0" w:color="auto"/>
            <w:bottom w:val="none" w:sz="0" w:space="0" w:color="auto"/>
            <w:right w:val="none" w:sz="0" w:space="0" w:color="auto"/>
          </w:divBdr>
        </w:div>
        <w:div w:id="1829973962">
          <w:marLeft w:val="640"/>
          <w:marRight w:val="0"/>
          <w:marTop w:val="0"/>
          <w:marBottom w:val="0"/>
          <w:divBdr>
            <w:top w:val="none" w:sz="0" w:space="0" w:color="auto"/>
            <w:left w:val="none" w:sz="0" w:space="0" w:color="auto"/>
            <w:bottom w:val="none" w:sz="0" w:space="0" w:color="auto"/>
            <w:right w:val="none" w:sz="0" w:space="0" w:color="auto"/>
          </w:divBdr>
        </w:div>
        <w:div w:id="1884513385">
          <w:marLeft w:val="640"/>
          <w:marRight w:val="0"/>
          <w:marTop w:val="0"/>
          <w:marBottom w:val="0"/>
          <w:divBdr>
            <w:top w:val="none" w:sz="0" w:space="0" w:color="auto"/>
            <w:left w:val="none" w:sz="0" w:space="0" w:color="auto"/>
            <w:bottom w:val="none" w:sz="0" w:space="0" w:color="auto"/>
            <w:right w:val="none" w:sz="0" w:space="0" w:color="auto"/>
          </w:divBdr>
        </w:div>
        <w:div w:id="1920167649">
          <w:marLeft w:val="640"/>
          <w:marRight w:val="0"/>
          <w:marTop w:val="0"/>
          <w:marBottom w:val="0"/>
          <w:divBdr>
            <w:top w:val="none" w:sz="0" w:space="0" w:color="auto"/>
            <w:left w:val="none" w:sz="0" w:space="0" w:color="auto"/>
            <w:bottom w:val="none" w:sz="0" w:space="0" w:color="auto"/>
            <w:right w:val="none" w:sz="0" w:space="0" w:color="auto"/>
          </w:divBdr>
        </w:div>
        <w:div w:id="1952128248">
          <w:marLeft w:val="640"/>
          <w:marRight w:val="0"/>
          <w:marTop w:val="0"/>
          <w:marBottom w:val="0"/>
          <w:divBdr>
            <w:top w:val="none" w:sz="0" w:space="0" w:color="auto"/>
            <w:left w:val="none" w:sz="0" w:space="0" w:color="auto"/>
            <w:bottom w:val="none" w:sz="0" w:space="0" w:color="auto"/>
            <w:right w:val="none" w:sz="0" w:space="0" w:color="auto"/>
          </w:divBdr>
        </w:div>
        <w:div w:id="1952979727">
          <w:marLeft w:val="640"/>
          <w:marRight w:val="0"/>
          <w:marTop w:val="0"/>
          <w:marBottom w:val="0"/>
          <w:divBdr>
            <w:top w:val="none" w:sz="0" w:space="0" w:color="auto"/>
            <w:left w:val="none" w:sz="0" w:space="0" w:color="auto"/>
            <w:bottom w:val="none" w:sz="0" w:space="0" w:color="auto"/>
            <w:right w:val="none" w:sz="0" w:space="0" w:color="auto"/>
          </w:divBdr>
        </w:div>
        <w:div w:id="1976595045">
          <w:marLeft w:val="640"/>
          <w:marRight w:val="0"/>
          <w:marTop w:val="0"/>
          <w:marBottom w:val="0"/>
          <w:divBdr>
            <w:top w:val="none" w:sz="0" w:space="0" w:color="auto"/>
            <w:left w:val="none" w:sz="0" w:space="0" w:color="auto"/>
            <w:bottom w:val="none" w:sz="0" w:space="0" w:color="auto"/>
            <w:right w:val="none" w:sz="0" w:space="0" w:color="auto"/>
          </w:divBdr>
        </w:div>
        <w:div w:id="1978142033">
          <w:marLeft w:val="640"/>
          <w:marRight w:val="0"/>
          <w:marTop w:val="0"/>
          <w:marBottom w:val="0"/>
          <w:divBdr>
            <w:top w:val="none" w:sz="0" w:space="0" w:color="auto"/>
            <w:left w:val="none" w:sz="0" w:space="0" w:color="auto"/>
            <w:bottom w:val="none" w:sz="0" w:space="0" w:color="auto"/>
            <w:right w:val="none" w:sz="0" w:space="0" w:color="auto"/>
          </w:divBdr>
        </w:div>
        <w:div w:id="1986623028">
          <w:marLeft w:val="640"/>
          <w:marRight w:val="0"/>
          <w:marTop w:val="0"/>
          <w:marBottom w:val="0"/>
          <w:divBdr>
            <w:top w:val="none" w:sz="0" w:space="0" w:color="auto"/>
            <w:left w:val="none" w:sz="0" w:space="0" w:color="auto"/>
            <w:bottom w:val="none" w:sz="0" w:space="0" w:color="auto"/>
            <w:right w:val="none" w:sz="0" w:space="0" w:color="auto"/>
          </w:divBdr>
        </w:div>
        <w:div w:id="2006591569">
          <w:marLeft w:val="640"/>
          <w:marRight w:val="0"/>
          <w:marTop w:val="0"/>
          <w:marBottom w:val="0"/>
          <w:divBdr>
            <w:top w:val="none" w:sz="0" w:space="0" w:color="auto"/>
            <w:left w:val="none" w:sz="0" w:space="0" w:color="auto"/>
            <w:bottom w:val="none" w:sz="0" w:space="0" w:color="auto"/>
            <w:right w:val="none" w:sz="0" w:space="0" w:color="auto"/>
          </w:divBdr>
        </w:div>
        <w:div w:id="2010210469">
          <w:marLeft w:val="640"/>
          <w:marRight w:val="0"/>
          <w:marTop w:val="0"/>
          <w:marBottom w:val="0"/>
          <w:divBdr>
            <w:top w:val="none" w:sz="0" w:space="0" w:color="auto"/>
            <w:left w:val="none" w:sz="0" w:space="0" w:color="auto"/>
            <w:bottom w:val="none" w:sz="0" w:space="0" w:color="auto"/>
            <w:right w:val="none" w:sz="0" w:space="0" w:color="auto"/>
          </w:divBdr>
        </w:div>
        <w:div w:id="2035181189">
          <w:marLeft w:val="640"/>
          <w:marRight w:val="0"/>
          <w:marTop w:val="0"/>
          <w:marBottom w:val="0"/>
          <w:divBdr>
            <w:top w:val="none" w:sz="0" w:space="0" w:color="auto"/>
            <w:left w:val="none" w:sz="0" w:space="0" w:color="auto"/>
            <w:bottom w:val="none" w:sz="0" w:space="0" w:color="auto"/>
            <w:right w:val="none" w:sz="0" w:space="0" w:color="auto"/>
          </w:divBdr>
        </w:div>
        <w:div w:id="2035761880">
          <w:marLeft w:val="640"/>
          <w:marRight w:val="0"/>
          <w:marTop w:val="0"/>
          <w:marBottom w:val="0"/>
          <w:divBdr>
            <w:top w:val="none" w:sz="0" w:space="0" w:color="auto"/>
            <w:left w:val="none" w:sz="0" w:space="0" w:color="auto"/>
            <w:bottom w:val="none" w:sz="0" w:space="0" w:color="auto"/>
            <w:right w:val="none" w:sz="0" w:space="0" w:color="auto"/>
          </w:divBdr>
        </w:div>
        <w:div w:id="2101636525">
          <w:marLeft w:val="640"/>
          <w:marRight w:val="0"/>
          <w:marTop w:val="0"/>
          <w:marBottom w:val="0"/>
          <w:divBdr>
            <w:top w:val="none" w:sz="0" w:space="0" w:color="auto"/>
            <w:left w:val="none" w:sz="0" w:space="0" w:color="auto"/>
            <w:bottom w:val="none" w:sz="0" w:space="0" w:color="auto"/>
            <w:right w:val="none" w:sz="0" w:space="0" w:color="auto"/>
          </w:divBdr>
        </w:div>
        <w:div w:id="2104648973">
          <w:marLeft w:val="640"/>
          <w:marRight w:val="0"/>
          <w:marTop w:val="0"/>
          <w:marBottom w:val="0"/>
          <w:divBdr>
            <w:top w:val="none" w:sz="0" w:space="0" w:color="auto"/>
            <w:left w:val="none" w:sz="0" w:space="0" w:color="auto"/>
            <w:bottom w:val="none" w:sz="0" w:space="0" w:color="auto"/>
            <w:right w:val="none" w:sz="0" w:space="0" w:color="auto"/>
          </w:divBdr>
        </w:div>
        <w:div w:id="2117753057">
          <w:marLeft w:val="640"/>
          <w:marRight w:val="0"/>
          <w:marTop w:val="0"/>
          <w:marBottom w:val="0"/>
          <w:divBdr>
            <w:top w:val="none" w:sz="0" w:space="0" w:color="auto"/>
            <w:left w:val="none" w:sz="0" w:space="0" w:color="auto"/>
            <w:bottom w:val="none" w:sz="0" w:space="0" w:color="auto"/>
            <w:right w:val="none" w:sz="0" w:space="0" w:color="auto"/>
          </w:divBdr>
        </w:div>
      </w:divsChild>
    </w:div>
    <w:div w:id="566768212">
      <w:bodyDiv w:val="1"/>
      <w:marLeft w:val="0"/>
      <w:marRight w:val="0"/>
      <w:marTop w:val="0"/>
      <w:marBottom w:val="0"/>
      <w:divBdr>
        <w:top w:val="none" w:sz="0" w:space="0" w:color="auto"/>
        <w:left w:val="none" w:sz="0" w:space="0" w:color="auto"/>
        <w:bottom w:val="none" w:sz="0" w:space="0" w:color="auto"/>
        <w:right w:val="none" w:sz="0" w:space="0" w:color="auto"/>
      </w:divBdr>
    </w:div>
    <w:div w:id="568659584">
      <w:bodyDiv w:val="1"/>
      <w:marLeft w:val="0"/>
      <w:marRight w:val="0"/>
      <w:marTop w:val="0"/>
      <w:marBottom w:val="0"/>
      <w:divBdr>
        <w:top w:val="none" w:sz="0" w:space="0" w:color="auto"/>
        <w:left w:val="none" w:sz="0" w:space="0" w:color="auto"/>
        <w:bottom w:val="none" w:sz="0" w:space="0" w:color="auto"/>
        <w:right w:val="none" w:sz="0" w:space="0" w:color="auto"/>
      </w:divBdr>
    </w:div>
    <w:div w:id="569265831">
      <w:bodyDiv w:val="1"/>
      <w:marLeft w:val="0"/>
      <w:marRight w:val="0"/>
      <w:marTop w:val="0"/>
      <w:marBottom w:val="0"/>
      <w:divBdr>
        <w:top w:val="none" w:sz="0" w:space="0" w:color="auto"/>
        <w:left w:val="none" w:sz="0" w:space="0" w:color="auto"/>
        <w:bottom w:val="none" w:sz="0" w:space="0" w:color="auto"/>
        <w:right w:val="none" w:sz="0" w:space="0" w:color="auto"/>
      </w:divBdr>
    </w:div>
    <w:div w:id="569465286">
      <w:bodyDiv w:val="1"/>
      <w:marLeft w:val="0"/>
      <w:marRight w:val="0"/>
      <w:marTop w:val="0"/>
      <w:marBottom w:val="0"/>
      <w:divBdr>
        <w:top w:val="none" w:sz="0" w:space="0" w:color="auto"/>
        <w:left w:val="none" w:sz="0" w:space="0" w:color="auto"/>
        <w:bottom w:val="none" w:sz="0" w:space="0" w:color="auto"/>
        <w:right w:val="none" w:sz="0" w:space="0" w:color="auto"/>
      </w:divBdr>
    </w:div>
    <w:div w:id="573247130">
      <w:bodyDiv w:val="1"/>
      <w:marLeft w:val="0"/>
      <w:marRight w:val="0"/>
      <w:marTop w:val="0"/>
      <w:marBottom w:val="0"/>
      <w:divBdr>
        <w:top w:val="none" w:sz="0" w:space="0" w:color="auto"/>
        <w:left w:val="none" w:sz="0" w:space="0" w:color="auto"/>
        <w:bottom w:val="none" w:sz="0" w:space="0" w:color="auto"/>
        <w:right w:val="none" w:sz="0" w:space="0" w:color="auto"/>
      </w:divBdr>
    </w:div>
    <w:div w:id="573272993">
      <w:bodyDiv w:val="1"/>
      <w:marLeft w:val="0"/>
      <w:marRight w:val="0"/>
      <w:marTop w:val="0"/>
      <w:marBottom w:val="0"/>
      <w:divBdr>
        <w:top w:val="none" w:sz="0" w:space="0" w:color="auto"/>
        <w:left w:val="none" w:sz="0" w:space="0" w:color="auto"/>
        <w:bottom w:val="none" w:sz="0" w:space="0" w:color="auto"/>
        <w:right w:val="none" w:sz="0" w:space="0" w:color="auto"/>
      </w:divBdr>
    </w:div>
    <w:div w:id="574051048">
      <w:bodyDiv w:val="1"/>
      <w:marLeft w:val="0"/>
      <w:marRight w:val="0"/>
      <w:marTop w:val="0"/>
      <w:marBottom w:val="0"/>
      <w:divBdr>
        <w:top w:val="none" w:sz="0" w:space="0" w:color="auto"/>
        <w:left w:val="none" w:sz="0" w:space="0" w:color="auto"/>
        <w:bottom w:val="none" w:sz="0" w:space="0" w:color="auto"/>
        <w:right w:val="none" w:sz="0" w:space="0" w:color="auto"/>
      </w:divBdr>
    </w:div>
    <w:div w:id="574510357">
      <w:bodyDiv w:val="1"/>
      <w:marLeft w:val="0"/>
      <w:marRight w:val="0"/>
      <w:marTop w:val="0"/>
      <w:marBottom w:val="0"/>
      <w:divBdr>
        <w:top w:val="none" w:sz="0" w:space="0" w:color="auto"/>
        <w:left w:val="none" w:sz="0" w:space="0" w:color="auto"/>
        <w:bottom w:val="none" w:sz="0" w:space="0" w:color="auto"/>
        <w:right w:val="none" w:sz="0" w:space="0" w:color="auto"/>
      </w:divBdr>
    </w:div>
    <w:div w:id="575362406">
      <w:bodyDiv w:val="1"/>
      <w:marLeft w:val="0"/>
      <w:marRight w:val="0"/>
      <w:marTop w:val="0"/>
      <w:marBottom w:val="0"/>
      <w:divBdr>
        <w:top w:val="none" w:sz="0" w:space="0" w:color="auto"/>
        <w:left w:val="none" w:sz="0" w:space="0" w:color="auto"/>
        <w:bottom w:val="none" w:sz="0" w:space="0" w:color="auto"/>
        <w:right w:val="none" w:sz="0" w:space="0" w:color="auto"/>
      </w:divBdr>
    </w:div>
    <w:div w:id="576869432">
      <w:bodyDiv w:val="1"/>
      <w:marLeft w:val="0"/>
      <w:marRight w:val="0"/>
      <w:marTop w:val="0"/>
      <w:marBottom w:val="0"/>
      <w:divBdr>
        <w:top w:val="none" w:sz="0" w:space="0" w:color="auto"/>
        <w:left w:val="none" w:sz="0" w:space="0" w:color="auto"/>
        <w:bottom w:val="none" w:sz="0" w:space="0" w:color="auto"/>
        <w:right w:val="none" w:sz="0" w:space="0" w:color="auto"/>
      </w:divBdr>
    </w:div>
    <w:div w:id="579948868">
      <w:bodyDiv w:val="1"/>
      <w:marLeft w:val="0"/>
      <w:marRight w:val="0"/>
      <w:marTop w:val="0"/>
      <w:marBottom w:val="0"/>
      <w:divBdr>
        <w:top w:val="none" w:sz="0" w:space="0" w:color="auto"/>
        <w:left w:val="none" w:sz="0" w:space="0" w:color="auto"/>
        <w:bottom w:val="none" w:sz="0" w:space="0" w:color="auto"/>
        <w:right w:val="none" w:sz="0" w:space="0" w:color="auto"/>
      </w:divBdr>
    </w:div>
    <w:div w:id="580413228">
      <w:bodyDiv w:val="1"/>
      <w:marLeft w:val="0"/>
      <w:marRight w:val="0"/>
      <w:marTop w:val="0"/>
      <w:marBottom w:val="0"/>
      <w:divBdr>
        <w:top w:val="none" w:sz="0" w:space="0" w:color="auto"/>
        <w:left w:val="none" w:sz="0" w:space="0" w:color="auto"/>
        <w:bottom w:val="none" w:sz="0" w:space="0" w:color="auto"/>
        <w:right w:val="none" w:sz="0" w:space="0" w:color="auto"/>
      </w:divBdr>
    </w:div>
    <w:div w:id="581138081">
      <w:bodyDiv w:val="1"/>
      <w:marLeft w:val="0"/>
      <w:marRight w:val="0"/>
      <w:marTop w:val="0"/>
      <w:marBottom w:val="0"/>
      <w:divBdr>
        <w:top w:val="none" w:sz="0" w:space="0" w:color="auto"/>
        <w:left w:val="none" w:sz="0" w:space="0" w:color="auto"/>
        <w:bottom w:val="none" w:sz="0" w:space="0" w:color="auto"/>
        <w:right w:val="none" w:sz="0" w:space="0" w:color="auto"/>
      </w:divBdr>
    </w:div>
    <w:div w:id="585000630">
      <w:bodyDiv w:val="1"/>
      <w:marLeft w:val="0"/>
      <w:marRight w:val="0"/>
      <w:marTop w:val="0"/>
      <w:marBottom w:val="0"/>
      <w:divBdr>
        <w:top w:val="none" w:sz="0" w:space="0" w:color="auto"/>
        <w:left w:val="none" w:sz="0" w:space="0" w:color="auto"/>
        <w:bottom w:val="none" w:sz="0" w:space="0" w:color="auto"/>
        <w:right w:val="none" w:sz="0" w:space="0" w:color="auto"/>
      </w:divBdr>
    </w:div>
    <w:div w:id="585771963">
      <w:bodyDiv w:val="1"/>
      <w:marLeft w:val="0"/>
      <w:marRight w:val="0"/>
      <w:marTop w:val="0"/>
      <w:marBottom w:val="0"/>
      <w:divBdr>
        <w:top w:val="none" w:sz="0" w:space="0" w:color="auto"/>
        <w:left w:val="none" w:sz="0" w:space="0" w:color="auto"/>
        <w:bottom w:val="none" w:sz="0" w:space="0" w:color="auto"/>
        <w:right w:val="none" w:sz="0" w:space="0" w:color="auto"/>
      </w:divBdr>
    </w:div>
    <w:div w:id="589049656">
      <w:bodyDiv w:val="1"/>
      <w:marLeft w:val="0"/>
      <w:marRight w:val="0"/>
      <w:marTop w:val="0"/>
      <w:marBottom w:val="0"/>
      <w:divBdr>
        <w:top w:val="none" w:sz="0" w:space="0" w:color="auto"/>
        <w:left w:val="none" w:sz="0" w:space="0" w:color="auto"/>
        <w:bottom w:val="none" w:sz="0" w:space="0" w:color="auto"/>
        <w:right w:val="none" w:sz="0" w:space="0" w:color="auto"/>
      </w:divBdr>
    </w:div>
    <w:div w:id="596594490">
      <w:bodyDiv w:val="1"/>
      <w:marLeft w:val="0"/>
      <w:marRight w:val="0"/>
      <w:marTop w:val="0"/>
      <w:marBottom w:val="0"/>
      <w:divBdr>
        <w:top w:val="none" w:sz="0" w:space="0" w:color="auto"/>
        <w:left w:val="none" w:sz="0" w:space="0" w:color="auto"/>
        <w:bottom w:val="none" w:sz="0" w:space="0" w:color="auto"/>
        <w:right w:val="none" w:sz="0" w:space="0" w:color="auto"/>
      </w:divBdr>
    </w:div>
    <w:div w:id="597637407">
      <w:bodyDiv w:val="1"/>
      <w:marLeft w:val="0"/>
      <w:marRight w:val="0"/>
      <w:marTop w:val="0"/>
      <w:marBottom w:val="0"/>
      <w:divBdr>
        <w:top w:val="none" w:sz="0" w:space="0" w:color="auto"/>
        <w:left w:val="none" w:sz="0" w:space="0" w:color="auto"/>
        <w:bottom w:val="none" w:sz="0" w:space="0" w:color="auto"/>
        <w:right w:val="none" w:sz="0" w:space="0" w:color="auto"/>
      </w:divBdr>
    </w:div>
    <w:div w:id="597834038">
      <w:bodyDiv w:val="1"/>
      <w:marLeft w:val="0"/>
      <w:marRight w:val="0"/>
      <w:marTop w:val="0"/>
      <w:marBottom w:val="0"/>
      <w:divBdr>
        <w:top w:val="none" w:sz="0" w:space="0" w:color="auto"/>
        <w:left w:val="none" w:sz="0" w:space="0" w:color="auto"/>
        <w:bottom w:val="none" w:sz="0" w:space="0" w:color="auto"/>
        <w:right w:val="none" w:sz="0" w:space="0" w:color="auto"/>
      </w:divBdr>
    </w:div>
    <w:div w:id="602806029">
      <w:bodyDiv w:val="1"/>
      <w:marLeft w:val="0"/>
      <w:marRight w:val="0"/>
      <w:marTop w:val="0"/>
      <w:marBottom w:val="0"/>
      <w:divBdr>
        <w:top w:val="none" w:sz="0" w:space="0" w:color="auto"/>
        <w:left w:val="none" w:sz="0" w:space="0" w:color="auto"/>
        <w:bottom w:val="none" w:sz="0" w:space="0" w:color="auto"/>
        <w:right w:val="none" w:sz="0" w:space="0" w:color="auto"/>
      </w:divBdr>
    </w:div>
    <w:div w:id="609432684">
      <w:bodyDiv w:val="1"/>
      <w:marLeft w:val="0"/>
      <w:marRight w:val="0"/>
      <w:marTop w:val="0"/>
      <w:marBottom w:val="0"/>
      <w:divBdr>
        <w:top w:val="none" w:sz="0" w:space="0" w:color="auto"/>
        <w:left w:val="none" w:sz="0" w:space="0" w:color="auto"/>
        <w:bottom w:val="none" w:sz="0" w:space="0" w:color="auto"/>
        <w:right w:val="none" w:sz="0" w:space="0" w:color="auto"/>
      </w:divBdr>
    </w:div>
    <w:div w:id="611400254">
      <w:bodyDiv w:val="1"/>
      <w:marLeft w:val="0"/>
      <w:marRight w:val="0"/>
      <w:marTop w:val="0"/>
      <w:marBottom w:val="0"/>
      <w:divBdr>
        <w:top w:val="none" w:sz="0" w:space="0" w:color="auto"/>
        <w:left w:val="none" w:sz="0" w:space="0" w:color="auto"/>
        <w:bottom w:val="none" w:sz="0" w:space="0" w:color="auto"/>
        <w:right w:val="none" w:sz="0" w:space="0" w:color="auto"/>
      </w:divBdr>
    </w:div>
    <w:div w:id="611741757">
      <w:bodyDiv w:val="1"/>
      <w:marLeft w:val="0"/>
      <w:marRight w:val="0"/>
      <w:marTop w:val="0"/>
      <w:marBottom w:val="0"/>
      <w:divBdr>
        <w:top w:val="none" w:sz="0" w:space="0" w:color="auto"/>
        <w:left w:val="none" w:sz="0" w:space="0" w:color="auto"/>
        <w:bottom w:val="none" w:sz="0" w:space="0" w:color="auto"/>
        <w:right w:val="none" w:sz="0" w:space="0" w:color="auto"/>
      </w:divBdr>
    </w:div>
    <w:div w:id="612591192">
      <w:bodyDiv w:val="1"/>
      <w:marLeft w:val="0"/>
      <w:marRight w:val="0"/>
      <w:marTop w:val="0"/>
      <w:marBottom w:val="0"/>
      <w:divBdr>
        <w:top w:val="none" w:sz="0" w:space="0" w:color="auto"/>
        <w:left w:val="none" w:sz="0" w:space="0" w:color="auto"/>
        <w:bottom w:val="none" w:sz="0" w:space="0" w:color="auto"/>
        <w:right w:val="none" w:sz="0" w:space="0" w:color="auto"/>
      </w:divBdr>
    </w:div>
    <w:div w:id="612829756">
      <w:bodyDiv w:val="1"/>
      <w:marLeft w:val="0"/>
      <w:marRight w:val="0"/>
      <w:marTop w:val="0"/>
      <w:marBottom w:val="0"/>
      <w:divBdr>
        <w:top w:val="none" w:sz="0" w:space="0" w:color="auto"/>
        <w:left w:val="none" w:sz="0" w:space="0" w:color="auto"/>
        <w:bottom w:val="none" w:sz="0" w:space="0" w:color="auto"/>
        <w:right w:val="none" w:sz="0" w:space="0" w:color="auto"/>
      </w:divBdr>
      <w:divsChild>
        <w:div w:id="40641863">
          <w:marLeft w:val="640"/>
          <w:marRight w:val="0"/>
          <w:marTop w:val="0"/>
          <w:marBottom w:val="0"/>
          <w:divBdr>
            <w:top w:val="none" w:sz="0" w:space="0" w:color="auto"/>
            <w:left w:val="none" w:sz="0" w:space="0" w:color="auto"/>
            <w:bottom w:val="none" w:sz="0" w:space="0" w:color="auto"/>
            <w:right w:val="none" w:sz="0" w:space="0" w:color="auto"/>
          </w:divBdr>
        </w:div>
        <w:div w:id="793987466">
          <w:marLeft w:val="640"/>
          <w:marRight w:val="0"/>
          <w:marTop w:val="0"/>
          <w:marBottom w:val="0"/>
          <w:divBdr>
            <w:top w:val="none" w:sz="0" w:space="0" w:color="auto"/>
            <w:left w:val="none" w:sz="0" w:space="0" w:color="auto"/>
            <w:bottom w:val="none" w:sz="0" w:space="0" w:color="auto"/>
            <w:right w:val="none" w:sz="0" w:space="0" w:color="auto"/>
          </w:divBdr>
        </w:div>
        <w:div w:id="1431000357">
          <w:marLeft w:val="640"/>
          <w:marRight w:val="0"/>
          <w:marTop w:val="0"/>
          <w:marBottom w:val="0"/>
          <w:divBdr>
            <w:top w:val="none" w:sz="0" w:space="0" w:color="auto"/>
            <w:left w:val="none" w:sz="0" w:space="0" w:color="auto"/>
            <w:bottom w:val="none" w:sz="0" w:space="0" w:color="auto"/>
            <w:right w:val="none" w:sz="0" w:space="0" w:color="auto"/>
          </w:divBdr>
        </w:div>
        <w:div w:id="2143425106">
          <w:marLeft w:val="640"/>
          <w:marRight w:val="0"/>
          <w:marTop w:val="0"/>
          <w:marBottom w:val="0"/>
          <w:divBdr>
            <w:top w:val="none" w:sz="0" w:space="0" w:color="auto"/>
            <w:left w:val="none" w:sz="0" w:space="0" w:color="auto"/>
            <w:bottom w:val="none" w:sz="0" w:space="0" w:color="auto"/>
            <w:right w:val="none" w:sz="0" w:space="0" w:color="auto"/>
          </w:divBdr>
        </w:div>
        <w:div w:id="1617253717">
          <w:marLeft w:val="640"/>
          <w:marRight w:val="0"/>
          <w:marTop w:val="0"/>
          <w:marBottom w:val="0"/>
          <w:divBdr>
            <w:top w:val="none" w:sz="0" w:space="0" w:color="auto"/>
            <w:left w:val="none" w:sz="0" w:space="0" w:color="auto"/>
            <w:bottom w:val="none" w:sz="0" w:space="0" w:color="auto"/>
            <w:right w:val="none" w:sz="0" w:space="0" w:color="auto"/>
          </w:divBdr>
        </w:div>
        <w:div w:id="853764839">
          <w:marLeft w:val="640"/>
          <w:marRight w:val="0"/>
          <w:marTop w:val="0"/>
          <w:marBottom w:val="0"/>
          <w:divBdr>
            <w:top w:val="none" w:sz="0" w:space="0" w:color="auto"/>
            <w:left w:val="none" w:sz="0" w:space="0" w:color="auto"/>
            <w:bottom w:val="none" w:sz="0" w:space="0" w:color="auto"/>
            <w:right w:val="none" w:sz="0" w:space="0" w:color="auto"/>
          </w:divBdr>
        </w:div>
        <w:div w:id="973561335">
          <w:marLeft w:val="640"/>
          <w:marRight w:val="0"/>
          <w:marTop w:val="0"/>
          <w:marBottom w:val="0"/>
          <w:divBdr>
            <w:top w:val="none" w:sz="0" w:space="0" w:color="auto"/>
            <w:left w:val="none" w:sz="0" w:space="0" w:color="auto"/>
            <w:bottom w:val="none" w:sz="0" w:space="0" w:color="auto"/>
            <w:right w:val="none" w:sz="0" w:space="0" w:color="auto"/>
          </w:divBdr>
        </w:div>
        <w:div w:id="2025353321">
          <w:marLeft w:val="640"/>
          <w:marRight w:val="0"/>
          <w:marTop w:val="0"/>
          <w:marBottom w:val="0"/>
          <w:divBdr>
            <w:top w:val="none" w:sz="0" w:space="0" w:color="auto"/>
            <w:left w:val="none" w:sz="0" w:space="0" w:color="auto"/>
            <w:bottom w:val="none" w:sz="0" w:space="0" w:color="auto"/>
            <w:right w:val="none" w:sz="0" w:space="0" w:color="auto"/>
          </w:divBdr>
        </w:div>
        <w:div w:id="384109998">
          <w:marLeft w:val="640"/>
          <w:marRight w:val="0"/>
          <w:marTop w:val="0"/>
          <w:marBottom w:val="0"/>
          <w:divBdr>
            <w:top w:val="none" w:sz="0" w:space="0" w:color="auto"/>
            <w:left w:val="none" w:sz="0" w:space="0" w:color="auto"/>
            <w:bottom w:val="none" w:sz="0" w:space="0" w:color="auto"/>
            <w:right w:val="none" w:sz="0" w:space="0" w:color="auto"/>
          </w:divBdr>
        </w:div>
        <w:div w:id="1406564974">
          <w:marLeft w:val="640"/>
          <w:marRight w:val="0"/>
          <w:marTop w:val="0"/>
          <w:marBottom w:val="0"/>
          <w:divBdr>
            <w:top w:val="none" w:sz="0" w:space="0" w:color="auto"/>
            <w:left w:val="none" w:sz="0" w:space="0" w:color="auto"/>
            <w:bottom w:val="none" w:sz="0" w:space="0" w:color="auto"/>
            <w:right w:val="none" w:sz="0" w:space="0" w:color="auto"/>
          </w:divBdr>
        </w:div>
        <w:div w:id="16079446">
          <w:marLeft w:val="640"/>
          <w:marRight w:val="0"/>
          <w:marTop w:val="0"/>
          <w:marBottom w:val="0"/>
          <w:divBdr>
            <w:top w:val="none" w:sz="0" w:space="0" w:color="auto"/>
            <w:left w:val="none" w:sz="0" w:space="0" w:color="auto"/>
            <w:bottom w:val="none" w:sz="0" w:space="0" w:color="auto"/>
            <w:right w:val="none" w:sz="0" w:space="0" w:color="auto"/>
          </w:divBdr>
        </w:div>
        <w:div w:id="819611794">
          <w:marLeft w:val="640"/>
          <w:marRight w:val="0"/>
          <w:marTop w:val="0"/>
          <w:marBottom w:val="0"/>
          <w:divBdr>
            <w:top w:val="none" w:sz="0" w:space="0" w:color="auto"/>
            <w:left w:val="none" w:sz="0" w:space="0" w:color="auto"/>
            <w:bottom w:val="none" w:sz="0" w:space="0" w:color="auto"/>
            <w:right w:val="none" w:sz="0" w:space="0" w:color="auto"/>
          </w:divBdr>
        </w:div>
        <w:div w:id="374424747">
          <w:marLeft w:val="640"/>
          <w:marRight w:val="0"/>
          <w:marTop w:val="0"/>
          <w:marBottom w:val="0"/>
          <w:divBdr>
            <w:top w:val="none" w:sz="0" w:space="0" w:color="auto"/>
            <w:left w:val="none" w:sz="0" w:space="0" w:color="auto"/>
            <w:bottom w:val="none" w:sz="0" w:space="0" w:color="auto"/>
            <w:right w:val="none" w:sz="0" w:space="0" w:color="auto"/>
          </w:divBdr>
        </w:div>
        <w:div w:id="1771074592">
          <w:marLeft w:val="640"/>
          <w:marRight w:val="0"/>
          <w:marTop w:val="0"/>
          <w:marBottom w:val="0"/>
          <w:divBdr>
            <w:top w:val="none" w:sz="0" w:space="0" w:color="auto"/>
            <w:left w:val="none" w:sz="0" w:space="0" w:color="auto"/>
            <w:bottom w:val="none" w:sz="0" w:space="0" w:color="auto"/>
            <w:right w:val="none" w:sz="0" w:space="0" w:color="auto"/>
          </w:divBdr>
        </w:div>
        <w:div w:id="316300246">
          <w:marLeft w:val="640"/>
          <w:marRight w:val="0"/>
          <w:marTop w:val="0"/>
          <w:marBottom w:val="0"/>
          <w:divBdr>
            <w:top w:val="none" w:sz="0" w:space="0" w:color="auto"/>
            <w:left w:val="none" w:sz="0" w:space="0" w:color="auto"/>
            <w:bottom w:val="none" w:sz="0" w:space="0" w:color="auto"/>
            <w:right w:val="none" w:sz="0" w:space="0" w:color="auto"/>
          </w:divBdr>
        </w:div>
        <w:div w:id="896010674">
          <w:marLeft w:val="640"/>
          <w:marRight w:val="0"/>
          <w:marTop w:val="0"/>
          <w:marBottom w:val="0"/>
          <w:divBdr>
            <w:top w:val="none" w:sz="0" w:space="0" w:color="auto"/>
            <w:left w:val="none" w:sz="0" w:space="0" w:color="auto"/>
            <w:bottom w:val="none" w:sz="0" w:space="0" w:color="auto"/>
            <w:right w:val="none" w:sz="0" w:space="0" w:color="auto"/>
          </w:divBdr>
        </w:div>
        <w:div w:id="159657424">
          <w:marLeft w:val="640"/>
          <w:marRight w:val="0"/>
          <w:marTop w:val="0"/>
          <w:marBottom w:val="0"/>
          <w:divBdr>
            <w:top w:val="none" w:sz="0" w:space="0" w:color="auto"/>
            <w:left w:val="none" w:sz="0" w:space="0" w:color="auto"/>
            <w:bottom w:val="none" w:sz="0" w:space="0" w:color="auto"/>
            <w:right w:val="none" w:sz="0" w:space="0" w:color="auto"/>
          </w:divBdr>
        </w:div>
        <w:div w:id="573248622">
          <w:marLeft w:val="640"/>
          <w:marRight w:val="0"/>
          <w:marTop w:val="0"/>
          <w:marBottom w:val="0"/>
          <w:divBdr>
            <w:top w:val="none" w:sz="0" w:space="0" w:color="auto"/>
            <w:left w:val="none" w:sz="0" w:space="0" w:color="auto"/>
            <w:bottom w:val="none" w:sz="0" w:space="0" w:color="auto"/>
            <w:right w:val="none" w:sz="0" w:space="0" w:color="auto"/>
          </w:divBdr>
        </w:div>
        <w:div w:id="1287659792">
          <w:marLeft w:val="640"/>
          <w:marRight w:val="0"/>
          <w:marTop w:val="0"/>
          <w:marBottom w:val="0"/>
          <w:divBdr>
            <w:top w:val="none" w:sz="0" w:space="0" w:color="auto"/>
            <w:left w:val="none" w:sz="0" w:space="0" w:color="auto"/>
            <w:bottom w:val="none" w:sz="0" w:space="0" w:color="auto"/>
            <w:right w:val="none" w:sz="0" w:space="0" w:color="auto"/>
          </w:divBdr>
        </w:div>
        <w:div w:id="102696049">
          <w:marLeft w:val="640"/>
          <w:marRight w:val="0"/>
          <w:marTop w:val="0"/>
          <w:marBottom w:val="0"/>
          <w:divBdr>
            <w:top w:val="none" w:sz="0" w:space="0" w:color="auto"/>
            <w:left w:val="none" w:sz="0" w:space="0" w:color="auto"/>
            <w:bottom w:val="none" w:sz="0" w:space="0" w:color="auto"/>
            <w:right w:val="none" w:sz="0" w:space="0" w:color="auto"/>
          </w:divBdr>
        </w:div>
        <w:div w:id="1625312324">
          <w:marLeft w:val="640"/>
          <w:marRight w:val="0"/>
          <w:marTop w:val="0"/>
          <w:marBottom w:val="0"/>
          <w:divBdr>
            <w:top w:val="none" w:sz="0" w:space="0" w:color="auto"/>
            <w:left w:val="none" w:sz="0" w:space="0" w:color="auto"/>
            <w:bottom w:val="none" w:sz="0" w:space="0" w:color="auto"/>
            <w:right w:val="none" w:sz="0" w:space="0" w:color="auto"/>
          </w:divBdr>
        </w:div>
        <w:div w:id="1587883534">
          <w:marLeft w:val="640"/>
          <w:marRight w:val="0"/>
          <w:marTop w:val="0"/>
          <w:marBottom w:val="0"/>
          <w:divBdr>
            <w:top w:val="none" w:sz="0" w:space="0" w:color="auto"/>
            <w:left w:val="none" w:sz="0" w:space="0" w:color="auto"/>
            <w:bottom w:val="none" w:sz="0" w:space="0" w:color="auto"/>
            <w:right w:val="none" w:sz="0" w:space="0" w:color="auto"/>
          </w:divBdr>
        </w:div>
        <w:div w:id="1916814357">
          <w:marLeft w:val="640"/>
          <w:marRight w:val="0"/>
          <w:marTop w:val="0"/>
          <w:marBottom w:val="0"/>
          <w:divBdr>
            <w:top w:val="none" w:sz="0" w:space="0" w:color="auto"/>
            <w:left w:val="none" w:sz="0" w:space="0" w:color="auto"/>
            <w:bottom w:val="none" w:sz="0" w:space="0" w:color="auto"/>
            <w:right w:val="none" w:sz="0" w:space="0" w:color="auto"/>
          </w:divBdr>
        </w:div>
        <w:div w:id="1671642213">
          <w:marLeft w:val="640"/>
          <w:marRight w:val="0"/>
          <w:marTop w:val="0"/>
          <w:marBottom w:val="0"/>
          <w:divBdr>
            <w:top w:val="none" w:sz="0" w:space="0" w:color="auto"/>
            <w:left w:val="none" w:sz="0" w:space="0" w:color="auto"/>
            <w:bottom w:val="none" w:sz="0" w:space="0" w:color="auto"/>
            <w:right w:val="none" w:sz="0" w:space="0" w:color="auto"/>
          </w:divBdr>
        </w:div>
        <w:div w:id="2072918265">
          <w:marLeft w:val="640"/>
          <w:marRight w:val="0"/>
          <w:marTop w:val="0"/>
          <w:marBottom w:val="0"/>
          <w:divBdr>
            <w:top w:val="none" w:sz="0" w:space="0" w:color="auto"/>
            <w:left w:val="none" w:sz="0" w:space="0" w:color="auto"/>
            <w:bottom w:val="none" w:sz="0" w:space="0" w:color="auto"/>
            <w:right w:val="none" w:sz="0" w:space="0" w:color="auto"/>
          </w:divBdr>
        </w:div>
        <w:div w:id="912547296">
          <w:marLeft w:val="640"/>
          <w:marRight w:val="0"/>
          <w:marTop w:val="0"/>
          <w:marBottom w:val="0"/>
          <w:divBdr>
            <w:top w:val="none" w:sz="0" w:space="0" w:color="auto"/>
            <w:left w:val="none" w:sz="0" w:space="0" w:color="auto"/>
            <w:bottom w:val="none" w:sz="0" w:space="0" w:color="auto"/>
            <w:right w:val="none" w:sz="0" w:space="0" w:color="auto"/>
          </w:divBdr>
        </w:div>
        <w:div w:id="2087914055">
          <w:marLeft w:val="640"/>
          <w:marRight w:val="0"/>
          <w:marTop w:val="0"/>
          <w:marBottom w:val="0"/>
          <w:divBdr>
            <w:top w:val="none" w:sz="0" w:space="0" w:color="auto"/>
            <w:left w:val="none" w:sz="0" w:space="0" w:color="auto"/>
            <w:bottom w:val="none" w:sz="0" w:space="0" w:color="auto"/>
            <w:right w:val="none" w:sz="0" w:space="0" w:color="auto"/>
          </w:divBdr>
        </w:div>
        <w:div w:id="1462843359">
          <w:marLeft w:val="640"/>
          <w:marRight w:val="0"/>
          <w:marTop w:val="0"/>
          <w:marBottom w:val="0"/>
          <w:divBdr>
            <w:top w:val="none" w:sz="0" w:space="0" w:color="auto"/>
            <w:left w:val="none" w:sz="0" w:space="0" w:color="auto"/>
            <w:bottom w:val="none" w:sz="0" w:space="0" w:color="auto"/>
            <w:right w:val="none" w:sz="0" w:space="0" w:color="auto"/>
          </w:divBdr>
        </w:div>
        <w:div w:id="1944413454">
          <w:marLeft w:val="640"/>
          <w:marRight w:val="0"/>
          <w:marTop w:val="0"/>
          <w:marBottom w:val="0"/>
          <w:divBdr>
            <w:top w:val="none" w:sz="0" w:space="0" w:color="auto"/>
            <w:left w:val="none" w:sz="0" w:space="0" w:color="auto"/>
            <w:bottom w:val="none" w:sz="0" w:space="0" w:color="auto"/>
            <w:right w:val="none" w:sz="0" w:space="0" w:color="auto"/>
          </w:divBdr>
        </w:div>
        <w:div w:id="1987585822">
          <w:marLeft w:val="640"/>
          <w:marRight w:val="0"/>
          <w:marTop w:val="0"/>
          <w:marBottom w:val="0"/>
          <w:divBdr>
            <w:top w:val="none" w:sz="0" w:space="0" w:color="auto"/>
            <w:left w:val="none" w:sz="0" w:space="0" w:color="auto"/>
            <w:bottom w:val="none" w:sz="0" w:space="0" w:color="auto"/>
            <w:right w:val="none" w:sz="0" w:space="0" w:color="auto"/>
          </w:divBdr>
        </w:div>
        <w:div w:id="899901839">
          <w:marLeft w:val="640"/>
          <w:marRight w:val="0"/>
          <w:marTop w:val="0"/>
          <w:marBottom w:val="0"/>
          <w:divBdr>
            <w:top w:val="none" w:sz="0" w:space="0" w:color="auto"/>
            <w:left w:val="none" w:sz="0" w:space="0" w:color="auto"/>
            <w:bottom w:val="none" w:sz="0" w:space="0" w:color="auto"/>
            <w:right w:val="none" w:sz="0" w:space="0" w:color="auto"/>
          </w:divBdr>
        </w:div>
        <w:div w:id="811337582">
          <w:marLeft w:val="640"/>
          <w:marRight w:val="0"/>
          <w:marTop w:val="0"/>
          <w:marBottom w:val="0"/>
          <w:divBdr>
            <w:top w:val="none" w:sz="0" w:space="0" w:color="auto"/>
            <w:left w:val="none" w:sz="0" w:space="0" w:color="auto"/>
            <w:bottom w:val="none" w:sz="0" w:space="0" w:color="auto"/>
            <w:right w:val="none" w:sz="0" w:space="0" w:color="auto"/>
          </w:divBdr>
        </w:div>
        <w:div w:id="293298636">
          <w:marLeft w:val="640"/>
          <w:marRight w:val="0"/>
          <w:marTop w:val="0"/>
          <w:marBottom w:val="0"/>
          <w:divBdr>
            <w:top w:val="none" w:sz="0" w:space="0" w:color="auto"/>
            <w:left w:val="none" w:sz="0" w:space="0" w:color="auto"/>
            <w:bottom w:val="none" w:sz="0" w:space="0" w:color="auto"/>
            <w:right w:val="none" w:sz="0" w:space="0" w:color="auto"/>
          </w:divBdr>
        </w:div>
        <w:div w:id="11762575">
          <w:marLeft w:val="640"/>
          <w:marRight w:val="0"/>
          <w:marTop w:val="0"/>
          <w:marBottom w:val="0"/>
          <w:divBdr>
            <w:top w:val="none" w:sz="0" w:space="0" w:color="auto"/>
            <w:left w:val="none" w:sz="0" w:space="0" w:color="auto"/>
            <w:bottom w:val="none" w:sz="0" w:space="0" w:color="auto"/>
            <w:right w:val="none" w:sz="0" w:space="0" w:color="auto"/>
          </w:divBdr>
        </w:div>
        <w:div w:id="1109004907">
          <w:marLeft w:val="640"/>
          <w:marRight w:val="0"/>
          <w:marTop w:val="0"/>
          <w:marBottom w:val="0"/>
          <w:divBdr>
            <w:top w:val="none" w:sz="0" w:space="0" w:color="auto"/>
            <w:left w:val="none" w:sz="0" w:space="0" w:color="auto"/>
            <w:bottom w:val="none" w:sz="0" w:space="0" w:color="auto"/>
            <w:right w:val="none" w:sz="0" w:space="0" w:color="auto"/>
          </w:divBdr>
        </w:div>
        <w:div w:id="228655317">
          <w:marLeft w:val="640"/>
          <w:marRight w:val="0"/>
          <w:marTop w:val="0"/>
          <w:marBottom w:val="0"/>
          <w:divBdr>
            <w:top w:val="none" w:sz="0" w:space="0" w:color="auto"/>
            <w:left w:val="none" w:sz="0" w:space="0" w:color="auto"/>
            <w:bottom w:val="none" w:sz="0" w:space="0" w:color="auto"/>
            <w:right w:val="none" w:sz="0" w:space="0" w:color="auto"/>
          </w:divBdr>
        </w:div>
        <w:div w:id="2086757471">
          <w:marLeft w:val="640"/>
          <w:marRight w:val="0"/>
          <w:marTop w:val="0"/>
          <w:marBottom w:val="0"/>
          <w:divBdr>
            <w:top w:val="none" w:sz="0" w:space="0" w:color="auto"/>
            <w:left w:val="none" w:sz="0" w:space="0" w:color="auto"/>
            <w:bottom w:val="none" w:sz="0" w:space="0" w:color="auto"/>
            <w:right w:val="none" w:sz="0" w:space="0" w:color="auto"/>
          </w:divBdr>
        </w:div>
        <w:div w:id="653994363">
          <w:marLeft w:val="640"/>
          <w:marRight w:val="0"/>
          <w:marTop w:val="0"/>
          <w:marBottom w:val="0"/>
          <w:divBdr>
            <w:top w:val="none" w:sz="0" w:space="0" w:color="auto"/>
            <w:left w:val="none" w:sz="0" w:space="0" w:color="auto"/>
            <w:bottom w:val="none" w:sz="0" w:space="0" w:color="auto"/>
            <w:right w:val="none" w:sz="0" w:space="0" w:color="auto"/>
          </w:divBdr>
        </w:div>
        <w:div w:id="1612976037">
          <w:marLeft w:val="640"/>
          <w:marRight w:val="0"/>
          <w:marTop w:val="0"/>
          <w:marBottom w:val="0"/>
          <w:divBdr>
            <w:top w:val="none" w:sz="0" w:space="0" w:color="auto"/>
            <w:left w:val="none" w:sz="0" w:space="0" w:color="auto"/>
            <w:bottom w:val="none" w:sz="0" w:space="0" w:color="auto"/>
            <w:right w:val="none" w:sz="0" w:space="0" w:color="auto"/>
          </w:divBdr>
        </w:div>
        <w:div w:id="914123667">
          <w:marLeft w:val="640"/>
          <w:marRight w:val="0"/>
          <w:marTop w:val="0"/>
          <w:marBottom w:val="0"/>
          <w:divBdr>
            <w:top w:val="none" w:sz="0" w:space="0" w:color="auto"/>
            <w:left w:val="none" w:sz="0" w:space="0" w:color="auto"/>
            <w:bottom w:val="none" w:sz="0" w:space="0" w:color="auto"/>
            <w:right w:val="none" w:sz="0" w:space="0" w:color="auto"/>
          </w:divBdr>
        </w:div>
        <w:div w:id="473303981">
          <w:marLeft w:val="640"/>
          <w:marRight w:val="0"/>
          <w:marTop w:val="0"/>
          <w:marBottom w:val="0"/>
          <w:divBdr>
            <w:top w:val="none" w:sz="0" w:space="0" w:color="auto"/>
            <w:left w:val="none" w:sz="0" w:space="0" w:color="auto"/>
            <w:bottom w:val="none" w:sz="0" w:space="0" w:color="auto"/>
            <w:right w:val="none" w:sz="0" w:space="0" w:color="auto"/>
          </w:divBdr>
        </w:div>
        <w:div w:id="2115325264">
          <w:marLeft w:val="640"/>
          <w:marRight w:val="0"/>
          <w:marTop w:val="0"/>
          <w:marBottom w:val="0"/>
          <w:divBdr>
            <w:top w:val="none" w:sz="0" w:space="0" w:color="auto"/>
            <w:left w:val="none" w:sz="0" w:space="0" w:color="auto"/>
            <w:bottom w:val="none" w:sz="0" w:space="0" w:color="auto"/>
            <w:right w:val="none" w:sz="0" w:space="0" w:color="auto"/>
          </w:divBdr>
        </w:div>
        <w:div w:id="532577722">
          <w:marLeft w:val="640"/>
          <w:marRight w:val="0"/>
          <w:marTop w:val="0"/>
          <w:marBottom w:val="0"/>
          <w:divBdr>
            <w:top w:val="none" w:sz="0" w:space="0" w:color="auto"/>
            <w:left w:val="none" w:sz="0" w:space="0" w:color="auto"/>
            <w:bottom w:val="none" w:sz="0" w:space="0" w:color="auto"/>
            <w:right w:val="none" w:sz="0" w:space="0" w:color="auto"/>
          </w:divBdr>
        </w:div>
        <w:div w:id="1685090409">
          <w:marLeft w:val="640"/>
          <w:marRight w:val="0"/>
          <w:marTop w:val="0"/>
          <w:marBottom w:val="0"/>
          <w:divBdr>
            <w:top w:val="none" w:sz="0" w:space="0" w:color="auto"/>
            <w:left w:val="none" w:sz="0" w:space="0" w:color="auto"/>
            <w:bottom w:val="none" w:sz="0" w:space="0" w:color="auto"/>
            <w:right w:val="none" w:sz="0" w:space="0" w:color="auto"/>
          </w:divBdr>
        </w:div>
        <w:div w:id="172426904">
          <w:marLeft w:val="640"/>
          <w:marRight w:val="0"/>
          <w:marTop w:val="0"/>
          <w:marBottom w:val="0"/>
          <w:divBdr>
            <w:top w:val="none" w:sz="0" w:space="0" w:color="auto"/>
            <w:left w:val="none" w:sz="0" w:space="0" w:color="auto"/>
            <w:bottom w:val="none" w:sz="0" w:space="0" w:color="auto"/>
            <w:right w:val="none" w:sz="0" w:space="0" w:color="auto"/>
          </w:divBdr>
        </w:div>
        <w:div w:id="259531217">
          <w:marLeft w:val="640"/>
          <w:marRight w:val="0"/>
          <w:marTop w:val="0"/>
          <w:marBottom w:val="0"/>
          <w:divBdr>
            <w:top w:val="none" w:sz="0" w:space="0" w:color="auto"/>
            <w:left w:val="none" w:sz="0" w:space="0" w:color="auto"/>
            <w:bottom w:val="none" w:sz="0" w:space="0" w:color="auto"/>
            <w:right w:val="none" w:sz="0" w:space="0" w:color="auto"/>
          </w:divBdr>
        </w:div>
        <w:div w:id="1764716329">
          <w:marLeft w:val="640"/>
          <w:marRight w:val="0"/>
          <w:marTop w:val="0"/>
          <w:marBottom w:val="0"/>
          <w:divBdr>
            <w:top w:val="none" w:sz="0" w:space="0" w:color="auto"/>
            <w:left w:val="none" w:sz="0" w:space="0" w:color="auto"/>
            <w:bottom w:val="none" w:sz="0" w:space="0" w:color="auto"/>
            <w:right w:val="none" w:sz="0" w:space="0" w:color="auto"/>
          </w:divBdr>
        </w:div>
        <w:div w:id="796409267">
          <w:marLeft w:val="640"/>
          <w:marRight w:val="0"/>
          <w:marTop w:val="0"/>
          <w:marBottom w:val="0"/>
          <w:divBdr>
            <w:top w:val="none" w:sz="0" w:space="0" w:color="auto"/>
            <w:left w:val="none" w:sz="0" w:space="0" w:color="auto"/>
            <w:bottom w:val="none" w:sz="0" w:space="0" w:color="auto"/>
            <w:right w:val="none" w:sz="0" w:space="0" w:color="auto"/>
          </w:divBdr>
        </w:div>
        <w:div w:id="141587082">
          <w:marLeft w:val="640"/>
          <w:marRight w:val="0"/>
          <w:marTop w:val="0"/>
          <w:marBottom w:val="0"/>
          <w:divBdr>
            <w:top w:val="none" w:sz="0" w:space="0" w:color="auto"/>
            <w:left w:val="none" w:sz="0" w:space="0" w:color="auto"/>
            <w:bottom w:val="none" w:sz="0" w:space="0" w:color="auto"/>
            <w:right w:val="none" w:sz="0" w:space="0" w:color="auto"/>
          </w:divBdr>
        </w:div>
        <w:div w:id="1195000632">
          <w:marLeft w:val="640"/>
          <w:marRight w:val="0"/>
          <w:marTop w:val="0"/>
          <w:marBottom w:val="0"/>
          <w:divBdr>
            <w:top w:val="none" w:sz="0" w:space="0" w:color="auto"/>
            <w:left w:val="none" w:sz="0" w:space="0" w:color="auto"/>
            <w:bottom w:val="none" w:sz="0" w:space="0" w:color="auto"/>
            <w:right w:val="none" w:sz="0" w:space="0" w:color="auto"/>
          </w:divBdr>
        </w:div>
        <w:div w:id="1399135685">
          <w:marLeft w:val="640"/>
          <w:marRight w:val="0"/>
          <w:marTop w:val="0"/>
          <w:marBottom w:val="0"/>
          <w:divBdr>
            <w:top w:val="none" w:sz="0" w:space="0" w:color="auto"/>
            <w:left w:val="none" w:sz="0" w:space="0" w:color="auto"/>
            <w:bottom w:val="none" w:sz="0" w:space="0" w:color="auto"/>
            <w:right w:val="none" w:sz="0" w:space="0" w:color="auto"/>
          </w:divBdr>
        </w:div>
        <w:div w:id="528683847">
          <w:marLeft w:val="640"/>
          <w:marRight w:val="0"/>
          <w:marTop w:val="0"/>
          <w:marBottom w:val="0"/>
          <w:divBdr>
            <w:top w:val="none" w:sz="0" w:space="0" w:color="auto"/>
            <w:left w:val="none" w:sz="0" w:space="0" w:color="auto"/>
            <w:bottom w:val="none" w:sz="0" w:space="0" w:color="auto"/>
            <w:right w:val="none" w:sz="0" w:space="0" w:color="auto"/>
          </w:divBdr>
        </w:div>
        <w:div w:id="476799362">
          <w:marLeft w:val="640"/>
          <w:marRight w:val="0"/>
          <w:marTop w:val="0"/>
          <w:marBottom w:val="0"/>
          <w:divBdr>
            <w:top w:val="none" w:sz="0" w:space="0" w:color="auto"/>
            <w:left w:val="none" w:sz="0" w:space="0" w:color="auto"/>
            <w:bottom w:val="none" w:sz="0" w:space="0" w:color="auto"/>
            <w:right w:val="none" w:sz="0" w:space="0" w:color="auto"/>
          </w:divBdr>
        </w:div>
        <w:div w:id="1573006988">
          <w:marLeft w:val="640"/>
          <w:marRight w:val="0"/>
          <w:marTop w:val="0"/>
          <w:marBottom w:val="0"/>
          <w:divBdr>
            <w:top w:val="none" w:sz="0" w:space="0" w:color="auto"/>
            <w:left w:val="none" w:sz="0" w:space="0" w:color="auto"/>
            <w:bottom w:val="none" w:sz="0" w:space="0" w:color="auto"/>
            <w:right w:val="none" w:sz="0" w:space="0" w:color="auto"/>
          </w:divBdr>
        </w:div>
        <w:div w:id="1030303942">
          <w:marLeft w:val="640"/>
          <w:marRight w:val="0"/>
          <w:marTop w:val="0"/>
          <w:marBottom w:val="0"/>
          <w:divBdr>
            <w:top w:val="none" w:sz="0" w:space="0" w:color="auto"/>
            <w:left w:val="none" w:sz="0" w:space="0" w:color="auto"/>
            <w:bottom w:val="none" w:sz="0" w:space="0" w:color="auto"/>
            <w:right w:val="none" w:sz="0" w:space="0" w:color="auto"/>
          </w:divBdr>
        </w:div>
        <w:div w:id="566494280">
          <w:marLeft w:val="640"/>
          <w:marRight w:val="0"/>
          <w:marTop w:val="0"/>
          <w:marBottom w:val="0"/>
          <w:divBdr>
            <w:top w:val="none" w:sz="0" w:space="0" w:color="auto"/>
            <w:left w:val="none" w:sz="0" w:space="0" w:color="auto"/>
            <w:bottom w:val="none" w:sz="0" w:space="0" w:color="auto"/>
            <w:right w:val="none" w:sz="0" w:space="0" w:color="auto"/>
          </w:divBdr>
        </w:div>
        <w:div w:id="1356536595">
          <w:marLeft w:val="640"/>
          <w:marRight w:val="0"/>
          <w:marTop w:val="0"/>
          <w:marBottom w:val="0"/>
          <w:divBdr>
            <w:top w:val="none" w:sz="0" w:space="0" w:color="auto"/>
            <w:left w:val="none" w:sz="0" w:space="0" w:color="auto"/>
            <w:bottom w:val="none" w:sz="0" w:space="0" w:color="auto"/>
            <w:right w:val="none" w:sz="0" w:space="0" w:color="auto"/>
          </w:divBdr>
        </w:div>
        <w:div w:id="1152333946">
          <w:marLeft w:val="640"/>
          <w:marRight w:val="0"/>
          <w:marTop w:val="0"/>
          <w:marBottom w:val="0"/>
          <w:divBdr>
            <w:top w:val="none" w:sz="0" w:space="0" w:color="auto"/>
            <w:left w:val="none" w:sz="0" w:space="0" w:color="auto"/>
            <w:bottom w:val="none" w:sz="0" w:space="0" w:color="auto"/>
            <w:right w:val="none" w:sz="0" w:space="0" w:color="auto"/>
          </w:divBdr>
        </w:div>
        <w:div w:id="1136994609">
          <w:marLeft w:val="640"/>
          <w:marRight w:val="0"/>
          <w:marTop w:val="0"/>
          <w:marBottom w:val="0"/>
          <w:divBdr>
            <w:top w:val="none" w:sz="0" w:space="0" w:color="auto"/>
            <w:left w:val="none" w:sz="0" w:space="0" w:color="auto"/>
            <w:bottom w:val="none" w:sz="0" w:space="0" w:color="auto"/>
            <w:right w:val="none" w:sz="0" w:space="0" w:color="auto"/>
          </w:divBdr>
        </w:div>
        <w:div w:id="1227761642">
          <w:marLeft w:val="640"/>
          <w:marRight w:val="0"/>
          <w:marTop w:val="0"/>
          <w:marBottom w:val="0"/>
          <w:divBdr>
            <w:top w:val="none" w:sz="0" w:space="0" w:color="auto"/>
            <w:left w:val="none" w:sz="0" w:space="0" w:color="auto"/>
            <w:bottom w:val="none" w:sz="0" w:space="0" w:color="auto"/>
            <w:right w:val="none" w:sz="0" w:space="0" w:color="auto"/>
          </w:divBdr>
        </w:div>
        <w:div w:id="1296327749">
          <w:marLeft w:val="640"/>
          <w:marRight w:val="0"/>
          <w:marTop w:val="0"/>
          <w:marBottom w:val="0"/>
          <w:divBdr>
            <w:top w:val="none" w:sz="0" w:space="0" w:color="auto"/>
            <w:left w:val="none" w:sz="0" w:space="0" w:color="auto"/>
            <w:bottom w:val="none" w:sz="0" w:space="0" w:color="auto"/>
            <w:right w:val="none" w:sz="0" w:space="0" w:color="auto"/>
          </w:divBdr>
        </w:div>
        <w:div w:id="1105659099">
          <w:marLeft w:val="640"/>
          <w:marRight w:val="0"/>
          <w:marTop w:val="0"/>
          <w:marBottom w:val="0"/>
          <w:divBdr>
            <w:top w:val="none" w:sz="0" w:space="0" w:color="auto"/>
            <w:left w:val="none" w:sz="0" w:space="0" w:color="auto"/>
            <w:bottom w:val="none" w:sz="0" w:space="0" w:color="auto"/>
            <w:right w:val="none" w:sz="0" w:space="0" w:color="auto"/>
          </w:divBdr>
        </w:div>
        <w:div w:id="1123578356">
          <w:marLeft w:val="640"/>
          <w:marRight w:val="0"/>
          <w:marTop w:val="0"/>
          <w:marBottom w:val="0"/>
          <w:divBdr>
            <w:top w:val="none" w:sz="0" w:space="0" w:color="auto"/>
            <w:left w:val="none" w:sz="0" w:space="0" w:color="auto"/>
            <w:bottom w:val="none" w:sz="0" w:space="0" w:color="auto"/>
            <w:right w:val="none" w:sz="0" w:space="0" w:color="auto"/>
          </w:divBdr>
        </w:div>
        <w:div w:id="1146974551">
          <w:marLeft w:val="640"/>
          <w:marRight w:val="0"/>
          <w:marTop w:val="0"/>
          <w:marBottom w:val="0"/>
          <w:divBdr>
            <w:top w:val="none" w:sz="0" w:space="0" w:color="auto"/>
            <w:left w:val="none" w:sz="0" w:space="0" w:color="auto"/>
            <w:bottom w:val="none" w:sz="0" w:space="0" w:color="auto"/>
            <w:right w:val="none" w:sz="0" w:space="0" w:color="auto"/>
          </w:divBdr>
        </w:div>
        <w:div w:id="795493172">
          <w:marLeft w:val="640"/>
          <w:marRight w:val="0"/>
          <w:marTop w:val="0"/>
          <w:marBottom w:val="0"/>
          <w:divBdr>
            <w:top w:val="none" w:sz="0" w:space="0" w:color="auto"/>
            <w:left w:val="none" w:sz="0" w:space="0" w:color="auto"/>
            <w:bottom w:val="none" w:sz="0" w:space="0" w:color="auto"/>
            <w:right w:val="none" w:sz="0" w:space="0" w:color="auto"/>
          </w:divBdr>
        </w:div>
        <w:div w:id="817265832">
          <w:marLeft w:val="640"/>
          <w:marRight w:val="0"/>
          <w:marTop w:val="0"/>
          <w:marBottom w:val="0"/>
          <w:divBdr>
            <w:top w:val="none" w:sz="0" w:space="0" w:color="auto"/>
            <w:left w:val="none" w:sz="0" w:space="0" w:color="auto"/>
            <w:bottom w:val="none" w:sz="0" w:space="0" w:color="auto"/>
            <w:right w:val="none" w:sz="0" w:space="0" w:color="auto"/>
          </w:divBdr>
        </w:div>
        <w:div w:id="1972133356">
          <w:marLeft w:val="640"/>
          <w:marRight w:val="0"/>
          <w:marTop w:val="0"/>
          <w:marBottom w:val="0"/>
          <w:divBdr>
            <w:top w:val="none" w:sz="0" w:space="0" w:color="auto"/>
            <w:left w:val="none" w:sz="0" w:space="0" w:color="auto"/>
            <w:bottom w:val="none" w:sz="0" w:space="0" w:color="auto"/>
            <w:right w:val="none" w:sz="0" w:space="0" w:color="auto"/>
          </w:divBdr>
        </w:div>
        <w:div w:id="1548376437">
          <w:marLeft w:val="640"/>
          <w:marRight w:val="0"/>
          <w:marTop w:val="0"/>
          <w:marBottom w:val="0"/>
          <w:divBdr>
            <w:top w:val="none" w:sz="0" w:space="0" w:color="auto"/>
            <w:left w:val="none" w:sz="0" w:space="0" w:color="auto"/>
            <w:bottom w:val="none" w:sz="0" w:space="0" w:color="auto"/>
            <w:right w:val="none" w:sz="0" w:space="0" w:color="auto"/>
          </w:divBdr>
        </w:div>
        <w:div w:id="233249449">
          <w:marLeft w:val="640"/>
          <w:marRight w:val="0"/>
          <w:marTop w:val="0"/>
          <w:marBottom w:val="0"/>
          <w:divBdr>
            <w:top w:val="none" w:sz="0" w:space="0" w:color="auto"/>
            <w:left w:val="none" w:sz="0" w:space="0" w:color="auto"/>
            <w:bottom w:val="none" w:sz="0" w:space="0" w:color="auto"/>
            <w:right w:val="none" w:sz="0" w:space="0" w:color="auto"/>
          </w:divBdr>
        </w:div>
        <w:div w:id="1275551476">
          <w:marLeft w:val="640"/>
          <w:marRight w:val="0"/>
          <w:marTop w:val="0"/>
          <w:marBottom w:val="0"/>
          <w:divBdr>
            <w:top w:val="none" w:sz="0" w:space="0" w:color="auto"/>
            <w:left w:val="none" w:sz="0" w:space="0" w:color="auto"/>
            <w:bottom w:val="none" w:sz="0" w:space="0" w:color="auto"/>
            <w:right w:val="none" w:sz="0" w:space="0" w:color="auto"/>
          </w:divBdr>
        </w:div>
        <w:div w:id="1473134274">
          <w:marLeft w:val="640"/>
          <w:marRight w:val="0"/>
          <w:marTop w:val="0"/>
          <w:marBottom w:val="0"/>
          <w:divBdr>
            <w:top w:val="none" w:sz="0" w:space="0" w:color="auto"/>
            <w:left w:val="none" w:sz="0" w:space="0" w:color="auto"/>
            <w:bottom w:val="none" w:sz="0" w:space="0" w:color="auto"/>
            <w:right w:val="none" w:sz="0" w:space="0" w:color="auto"/>
          </w:divBdr>
        </w:div>
        <w:div w:id="1055196845">
          <w:marLeft w:val="640"/>
          <w:marRight w:val="0"/>
          <w:marTop w:val="0"/>
          <w:marBottom w:val="0"/>
          <w:divBdr>
            <w:top w:val="none" w:sz="0" w:space="0" w:color="auto"/>
            <w:left w:val="none" w:sz="0" w:space="0" w:color="auto"/>
            <w:bottom w:val="none" w:sz="0" w:space="0" w:color="auto"/>
            <w:right w:val="none" w:sz="0" w:space="0" w:color="auto"/>
          </w:divBdr>
        </w:div>
      </w:divsChild>
    </w:div>
    <w:div w:id="615523918">
      <w:bodyDiv w:val="1"/>
      <w:marLeft w:val="0"/>
      <w:marRight w:val="0"/>
      <w:marTop w:val="0"/>
      <w:marBottom w:val="0"/>
      <w:divBdr>
        <w:top w:val="none" w:sz="0" w:space="0" w:color="auto"/>
        <w:left w:val="none" w:sz="0" w:space="0" w:color="auto"/>
        <w:bottom w:val="none" w:sz="0" w:space="0" w:color="auto"/>
        <w:right w:val="none" w:sz="0" w:space="0" w:color="auto"/>
      </w:divBdr>
    </w:div>
    <w:div w:id="618146436">
      <w:bodyDiv w:val="1"/>
      <w:marLeft w:val="0"/>
      <w:marRight w:val="0"/>
      <w:marTop w:val="0"/>
      <w:marBottom w:val="0"/>
      <w:divBdr>
        <w:top w:val="none" w:sz="0" w:space="0" w:color="auto"/>
        <w:left w:val="none" w:sz="0" w:space="0" w:color="auto"/>
        <w:bottom w:val="none" w:sz="0" w:space="0" w:color="auto"/>
        <w:right w:val="none" w:sz="0" w:space="0" w:color="auto"/>
      </w:divBdr>
    </w:div>
    <w:div w:id="624627886">
      <w:bodyDiv w:val="1"/>
      <w:marLeft w:val="0"/>
      <w:marRight w:val="0"/>
      <w:marTop w:val="0"/>
      <w:marBottom w:val="0"/>
      <w:divBdr>
        <w:top w:val="none" w:sz="0" w:space="0" w:color="auto"/>
        <w:left w:val="none" w:sz="0" w:space="0" w:color="auto"/>
        <w:bottom w:val="none" w:sz="0" w:space="0" w:color="auto"/>
        <w:right w:val="none" w:sz="0" w:space="0" w:color="auto"/>
      </w:divBdr>
    </w:div>
    <w:div w:id="628588140">
      <w:bodyDiv w:val="1"/>
      <w:marLeft w:val="0"/>
      <w:marRight w:val="0"/>
      <w:marTop w:val="0"/>
      <w:marBottom w:val="0"/>
      <w:divBdr>
        <w:top w:val="none" w:sz="0" w:space="0" w:color="auto"/>
        <w:left w:val="none" w:sz="0" w:space="0" w:color="auto"/>
        <w:bottom w:val="none" w:sz="0" w:space="0" w:color="auto"/>
        <w:right w:val="none" w:sz="0" w:space="0" w:color="auto"/>
      </w:divBdr>
    </w:div>
    <w:div w:id="630207141">
      <w:bodyDiv w:val="1"/>
      <w:marLeft w:val="0"/>
      <w:marRight w:val="0"/>
      <w:marTop w:val="0"/>
      <w:marBottom w:val="0"/>
      <w:divBdr>
        <w:top w:val="none" w:sz="0" w:space="0" w:color="auto"/>
        <w:left w:val="none" w:sz="0" w:space="0" w:color="auto"/>
        <w:bottom w:val="none" w:sz="0" w:space="0" w:color="auto"/>
        <w:right w:val="none" w:sz="0" w:space="0" w:color="auto"/>
      </w:divBdr>
    </w:div>
    <w:div w:id="631444634">
      <w:bodyDiv w:val="1"/>
      <w:marLeft w:val="0"/>
      <w:marRight w:val="0"/>
      <w:marTop w:val="0"/>
      <w:marBottom w:val="0"/>
      <w:divBdr>
        <w:top w:val="none" w:sz="0" w:space="0" w:color="auto"/>
        <w:left w:val="none" w:sz="0" w:space="0" w:color="auto"/>
        <w:bottom w:val="none" w:sz="0" w:space="0" w:color="auto"/>
        <w:right w:val="none" w:sz="0" w:space="0" w:color="auto"/>
      </w:divBdr>
    </w:div>
    <w:div w:id="641154021">
      <w:bodyDiv w:val="1"/>
      <w:marLeft w:val="0"/>
      <w:marRight w:val="0"/>
      <w:marTop w:val="0"/>
      <w:marBottom w:val="0"/>
      <w:divBdr>
        <w:top w:val="none" w:sz="0" w:space="0" w:color="auto"/>
        <w:left w:val="none" w:sz="0" w:space="0" w:color="auto"/>
        <w:bottom w:val="none" w:sz="0" w:space="0" w:color="auto"/>
        <w:right w:val="none" w:sz="0" w:space="0" w:color="auto"/>
      </w:divBdr>
    </w:div>
    <w:div w:id="641231312">
      <w:bodyDiv w:val="1"/>
      <w:marLeft w:val="0"/>
      <w:marRight w:val="0"/>
      <w:marTop w:val="0"/>
      <w:marBottom w:val="0"/>
      <w:divBdr>
        <w:top w:val="none" w:sz="0" w:space="0" w:color="auto"/>
        <w:left w:val="none" w:sz="0" w:space="0" w:color="auto"/>
        <w:bottom w:val="none" w:sz="0" w:space="0" w:color="auto"/>
        <w:right w:val="none" w:sz="0" w:space="0" w:color="auto"/>
      </w:divBdr>
    </w:div>
    <w:div w:id="645284321">
      <w:bodyDiv w:val="1"/>
      <w:marLeft w:val="0"/>
      <w:marRight w:val="0"/>
      <w:marTop w:val="0"/>
      <w:marBottom w:val="0"/>
      <w:divBdr>
        <w:top w:val="none" w:sz="0" w:space="0" w:color="auto"/>
        <w:left w:val="none" w:sz="0" w:space="0" w:color="auto"/>
        <w:bottom w:val="none" w:sz="0" w:space="0" w:color="auto"/>
        <w:right w:val="none" w:sz="0" w:space="0" w:color="auto"/>
      </w:divBdr>
    </w:div>
    <w:div w:id="645476264">
      <w:bodyDiv w:val="1"/>
      <w:marLeft w:val="0"/>
      <w:marRight w:val="0"/>
      <w:marTop w:val="0"/>
      <w:marBottom w:val="0"/>
      <w:divBdr>
        <w:top w:val="none" w:sz="0" w:space="0" w:color="auto"/>
        <w:left w:val="none" w:sz="0" w:space="0" w:color="auto"/>
        <w:bottom w:val="none" w:sz="0" w:space="0" w:color="auto"/>
        <w:right w:val="none" w:sz="0" w:space="0" w:color="auto"/>
      </w:divBdr>
      <w:divsChild>
        <w:div w:id="17584658">
          <w:marLeft w:val="640"/>
          <w:marRight w:val="0"/>
          <w:marTop w:val="0"/>
          <w:marBottom w:val="0"/>
          <w:divBdr>
            <w:top w:val="none" w:sz="0" w:space="0" w:color="auto"/>
            <w:left w:val="none" w:sz="0" w:space="0" w:color="auto"/>
            <w:bottom w:val="none" w:sz="0" w:space="0" w:color="auto"/>
            <w:right w:val="none" w:sz="0" w:space="0" w:color="auto"/>
          </w:divBdr>
        </w:div>
        <w:div w:id="58485274">
          <w:marLeft w:val="640"/>
          <w:marRight w:val="0"/>
          <w:marTop w:val="0"/>
          <w:marBottom w:val="0"/>
          <w:divBdr>
            <w:top w:val="none" w:sz="0" w:space="0" w:color="auto"/>
            <w:left w:val="none" w:sz="0" w:space="0" w:color="auto"/>
            <w:bottom w:val="none" w:sz="0" w:space="0" w:color="auto"/>
            <w:right w:val="none" w:sz="0" w:space="0" w:color="auto"/>
          </w:divBdr>
        </w:div>
        <w:div w:id="80374539">
          <w:marLeft w:val="640"/>
          <w:marRight w:val="0"/>
          <w:marTop w:val="0"/>
          <w:marBottom w:val="0"/>
          <w:divBdr>
            <w:top w:val="none" w:sz="0" w:space="0" w:color="auto"/>
            <w:left w:val="none" w:sz="0" w:space="0" w:color="auto"/>
            <w:bottom w:val="none" w:sz="0" w:space="0" w:color="auto"/>
            <w:right w:val="none" w:sz="0" w:space="0" w:color="auto"/>
          </w:divBdr>
        </w:div>
        <w:div w:id="84152611">
          <w:marLeft w:val="640"/>
          <w:marRight w:val="0"/>
          <w:marTop w:val="0"/>
          <w:marBottom w:val="0"/>
          <w:divBdr>
            <w:top w:val="none" w:sz="0" w:space="0" w:color="auto"/>
            <w:left w:val="none" w:sz="0" w:space="0" w:color="auto"/>
            <w:bottom w:val="none" w:sz="0" w:space="0" w:color="auto"/>
            <w:right w:val="none" w:sz="0" w:space="0" w:color="auto"/>
          </w:divBdr>
        </w:div>
        <w:div w:id="115099870">
          <w:marLeft w:val="640"/>
          <w:marRight w:val="0"/>
          <w:marTop w:val="0"/>
          <w:marBottom w:val="0"/>
          <w:divBdr>
            <w:top w:val="none" w:sz="0" w:space="0" w:color="auto"/>
            <w:left w:val="none" w:sz="0" w:space="0" w:color="auto"/>
            <w:bottom w:val="none" w:sz="0" w:space="0" w:color="auto"/>
            <w:right w:val="none" w:sz="0" w:space="0" w:color="auto"/>
          </w:divBdr>
        </w:div>
        <w:div w:id="133331790">
          <w:marLeft w:val="640"/>
          <w:marRight w:val="0"/>
          <w:marTop w:val="0"/>
          <w:marBottom w:val="0"/>
          <w:divBdr>
            <w:top w:val="none" w:sz="0" w:space="0" w:color="auto"/>
            <w:left w:val="none" w:sz="0" w:space="0" w:color="auto"/>
            <w:bottom w:val="none" w:sz="0" w:space="0" w:color="auto"/>
            <w:right w:val="none" w:sz="0" w:space="0" w:color="auto"/>
          </w:divBdr>
        </w:div>
        <w:div w:id="153492206">
          <w:marLeft w:val="640"/>
          <w:marRight w:val="0"/>
          <w:marTop w:val="0"/>
          <w:marBottom w:val="0"/>
          <w:divBdr>
            <w:top w:val="none" w:sz="0" w:space="0" w:color="auto"/>
            <w:left w:val="none" w:sz="0" w:space="0" w:color="auto"/>
            <w:bottom w:val="none" w:sz="0" w:space="0" w:color="auto"/>
            <w:right w:val="none" w:sz="0" w:space="0" w:color="auto"/>
          </w:divBdr>
        </w:div>
        <w:div w:id="190845636">
          <w:marLeft w:val="640"/>
          <w:marRight w:val="0"/>
          <w:marTop w:val="0"/>
          <w:marBottom w:val="0"/>
          <w:divBdr>
            <w:top w:val="none" w:sz="0" w:space="0" w:color="auto"/>
            <w:left w:val="none" w:sz="0" w:space="0" w:color="auto"/>
            <w:bottom w:val="none" w:sz="0" w:space="0" w:color="auto"/>
            <w:right w:val="none" w:sz="0" w:space="0" w:color="auto"/>
          </w:divBdr>
        </w:div>
        <w:div w:id="262954155">
          <w:marLeft w:val="640"/>
          <w:marRight w:val="0"/>
          <w:marTop w:val="0"/>
          <w:marBottom w:val="0"/>
          <w:divBdr>
            <w:top w:val="none" w:sz="0" w:space="0" w:color="auto"/>
            <w:left w:val="none" w:sz="0" w:space="0" w:color="auto"/>
            <w:bottom w:val="none" w:sz="0" w:space="0" w:color="auto"/>
            <w:right w:val="none" w:sz="0" w:space="0" w:color="auto"/>
          </w:divBdr>
        </w:div>
        <w:div w:id="268855895">
          <w:marLeft w:val="640"/>
          <w:marRight w:val="0"/>
          <w:marTop w:val="0"/>
          <w:marBottom w:val="0"/>
          <w:divBdr>
            <w:top w:val="none" w:sz="0" w:space="0" w:color="auto"/>
            <w:left w:val="none" w:sz="0" w:space="0" w:color="auto"/>
            <w:bottom w:val="none" w:sz="0" w:space="0" w:color="auto"/>
            <w:right w:val="none" w:sz="0" w:space="0" w:color="auto"/>
          </w:divBdr>
        </w:div>
        <w:div w:id="329606222">
          <w:marLeft w:val="640"/>
          <w:marRight w:val="0"/>
          <w:marTop w:val="0"/>
          <w:marBottom w:val="0"/>
          <w:divBdr>
            <w:top w:val="none" w:sz="0" w:space="0" w:color="auto"/>
            <w:left w:val="none" w:sz="0" w:space="0" w:color="auto"/>
            <w:bottom w:val="none" w:sz="0" w:space="0" w:color="auto"/>
            <w:right w:val="none" w:sz="0" w:space="0" w:color="auto"/>
          </w:divBdr>
        </w:div>
        <w:div w:id="331373368">
          <w:marLeft w:val="640"/>
          <w:marRight w:val="0"/>
          <w:marTop w:val="0"/>
          <w:marBottom w:val="0"/>
          <w:divBdr>
            <w:top w:val="none" w:sz="0" w:space="0" w:color="auto"/>
            <w:left w:val="none" w:sz="0" w:space="0" w:color="auto"/>
            <w:bottom w:val="none" w:sz="0" w:space="0" w:color="auto"/>
            <w:right w:val="none" w:sz="0" w:space="0" w:color="auto"/>
          </w:divBdr>
        </w:div>
        <w:div w:id="342319648">
          <w:marLeft w:val="640"/>
          <w:marRight w:val="0"/>
          <w:marTop w:val="0"/>
          <w:marBottom w:val="0"/>
          <w:divBdr>
            <w:top w:val="none" w:sz="0" w:space="0" w:color="auto"/>
            <w:left w:val="none" w:sz="0" w:space="0" w:color="auto"/>
            <w:bottom w:val="none" w:sz="0" w:space="0" w:color="auto"/>
            <w:right w:val="none" w:sz="0" w:space="0" w:color="auto"/>
          </w:divBdr>
        </w:div>
        <w:div w:id="382631790">
          <w:marLeft w:val="640"/>
          <w:marRight w:val="0"/>
          <w:marTop w:val="0"/>
          <w:marBottom w:val="0"/>
          <w:divBdr>
            <w:top w:val="none" w:sz="0" w:space="0" w:color="auto"/>
            <w:left w:val="none" w:sz="0" w:space="0" w:color="auto"/>
            <w:bottom w:val="none" w:sz="0" w:space="0" w:color="auto"/>
            <w:right w:val="none" w:sz="0" w:space="0" w:color="auto"/>
          </w:divBdr>
        </w:div>
        <w:div w:id="383145126">
          <w:marLeft w:val="640"/>
          <w:marRight w:val="0"/>
          <w:marTop w:val="0"/>
          <w:marBottom w:val="0"/>
          <w:divBdr>
            <w:top w:val="none" w:sz="0" w:space="0" w:color="auto"/>
            <w:left w:val="none" w:sz="0" w:space="0" w:color="auto"/>
            <w:bottom w:val="none" w:sz="0" w:space="0" w:color="auto"/>
            <w:right w:val="none" w:sz="0" w:space="0" w:color="auto"/>
          </w:divBdr>
        </w:div>
        <w:div w:id="389765872">
          <w:marLeft w:val="640"/>
          <w:marRight w:val="0"/>
          <w:marTop w:val="0"/>
          <w:marBottom w:val="0"/>
          <w:divBdr>
            <w:top w:val="none" w:sz="0" w:space="0" w:color="auto"/>
            <w:left w:val="none" w:sz="0" w:space="0" w:color="auto"/>
            <w:bottom w:val="none" w:sz="0" w:space="0" w:color="auto"/>
            <w:right w:val="none" w:sz="0" w:space="0" w:color="auto"/>
          </w:divBdr>
        </w:div>
        <w:div w:id="400905741">
          <w:marLeft w:val="640"/>
          <w:marRight w:val="0"/>
          <w:marTop w:val="0"/>
          <w:marBottom w:val="0"/>
          <w:divBdr>
            <w:top w:val="none" w:sz="0" w:space="0" w:color="auto"/>
            <w:left w:val="none" w:sz="0" w:space="0" w:color="auto"/>
            <w:bottom w:val="none" w:sz="0" w:space="0" w:color="auto"/>
            <w:right w:val="none" w:sz="0" w:space="0" w:color="auto"/>
          </w:divBdr>
        </w:div>
        <w:div w:id="427194563">
          <w:marLeft w:val="640"/>
          <w:marRight w:val="0"/>
          <w:marTop w:val="0"/>
          <w:marBottom w:val="0"/>
          <w:divBdr>
            <w:top w:val="none" w:sz="0" w:space="0" w:color="auto"/>
            <w:left w:val="none" w:sz="0" w:space="0" w:color="auto"/>
            <w:bottom w:val="none" w:sz="0" w:space="0" w:color="auto"/>
            <w:right w:val="none" w:sz="0" w:space="0" w:color="auto"/>
          </w:divBdr>
        </w:div>
        <w:div w:id="594437441">
          <w:marLeft w:val="640"/>
          <w:marRight w:val="0"/>
          <w:marTop w:val="0"/>
          <w:marBottom w:val="0"/>
          <w:divBdr>
            <w:top w:val="none" w:sz="0" w:space="0" w:color="auto"/>
            <w:left w:val="none" w:sz="0" w:space="0" w:color="auto"/>
            <w:bottom w:val="none" w:sz="0" w:space="0" w:color="auto"/>
            <w:right w:val="none" w:sz="0" w:space="0" w:color="auto"/>
          </w:divBdr>
        </w:div>
        <w:div w:id="619528045">
          <w:marLeft w:val="640"/>
          <w:marRight w:val="0"/>
          <w:marTop w:val="0"/>
          <w:marBottom w:val="0"/>
          <w:divBdr>
            <w:top w:val="none" w:sz="0" w:space="0" w:color="auto"/>
            <w:left w:val="none" w:sz="0" w:space="0" w:color="auto"/>
            <w:bottom w:val="none" w:sz="0" w:space="0" w:color="auto"/>
            <w:right w:val="none" w:sz="0" w:space="0" w:color="auto"/>
          </w:divBdr>
        </w:div>
        <w:div w:id="672341722">
          <w:marLeft w:val="640"/>
          <w:marRight w:val="0"/>
          <w:marTop w:val="0"/>
          <w:marBottom w:val="0"/>
          <w:divBdr>
            <w:top w:val="none" w:sz="0" w:space="0" w:color="auto"/>
            <w:left w:val="none" w:sz="0" w:space="0" w:color="auto"/>
            <w:bottom w:val="none" w:sz="0" w:space="0" w:color="auto"/>
            <w:right w:val="none" w:sz="0" w:space="0" w:color="auto"/>
          </w:divBdr>
        </w:div>
        <w:div w:id="673193028">
          <w:marLeft w:val="640"/>
          <w:marRight w:val="0"/>
          <w:marTop w:val="0"/>
          <w:marBottom w:val="0"/>
          <w:divBdr>
            <w:top w:val="none" w:sz="0" w:space="0" w:color="auto"/>
            <w:left w:val="none" w:sz="0" w:space="0" w:color="auto"/>
            <w:bottom w:val="none" w:sz="0" w:space="0" w:color="auto"/>
            <w:right w:val="none" w:sz="0" w:space="0" w:color="auto"/>
          </w:divBdr>
        </w:div>
        <w:div w:id="768815375">
          <w:marLeft w:val="640"/>
          <w:marRight w:val="0"/>
          <w:marTop w:val="0"/>
          <w:marBottom w:val="0"/>
          <w:divBdr>
            <w:top w:val="none" w:sz="0" w:space="0" w:color="auto"/>
            <w:left w:val="none" w:sz="0" w:space="0" w:color="auto"/>
            <w:bottom w:val="none" w:sz="0" w:space="0" w:color="auto"/>
            <w:right w:val="none" w:sz="0" w:space="0" w:color="auto"/>
          </w:divBdr>
        </w:div>
        <w:div w:id="769358092">
          <w:marLeft w:val="640"/>
          <w:marRight w:val="0"/>
          <w:marTop w:val="0"/>
          <w:marBottom w:val="0"/>
          <w:divBdr>
            <w:top w:val="none" w:sz="0" w:space="0" w:color="auto"/>
            <w:left w:val="none" w:sz="0" w:space="0" w:color="auto"/>
            <w:bottom w:val="none" w:sz="0" w:space="0" w:color="auto"/>
            <w:right w:val="none" w:sz="0" w:space="0" w:color="auto"/>
          </w:divBdr>
        </w:div>
        <w:div w:id="770399634">
          <w:marLeft w:val="640"/>
          <w:marRight w:val="0"/>
          <w:marTop w:val="0"/>
          <w:marBottom w:val="0"/>
          <w:divBdr>
            <w:top w:val="none" w:sz="0" w:space="0" w:color="auto"/>
            <w:left w:val="none" w:sz="0" w:space="0" w:color="auto"/>
            <w:bottom w:val="none" w:sz="0" w:space="0" w:color="auto"/>
            <w:right w:val="none" w:sz="0" w:space="0" w:color="auto"/>
          </w:divBdr>
        </w:div>
        <w:div w:id="822114425">
          <w:marLeft w:val="640"/>
          <w:marRight w:val="0"/>
          <w:marTop w:val="0"/>
          <w:marBottom w:val="0"/>
          <w:divBdr>
            <w:top w:val="none" w:sz="0" w:space="0" w:color="auto"/>
            <w:left w:val="none" w:sz="0" w:space="0" w:color="auto"/>
            <w:bottom w:val="none" w:sz="0" w:space="0" w:color="auto"/>
            <w:right w:val="none" w:sz="0" w:space="0" w:color="auto"/>
          </w:divBdr>
        </w:div>
        <w:div w:id="842473363">
          <w:marLeft w:val="640"/>
          <w:marRight w:val="0"/>
          <w:marTop w:val="0"/>
          <w:marBottom w:val="0"/>
          <w:divBdr>
            <w:top w:val="none" w:sz="0" w:space="0" w:color="auto"/>
            <w:left w:val="none" w:sz="0" w:space="0" w:color="auto"/>
            <w:bottom w:val="none" w:sz="0" w:space="0" w:color="auto"/>
            <w:right w:val="none" w:sz="0" w:space="0" w:color="auto"/>
          </w:divBdr>
        </w:div>
        <w:div w:id="1015038588">
          <w:marLeft w:val="640"/>
          <w:marRight w:val="0"/>
          <w:marTop w:val="0"/>
          <w:marBottom w:val="0"/>
          <w:divBdr>
            <w:top w:val="none" w:sz="0" w:space="0" w:color="auto"/>
            <w:left w:val="none" w:sz="0" w:space="0" w:color="auto"/>
            <w:bottom w:val="none" w:sz="0" w:space="0" w:color="auto"/>
            <w:right w:val="none" w:sz="0" w:space="0" w:color="auto"/>
          </w:divBdr>
        </w:div>
        <w:div w:id="1018845952">
          <w:marLeft w:val="640"/>
          <w:marRight w:val="0"/>
          <w:marTop w:val="0"/>
          <w:marBottom w:val="0"/>
          <w:divBdr>
            <w:top w:val="none" w:sz="0" w:space="0" w:color="auto"/>
            <w:left w:val="none" w:sz="0" w:space="0" w:color="auto"/>
            <w:bottom w:val="none" w:sz="0" w:space="0" w:color="auto"/>
            <w:right w:val="none" w:sz="0" w:space="0" w:color="auto"/>
          </w:divBdr>
        </w:div>
        <w:div w:id="1097479507">
          <w:marLeft w:val="640"/>
          <w:marRight w:val="0"/>
          <w:marTop w:val="0"/>
          <w:marBottom w:val="0"/>
          <w:divBdr>
            <w:top w:val="none" w:sz="0" w:space="0" w:color="auto"/>
            <w:left w:val="none" w:sz="0" w:space="0" w:color="auto"/>
            <w:bottom w:val="none" w:sz="0" w:space="0" w:color="auto"/>
            <w:right w:val="none" w:sz="0" w:space="0" w:color="auto"/>
          </w:divBdr>
        </w:div>
        <w:div w:id="1137529664">
          <w:marLeft w:val="640"/>
          <w:marRight w:val="0"/>
          <w:marTop w:val="0"/>
          <w:marBottom w:val="0"/>
          <w:divBdr>
            <w:top w:val="none" w:sz="0" w:space="0" w:color="auto"/>
            <w:left w:val="none" w:sz="0" w:space="0" w:color="auto"/>
            <w:bottom w:val="none" w:sz="0" w:space="0" w:color="auto"/>
            <w:right w:val="none" w:sz="0" w:space="0" w:color="auto"/>
          </w:divBdr>
        </w:div>
        <w:div w:id="1143160773">
          <w:marLeft w:val="640"/>
          <w:marRight w:val="0"/>
          <w:marTop w:val="0"/>
          <w:marBottom w:val="0"/>
          <w:divBdr>
            <w:top w:val="none" w:sz="0" w:space="0" w:color="auto"/>
            <w:left w:val="none" w:sz="0" w:space="0" w:color="auto"/>
            <w:bottom w:val="none" w:sz="0" w:space="0" w:color="auto"/>
            <w:right w:val="none" w:sz="0" w:space="0" w:color="auto"/>
          </w:divBdr>
        </w:div>
        <w:div w:id="1160464213">
          <w:marLeft w:val="640"/>
          <w:marRight w:val="0"/>
          <w:marTop w:val="0"/>
          <w:marBottom w:val="0"/>
          <w:divBdr>
            <w:top w:val="none" w:sz="0" w:space="0" w:color="auto"/>
            <w:left w:val="none" w:sz="0" w:space="0" w:color="auto"/>
            <w:bottom w:val="none" w:sz="0" w:space="0" w:color="auto"/>
            <w:right w:val="none" w:sz="0" w:space="0" w:color="auto"/>
          </w:divBdr>
        </w:div>
        <w:div w:id="1173835701">
          <w:marLeft w:val="640"/>
          <w:marRight w:val="0"/>
          <w:marTop w:val="0"/>
          <w:marBottom w:val="0"/>
          <w:divBdr>
            <w:top w:val="none" w:sz="0" w:space="0" w:color="auto"/>
            <w:left w:val="none" w:sz="0" w:space="0" w:color="auto"/>
            <w:bottom w:val="none" w:sz="0" w:space="0" w:color="auto"/>
            <w:right w:val="none" w:sz="0" w:space="0" w:color="auto"/>
          </w:divBdr>
        </w:div>
        <w:div w:id="1224953278">
          <w:marLeft w:val="640"/>
          <w:marRight w:val="0"/>
          <w:marTop w:val="0"/>
          <w:marBottom w:val="0"/>
          <w:divBdr>
            <w:top w:val="none" w:sz="0" w:space="0" w:color="auto"/>
            <w:left w:val="none" w:sz="0" w:space="0" w:color="auto"/>
            <w:bottom w:val="none" w:sz="0" w:space="0" w:color="auto"/>
            <w:right w:val="none" w:sz="0" w:space="0" w:color="auto"/>
          </w:divBdr>
        </w:div>
        <w:div w:id="1253969803">
          <w:marLeft w:val="640"/>
          <w:marRight w:val="0"/>
          <w:marTop w:val="0"/>
          <w:marBottom w:val="0"/>
          <w:divBdr>
            <w:top w:val="none" w:sz="0" w:space="0" w:color="auto"/>
            <w:left w:val="none" w:sz="0" w:space="0" w:color="auto"/>
            <w:bottom w:val="none" w:sz="0" w:space="0" w:color="auto"/>
            <w:right w:val="none" w:sz="0" w:space="0" w:color="auto"/>
          </w:divBdr>
        </w:div>
        <w:div w:id="1338775281">
          <w:marLeft w:val="640"/>
          <w:marRight w:val="0"/>
          <w:marTop w:val="0"/>
          <w:marBottom w:val="0"/>
          <w:divBdr>
            <w:top w:val="none" w:sz="0" w:space="0" w:color="auto"/>
            <w:left w:val="none" w:sz="0" w:space="0" w:color="auto"/>
            <w:bottom w:val="none" w:sz="0" w:space="0" w:color="auto"/>
            <w:right w:val="none" w:sz="0" w:space="0" w:color="auto"/>
          </w:divBdr>
        </w:div>
        <w:div w:id="1345942372">
          <w:marLeft w:val="640"/>
          <w:marRight w:val="0"/>
          <w:marTop w:val="0"/>
          <w:marBottom w:val="0"/>
          <w:divBdr>
            <w:top w:val="none" w:sz="0" w:space="0" w:color="auto"/>
            <w:left w:val="none" w:sz="0" w:space="0" w:color="auto"/>
            <w:bottom w:val="none" w:sz="0" w:space="0" w:color="auto"/>
            <w:right w:val="none" w:sz="0" w:space="0" w:color="auto"/>
          </w:divBdr>
        </w:div>
        <w:div w:id="1364139198">
          <w:marLeft w:val="640"/>
          <w:marRight w:val="0"/>
          <w:marTop w:val="0"/>
          <w:marBottom w:val="0"/>
          <w:divBdr>
            <w:top w:val="none" w:sz="0" w:space="0" w:color="auto"/>
            <w:left w:val="none" w:sz="0" w:space="0" w:color="auto"/>
            <w:bottom w:val="none" w:sz="0" w:space="0" w:color="auto"/>
            <w:right w:val="none" w:sz="0" w:space="0" w:color="auto"/>
          </w:divBdr>
        </w:div>
        <w:div w:id="1372613588">
          <w:marLeft w:val="640"/>
          <w:marRight w:val="0"/>
          <w:marTop w:val="0"/>
          <w:marBottom w:val="0"/>
          <w:divBdr>
            <w:top w:val="none" w:sz="0" w:space="0" w:color="auto"/>
            <w:left w:val="none" w:sz="0" w:space="0" w:color="auto"/>
            <w:bottom w:val="none" w:sz="0" w:space="0" w:color="auto"/>
            <w:right w:val="none" w:sz="0" w:space="0" w:color="auto"/>
          </w:divBdr>
        </w:div>
        <w:div w:id="1509830479">
          <w:marLeft w:val="640"/>
          <w:marRight w:val="0"/>
          <w:marTop w:val="0"/>
          <w:marBottom w:val="0"/>
          <w:divBdr>
            <w:top w:val="none" w:sz="0" w:space="0" w:color="auto"/>
            <w:left w:val="none" w:sz="0" w:space="0" w:color="auto"/>
            <w:bottom w:val="none" w:sz="0" w:space="0" w:color="auto"/>
            <w:right w:val="none" w:sz="0" w:space="0" w:color="auto"/>
          </w:divBdr>
        </w:div>
        <w:div w:id="1512455865">
          <w:marLeft w:val="640"/>
          <w:marRight w:val="0"/>
          <w:marTop w:val="0"/>
          <w:marBottom w:val="0"/>
          <w:divBdr>
            <w:top w:val="none" w:sz="0" w:space="0" w:color="auto"/>
            <w:left w:val="none" w:sz="0" w:space="0" w:color="auto"/>
            <w:bottom w:val="none" w:sz="0" w:space="0" w:color="auto"/>
            <w:right w:val="none" w:sz="0" w:space="0" w:color="auto"/>
          </w:divBdr>
        </w:div>
        <w:div w:id="1600408483">
          <w:marLeft w:val="640"/>
          <w:marRight w:val="0"/>
          <w:marTop w:val="0"/>
          <w:marBottom w:val="0"/>
          <w:divBdr>
            <w:top w:val="none" w:sz="0" w:space="0" w:color="auto"/>
            <w:left w:val="none" w:sz="0" w:space="0" w:color="auto"/>
            <w:bottom w:val="none" w:sz="0" w:space="0" w:color="auto"/>
            <w:right w:val="none" w:sz="0" w:space="0" w:color="auto"/>
          </w:divBdr>
        </w:div>
        <w:div w:id="1632246834">
          <w:marLeft w:val="640"/>
          <w:marRight w:val="0"/>
          <w:marTop w:val="0"/>
          <w:marBottom w:val="0"/>
          <w:divBdr>
            <w:top w:val="none" w:sz="0" w:space="0" w:color="auto"/>
            <w:left w:val="none" w:sz="0" w:space="0" w:color="auto"/>
            <w:bottom w:val="none" w:sz="0" w:space="0" w:color="auto"/>
            <w:right w:val="none" w:sz="0" w:space="0" w:color="auto"/>
          </w:divBdr>
        </w:div>
        <w:div w:id="1641762090">
          <w:marLeft w:val="640"/>
          <w:marRight w:val="0"/>
          <w:marTop w:val="0"/>
          <w:marBottom w:val="0"/>
          <w:divBdr>
            <w:top w:val="none" w:sz="0" w:space="0" w:color="auto"/>
            <w:left w:val="none" w:sz="0" w:space="0" w:color="auto"/>
            <w:bottom w:val="none" w:sz="0" w:space="0" w:color="auto"/>
            <w:right w:val="none" w:sz="0" w:space="0" w:color="auto"/>
          </w:divBdr>
        </w:div>
        <w:div w:id="1671591790">
          <w:marLeft w:val="640"/>
          <w:marRight w:val="0"/>
          <w:marTop w:val="0"/>
          <w:marBottom w:val="0"/>
          <w:divBdr>
            <w:top w:val="none" w:sz="0" w:space="0" w:color="auto"/>
            <w:left w:val="none" w:sz="0" w:space="0" w:color="auto"/>
            <w:bottom w:val="none" w:sz="0" w:space="0" w:color="auto"/>
            <w:right w:val="none" w:sz="0" w:space="0" w:color="auto"/>
          </w:divBdr>
        </w:div>
        <w:div w:id="1708412223">
          <w:marLeft w:val="640"/>
          <w:marRight w:val="0"/>
          <w:marTop w:val="0"/>
          <w:marBottom w:val="0"/>
          <w:divBdr>
            <w:top w:val="none" w:sz="0" w:space="0" w:color="auto"/>
            <w:left w:val="none" w:sz="0" w:space="0" w:color="auto"/>
            <w:bottom w:val="none" w:sz="0" w:space="0" w:color="auto"/>
            <w:right w:val="none" w:sz="0" w:space="0" w:color="auto"/>
          </w:divBdr>
        </w:div>
        <w:div w:id="1722515358">
          <w:marLeft w:val="640"/>
          <w:marRight w:val="0"/>
          <w:marTop w:val="0"/>
          <w:marBottom w:val="0"/>
          <w:divBdr>
            <w:top w:val="none" w:sz="0" w:space="0" w:color="auto"/>
            <w:left w:val="none" w:sz="0" w:space="0" w:color="auto"/>
            <w:bottom w:val="none" w:sz="0" w:space="0" w:color="auto"/>
            <w:right w:val="none" w:sz="0" w:space="0" w:color="auto"/>
          </w:divBdr>
        </w:div>
        <w:div w:id="1779131504">
          <w:marLeft w:val="640"/>
          <w:marRight w:val="0"/>
          <w:marTop w:val="0"/>
          <w:marBottom w:val="0"/>
          <w:divBdr>
            <w:top w:val="none" w:sz="0" w:space="0" w:color="auto"/>
            <w:left w:val="none" w:sz="0" w:space="0" w:color="auto"/>
            <w:bottom w:val="none" w:sz="0" w:space="0" w:color="auto"/>
            <w:right w:val="none" w:sz="0" w:space="0" w:color="auto"/>
          </w:divBdr>
        </w:div>
        <w:div w:id="1847283588">
          <w:marLeft w:val="640"/>
          <w:marRight w:val="0"/>
          <w:marTop w:val="0"/>
          <w:marBottom w:val="0"/>
          <w:divBdr>
            <w:top w:val="none" w:sz="0" w:space="0" w:color="auto"/>
            <w:left w:val="none" w:sz="0" w:space="0" w:color="auto"/>
            <w:bottom w:val="none" w:sz="0" w:space="0" w:color="auto"/>
            <w:right w:val="none" w:sz="0" w:space="0" w:color="auto"/>
          </w:divBdr>
        </w:div>
        <w:div w:id="1865706830">
          <w:marLeft w:val="640"/>
          <w:marRight w:val="0"/>
          <w:marTop w:val="0"/>
          <w:marBottom w:val="0"/>
          <w:divBdr>
            <w:top w:val="none" w:sz="0" w:space="0" w:color="auto"/>
            <w:left w:val="none" w:sz="0" w:space="0" w:color="auto"/>
            <w:bottom w:val="none" w:sz="0" w:space="0" w:color="auto"/>
            <w:right w:val="none" w:sz="0" w:space="0" w:color="auto"/>
          </w:divBdr>
        </w:div>
        <w:div w:id="1890455886">
          <w:marLeft w:val="640"/>
          <w:marRight w:val="0"/>
          <w:marTop w:val="0"/>
          <w:marBottom w:val="0"/>
          <w:divBdr>
            <w:top w:val="none" w:sz="0" w:space="0" w:color="auto"/>
            <w:left w:val="none" w:sz="0" w:space="0" w:color="auto"/>
            <w:bottom w:val="none" w:sz="0" w:space="0" w:color="auto"/>
            <w:right w:val="none" w:sz="0" w:space="0" w:color="auto"/>
          </w:divBdr>
        </w:div>
        <w:div w:id="1899049564">
          <w:marLeft w:val="640"/>
          <w:marRight w:val="0"/>
          <w:marTop w:val="0"/>
          <w:marBottom w:val="0"/>
          <w:divBdr>
            <w:top w:val="none" w:sz="0" w:space="0" w:color="auto"/>
            <w:left w:val="none" w:sz="0" w:space="0" w:color="auto"/>
            <w:bottom w:val="none" w:sz="0" w:space="0" w:color="auto"/>
            <w:right w:val="none" w:sz="0" w:space="0" w:color="auto"/>
          </w:divBdr>
        </w:div>
        <w:div w:id="1945334578">
          <w:marLeft w:val="640"/>
          <w:marRight w:val="0"/>
          <w:marTop w:val="0"/>
          <w:marBottom w:val="0"/>
          <w:divBdr>
            <w:top w:val="none" w:sz="0" w:space="0" w:color="auto"/>
            <w:left w:val="none" w:sz="0" w:space="0" w:color="auto"/>
            <w:bottom w:val="none" w:sz="0" w:space="0" w:color="auto"/>
            <w:right w:val="none" w:sz="0" w:space="0" w:color="auto"/>
          </w:divBdr>
        </w:div>
        <w:div w:id="1977829680">
          <w:marLeft w:val="640"/>
          <w:marRight w:val="0"/>
          <w:marTop w:val="0"/>
          <w:marBottom w:val="0"/>
          <w:divBdr>
            <w:top w:val="none" w:sz="0" w:space="0" w:color="auto"/>
            <w:left w:val="none" w:sz="0" w:space="0" w:color="auto"/>
            <w:bottom w:val="none" w:sz="0" w:space="0" w:color="auto"/>
            <w:right w:val="none" w:sz="0" w:space="0" w:color="auto"/>
          </w:divBdr>
        </w:div>
        <w:div w:id="1979915429">
          <w:marLeft w:val="640"/>
          <w:marRight w:val="0"/>
          <w:marTop w:val="0"/>
          <w:marBottom w:val="0"/>
          <w:divBdr>
            <w:top w:val="none" w:sz="0" w:space="0" w:color="auto"/>
            <w:left w:val="none" w:sz="0" w:space="0" w:color="auto"/>
            <w:bottom w:val="none" w:sz="0" w:space="0" w:color="auto"/>
            <w:right w:val="none" w:sz="0" w:space="0" w:color="auto"/>
          </w:divBdr>
        </w:div>
        <w:div w:id="1986398492">
          <w:marLeft w:val="640"/>
          <w:marRight w:val="0"/>
          <w:marTop w:val="0"/>
          <w:marBottom w:val="0"/>
          <w:divBdr>
            <w:top w:val="none" w:sz="0" w:space="0" w:color="auto"/>
            <w:left w:val="none" w:sz="0" w:space="0" w:color="auto"/>
            <w:bottom w:val="none" w:sz="0" w:space="0" w:color="auto"/>
            <w:right w:val="none" w:sz="0" w:space="0" w:color="auto"/>
          </w:divBdr>
        </w:div>
        <w:div w:id="1993563464">
          <w:marLeft w:val="640"/>
          <w:marRight w:val="0"/>
          <w:marTop w:val="0"/>
          <w:marBottom w:val="0"/>
          <w:divBdr>
            <w:top w:val="none" w:sz="0" w:space="0" w:color="auto"/>
            <w:left w:val="none" w:sz="0" w:space="0" w:color="auto"/>
            <w:bottom w:val="none" w:sz="0" w:space="0" w:color="auto"/>
            <w:right w:val="none" w:sz="0" w:space="0" w:color="auto"/>
          </w:divBdr>
        </w:div>
        <w:div w:id="2015178750">
          <w:marLeft w:val="640"/>
          <w:marRight w:val="0"/>
          <w:marTop w:val="0"/>
          <w:marBottom w:val="0"/>
          <w:divBdr>
            <w:top w:val="none" w:sz="0" w:space="0" w:color="auto"/>
            <w:left w:val="none" w:sz="0" w:space="0" w:color="auto"/>
            <w:bottom w:val="none" w:sz="0" w:space="0" w:color="auto"/>
            <w:right w:val="none" w:sz="0" w:space="0" w:color="auto"/>
          </w:divBdr>
        </w:div>
        <w:div w:id="2058359680">
          <w:marLeft w:val="640"/>
          <w:marRight w:val="0"/>
          <w:marTop w:val="0"/>
          <w:marBottom w:val="0"/>
          <w:divBdr>
            <w:top w:val="none" w:sz="0" w:space="0" w:color="auto"/>
            <w:left w:val="none" w:sz="0" w:space="0" w:color="auto"/>
            <w:bottom w:val="none" w:sz="0" w:space="0" w:color="auto"/>
            <w:right w:val="none" w:sz="0" w:space="0" w:color="auto"/>
          </w:divBdr>
        </w:div>
      </w:divsChild>
    </w:div>
    <w:div w:id="646397903">
      <w:bodyDiv w:val="1"/>
      <w:marLeft w:val="0"/>
      <w:marRight w:val="0"/>
      <w:marTop w:val="0"/>
      <w:marBottom w:val="0"/>
      <w:divBdr>
        <w:top w:val="none" w:sz="0" w:space="0" w:color="auto"/>
        <w:left w:val="none" w:sz="0" w:space="0" w:color="auto"/>
        <w:bottom w:val="none" w:sz="0" w:space="0" w:color="auto"/>
        <w:right w:val="none" w:sz="0" w:space="0" w:color="auto"/>
      </w:divBdr>
    </w:div>
    <w:div w:id="659773498">
      <w:bodyDiv w:val="1"/>
      <w:marLeft w:val="0"/>
      <w:marRight w:val="0"/>
      <w:marTop w:val="0"/>
      <w:marBottom w:val="0"/>
      <w:divBdr>
        <w:top w:val="none" w:sz="0" w:space="0" w:color="auto"/>
        <w:left w:val="none" w:sz="0" w:space="0" w:color="auto"/>
        <w:bottom w:val="none" w:sz="0" w:space="0" w:color="auto"/>
        <w:right w:val="none" w:sz="0" w:space="0" w:color="auto"/>
      </w:divBdr>
    </w:div>
    <w:div w:id="660156059">
      <w:bodyDiv w:val="1"/>
      <w:marLeft w:val="0"/>
      <w:marRight w:val="0"/>
      <w:marTop w:val="0"/>
      <w:marBottom w:val="0"/>
      <w:divBdr>
        <w:top w:val="none" w:sz="0" w:space="0" w:color="auto"/>
        <w:left w:val="none" w:sz="0" w:space="0" w:color="auto"/>
        <w:bottom w:val="none" w:sz="0" w:space="0" w:color="auto"/>
        <w:right w:val="none" w:sz="0" w:space="0" w:color="auto"/>
      </w:divBdr>
    </w:div>
    <w:div w:id="663700842">
      <w:bodyDiv w:val="1"/>
      <w:marLeft w:val="0"/>
      <w:marRight w:val="0"/>
      <w:marTop w:val="0"/>
      <w:marBottom w:val="0"/>
      <w:divBdr>
        <w:top w:val="none" w:sz="0" w:space="0" w:color="auto"/>
        <w:left w:val="none" w:sz="0" w:space="0" w:color="auto"/>
        <w:bottom w:val="none" w:sz="0" w:space="0" w:color="auto"/>
        <w:right w:val="none" w:sz="0" w:space="0" w:color="auto"/>
      </w:divBdr>
    </w:div>
    <w:div w:id="664017036">
      <w:bodyDiv w:val="1"/>
      <w:marLeft w:val="0"/>
      <w:marRight w:val="0"/>
      <w:marTop w:val="0"/>
      <w:marBottom w:val="0"/>
      <w:divBdr>
        <w:top w:val="none" w:sz="0" w:space="0" w:color="auto"/>
        <w:left w:val="none" w:sz="0" w:space="0" w:color="auto"/>
        <w:bottom w:val="none" w:sz="0" w:space="0" w:color="auto"/>
        <w:right w:val="none" w:sz="0" w:space="0" w:color="auto"/>
      </w:divBdr>
    </w:div>
    <w:div w:id="668750291">
      <w:bodyDiv w:val="1"/>
      <w:marLeft w:val="0"/>
      <w:marRight w:val="0"/>
      <w:marTop w:val="0"/>
      <w:marBottom w:val="0"/>
      <w:divBdr>
        <w:top w:val="none" w:sz="0" w:space="0" w:color="auto"/>
        <w:left w:val="none" w:sz="0" w:space="0" w:color="auto"/>
        <w:bottom w:val="none" w:sz="0" w:space="0" w:color="auto"/>
        <w:right w:val="none" w:sz="0" w:space="0" w:color="auto"/>
      </w:divBdr>
    </w:div>
    <w:div w:id="670065494">
      <w:bodyDiv w:val="1"/>
      <w:marLeft w:val="0"/>
      <w:marRight w:val="0"/>
      <w:marTop w:val="0"/>
      <w:marBottom w:val="0"/>
      <w:divBdr>
        <w:top w:val="none" w:sz="0" w:space="0" w:color="auto"/>
        <w:left w:val="none" w:sz="0" w:space="0" w:color="auto"/>
        <w:bottom w:val="none" w:sz="0" w:space="0" w:color="auto"/>
        <w:right w:val="none" w:sz="0" w:space="0" w:color="auto"/>
      </w:divBdr>
    </w:div>
    <w:div w:id="671958677">
      <w:bodyDiv w:val="1"/>
      <w:marLeft w:val="0"/>
      <w:marRight w:val="0"/>
      <w:marTop w:val="0"/>
      <w:marBottom w:val="0"/>
      <w:divBdr>
        <w:top w:val="none" w:sz="0" w:space="0" w:color="auto"/>
        <w:left w:val="none" w:sz="0" w:space="0" w:color="auto"/>
        <w:bottom w:val="none" w:sz="0" w:space="0" w:color="auto"/>
        <w:right w:val="none" w:sz="0" w:space="0" w:color="auto"/>
      </w:divBdr>
    </w:div>
    <w:div w:id="674646624">
      <w:bodyDiv w:val="1"/>
      <w:marLeft w:val="0"/>
      <w:marRight w:val="0"/>
      <w:marTop w:val="0"/>
      <w:marBottom w:val="0"/>
      <w:divBdr>
        <w:top w:val="none" w:sz="0" w:space="0" w:color="auto"/>
        <w:left w:val="none" w:sz="0" w:space="0" w:color="auto"/>
        <w:bottom w:val="none" w:sz="0" w:space="0" w:color="auto"/>
        <w:right w:val="none" w:sz="0" w:space="0" w:color="auto"/>
      </w:divBdr>
    </w:div>
    <w:div w:id="677198027">
      <w:bodyDiv w:val="1"/>
      <w:marLeft w:val="0"/>
      <w:marRight w:val="0"/>
      <w:marTop w:val="0"/>
      <w:marBottom w:val="0"/>
      <w:divBdr>
        <w:top w:val="none" w:sz="0" w:space="0" w:color="auto"/>
        <w:left w:val="none" w:sz="0" w:space="0" w:color="auto"/>
        <w:bottom w:val="none" w:sz="0" w:space="0" w:color="auto"/>
        <w:right w:val="none" w:sz="0" w:space="0" w:color="auto"/>
      </w:divBdr>
    </w:div>
    <w:div w:id="677998384">
      <w:bodyDiv w:val="1"/>
      <w:marLeft w:val="0"/>
      <w:marRight w:val="0"/>
      <w:marTop w:val="0"/>
      <w:marBottom w:val="0"/>
      <w:divBdr>
        <w:top w:val="none" w:sz="0" w:space="0" w:color="auto"/>
        <w:left w:val="none" w:sz="0" w:space="0" w:color="auto"/>
        <w:bottom w:val="none" w:sz="0" w:space="0" w:color="auto"/>
        <w:right w:val="none" w:sz="0" w:space="0" w:color="auto"/>
      </w:divBdr>
    </w:div>
    <w:div w:id="680085498">
      <w:bodyDiv w:val="1"/>
      <w:marLeft w:val="0"/>
      <w:marRight w:val="0"/>
      <w:marTop w:val="0"/>
      <w:marBottom w:val="0"/>
      <w:divBdr>
        <w:top w:val="none" w:sz="0" w:space="0" w:color="auto"/>
        <w:left w:val="none" w:sz="0" w:space="0" w:color="auto"/>
        <w:bottom w:val="none" w:sz="0" w:space="0" w:color="auto"/>
        <w:right w:val="none" w:sz="0" w:space="0" w:color="auto"/>
      </w:divBdr>
    </w:div>
    <w:div w:id="680164050">
      <w:bodyDiv w:val="1"/>
      <w:marLeft w:val="0"/>
      <w:marRight w:val="0"/>
      <w:marTop w:val="0"/>
      <w:marBottom w:val="0"/>
      <w:divBdr>
        <w:top w:val="none" w:sz="0" w:space="0" w:color="auto"/>
        <w:left w:val="none" w:sz="0" w:space="0" w:color="auto"/>
        <w:bottom w:val="none" w:sz="0" w:space="0" w:color="auto"/>
        <w:right w:val="none" w:sz="0" w:space="0" w:color="auto"/>
      </w:divBdr>
    </w:div>
    <w:div w:id="683173684">
      <w:bodyDiv w:val="1"/>
      <w:marLeft w:val="0"/>
      <w:marRight w:val="0"/>
      <w:marTop w:val="0"/>
      <w:marBottom w:val="0"/>
      <w:divBdr>
        <w:top w:val="none" w:sz="0" w:space="0" w:color="auto"/>
        <w:left w:val="none" w:sz="0" w:space="0" w:color="auto"/>
        <w:bottom w:val="none" w:sz="0" w:space="0" w:color="auto"/>
        <w:right w:val="none" w:sz="0" w:space="0" w:color="auto"/>
      </w:divBdr>
    </w:div>
    <w:div w:id="683744294">
      <w:bodyDiv w:val="1"/>
      <w:marLeft w:val="0"/>
      <w:marRight w:val="0"/>
      <w:marTop w:val="0"/>
      <w:marBottom w:val="0"/>
      <w:divBdr>
        <w:top w:val="none" w:sz="0" w:space="0" w:color="auto"/>
        <w:left w:val="none" w:sz="0" w:space="0" w:color="auto"/>
        <w:bottom w:val="none" w:sz="0" w:space="0" w:color="auto"/>
        <w:right w:val="none" w:sz="0" w:space="0" w:color="auto"/>
      </w:divBdr>
    </w:div>
    <w:div w:id="684786767">
      <w:bodyDiv w:val="1"/>
      <w:marLeft w:val="0"/>
      <w:marRight w:val="0"/>
      <w:marTop w:val="0"/>
      <w:marBottom w:val="0"/>
      <w:divBdr>
        <w:top w:val="none" w:sz="0" w:space="0" w:color="auto"/>
        <w:left w:val="none" w:sz="0" w:space="0" w:color="auto"/>
        <w:bottom w:val="none" w:sz="0" w:space="0" w:color="auto"/>
        <w:right w:val="none" w:sz="0" w:space="0" w:color="auto"/>
      </w:divBdr>
    </w:div>
    <w:div w:id="685981668">
      <w:bodyDiv w:val="1"/>
      <w:marLeft w:val="0"/>
      <w:marRight w:val="0"/>
      <w:marTop w:val="0"/>
      <w:marBottom w:val="0"/>
      <w:divBdr>
        <w:top w:val="none" w:sz="0" w:space="0" w:color="auto"/>
        <w:left w:val="none" w:sz="0" w:space="0" w:color="auto"/>
        <w:bottom w:val="none" w:sz="0" w:space="0" w:color="auto"/>
        <w:right w:val="none" w:sz="0" w:space="0" w:color="auto"/>
      </w:divBdr>
      <w:divsChild>
        <w:div w:id="1539732523">
          <w:marLeft w:val="640"/>
          <w:marRight w:val="0"/>
          <w:marTop w:val="0"/>
          <w:marBottom w:val="0"/>
          <w:divBdr>
            <w:top w:val="none" w:sz="0" w:space="0" w:color="auto"/>
            <w:left w:val="none" w:sz="0" w:space="0" w:color="auto"/>
            <w:bottom w:val="none" w:sz="0" w:space="0" w:color="auto"/>
            <w:right w:val="none" w:sz="0" w:space="0" w:color="auto"/>
          </w:divBdr>
        </w:div>
        <w:div w:id="784158017">
          <w:marLeft w:val="640"/>
          <w:marRight w:val="0"/>
          <w:marTop w:val="0"/>
          <w:marBottom w:val="0"/>
          <w:divBdr>
            <w:top w:val="none" w:sz="0" w:space="0" w:color="auto"/>
            <w:left w:val="none" w:sz="0" w:space="0" w:color="auto"/>
            <w:bottom w:val="none" w:sz="0" w:space="0" w:color="auto"/>
            <w:right w:val="none" w:sz="0" w:space="0" w:color="auto"/>
          </w:divBdr>
        </w:div>
        <w:div w:id="1441991462">
          <w:marLeft w:val="640"/>
          <w:marRight w:val="0"/>
          <w:marTop w:val="0"/>
          <w:marBottom w:val="0"/>
          <w:divBdr>
            <w:top w:val="none" w:sz="0" w:space="0" w:color="auto"/>
            <w:left w:val="none" w:sz="0" w:space="0" w:color="auto"/>
            <w:bottom w:val="none" w:sz="0" w:space="0" w:color="auto"/>
            <w:right w:val="none" w:sz="0" w:space="0" w:color="auto"/>
          </w:divBdr>
        </w:div>
        <w:div w:id="1056664744">
          <w:marLeft w:val="640"/>
          <w:marRight w:val="0"/>
          <w:marTop w:val="0"/>
          <w:marBottom w:val="0"/>
          <w:divBdr>
            <w:top w:val="none" w:sz="0" w:space="0" w:color="auto"/>
            <w:left w:val="none" w:sz="0" w:space="0" w:color="auto"/>
            <w:bottom w:val="none" w:sz="0" w:space="0" w:color="auto"/>
            <w:right w:val="none" w:sz="0" w:space="0" w:color="auto"/>
          </w:divBdr>
        </w:div>
        <w:div w:id="248582754">
          <w:marLeft w:val="640"/>
          <w:marRight w:val="0"/>
          <w:marTop w:val="0"/>
          <w:marBottom w:val="0"/>
          <w:divBdr>
            <w:top w:val="none" w:sz="0" w:space="0" w:color="auto"/>
            <w:left w:val="none" w:sz="0" w:space="0" w:color="auto"/>
            <w:bottom w:val="none" w:sz="0" w:space="0" w:color="auto"/>
            <w:right w:val="none" w:sz="0" w:space="0" w:color="auto"/>
          </w:divBdr>
        </w:div>
        <w:div w:id="1105030810">
          <w:marLeft w:val="640"/>
          <w:marRight w:val="0"/>
          <w:marTop w:val="0"/>
          <w:marBottom w:val="0"/>
          <w:divBdr>
            <w:top w:val="none" w:sz="0" w:space="0" w:color="auto"/>
            <w:left w:val="none" w:sz="0" w:space="0" w:color="auto"/>
            <w:bottom w:val="none" w:sz="0" w:space="0" w:color="auto"/>
            <w:right w:val="none" w:sz="0" w:space="0" w:color="auto"/>
          </w:divBdr>
        </w:div>
        <w:div w:id="1060592315">
          <w:marLeft w:val="640"/>
          <w:marRight w:val="0"/>
          <w:marTop w:val="0"/>
          <w:marBottom w:val="0"/>
          <w:divBdr>
            <w:top w:val="none" w:sz="0" w:space="0" w:color="auto"/>
            <w:left w:val="none" w:sz="0" w:space="0" w:color="auto"/>
            <w:bottom w:val="none" w:sz="0" w:space="0" w:color="auto"/>
            <w:right w:val="none" w:sz="0" w:space="0" w:color="auto"/>
          </w:divBdr>
        </w:div>
        <w:div w:id="1537699603">
          <w:marLeft w:val="640"/>
          <w:marRight w:val="0"/>
          <w:marTop w:val="0"/>
          <w:marBottom w:val="0"/>
          <w:divBdr>
            <w:top w:val="none" w:sz="0" w:space="0" w:color="auto"/>
            <w:left w:val="none" w:sz="0" w:space="0" w:color="auto"/>
            <w:bottom w:val="none" w:sz="0" w:space="0" w:color="auto"/>
            <w:right w:val="none" w:sz="0" w:space="0" w:color="auto"/>
          </w:divBdr>
        </w:div>
        <w:div w:id="1479153873">
          <w:marLeft w:val="640"/>
          <w:marRight w:val="0"/>
          <w:marTop w:val="0"/>
          <w:marBottom w:val="0"/>
          <w:divBdr>
            <w:top w:val="none" w:sz="0" w:space="0" w:color="auto"/>
            <w:left w:val="none" w:sz="0" w:space="0" w:color="auto"/>
            <w:bottom w:val="none" w:sz="0" w:space="0" w:color="auto"/>
            <w:right w:val="none" w:sz="0" w:space="0" w:color="auto"/>
          </w:divBdr>
        </w:div>
        <w:div w:id="375934444">
          <w:marLeft w:val="640"/>
          <w:marRight w:val="0"/>
          <w:marTop w:val="0"/>
          <w:marBottom w:val="0"/>
          <w:divBdr>
            <w:top w:val="none" w:sz="0" w:space="0" w:color="auto"/>
            <w:left w:val="none" w:sz="0" w:space="0" w:color="auto"/>
            <w:bottom w:val="none" w:sz="0" w:space="0" w:color="auto"/>
            <w:right w:val="none" w:sz="0" w:space="0" w:color="auto"/>
          </w:divBdr>
        </w:div>
        <w:div w:id="2103061682">
          <w:marLeft w:val="640"/>
          <w:marRight w:val="0"/>
          <w:marTop w:val="0"/>
          <w:marBottom w:val="0"/>
          <w:divBdr>
            <w:top w:val="none" w:sz="0" w:space="0" w:color="auto"/>
            <w:left w:val="none" w:sz="0" w:space="0" w:color="auto"/>
            <w:bottom w:val="none" w:sz="0" w:space="0" w:color="auto"/>
            <w:right w:val="none" w:sz="0" w:space="0" w:color="auto"/>
          </w:divBdr>
        </w:div>
        <w:div w:id="1032071059">
          <w:marLeft w:val="640"/>
          <w:marRight w:val="0"/>
          <w:marTop w:val="0"/>
          <w:marBottom w:val="0"/>
          <w:divBdr>
            <w:top w:val="none" w:sz="0" w:space="0" w:color="auto"/>
            <w:left w:val="none" w:sz="0" w:space="0" w:color="auto"/>
            <w:bottom w:val="none" w:sz="0" w:space="0" w:color="auto"/>
            <w:right w:val="none" w:sz="0" w:space="0" w:color="auto"/>
          </w:divBdr>
        </w:div>
        <w:div w:id="1316832282">
          <w:marLeft w:val="640"/>
          <w:marRight w:val="0"/>
          <w:marTop w:val="0"/>
          <w:marBottom w:val="0"/>
          <w:divBdr>
            <w:top w:val="none" w:sz="0" w:space="0" w:color="auto"/>
            <w:left w:val="none" w:sz="0" w:space="0" w:color="auto"/>
            <w:bottom w:val="none" w:sz="0" w:space="0" w:color="auto"/>
            <w:right w:val="none" w:sz="0" w:space="0" w:color="auto"/>
          </w:divBdr>
        </w:div>
        <w:div w:id="1144855479">
          <w:marLeft w:val="640"/>
          <w:marRight w:val="0"/>
          <w:marTop w:val="0"/>
          <w:marBottom w:val="0"/>
          <w:divBdr>
            <w:top w:val="none" w:sz="0" w:space="0" w:color="auto"/>
            <w:left w:val="none" w:sz="0" w:space="0" w:color="auto"/>
            <w:bottom w:val="none" w:sz="0" w:space="0" w:color="auto"/>
            <w:right w:val="none" w:sz="0" w:space="0" w:color="auto"/>
          </w:divBdr>
        </w:div>
        <w:div w:id="1470633613">
          <w:marLeft w:val="640"/>
          <w:marRight w:val="0"/>
          <w:marTop w:val="0"/>
          <w:marBottom w:val="0"/>
          <w:divBdr>
            <w:top w:val="none" w:sz="0" w:space="0" w:color="auto"/>
            <w:left w:val="none" w:sz="0" w:space="0" w:color="auto"/>
            <w:bottom w:val="none" w:sz="0" w:space="0" w:color="auto"/>
            <w:right w:val="none" w:sz="0" w:space="0" w:color="auto"/>
          </w:divBdr>
        </w:div>
        <w:div w:id="952252671">
          <w:marLeft w:val="640"/>
          <w:marRight w:val="0"/>
          <w:marTop w:val="0"/>
          <w:marBottom w:val="0"/>
          <w:divBdr>
            <w:top w:val="none" w:sz="0" w:space="0" w:color="auto"/>
            <w:left w:val="none" w:sz="0" w:space="0" w:color="auto"/>
            <w:bottom w:val="none" w:sz="0" w:space="0" w:color="auto"/>
            <w:right w:val="none" w:sz="0" w:space="0" w:color="auto"/>
          </w:divBdr>
        </w:div>
        <w:div w:id="366955050">
          <w:marLeft w:val="640"/>
          <w:marRight w:val="0"/>
          <w:marTop w:val="0"/>
          <w:marBottom w:val="0"/>
          <w:divBdr>
            <w:top w:val="none" w:sz="0" w:space="0" w:color="auto"/>
            <w:left w:val="none" w:sz="0" w:space="0" w:color="auto"/>
            <w:bottom w:val="none" w:sz="0" w:space="0" w:color="auto"/>
            <w:right w:val="none" w:sz="0" w:space="0" w:color="auto"/>
          </w:divBdr>
        </w:div>
        <w:div w:id="1379013409">
          <w:marLeft w:val="640"/>
          <w:marRight w:val="0"/>
          <w:marTop w:val="0"/>
          <w:marBottom w:val="0"/>
          <w:divBdr>
            <w:top w:val="none" w:sz="0" w:space="0" w:color="auto"/>
            <w:left w:val="none" w:sz="0" w:space="0" w:color="auto"/>
            <w:bottom w:val="none" w:sz="0" w:space="0" w:color="auto"/>
            <w:right w:val="none" w:sz="0" w:space="0" w:color="auto"/>
          </w:divBdr>
        </w:div>
        <w:div w:id="1922982435">
          <w:marLeft w:val="640"/>
          <w:marRight w:val="0"/>
          <w:marTop w:val="0"/>
          <w:marBottom w:val="0"/>
          <w:divBdr>
            <w:top w:val="none" w:sz="0" w:space="0" w:color="auto"/>
            <w:left w:val="none" w:sz="0" w:space="0" w:color="auto"/>
            <w:bottom w:val="none" w:sz="0" w:space="0" w:color="auto"/>
            <w:right w:val="none" w:sz="0" w:space="0" w:color="auto"/>
          </w:divBdr>
        </w:div>
        <w:div w:id="103423063">
          <w:marLeft w:val="640"/>
          <w:marRight w:val="0"/>
          <w:marTop w:val="0"/>
          <w:marBottom w:val="0"/>
          <w:divBdr>
            <w:top w:val="none" w:sz="0" w:space="0" w:color="auto"/>
            <w:left w:val="none" w:sz="0" w:space="0" w:color="auto"/>
            <w:bottom w:val="none" w:sz="0" w:space="0" w:color="auto"/>
            <w:right w:val="none" w:sz="0" w:space="0" w:color="auto"/>
          </w:divBdr>
        </w:div>
        <w:div w:id="911432231">
          <w:marLeft w:val="640"/>
          <w:marRight w:val="0"/>
          <w:marTop w:val="0"/>
          <w:marBottom w:val="0"/>
          <w:divBdr>
            <w:top w:val="none" w:sz="0" w:space="0" w:color="auto"/>
            <w:left w:val="none" w:sz="0" w:space="0" w:color="auto"/>
            <w:bottom w:val="none" w:sz="0" w:space="0" w:color="auto"/>
            <w:right w:val="none" w:sz="0" w:space="0" w:color="auto"/>
          </w:divBdr>
        </w:div>
        <w:div w:id="1007291795">
          <w:marLeft w:val="640"/>
          <w:marRight w:val="0"/>
          <w:marTop w:val="0"/>
          <w:marBottom w:val="0"/>
          <w:divBdr>
            <w:top w:val="none" w:sz="0" w:space="0" w:color="auto"/>
            <w:left w:val="none" w:sz="0" w:space="0" w:color="auto"/>
            <w:bottom w:val="none" w:sz="0" w:space="0" w:color="auto"/>
            <w:right w:val="none" w:sz="0" w:space="0" w:color="auto"/>
          </w:divBdr>
        </w:div>
        <w:div w:id="1275940126">
          <w:marLeft w:val="640"/>
          <w:marRight w:val="0"/>
          <w:marTop w:val="0"/>
          <w:marBottom w:val="0"/>
          <w:divBdr>
            <w:top w:val="none" w:sz="0" w:space="0" w:color="auto"/>
            <w:left w:val="none" w:sz="0" w:space="0" w:color="auto"/>
            <w:bottom w:val="none" w:sz="0" w:space="0" w:color="auto"/>
            <w:right w:val="none" w:sz="0" w:space="0" w:color="auto"/>
          </w:divBdr>
        </w:div>
        <w:div w:id="557473236">
          <w:marLeft w:val="640"/>
          <w:marRight w:val="0"/>
          <w:marTop w:val="0"/>
          <w:marBottom w:val="0"/>
          <w:divBdr>
            <w:top w:val="none" w:sz="0" w:space="0" w:color="auto"/>
            <w:left w:val="none" w:sz="0" w:space="0" w:color="auto"/>
            <w:bottom w:val="none" w:sz="0" w:space="0" w:color="auto"/>
            <w:right w:val="none" w:sz="0" w:space="0" w:color="auto"/>
          </w:divBdr>
        </w:div>
        <w:div w:id="1119031715">
          <w:marLeft w:val="640"/>
          <w:marRight w:val="0"/>
          <w:marTop w:val="0"/>
          <w:marBottom w:val="0"/>
          <w:divBdr>
            <w:top w:val="none" w:sz="0" w:space="0" w:color="auto"/>
            <w:left w:val="none" w:sz="0" w:space="0" w:color="auto"/>
            <w:bottom w:val="none" w:sz="0" w:space="0" w:color="auto"/>
            <w:right w:val="none" w:sz="0" w:space="0" w:color="auto"/>
          </w:divBdr>
        </w:div>
        <w:div w:id="901252618">
          <w:marLeft w:val="640"/>
          <w:marRight w:val="0"/>
          <w:marTop w:val="0"/>
          <w:marBottom w:val="0"/>
          <w:divBdr>
            <w:top w:val="none" w:sz="0" w:space="0" w:color="auto"/>
            <w:left w:val="none" w:sz="0" w:space="0" w:color="auto"/>
            <w:bottom w:val="none" w:sz="0" w:space="0" w:color="auto"/>
            <w:right w:val="none" w:sz="0" w:space="0" w:color="auto"/>
          </w:divBdr>
        </w:div>
        <w:div w:id="805048657">
          <w:marLeft w:val="640"/>
          <w:marRight w:val="0"/>
          <w:marTop w:val="0"/>
          <w:marBottom w:val="0"/>
          <w:divBdr>
            <w:top w:val="none" w:sz="0" w:space="0" w:color="auto"/>
            <w:left w:val="none" w:sz="0" w:space="0" w:color="auto"/>
            <w:bottom w:val="none" w:sz="0" w:space="0" w:color="auto"/>
            <w:right w:val="none" w:sz="0" w:space="0" w:color="auto"/>
          </w:divBdr>
        </w:div>
        <w:div w:id="1419712166">
          <w:marLeft w:val="640"/>
          <w:marRight w:val="0"/>
          <w:marTop w:val="0"/>
          <w:marBottom w:val="0"/>
          <w:divBdr>
            <w:top w:val="none" w:sz="0" w:space="0" w:color="auto"/>
            <w:left w:val="none" w:sz="0" w:space="0" w:color="auto"/>
            <w:bottom w:val="none" w:sz="0" w:space="0" w:color="auto"/>
            <w:right w:val="none" w:sz="0" w:space="0" w:color="auto"/>
          </w:divBdr>
        </w:div>
        <w:div w:id="1584954513">
          <w:marLeft w:val="640"/>
          <w:marRight w:val="0"/>
          <w:marTop w:val="0"/>
          <w:marBottom w:val="0"/>
          <w:divBdr>
            <w:top w:val="none" w:sz="0" w:space="0" w:color="auto"/>
            <w:left w:val="none" w:sz="0" w:space="0" w:color="auto"/>
            <w:bottom w:val="none" w:sz="0" w:space="0" w:color="auto"/>
            <w:right w:val="none" w:sz="0" w:space="0" w:color="auto"/>
          </w:divBdr>
        </w:div>
        <w:div w:id="1647738295">
          <w:marLeft w:val="640"/>
          <w:marRight w:val="0"/>
          <w:marTop w:val="0"/>
          <w:marBottom w:val="0"/>
          <w:divBdr>
            <w:top w:val="none" w:sz="0" w:space="0" w:color="auto"/>
            <w:left w:val="none" w:sz="0" w:space="0" w:color="auto"/>
            <w:bottom w:val="none" w:sz="0" w:space="0" w:color="auto"/>
            <w:right w:val="none" w:sz="0" w:space="0" w:color="auto"/>
          </w:divBdr>
        </w:div>
        <w:div w:id="2134403466">
          <w:marLeft w:val="640"/>
          <w:marRight w:val="0"/>
          <w:marTop w:val="0"/>
          <w:marBottom w:val="0"/>
          <w:divBdr>
            <w:top w:val="none" w:sz="0" w:space="0" w:color="auto"/>
            <w:left w:val="none" w:sz="0" w:space="0" w:color="auto"/>
            <w:bottom w:val="none" w:sz="0" w:space="0" w:color="auto"/>
            <w:right w:val="none" w:sz="0" w:space="0" w:color="auto"/>
          </w:divBdr>
        </w:div>
        <w:div w:id="212814598">
          <w:marLeft w:val="640"/>
          <w:marRight w:val="0"/>
          <w:marTop w:val="0"/>
          <w:marBottom w:val="0"/>
          <w:divBdr>
            <w:top w:val="none" w:sz="0" w:space="0" w:color="auto"/>
            <w:left w:val="none" w:sz="0" w:space="0" w:color="auto"/>
            <w:bottom w:val="none" w:sz="0" w:space="0" w:color="auto"/>
            <w:right w:val="none" w:sz="0" w:space="0" w:color="auto"/>
          </w:divBdr>
        </w:div>
        <w:div w:id="1305233103">
          <w:marLeft w:val="640"/>
          <w:marRight w:val="0"/>
          <w:marTop w:val="0"/>
          <w:marBottom w:val="0"/>
          <w:divBdr>
            <w:top w:val="none" w:sz="0" w:space="0" w:color="auto"/>
            <w:left w:val="none" w:sz="0" w:space="0" w:color="auto"/>
            <w:bottom w:val="none" w:sz="0" w:space="0" w:color="auto"/>
            <w:right w:val="none" w:sz="0" w:space="0" w:color="auto"/>
          </w:divBdr>
        </w:div>
        <w:div w:id="246962900">
          <w:marLeft w:val="640"/>
          <w:marRight w:val="0"/>
          <w:marTop w:val="0"/>
          <w:marBottom w:val="0"/>
          <w:divBdr>
            <w:top w:val="none" w:sz="0" w:space="0" w:color="auto"/>
            <w:left w:val="none" w:sz="0" w:space="0" w:color="auto"/>
            <w:bottom w:val="none" w:sz="0" w:space="0" w:color="auto"/>
            <w:right w:val="none" w:sz="0" w:space="0" w:color="auto"/>
          </w:divBdr>
        </w:div>
        <w:div w:id="600113841">
          <w:marLeft w:val="640"/>
          <w:marRight w:val="0"/>
          <w:marTop w:val="0"/>
          <w:marBottom w:val="0"/>
          <w:divBdr>
            <w:top w:val="none" w:sz="0" w:space="0" w:color="auto"/>
            <w:left w:val="none" w:sz="0" w:space="0" w:color="auto"/>
            <w:bottom w:val="none" w:sz="0" w:space="0" w:color="auto"/>
            <w:right w:val="none" w:sz="0" w:space="0" w:color="auto"/>
          </w:divBdr>
        </w:div>
        <w:div w:id="1026905024">
          <w:marLeft w:val="640"/>
          <w:marRight w:val="0"/>
          <w:marTop w:val="0"/>
          <w:marBottom w:val="0"/>
          <w:divBdr>
            <w:top w:val="none" w:sz="0" w:space="0" w:color="auto"/>
            <w:left w:val="none" w:sz="0" w:space="0" w:color="auto"/>
            <w:bottom w:val="none" w:sz="0" w:space="0" w:color="auto"/>
            <w:right w:val="none" w:sz="0" w:space="0" w:color="auto"/>
          </w:divBdr>
        </w:div>
        <w:div w:id="291062882">
          <w:marLeft w:val="640"/>
          <w:marRight w:val="0"/>
          <w:marTop w:val="0"/>
          <w:marBottom w:val="0"/>
          <w:divBdr>
            <w:top w:val="none" w:sz="0" w:space="0" w:color="auto"/>
            <w:left w:val="none" w:sz="0" w:space="0" w:color="auto"/>
            <w:bottom w:val="none" w:sz="0" w:space="0" w:color="auto"/>
            <w:right w:val="none" w:sz="0" w:space="0" w:color="auto"/>
          </w:divBdr>
        </w:div>
        <w:div w:id="264190797">
          <w:marLeft w:val="640"/>
          <w:marRight w:val="0"/>
          <w:marTop w:val="0"/>
          <w:marBottom w:val="0"/>
          <w:divBdr>
            <w:top w:val="none" w:sz="0" w:space="0" w:color="auto"/>
            <w:left w:val="none" w:sz="0" w:space="0" w:color="auto"/>
            <w:bottom w:val="none" w:sz="0" w:space="0" w:color="auto"/>
            <w:right w:val="none" w:sz="0" w:space="0" w:color="auto"/>
          </w:divBdr>
        </w:div>
        <w:div w:id="116261542">
          <w:marLeft w:val="640"/>
          <w:marRight w:val="0"/>
          <w:marTop w:val="0"/>
          <w:marBottom w:val="0"/>
          <w:divBdr>
            <w:top w:val="none" w:sz="0" w:space="0" w:color="auto"/>
            <w:left w:val="none" w:sz="0" w:space="0" w:color="auto"/>
            <w:bottom w:val="none" w:sz="0" w:space="0" w:color="auto"/>
            <w:right w:val="none" w:sz="0" w:space="0" w:color="auto"/>
          </w:divBdr>
        </w:div>
        <w:div w:id="794180986">
          <w:marLeft w:val="640"/>
          <w:marRight w:val="0"/>
          <w:marTop w:val="0"/>
          <w:marBottom w:val="0"/>
          <w:divBdr>
            <w:top w:val="none" w:sz="0" w:space="0" w:color="auto"/>
            <w:left w:val="none" w:sz="0" w:space="0" w:color="auto"/>
            <w:bottom w:val="none" w:sz="0" w:space="0" w:color="auto"/>
            <w:right w:val="none" w:sz="0" w:space="0" w:color="auto"/>
          </w:divBdr>
        </w:div>
        <w:div w:id="2038920202">
          <w:marLeft w:val="640"/>
          <w:marRight w:val="0"/>
          <w:marTop w:val="0"/>
          <w:marBottom w:val="0"/>
          <w:divBdr>
            <w:top w:val="none" w:sz="0" w:space="0" w:color="auto"/>
            <w:left w:val="none" w:sz="0" w:space="0" w:color="auto"/>
            <w:bottom w:val="none" w:sz="0" w:space="0" w:color="auto"/>
            <w:right w:val="none" w:sz="0" w:space="0" w:color="auto"/>
          </w:divBdr>
        </w:div>
        <w:div w:id="1355421789">
          <w:marLeft w:val="640"/>
          <w:marRight w:val="0"/>
          <w:marTop w:val="0"/>
          <w:marBottom w:val="0"/>
          <w:divBdr>
            <w:top w:val="none" w:sz="0" w:space="0" w:color="auto"/>
            <w:left w:val="none" w:sz="0" w:space="0" w:color="auto"/>
            <w:bottom w:val="none" w:sz="0" w:space="0" w:color="auto"/>
            <w:right w:val="none" w:sz="0" w:space="0" w:color="auto"/>
          </w:divBdr>
        </w:div>
        <w:div w:id="1010839448">
          <w:marLeft w:val="640"/>
          <w:marRight w:val="0"/>
          <w:marTop w:val="0"/>
          <w:marBottom w:val="0"/>
          <w:divBdr>
            <w:top w:val="none" w:sz="0" w:space="0" w:color="auto"/>
            <w:left w:val="none" w:sz="0" w:space="0" w:color="auto"/>
            <w:bottom w:val="none" w:sz="0" w:space="0" w:color="auto"/>
            <w:right w:val="none" w:sz="0" w:space="0" w:color="auto"/>
          </w:divBdr>
        </w:div>
        <w:div w:id="1676688231">
          <w:marLeft w:val="640"/>
          <w:marRight w:val="0"/>
          <w:marTop w:val="0"/>
          <w:marBottom w:val="0"/>
          <w:divBdr>
            <w:top w:val="none" w:sz="0" w:space="0" w:color="auto"/>
            <w:left w:val="none" w:sz="0" w:space="0" w:color="auto"/>
            <w:bottom w:val="none" w:sz="0" w:space="0" w:color="auto"/>
            <w:right w:val="none" w:sz="0" w:space="0" w:color="auto"/>
          </w:divBdr>
        </w:div>
        <w:div w:id="1698193908">
          <w:marLeft w:val="640"/>
          <w:marRight w:val="0"/>
          <w:marTop w:val="0"/>
          <w:marBottom w:val="0"/>
          <w:divBdr>
            <w:top w:val="none" w:sz="0" w:space="0" w:color="auto"/>
            <w:left w:val="none" w:sz="0" w:space="0" w:color="auto"/>
            <w:bottom w:val="none" w:sz="0" w:space="0" w:color="auto"/>
            <w:right w:val="none" w:sz="0" w:space="0" w:color="auto"/>
          </w:divBdr>
        </w:div>
        <w:div w:id="2121800987">
          <w:marLeft w:val="640"/>
          <w:marRight w:val="0"/>
          <w:marTop w:val="0"/>
          <w:marBottom w:val="0"/>
          <w:divBdr>
            <w:top w:val="none" w:sz="0" w:space="0" w:color="auto"/>
            <w:left w:val="none" w:sz="0" w:space="0" w:color="auto"/>
            <w:bottom w:val="none" w:sz="0" w:space="0" w:color="auto"/>
            <w:right w:val="none" w:sz="0" w:space="0" w:color="auto"/>
          </w:divBdr>
        </w:div>
        <w:div w:id="586614017">
          <w:marLeft w:val="640"/>
          <w:marRight w:val="0"/>
          <w:marTop w:val="0"/>
          <w:marBottom w:val="0"/>
          <w:divBdr>
            <w:top w:val="none" w:sz="0" w:space="0" w:color="auto"/>
            <w:left w:val="none" w:sz="0" w:space="0" w:color="auto"/>
            <w:bottom w:val="none" w:sz="0" w:space="0" w:color="auto"/>
            <w:right w:val="none" w:sz="0" w:space="0" w:color="auto"/>
          </w:divBdr>
        </w:div>
        <w:div w:id="34503416">
          <w:marLeft w:val="640"/>
          <w:marRight w:val="0"/>
          <w:marTop w:val="0"/>
          <w:marBottom w:val="0"/>
          <w:divBdr>
            <w:top w:val="none" w:sz="0" w:space="0" w:color="auto"/>
            <w:left w:val="none" w:sz="0" w:space="0" w:color="auto"/>
            <w:bottom w:val="none" w:sz="0" w:space="0" w:color="auto"/>
            <w:right w:val="none" w:sz="0" w:space="0" w:color="auto"/>
          </w:divBdr>
        </w:div>
        <w:div w:id="551694920">
          <w:marLeft w:val="640"/>
          <w:marRight w:val="0"/>
          <w:marTop w:val="0"/>
          <w:marBottom w:val="0"/>
          <w:divBdr>
            <w:top w:val="none" w:sz="0" w:space="0" w:color="auto"/>
            <w:left w:val="none" w:sz="0" w:space="0" w:color="auto"/>
            <w:bottom w:val="none" w:sz="0" w:space="0" w:color="auto"/>
            <w:right w:val="none" w:sz="0" w:space="0" w:color="auto"/>
          </w:divBdr>
        </w:div>
        <w:div w:id="361829236">
          <w:marLeft w:val="640"/>
          <w:marRight w:val="0"/>
          <w:marTop w:val="0"/>
          <w:marBottom w:val="0"/>
          <w:divBdr>
            <w:top w:val="none" w:sz="0" w:space="0" w:color="auto"/>
            <w:left w:val="none" w:sz="0" w:space="0" w:color="auto"/>
            <w:bottom w:val="none" w:sz="0" w:space="0" w:color="auto"/>
            <w:right w:val="none" w:sz="0" w:space="0" w:color="auto"/>
          </w:divBdr>
        </w:div>
        <w:div w:id="1536119488">
          <w:marLeft w:val="640"/>
          <w:marRight w:val="0"/>
          <w:marTop w:val="0"/>
          <w:marBottom w:val="0"/>
          <w:divBdr>
            <w:top w:val="none" w:sz="0" w:space="0" w:color="auto"/>
            <w:left w:val="none" w:sz="0" w:space="0" w:color="auto"/>
            <w:bottom w:val="none" w:sz="0" w:space="0" w:color="auto"/>
            <w:right w:val="none" w:sz="0" w:space="0" w:color="auto"/>
          </w:divBdr>
        </w:div>
        <w:div w:id="1068306304">
          <w:marLeft w:val="640"/>
          <w:marRight w:val="0"/>
          <w:marTop w:val="0"/>
          <w:marBottom w:val="0"/>
          <w:divBdr>
            <w:top w:val="none" w:sz="0" w:space="0" w:color="auto"/>
            <w:left w:val="none" w:sz="0" w:space="0" w:color="auto"/>
            <w:bottom w:val="none" w:sz="0" w:space="0" w:color="auto"/>
            <w:right w:val="none" w:sz="0" w:space="0" w:color="auto"/>
          </w:divBdr>
        </w:div>
        <w:div w:id="450976243">
          <w:marLeft w:val="640"/>
          <w:marRight w:val="0"/>
          <w:marTop w:val="0"/>
          <w:marBottom w:val="0"/>
          <w:divBdr>
            <w:top w:val="none" w:sz="0" w:space="0" w:color="auto"/>
            <w:left w:val="none" w:sz="0" w:space="0" w:color="auto"/>
            <w:bottom w:val="none" w:sz="0" w:space="0" w:color="auto"/>
            <w:right w:val="none" w:sz="0" w:space="0" w:color="auto"/>
          </w:divBdr>
        </w:div>
        <w:div w:id="1750612474">
          <w:marLeft w:val="640"/>
          <w:marRight w:val="0"/>
          <w:marTop w:val="0"/>
          <w:marBottom w:val="0"/>
          <w:divBdr>
            <w:top w:val="none" w:sz="0" w:space="0" w:color="auto"/>
            <w:left w:val="none" w:sz="0" w:space="0" w:color="auto"/>
            <w:bottom w:val="none" w:sz="0" w:space="0" w:color="auto"/>
            <w:right w:val="none" w:sz="0" w:space="0" w:color="auto"/>
          </w:divBdr>
        </w:div>
        <w:div w:id="1423183757">
          <w:marLeft w:val="640"/>
          <w:marRight w:val="0"/>
          <w:marTop w:val="0"/>
          <w:marBottom w:val="0"/>
          <w:divBdr>
            <w:top w:val="none" w:sz="0" w:space="0" w:color="auto"/>
            <w:left w:val="none" w:sz="0" w:space="0" w:color="auto"/>
            <w:bottom w:val="none" w:sz="0" w:space="0" w:color="auto"/>
            <w:right w:val="none" w:sz="0" w:space="0" w:color="auto"/>
          </w:divBdr>
        </w:div>
        <w:div w:id="664549154">
          <w:marLeft w:val="640"/>
          <w:marRight w:val="0"/>
          <w:marTop w:val="0"/>
          <w:marBottom w:val="0"/>
          <w:divBdr>
            <w:top w:val="none" w:sz="0" w:space="0" w:color="auto"/>
            <w:left w:val="none" w:sz="0" w:space="0" w:color="auto"/>
            <w:bottom w:val="none" w:sz="0" w:space="0" w:color="auto"/>
            <w:right w:val="none" w:sz="0" w:space="0" w:color="auto"/>
          </w:divBdr>
        </w:div>
        <w:div w:id="876544245">
          <w:marLeft w:val="640"/>
          <w:marRight w:val="0"/>
          <w:marTop w:val="0"/>
          <w:marBottom w:val="0"/>
          <w:divBdr>
            <w:top w:val="none" w:sz="0" w:space="0" w:color="auto"/>
            <w:left w:val="none" w:sz="0" w:space="0" w:color="auto"/>
            <w:bottom w:val="none" w:sz="0" w:space="0" w:color="auto"/>
            <w:right w:val="none" w:sz="0" w:space="0" w:color="auto"/>
          </w:divBdr>
        </w:div>
        <w:div w:id="979655152">
          <w:marLeft w:val="640"/>
          <w:marRight w:val="0"/>
          <w:marTop w:val="0"/>
          <w:marBottom w:val="0"/>
          <w:divBdr>
            <w:top w:val="none" w:sz="0" w:space="0" w:color="auto"/>
            <w:left w:val="none" w:sz="0" w:space="0" w:color="auto"/>
            <w:bottom w:val="none" w:sz="0" w:space="0" w:color="auto"/>
            <w:right w:val="none" w:sz="0" w:space="0" w:color="auto"/>
          </w:divBdr>
        </w:div>
        <w:div w:id="1656570296">
          <w:marLeft w:val="640"/>
          <w:marRight w:val="0"/>
          <w:marTop w:val="0"/>
          <w:marBottom w:val="0"/>
          <w:divBdr>
            <w:top w:val="none" w:sz="0" w:space="0" w:color="auto"/>
            <w:left w:val="none" w:sz="0" w:space="0" w:color="auto"/>
            <w:bottom w:val="none" w:sz="0" w:space="0" w:color="auto"/>
            <w:right w:val="none" w:sz="0" w:space="0" w:color="auto"/>
          </w:divBdr>
        </w:div>
        <w:div w:id="1481464463">
          <w:marLeft w:val="640"/>
          <w:marRight w:val="0"/>
          <w:marTop w:val="0"/>
          <w:marBottom w:val="0"/>
          <w:divBdr>
            <w:top w:val="none" w:sz="0" w:space="0" w:color="auto"/>
            <w:left w:val="none" w:sz="0" w:space="0" w:color="auto"/>
            <w:bottom w:val="none" w:sz="0" w:space="0" w:color="auto"/>
            <w:right w:val="none" w:sz="0" w:space="0" w:color="auto"/>
          </w:divBdr>
        </w:div>
        <w:div w:id="975918382">
          <w:marLeft w:val="640"/>
          <w:marRight w:val="0"/>
          <w:marTop w:val="0"/>
          <w:marBottom w:val="0"/>
          <w:divBdr>
            <w:top w:val="none" w:sz="0" w:space="0" w:color="auto"/>
            <w:left w:val="none" w:sz="0" w:space="0" w:color="auto"/>
            <w:bottom w:val="none" w:sz="0" w:space="0" w:color="auto"/>
            <w:right w:val="none" w:sz="0" w:space="0" w:color="auto"/>
          </w:divBdr>
        </w:div>
        <w:div w:id="1814759768">
          <w:marLeft w:val="640"/>
          <w:marRight w:val="0"/>
          <w:marTop w:val="0"/>
          <w:marBottom w:val="0"/>
          <w:divBdr>
            <w:top w:val="none" w:sz="0" w:space="0" w:color="auto"/>
            <w:left w:val="none" w:sz="0" w:space="0" w:color="auto"/>
            <w:bottom w:val="none" w:sz="0" w:space="0" w:color="auto"/>
            <w:right w:val="none" w:sz="0" w:space="0" w:color="auto"/>
          </w:divBdr>
        </w:div>
        <w:div w:id="298924482">
          <w:marLeft w:val="640"/>
          <w:marRight w:val="0"/>
          <w:marTop w:val="0"/>
          <w:marBottom w:val="0"/>
          <w:divBdr>
            <w:top w:val="none" w:sz="0" w:space="0" w:color="auto"/>
            <w:left w:val="none" w:sz="0" w:space="0" w:color="auto"/>
            <w:bottom w:val="none" w:sz="0" w:space="0" w:color="auto"/>
            <w:right w:val="none" w:sz="0" w:space="0" w:color="auto"/>
          </w:divBdr>
        </w:div>
        <w:div w:id="1797868318">
          <w:marLeft w:val="640"/>
          <w:marRight w:val="0"/>
          <w:marTop w:val="0"/>
          <w:marBottom w:val="0"/>
          <w:divBdr>
            <w:top w:val="none" w:sz="0" w:space="0" w:color="auto"/>
            <w:left w:val="none" w:sz="0" w:space="0" w:color="auto"/>
            <w:bottom w:val="none" w:sz="0" w:space="0" w:color="auto"/>
            <w:right w:val="none" w:sz="0" w:space="0" w:color="auto"/>
          </w:divBdr>
        </w:div>
        <w:div w:id="1444575838">
          <w:marLeft w:val="640"/>
          <w:marRight w:val="0"/>
          <w:marTop w:val="0"/>
          <w:marBottom w:val="0"/>
          <w:divBdr>
            <w:top w:val="none" w:sz="0" w:space="0" w:color="auto"/>
            <w:left w:val="none" w:sz="0" w:space="0" w:color="auto"/>
            <w:bottom w:val="none" w:sz="0" w:space="0" w:color="auto"/>
            <w:right w:val="none" w:sz="0" w:space="0" w:color="auto"/>
          </w:divBdr>
        </w:div>
        <w:div w:id="484735881">
          <w:marLeft w:val="640"/>
          <w:marRight w:val="0"/>
          <w:marTop w:val="0"/>
          <w:marBottom w:val="0"/>
          <w:divBdr>
            <w:top w:val="none" w:sz="0" w:space="0" w:color="auto"/>
            <w:left w:val="none" w:sz="0" w:space="0" w:color="auto"/>
            <w:bottom w:val="none" w:sz="0" w:space="0" w:color="auto"/>
            <w:right w:val="none" w:sz="0" w:space="0" w:color="auto"/>
          </w:divBdr>
        </w:div>
        <w:div w:id="1731423575">
          <w:marLeft w:val="640"/>
          <w:marRight w:val="0"/>
          <w:marTop w:val="0"/>
          <w:marBottom w:val="0"/>
          <w:divBdr>
            <w:top w:val="none" w:sz="0" w:space="0" w:color="auto"/>
            <w:left w:val="none" w:sz="0" w:space="0" w:color="auto"/>
            <w:bottom w:val="none" w:sz="0" w:space="0" w:color="auto"/>
            <w:right w:val="none" w:sz="0" w:space="0" w:color="auto"/>
          </w:divBdr>
        </w:div>
        <w:div w:id="1428114023">
          <w:marLeft w:val="640"/>
          <w:marRight w:val="0"/>
          <w:marTop w:val="0"/>
          <w:marBottom w:val="0"/>
          <w:divBdr>
            <w:top w:val="none" w:sz="0" w:space="0" w:color="auto"/>
            <w:left w:val="none" w:sz="0" w:space="0" w:color="auto"/>
            <w:bottom w:val="none" w:sz="0" w:space="0" w:color="auto"/>
            <w:right w:val="none" w:sz="0" w:space="0" w:color="auto"/>
          </w:divBdr>
        </w:div>
        <w:div w:id="1714187571">
          <w:marLeft w:val="640"/>
          <w:marRight w:val="0"/>
          <w:marTop w:val="0"/>
          <w:marBottom w:val="0"/>
          <w:divBdr>
            <w:top w:val="none" w:sz="0" w:space="0" w:color="auto"/>
            <w:left w:val="none" w:sz="0" w:space="0" w:color="auto"/>
            <w:bottom w:val="none" w:sz="0" w:space="0" w:color="auto"/>
            <w:right w:val="none" w:sz="0" w:space="0" w:color="auto"/>
          </w:divBdr>
        </w:div>
        <w:div w:id="1843427162">
          <w:marLeft w:val="640"/>
          <w:marRight w:val="0"/>
          <w:marTop w:val="0"/>
          <w:marBottom w:val="0"/>
          <w:divBdr>
            <w:top w:val="none" w:sz="0" w:space="0" w:color="auto"/>
            <w:left w:val="none" w:sz="0" w:space="0" w:color="auto"/>
            <w:bottom w:val="none" w:sz="0" w:space="0" w:color="auto"/>
            <w:right w:val="none" w:sz="0" w:space="0" w:color="auto"/>
          </w:divBdr>
        </w:div>
        <w:div w:id="1784107280">
          <w:marLeft w:val="640"/>
          <w:marRight w:val="0"/>
          <w:marTop w:val="0"/>
          <w:marBottom w:val="0"/>
          <w:divBdr>
            <w:top w:val="none" w:sz="0" w:space="0" w:color="auto"/>
            <w:left w:val="none" w:sz="0" w:space="0" w:color="auto"/>
            <w:bottom w:val="none" w:sz="0" w:space="0" w:color="auto"/>
            <w:right w:val="none" w:sz="0" w:space="0" w:color="auto"/>
          </w:divBdr>
        </w:div>
        <w:div w:id="1645965387">
          <w:marLeft w:val="640"/>
          <w:marRight w:val="0"/>
          <w:marTop w:val="0"/>
          <w:marBottom w:val="0"/>
          <w:divBdr>
            <w:top w:val="none" w:sz="0" w:space="0" w:color="auto"/>
            <w:left w:val="none" w:sz="0" w:space="0" w:color="auto"/>
            <w:bottom w:val="none" w:sz="0" w:space="0" w:color="auto"/>
            <w:right w:val="none" w:sz="0" w:space="0" w:color="auto"/>
          </w:divBdr>
        </w:div>
      </w:divsChild>
    </w:div>
    <w:div w:id="699747193">
      <w:bodyDiv w:val="1"/>
      <w:marLeft w:val="0"/>
      <w:marRight w:val="0"/>
      <w:marTop w:val="0"/>
      <w:marBottom w:val="0"/>
      <w:divBdr>
        <w:top w:val="none" w:sz="0" w:space="0" w:color="auto"/>
        <w:left w:val="none" w:sz="0" w:space="0" w:color="auto"/>
        <w:bottom w:val="none" w:sz="0" w:space="0" w:color="auto"/>
        <w:right w:val="none" w:sz="0" w:space="0" w:color="auto"/>
      </w:divBdr>
    </w:div>
    <w:div w:id="705258933">
      <w:bodyDiv w:val="1"/>
      <w:marLeft w:val="0"/>
      <w:marRight w:val="0"/>
      <w:marTop w:val="0"/>
      <w:marBottom w:val="0"/>
      <w:divBdr>
        <w:top w:val="none" w:sz="0" w:space="0" w:color="auto"/>
        <w:left w:val="none" w:sz="0" w:space="0" w:color="auto"/>
        <w:bottom w:val="none" w:sz="0" w:space="0" w:color="auto"/>
        <w:right w:val="none" w:sz="0" w:space="0" w:color="auto"/>
      </w:divBdr>
    </w:div>
    <w:div w:id="705376632">
      <w:bodyDiv w:val="1"/>
      <w:marLeft w:val="0"/>
      <w:marRight w:val="0"/>
      <w:marTop w:val="0"/>
      <w:marBottom w:val="0"/>
      <w:divBdr>
        <w:top w:val="none" w:sz="0" w:space="0" w:color="auto"/>
        <w:left w:val="none" w:sz="0" w:space="0" w:color="auto"/>
        <w:bottom w:val="none" w:sz="0" w:space="0" w:color="auto"/>
        <w:right w:val="none" w:sz="0" w:space="0" w:color="auto"/>
      </w:divBdr>
    </w:div>
    <w:div w:id="711267777">
      <w:bodyDiv w:val="1"/>
      <w:marLeft w:val="0"/>
      <w:marRight w:val="0"/>
      <w:marTop w:val="0"/>
      <w:marBottom w:val="0"/>
      <w:divBdr>
        <w:top w:val="none" w:sz="0" w:space="0" w:color="auto"/>
        <w:left w:val="none" w:sz="0" w:space="0" w:color="auto"/>
        <w:bottom w:val="none" w:sz="0" w:space="0" w:color="auto"/>
        <w:right w:val="none" w:sz="0" w:space="0" w:color="auto"/>
      </w:divBdr>
    </w:div>
    <w:div w:id="714698460">
      <w:bodyDiv w:val="1"/>
      <w:marLeft w:val="0"/>
      <w:marRight w:val="0"/>
      <w:marTop w:val="0"/>
      <w:marBottom w:val="0"/>
      <w:divBdr>
        <w:top w:val="none" w:sz="0" w:space="0" w:color="auto"/>
        <w:left w:val="none" w:sz="0" w:space="0" w:color="auto"/>
        <w:bottom w:val="none" w:sz="0" w:space="0" w:color="auto"/>
        <w:right w:val="none" w:sz="0" w:space="0" w:color="auto"/>
      </w:divBdr>
    </w:div>
    <w:div w:id="714936351">
      <w:bodyDiv w:val="1"/>
      <w:marLeft w:val="0"/>
      <w:marRight w:val="0"/>
      <w:marTop w:val="0"/>
      <w:marBottom w:val="0"/>
      <w:divBdr>
        <w:top w:val="none" w:sz="0" w:space="0" w:color="auto"/>
        <w:left w:val="none" w:sz="0" w:space="0" w:color="auto"/>
        <w:bottom w:val="none" w:sz="0" w:space="0" w:color="auto"/>
        <w:right w:val="none" w:sz="0" w:space="0" w:color="auto"/>
      </w:divBdr>
    </w:div>
    <w:div w:id="715667882">
      <w:bodyDiv w:val="1"/>
      <w:marLeft w:val="0"/>
      <w:marRight w:val="0"/>
      <w:marTop w:val="0"/>
      <w:marBottom w:val="0"/>
      <w:divBdr>
        <w:top w:val="none" w:sz="0" w:space="0" w:color="auto"/>
        <w:left w:val="none" w:sz="0" w:space="0" w:color="auto"/>
        <w:bottom w:val="none" w:sz="0" w:space="0" w:color="auto"/>
        <w:right w:val="none" w:sz="0" w:space="0" w:color="auto"/>
      </w:divBdr>
    </w:div>
    <w:div w:id="716900396">
      <w:bodyDiv w:val="1"/>
      <w:marLeft w:val="0"/>
      <w:marRight w:val="0"/>
      <w:marTop w:val="0"/>
      <w:marBottom w:val="0"/>
      <w:divBdr>
        <w:top w:val="none" w:sz="0" w:space="0" w:color="auto"/>
        <w:left w:val="none" w:sz="0" w:space="0" w:color="auto"/>
        <w:bottom w:val="none" w:sz="0" w:space="0" w:color="auto"/>
        <w:right w:val="none" w:sz="0" w:space="0" w:color="auto"/>
      </w:divBdr>
    </w:div>
    <w:div w:id="722410090">
      <w:bodyDiv w:val="1"/>
      <w:marLeft w:val="0"/>
      <w:marRight w:val="0"/>
      <w:marTop w:val="0"/>
      <w:marBottom w:val="0"/>
      <w:divBdr>
        <w:top w:val="none" w:sz="0" w:space="0" w:color="auto"/>
        <w:left w:val="none" w:sz="0" w:space="0" w:color="auto"/>
        <w:bottom w:val="none" w:sz="0" w:space="0" w:color="auto"/>
        <w:right w:val="none" w:sz="0" w:space="0" w:color="auto"/>
      </w:divBdr>
    </w:div>
    <w:div w:id="724181667">
      <w:bodyDiv w:val="1"/>
      <w:marLeft w:val="0"/>
      <w:marRight w:val="0"/>
      <w:marTop w:val="0"/>
      <w:marBottom w:val="0"/>
      <w:divBdr>
        <w:top w:val="none" w:sz="0" w:space="0" w:color="auto"/>
        <w:left w:val="none" w:sz="0" w:space="0" w:color="auto"/>
        <w:bottom w:val="none" w:sz="0" w:space="0" w:color="auto"/>
        <w:right w:val="none" w:sz="0" w:space="0" w:color="auto"/>
      </w:divBdr>
    </w:div>
    <w:div w:id="731736097">
      <w:bodyDiv w:val="1"/>
      <w:marLeft w:val="0"/>
      <w:marRight w:val="0"/>
      <w:marTop w:val="0"/>
      <w:marBottom w:val="0"/>
      <w:divBdr>
        <w:top w:val="none" w:sz="0" w:space="0" w:color="auto"/>
        <w:left w:val="none" w:sz="0" w:space="0" w:color="auto"/>
        <w:bottom w:val="none" w:sz="0" w:space="0" w:color="auto"/>
        <w:right w:val="none" w:sz="0" w:space="0" w:color="auto"/>
      </w:divBdr>
    </w:div>
    <w:div w:id="733704726">
      <w:bodyDiv w:val="1"/>
      <w:marLeft w:val="0"/>
      <w:marRight w:val="0"/>
      <w:marTop w:val="0"/>
      <w:marBottom w:val="0"/>
      <w:divBdr>
        <w:top w:val="none" w:sz="0" w:space="0" w:color="auto"/>
        <w:left w:val="none" w:sz="0" w:space="0" w:color="auto"/>
        <w:bottom w:val="none" w:sz="0" w:space="0" w:color="auto"/>
        <w:right w:val="none" w:sz="0" w:space="0" w:color="auto"/>
      </w:divBdr>
    </w:div>
    <w:div w:id="734746795">
      <w:bodyDiv w:val="1"/>
      <w:marLeft w:val="0"/>
      <w:marRight w:val="0"/>
      <w:marTop w:val="0"/>
      <w:marBottom w:val="0"/>
      <w:divBdr>
        <w:top w:val="none" w:sz="0" w:space="0" w:color="auto"/>
        <w:left w:val="none" w:sz="0" w:space="0" w:color="auto"/>
        <w:bottom w:val="none" w:sz="0" w:space="0" w:color="auto"/>
        <w:right w:val="none" w:sz="0" w:space="0" w:color="auto"/>
      </w:divBdr>
    </w:div>
    <w:div w:id="742878032">
      <w:bodyDiv w:val="1"/>
      <w:marLeft w:val="0"/>
      <w:marRight w:val="0"/>
      <w:marTop w:val="0"/>
      <w:marBottom w:val="0"/>
      <w:divBdr>
        <w:top w:val="none" w:sz="0" w:space="0" w:color="auto"/>
        <w:left w:val="none" w:sz="0" w:space="0" w:color="auto"/>
        <w:bottom w:val="none" w:sz="0" w:space="0" w:color="auto"/>
        <w:right w:val="none" w:sz="0" w:space="0" w:color="auto"/>
      </w:divBdr>
    </w:div>
    <w:div w:id="743062922">
      <w:bodyDiv w:val="1"/>
      <w:marLeft w:val="0"/>
      <w:marRight w:val="0"/>
      <w:marTop w:val="0"/>
      <w:marBottom w:val="0"/>
      <w:divBdr>
        <w:top w:val="none" w:sz="0" w:space="0" w:color="auto"/>
        <w:left w:val="none" w:sz="0" w:space="0" w:color="auto"/>
        <w:bottom w:val="none" w:sz="0" w:space="0" w:color="auto"/>
        <w:right w:val="none" w:sz="0" w:space="0" w:color="auto"/>
      </w:divBdr>
    </w:div>
    <w:div w:id="748425231">
      <w:bodyDiv w:val="1"/>
      <w:marLeft w:val="0"/>
      <w:marRight w:val="0"/>
      <w:marTop w:val="0"/>
      <w:marBottom w:val="0"/>
      <w:divBdr>
        <w:top w:val="none" w:sz="0" w:space="0" w:color="auto"/>
        <w:left w:val="none" w:sz="0" w:space="0" w:color="auto"/>
        <w:bottom w:val="none" w:sz="0" w:space="0" w:color="auto"/>
        <w:right w:val="none" w:sz="0" w:space="0" w:color="auto"/>
      </w:divBdr>
    </w:div>
    <w:div w:id="750274395">
      <w:bodyDiv w:val="1"/>
      <w:marLeft w:val="0"/>
      <w:marRight w:val="0"/>
      <w:marTop w:val="0"/>
      <w:marBottom w:val="0"/>
      <w:divBdr>
        <w:top w:val="none" w:sz="0" w:space="0" w:color="auto"/>
        <w:left w:val="none" w:sz="0" w:space="0" w:color="auto"/>
        <w:bottom w:val="none" w:sz="0" w:space="0" w:color="auto"/>
        <w:right w:val="none" w:sz="0" w:space="0" w:color="auto"/>
      </w:divBdr>
    </w:div>
    <w:div w:id="751582397">
      <w:bodyDiv w:val="1"/>
      <w:marLeft w:val="0"/>
      <w:marRight w:val="0"/>
      <w:marTop w:val="0"/>
      <w:marBottom w:val="0"/>
      <w:divBdr>
        <w:top w:val="none" w:sz="0" w:space="0" w:color="auto"/>
        <w:left w:val="none" w:sz="0" w:space="0" w:color="auto"/>
        <w:bottom w:val="none" w:sz="0" w:space="0" w:color="auto"/>
        <w:right w:val="none" w:sz="0" w:space="0" w:color="auto"/>
      </w:divBdr>
      <w:divsChild>
        <w:div w:id="1550724965">
          <w:marLeft w:val="640"/>
          <w:marRight w:val="0"/>
          <w:marTop w:val="0"/>
          <w:marBottom w:val="0"/>
          <w:divBdr>
            <w:top w:val="none" w:sz="0" w:space="0" w:color="auto"/>
            <w:left w:val="none" w:sz="0" w:space="0" w:color="auto"/>
            <w:bottom w:val="none" w:sz="0" w:space="0" w:color="auto"/>
            <w:right w:val="none" w:sz="0" w:space="0" w:color="auto"/>
          </w:divBdr>
        </w:div>
        <w:div w:id="1431927188">
          <w:marLeft w:val="640"/>
          <w:marRight w:val="0"/>
          <w:marTop w:val="0"/>
          <w:marBottom w:val="0"/>
          <w:divBdr>
            <w:top w:val="none" w:sz="0" w:space="0" w:color="auto"/>
            <w:left w:val="none" w:sz="0" w:space="0" w:color="auto"/>
            <w:bottom w:val="none" w:sz="0" w:space="0" w:color="auto"/>
            <w:right w:val="none" w:sz="0" w:space="0" w:color="auto"/>
          </w:divBdr>
        </w:div>
        <w:div w:id="1295065575">
          <w:marLeft w:val="640"/>
          <w:marRight w:val="0"/>
          <w:marTop w:val="0"/>
          <w:marBottom w:val="0"/>
          <w:divBdr>
            <w:top w:val="none" w:sz="0" w:space="0" w:color="auto"/>
            <w:left w:val="none" w:sz="0" w:space="0" w:color="auto"/>
            <w:bottom w:val="none" w:sz="0" w:space="0" w:color="auto"/>
            <w:right w:val="none" w:sz="0" w:space="0" w:color="auto"/>
          </w:divBdr>
        </w:div>
        <w:div w:id="849951622">
          <w:marLeft w:val="640"/>
          <w:marRight w:val="0"/>
          <w:marTop w:val="0"/>
          <w:marBottom w:val="0"/>
          <w:divBdr>
            <w:top w:val="none" w:sz="0" w:space="0" w:color="auto"/>
            <w:left w:val="none" w:sz="0" w:space="0" w:color="auto"/>
            <w:bottom w:val="none" w:sz="0" w:space="0" w:color="auto"/>
            <w:right w:val="none" w:sz="0" w:space="0" w:color="auto"/>
          </w:divBdr>
        </w:div>
        <w:div w:id="726419512">
          <w:marLeft w:val="640"/>
          <w:marRight w:val="0"/>
          <w:marTop w:val="0"/>
          <w:marBottom w:val="0"/>
          <w:divBdr>
            <w:top w:val="none" w:sz="0" w:space="0" w:color="auto"/>
            <w:left w:val="none" w:sz="0" w:space="0" w:color="auto"/>
            <w:bottom w:val="none" w:sz="0" w:space="0" w:color="auto"/>
            <w:right w:val="none" w:sz="0" w:space="0" w:color="auto"/>
          </w:divBdr>
        </w:div>
        <w:div w:id="851528048">
          <w:marLeft w:val="640"/>
          <w:marRight w:val="0"/>
          <w:marTop w:val="0"/>
          <w:marBottom w:val="0"/>
          <w:divBdr>
            <w:top w:val="none" w:sz="0" w:space="0" w:color="auto"/>
            <w:left w:val="none" w:sz="0" w:space="0" w:color="auto"/>
            <w:bottom w:val="none" w:sz="0" w:space="0" w:color="auto"/>
            <w:right w:val="none" w:sz="0" w:space="0" w:color="auto"/>
          </w:divBdr>
        </w:div>
        <w:div w:id="1886789021">
          <w:marLeft w:val="640"/>
          <w:marRight w:val="0"/>
          <w:marTop w:val="0"/>
          <w:marBottom w:val="0"/>
          <w:divBdr>
            <w:top w:val="none" w:sz="0" w:space="0" w:color="auto"/>
            <w:left w:val="none" w:sz="0" w:space="0" w:color="auto"/>
            <w:bottom w:val="none" w:sz="0" w:space="0" w:color="auto"/>
            <w:right w:val="none" w:sz="0" w:space="0" w:color="auto"/>
          </w:divBdr>
        </w:div>
        <w:div w:id="297609333">
          <w:marLeft w:val="640"/>
          <w:marRight w:val="0"/>
          <w:marTop w:val="0"/>
          <w:marBottom w:val="0"/>
          <w:divBdr>
            <w:top w:val="none" w:sz="0" w:space="0" w:color="auto"/>
            <w:left w:val="none" w:sz="0" w:space="0" w:color="auto"/>
            <w:bottom w:val="none" w:sz="0" w:space="0" w:color="auto"/>
            <w:right w:val="none" w:sz="0" w:space="0" w:color="auto"/>
          </w:divBdr>
        </w:div>
        <w:div w:id="877401390">
          <w:marLeft w:val="640"/>
          <w:marRight w:val="0"/>
          <w:marTop w:val="0"/>
          <w:marBottom w:val="0"/>
          <w:divBdr>
            <w:top w:val="none" w:sz="0" w:space="0" w:color="auto"/>
            <w:left w:val="none" w:sz="0" w:space="0" w:color="auto"/>
            <w:bottom w:val="none" w:sz="0" w:space="0" w:color="auto"/>
            <w:right w:val="none" w:sz="0" w:space="0" w:color="auto"/>
          </w:divBdr>
        </w:div>
        <w:div w:id="268050318">
          <w:marLeft w:val="640"/>
          <w:marRight w:val="0"/>
          <w:marTop w:val="0"/>
          <w:marBottom w:val="0"/>
          <w:divBdr>
            <w:top w:val="none" w:sz="0" w:space="0" w:color="auto"/>
            <w:left w:val="none" w:sz="0" w:space="0" w:color="auto"/>
            <w:bottom w:val="none" w:sz="0" w:space="0" w:color="auto"/>
            <w:right w:val="none" w:sz="0" w:space="0" w:color="auto"/>
          </w:divBdr>
        </w:div>
        <w:div w:id="479662823">
          <w:marLeft w:val="640"/>
          <w:marRight w:val="0"/>
          <w:marTop w:val="0"/>
          <w:marBottom w:val="0"/>
          <w:divBdr>
            <w:top w:val="none" w:sz="0" w:space="0" w:color="auto"/>
            <w:left w:val="none" w:sz="0" w:space="0" w:color="auto"/>
            <w:bottom w:val="none" w:sz="0" w:space="0" w:color="auto"/>
            <w:right w:val="none" w:sz="0" w:space="0" w:color="auto"/>
          </w:divBdr>
        </w:div>
        <w:div w:id="855575560">
          <w:marLeft w:val="640"/>
          <w:marRight w:val="0"/>
          <w:marTop w:val="0"/>
          <w:marBottom w:val="0"/>
          <w:divBdr>
            <w:top w:val="none" w:sz="0" w:space="0" w:color="auto"/>
            <w:left w:val="none" w:sz="0" w:space="0" w:color="auto"/>
            <w:bottom w:val="none" w:sz="0" w:space="0" w:color="auto"/>
            <w:right w:val="none" w:sz="0" w:space="0" w:color="auto"/>
          </w:divBdr>
        </w:div>
        <w:div w:id="525288497">
          <w:marLeft w:val="640"/>
          <w:marRight w:val="0"/>
          <w:marTop w:val="0"/>
          <w:marBottom w:val="0"/>
          <w:divBdr>
            <w:top w:val="none" w:sz="0" w:space="0" w:color="auto"/>
            <w:left w:val="none" w:sz="0" w:space="0" w:color="auto"/>
            <w:bottom w:val="none" w:sz="0" w:space="0" w:color="auto"/>
            <w:right w:val="none" w:sz="0" w:space="0" w:color="auto"/>
          </w:divBdr>
        </w:div>
        <w:div w:id="639842180">
          <w:marLeft w:val="640"/>
          <w:marRight w:val="0"/>
          <w:marTop w:val="0"/>
          <w:marBottom w:val="0"/>
          <w:divBdr>
            <w:top w:val="none" w:sz="0" w:space="0" w:color="auto"/>
            <w:left w:val="none" w:sz="0" w:space="0" w:color="auto"/>
            <w:bottom w:val="none" w:sz="0" w:space="0" w:color="auto"/>
            <w:right w:val="none" w:sz="0" w:space="0" w:color="auto"/>
          </w:divBdr>
        </w:div>
        <w:div w:id="1262713880">
          <w:marLeft w:val="640"/>
          <w:marRight w:val="0"/>
          <w:marTop w:val="0"/>
          <w:marBottom w:val="0"/>
          <w:divBdr>
            <w:top w:val="none" w:sz="0" w:space="0" w:color="auto"/>
            <w:left w:val="none" w:sz="0" w:space="0" w:color="auto"/>
            <w:bottom w:val="none" w:sz="0" w:space="0" w:color="auto"/>
            <w:right w:val="none" w:sz="0" w:space="0" w:color="auto"/>
          </w:divBdr>
        </w:div>
        <w:div w:id="1309239126">
          <w:marLeft w:val="640"/>
          <w:marRight w:val="0"/>
          <w:marTop w:val="0"/>
          <w:marBottom w:val="0"/>
          <w:divBdr>
            <w:top w:val="none" w:sz="0" w:space="0" w:color="auto"/>
            <w:left w:val="none" w:sz="0" w:space="0" w:color="auto"/>
            <w:bottom w:val="none" w:sz="0" w:space="0" w:color="auto"/>
            <w:right w:val="none" w:sz="0" w:space="0" w:color="auto"/>
          </w:divBdr>
        </w:div>
        <w:div w:id="1909877528">
          <w:marLeft w:val="640"/>
          <w:marRight w:val="0"/>
          <w:marTop w:val="0"/>
          <w:marBottom w:val="0"/>
          <w:divBdr>
            <w:top w:val="none" w:sz="0" w:space="0" w:color="auto"/>
            <w:left w:val="none" w:sz="0" w:space="0" w:color="auto"/>
            <w:bottom w:val="none" w:sz="0" w:space="0" w:color="auto"/>
            <w:right w:val="none" w:sz="0" w:space="0" w:color="auto"/>
          </w:divBdr>
        </w:div>
        <w:div w:id="326515774">
          <w:marLeft w:val="640"/>
          <w:marRight w:val="0"/>
          <w:marTop w:val="0"/>
          <w:marBottom w:val="0"/>
          <w:divBdr>
            <w:top w:val="none" w:sz="0" w:space="0" w:color="auto"/>
            <w:left w:val="none" w:sz="0" w:space="0" w:color="auto"/>
            <w:bottom w:val="none" w:sz="0" w:space="0" w:color="auto"/>
            <w:right w:val="none" w:sz="0" w:space="0" w:color="auto"/>
          </w:divBdr>
        </w:div>
        <w:div w:id="575869152">
          <w:marLeft w:val="640"/>
          <w:marRight w:val="0"/>
          <w:marTop w:val="0"/>
          <w:marBottom w:val="0"/>
          <w:divBdr>
            <w:top w:val="none" w:sz="0" w:space="0" w:color="auto"/>
            <w:left w:val="none" w:sz="0" w:space="0" w:color="auto"/>
            <w:bottom w:val="none" w:sz="0" w:space="0" w:color="auto"/>
            <w:right w:val="none" w:sz="0" w:space="0" w:color="auto"/>
          </w:divBdr>
        </w:div>
        <w:div w:id="2125298021">
          <w:marLeft w:val="640"/>
          <w:marRight w:val="0"/>
          <w:marTop w:val="0"/>
          <w:marBottom w:val="0"/>
          <w:divBdr>
            <w:top w:val="none" w:sz="0" w:space="0" w:color="auto"/>
            <w:left w:val="none" w:sz="0" w:space="0" w:color="auto"/>
            <w:bottom w:val="none" w:sz="0" w:space="0" w:color="auto"/>
            <w:right w:val="none" w:sz="0" w:space="0" w:color="auto"/>
          </w:divBdr>
        </w:div>
        <w:div w:id="1081412450">
          <w:marLeft w:val="640"/>
          <w:marRight w:val="0"/>
          <w:marTop w:val="0"/>
          <w:marBottom w:val="0"/>
          <w:divBdr>
            <w:top w:val="none" w:sz="0" w:space="0" w:color="auto"/>
            <w:left w:val="none" w:sz="0" w:space="0" w:color="auto"/>
            <w:bottom w:val="none" w:sz="0" w:space="0" w:color="auto"/>
            <w:right w:val="none" w:sz="0" w:space="0" w:color="auto"/>
          </w:divBdr>
        </w:div>
        <w:div w:id="818494621">
          <w:marLeft w:val="640"/>
          <w:marRight w:val="0"/>
          <w:marTop w:val="0"/>
          <w:marBottom w:val="0"/>
          <w:divBdr>
            <w:top w:val="none" w:sz="0" w:space="0" w:color="auto"/>
            <w:left w:val="none" w:sz="0" w:space="0" w:color="auto"/>
            <w:bottom w:val="none" w:sz="0" w:space="0" w:color="auto"/>
            <w:right w:val="none" w:sz="0" w:space="0" w:color="auto"/>
          </w:divBdr>
        </w:div>
        <w:div w:id="1904674287">
          <w:marLeft w:val="640"/>
          <w:marRight w:val="0"/>
          <w:marTop w:val="0"/>
          <w:marBottom w:val="0"/>
          <w:divBdr>
            <w:top w:val="none" w:sz="0" w:space="0" w:color="auto"/>
            <w:left w:val="none" w:sz="0" w:space="0" w:color="auto"/>
            <w:bottom w:val="none" w:sz="0" w:space="0" w:color="auto"/>
            <w:right w:val="none" w:sz="0" w:space="0" w:color="auto"/>
          </w:divBdr>
        </w:div>
        <w:div w:id="904492946">
          <w:marLeft w:val="640"/>
          <w:marRight w:val="0"/>
          <w:marTop w:val="0"/>
          <w:marBottom w:val="0"/>
          <w:divBdr>
            <w:top w:val="none" w:sz="0" w:space="0" w:color="auto"/>
            <w:left w:val="none" w:sz="0" w:space="0" w:color="auto"/>
            <w:bottom w:val="none" w:sz="0" w:space="0" w:color="auto"/>
            <w:right w:val="none" w:sz="0" w:space="0" w:color="auto"/>
          </w:divBdr>
        </w:div>
        <w:div w:id="1479955621">
          <w:marLeft w:val="640"/>
          <w:marRight w:val="0"/>
          <w:marTop w:val="0"/>
          <w:marBottom w:val="0"/>
          <w:divBdr>
            <w:top w:val="none" w:sz="0" w:space="0" w:color="auto"/>
            <w:left w:val="none" w:sz="0" w:space="0" w:color="auto"/>
            <w:bottom w:val="none" w:sz="0" w:space="0" w:color="auto"/>
            <w:right w:val="none" w:sz="0" w:space="0" w:color="auto"/>
          </w:divBdr>
        </w:div>
        <w:div w:id="1338801202">
          <w:marLeft w:val="640"/>
          <w:marRight w:val="0"/>
          <w:marTop w:val="0"/>
          <w:marBottom w:val="0"/>
          <w:divBdr>
            <w:top w:val="none" w:sz="0" w:space="0" w:color="auto"/>
            <w:left w:val="none" w:sz="0" w:space="0" w:color="auto"/>
            <w:bottom w:val="none" w:sz="0" w:space="0" w:color="auto"/>
            <w:right w:val="none" w:sz="0" w:space="0" w:color="auto"/>
          </w:divBdr>
        </w:div>
        <w:div w:id="765614150">
          <w:marLeft w:val="640"/>
          <w:marRight w:val="0"/>
          <w:marTop w:val="0"/>
          <w:marBottom w:val="0"/>
          <w:divBdr>
            <w:top w:val="none" w:sz="0" w:space="0" w:color="auto"/>
            <w:left w:val="none" w:sz="0" w:space="0" w:color="auto"/>
            <w:bottom w:val="none" w:sz="0" w:space="0" w:color="auto"/>
            <w:right w:val="none" w:sz="0" w:space="0" w:color="auto"/>
          </w:divBdr>
        </w:div>
        <w:div w:id="532037075">
          <w:marLeft w:val="640"/>
          <w:marRight w:val="0"/>
          <w:marTop w:val="0"/>
          <w:marBottom w:val="0"/>
          <w:divBdr>
            <w:top w:val="none" w:sz="0" w:space="0" w:color="auto"/>
            <w:left w:val="none" w:sz="0" w:space="0" w:color="auto"/>
            <w:bottom w:val="none" w:sz="0" w:space="0" w:color="auto"/>
            <w:right w:val="none" w:sz="0" w:space="0" w:color="auto"/>
          </w:divBdr>
        </w:div>
        <w:div w:id="1609435090">
          <w:marLeft w:val="640"/>
          <w:marRight w:val="0"/>
          <w:marTop w:val="0"/>
          <w:marBottom w:val="0"/>
          <w:divBdr>
            <w:top w:val="none" w:sz="0" w:space="0" w:color="auto"/>
            <w:left w:val="none" w:sz="0" w:space="0" w:color="auto"/>
            <w:bottom w:val="none" w:sz="0" w:space="0" w:color="auto"/>
            <w:right w:val="none" w:sz="0" w:space="0" w:color="auto"/>
          </w:divBdr>
        </w:div>
        <w:div w:id="2074883484">
          <w:marLeft w:val="640"/>
          <w:marRight w:val="0"/>
          <w:marTop w:val="0"/>
          <w:marBottom w:val="0"/>
          <w:divBdr>
            <w:top w:val="none" w:sz="0" w:space="0" w:color="auto"/>
            <w:left w:val="none" w:sz="0" w:space="0" w:color="auto"/>
            <w:bottom w:val="none" w:sz="0" w:space="0" w:color="auto"/>
            <w:right w:val="none" w:sz="0" w:space="0" w:color="auto"/>
          </w:divBdr>
        </w:div>
        <w:div w:id="876048340">
          <w:marLeft w:val="640"/>
          <w:marRight w:val="0"/>
          <w:marTop w:val="0"/>
          <w:marBottom w:val="0"/>
          <w:divBdr>
            <w:top w:val="none" w:sz="0" w:space="0" w:color="auto"/>
            <w:left w:val="none" w:sz="0" w:space="0" w:color="auto"/>
            <w:bottom w:val="none" w:sz="0" w:space="0" w:color="auto"/>
            <w:right w:val="none" w:sz="0" w:space="0" w:color="auto"/>
          </w:divBdr>
        </w:div>
        <w:div w:id="1368486793">
          <w:marLeft w:val="640"/>
          <w:marRight w:val="0"/>
          <w:marTop w:val="0"/>
          <w:marBottom w:val="0"/>
          <w:divBdr>
            <w:top w:val="none" w:sz="0" w:space="0" w:color="auto"/>
            <w:left w:val="none" w:sz="0" w:space="0" w:color="auto"/>
            <w:bottom w:val="none" w:sz="0" w:space="0" w:color="auto"/>
            <w:right w:val="none" w:sz="0" w:space="0" w:color="auto"/>
          </w:divBdr>
        </w:div>
        <w:div w:id="172184705">
          <w:marLeft w:val="640"/>
          <w:marRight w:val="0"/>
          <w:marTop w:val="0"/>
          <w:marBottom w:val="0"/>
          <w:divBdr>
            <w:top w:val="none" w:sz="0" w:space="0" w:color="auto"/>
            <w:left w:val="none" w:sz="0" w:space="0" w:color="auto"/>
            <w:bottom w:val="none" w:sz="0" w:space="0" w:color="auto"/>
            <w:right w:val="none" w:sz="0" w:space="0" w:color="auto"/>
          </w:divBdr>
        </w:div>
        <w:div w:id="1788573837">
          <w:marLeft w:val="640"/>
          <w:marRight w:val="0"/>
          <w:marTop w:val="0"/>
          <w:marBottom w:val="0"/>
          <w:divBdr>
            <w:top w:val="none" w:sz="0" w:space="0" w:color="auto"/>
            <w:left w:val="none" w:sz="0" w:space="0" w:color="auto"/>
            <w:bottom w:val="none" w:sz="0" w:space="0" w:color="auto"/>
            <w:right w:val="none" w:sz="0" w:space="0" w:color="auto"/>
          </w:divBdr>
        </w:div>
        <w:div w:id="1923100105">
          <w:marLeft w:val="640"/>
          <w:marRight w:val="0"/>
          <w:marTop w:val="0"/>
          <w:marBottom w:val="0"/>
          <w:divBdr>
            <w:top w:val="none" w:sz="0" w:space="0" w:color="auto"/>
            <w:left w:val="none" w:sz="0" w:space="0" w:color="auto"/>
            <w:bottom w:val="none" w:sz="0" w:space="0" w:color="auto"/>
            <w:right w:val="none" w:sz="0" w:space="0" w:color="auto"/>
          </w:divBdr>
        </w:div>
        <w:div w:id="260262498">
          <w:marLeft w:val="640"/>
          <w:marRight w:val="0"/>
          <w:marTop w:val="0"/>
          <w:marBottom w:val="0"/>
          <w:divBdr>
            <w:top w:val="none" w:sz="0" w:space="0" w:color="auto"/>
            <w:left w:val="none" w:sz="0" w:space="0" w:color="auto"/>
            <w:bottom w:val="none" w:sz="0" w:space="0" w:color="auto"/>
            <w:right w:val="none" w:sz="0" w:space="0" w:color="auto"/>
          </w:divBdr>
        </w:div>
        <w:div w:id="614942300">
          <w:marLeft w:val="640"/>
          <w:marRight w:val="0"/>
          <w:marTop w:val="0"/>
          <w:marBottom w:val="0"/>
          <w:divBdr>
            <w:top w:val="none" w:sz="0" w:space="0" w:color="auto"/>
            <w:left w:val="none" w:sz="0" w:space="0" w:color="auto"/>
            <w:bottom w:val="none" w:sz="0" w:space="0" w:color="auto"/>
            <w:right w:val="none" w:sz="0" w:space="0" w:color="auto"/>
          </w:divBdr>
        </w:div>
        <w:div w:id="1674841942">
          <w:marLeft w:val="640"/>
          <w:marRight w:val="0"/>
          <w:marTop w:val="0"/>
          <w:marBottom w:val="0"/>
          <w:divBdr>
            <w:top w:val="none" w:sz="0" w:space="0" w:color="auto"/>
            <w:left w:val="none" w:sz="0" w:space="0" w:color="auto"/>
            <w:bottom w:val="none" w:sz="0" w:space="0" w:color="auto"/>
            <w:right w:val="none" w:sz="0" w:space="0" w:color="auto"/>
          </w:divBdr>
        </w:div>
        <w:div w:id="1890417935">
          <w:marLeft w:val="640"/>
          <w:marRight w:val="0"/>
          <w:marTop w:val="0"/>
          <w:marBottom w:val="0"/>
          <w:divBdr>
            <w:top w:val="none" w:sz="0" w:space="0" w:color="auto"/>
            <w:left w:val="none" w:sz="0" w:space="0" w:color="auto"/>
            <w:bottom w:val="none" w:sz="0" w:space="0" w:color="auto"/>
            <w:right w:val="none" w:sz="0" w:space="0" w:color="auto"/>
          </w:divBdr>
        </w:div>
        <w:div w:id="1427532919">
          <w:marLeft w:val="640"/>
          <w:marRight w:val="0"/>
          <w:marTop w:val="0"/>
          <w:marBottom w:val="0"/>
          <w:divBdr>
            <w:top w:val="none" w:sz="0" w:space="0" w:color="auto"/>
            <w:left w:val="none" w:sz="0" w:space="0" w:color="auto"/>
            <w:bottom w:val="none" w:sz="0" w:space="0" w:color="auto"/>
            <w:right w:val="none" w:sz="0" w:space="0" w:color="auto"/>
          </w:divBdr>
        </w:div>
        <w:div w:id="1092702256">
          <w:marLeft w:val="640"/>
          <w:marRight w:val="0"/>
          <w:marTop w:val="0"/>
          <w:marBottom w:val="0"/>
          <w:divBdr>
            <w:top w:val="none" w:sz="0" w:space="0" w:color="auto"/>
            <w:left w:val="none" w:sz="0" w:space="0" w:color="auto"/>
            <w:bottom w:val="none" w:sz="0" w:space="0" w:color="auto"/>
            <w:right w:val="none" w:sz="0" w:space="0" w:color="auto"/>
          </w:divBdr>
        </w:div>
        <w:div w:id="1799520181">
          <w:marLeft w:val="640"/>
          <w:marRight w:val="0"/>
          <w:marTop w:val="0"/>
          <w:marBottom w:val="0"/>
          <w:divBdr>
            <w:top w:val="none" w:sz="0" w:space="0" w:color="auto"/>
            <w:left w:val="none" w:sz="0" w:space="0" w:color="auto"/>
            <w:bottom w:val="none" w:sz="0" w:space="0" w:color="auto"/>
            <w:right w:val="none" w:sz="0" w:space="0" w:color="auto"/>
          </w:divBdr>
        </w:div>
        <w:div w:id="2046250955">
          <w:marLeft w:val="640"/>
          <w:marRight w:val="0"/>
          <w:marTop w:val="0"/>
          <w:marBottom w:val="0"/>
          <w:divBdr>
            <w:top w:val="none" w:sz="0" w:space="0" w:color="auto"/>
            <w:left w:val="none" w:sz="0" w:space="0" w:color="auto"/>
            <w:bottom w:val="none" w:sz="0" w:space="0" w:color="auto"/>
            <w:right w:val="none" w:sz="0" w:space="0" w:color="auto"/>
          </w:divBdr>
        </w:div>
        <w:div w:id="1267541352">
          <w:marLeft w:val="640"/>
          <w:marRight w:val="0"/>
          <w:marTop w:val="0"/>
          <w:marBottom w:val="0"/>
          <w:divBdr>
            <w:top w:val="none" w:sz="0" w:space="0" w:color="auto"/>
            <w:left w:val="none" w:sz="0" w:space="0" w:color="auto"/>
            <w:bottom w:val="none" w:sz="0" w:space="0" w:color="auto"/>
            <w:right w:val="none" w:sz="0" w:space="0" w:color="auto"/>
          </w:divBdr>
        </w:div>
        <w:div w:id="129127864">
          <w:marLeft w:val="640"/>
          <w:marRight w:val="0"/>
          <w:marTop w:val="0"/>
          <w:marBottom w:val="0"/>
          <w:divBdr>
            <w:top w:val="none" w:sz="0" w:space="0" w:color="auto"/>
            <w:left w:val="none" w:sz="0" w:space="0" w:color="auto"/>
            <w:bottom w:val="none" w:sz="0" w:space="0" w:color="auto"/>
            <w:right w:val="none" w:sz="0" w:space="0" w:color="auto"/>
          </w:divBdr>
        </w:div>
        <w:div w:id="322202073">
          <w:marLeft w:val="640"/>
          <w:marRight w:val="0"/>
          <w:marTop w:val="0"/>
          <w:marBottom w:val="0"/>
          <w:divBdr>
            <w:top w:val="none" w:sz="0" w:space="0" w:color="auto"/>
            <w:left w:val="none" w:sz="0" w:space="0" w:color="auto"/>
            <w:bottom w:val="none" w:sz="0" w:space="0" w:color="auto"/>
            <w:right w:val="none" w:sz="0" w:space="0" w:color="auto"/>
          </w:divBdr>
        </w:div>
        <w:div w:id="1341930669">
          <w:marLeft w:val="640"/>
          <w:marRight w:val="0"/>
          <w:marTop w:val="0"/>
          <w:marBottom w:val="0"/>
          <w:divBdr>
            <w:top w:val="none" w:sz="0" w:space="0" w:color="auto"/>
            <w:left w:val="none" w:sz="0" w:space="0" w:color="auto"/>
            <w:bottom w:val="none" w:sz="0" w:space="0" w:color="auto"/>
            <w:right w:val="none" w:sz="0" w:space="0" w:color="auto"/>
          </w:divBdr>
        </w:div>
        <w:div w:id="1340690760">
          <w:marLeft w:val="640"/>
          <w:marRight w:val="0"/>
          <w:marTop w:val="0"/>
          <w:marBottom w:val="0"/>
          <w:divBdr>
            <w:top w:val="none" w:sz="0" w:space="0" w:color="auto"/>
            <w:left w:val="none" w:sz="0" w:space="0" w:color="auto"/>
            <w:bottom w:val="none" w:sz="0" w:space="0" w:color="auto"/>
            <w:right w:val="none" w:sz="0" w:space="0" w:color="auto"/>
          </w:divBdr>
        </w:div>
        <w:div w:id="1377851901">
          <w:marLeft w:val="640"/>
          <w:marRight w:val="0"/>
          <w:marTop w:val="0"/>
          <w:marBottom w:val="0"/>
          <w:divBdr>
            <w:top w:val="none" w:sz="0" w:space="0" w:color="auto"/>
            <w:left w:val="none" w:sz="0" w:space="0" w:color="auto"/>
            <w:bottom w:val="none" w:sz="0" w:space="0" w:color="auto"/>
            <w:right w:val="none" w:sz="0" w:space="0" w:color="auto"/>
          </w:divBdr>
        </w:div>
        <w:div w:id="1509324812">
          <w:marLeft w:val="640"/>
          <w:marRight w:val="0"/>
          <w:marTop w:val="0"/>
          <w:marBottom w:val="0"/>
          <w:divBdr>
            <w:top w:val="none" w:sz="0" w:space="0" w:color="auto"/>
            <w:left w:val="none" w:sz="0" w:space="0" w:color="auto"/>
            <w:bottom w:val="none" w:sz="0" w:space="0" w:color="auto"/>
            <w:right w:val="none" w:sz="0" w:space="0" w:color="auto"/>
          </w:divBdr>
        </w:div>
        <w:div w:id="276448252">
          <w:marLeft w:val="640"/>
          <w:marRight w:val="0"/>
          <w:marTop w:val="0"/>
          <w:marBottom w:val="0"/>
          <w:divBdr>
            <w:top w:val="none" w:sz="0" w:space="0" w:color="auto"/>
            <w:left w:val="none" w:sz="0" w:space="0" w:color="auto"/>
            <w:bottom w:val="none" w:sz="0" w:space="0" w:color="auto"/>
            <w:right w:val="none" w:sz="0" w:space="0" w:color="auto"/>
          </w:divBdr>
        </w:div>
        <w:div w:id="1215893355">
          <w:marLeft w:val="640"/>
          <w:marRight w:val="0"/>
          <w:marTop w:val="0"/>
          <w:marBottom w:val="0"/>
          <w:divBdr>
            <w:top w:val="none" w:sz="0" w:space="0" w:color="auto"/>
            <w:left w:val="none" w:sz="0" w:space="0" w:color="auto"/>
            <w:bottom w:val="none" w:sz="0" w:space="0" w:color="auto"/>
            <w:right w:val="none" w:sz="0" w:space="0" w:color="auto"/>
          </w:divBdr>
        </w:div>
        <w:div w:id="2094663712">
          <w:marLeft w:val="640"/>
          <w:marRight w:val="0"/>
          <w:marTop w:val="0"/>
          <w:marBottom w:val="0"/>
          <w:divBdr>
            <w:top w:val="none" w:sz="0" w:space="0" w:color="auto"/>
            <w:left w:val="none" w:sz="0" w:space="0" w:color="auto"/>
            <w:bottom w:val="none" w:sz="0" w:space="0" w:color="auto"/>
            <w:right w:val="none" w:sz="0" w:space="0" w:color="auto"/>
          </w:divBdr>
        </w:div>
        <w:div w:id="1227641643">
          <w:marLeft w:val="640"/>
          <w:marRight w:val="0"/>
          <w:marTop w:val="0"/>
          <w:marBottom w:val="0"/>
          <w:divBdr>
            <w:top w:val="none" w:sz="0" w:space="0" w:color="auto"/>
            <w:left w:val="none" w:sz="0" w:space="0" w:color="auto"/>
            <w:bottom w:val="none" w:sz="0" w:space="0" w:color="auto"/>
            <w:right w:val="none" w:sz="0" w:space="0" w:color="auto"/>
          </w:divBdr>
        </w:div>
        <w:div w:id="1072506255">
          <w:marLeft w:val="640"/>
          <w:marRight w:val="0"/>
          <w:marTop w:val="0"/>
          <w:marBottom w:val="0"/>
          <w:divBdr>
            <w:top w:val="none" w:sz="0" w:space="0" w:color="auto"/>
            <w:left w:val="none" w:sz="0" w:space="0" w:color="auto"/>
            <w:bottom w:val="none" w:sz="0" w:space="0" w:color="auto"/>
            <w:right w:val="none" w:sz="0" w:space="0" w:color="auto"/>
          </w:divBdr>
        </w:div>
        <w:div w:id="1610772098">
          <w:marLeft w:val="640"/>
          <w:marRight w:val="0"/>
          <w:marTop w:val="0"/>
          <w:marBottom w:val="0"/>
          <w:divBdr>
            <w:top w:val="none" w:sz="0" w:space="0" w:color="auto"/>
            <w:left w:val="none" w:sz="0" w:space="0" w:color="auto"/>
            <w:bottom w:val="none" w:sz="0" w:space="0" w:color="auto"/>
            <w:right w:val="none" w:sz="0" w:space="0" w:color="auto"/>
          </w:divBdr>
        </w:div>
        <w:div w:id="298145562">
          <w:marLeft w:val="640"/>
          <w:marRight w:val="0"/>
          <w:marTop w:val="0"/>
          <w:marBottom w:val="0"/>
          <w:divBdr>
            <w:top w:val="none" w:sz="0" w:space="0" w:color="auto"/>
            <w:left w:val="none" w:sz="0" w:space="0" w:color="auto"/>
            <w:bottom w:val="none" w:sz="0" w:space="0" w:color="auto"/>
            <w:right w:val="none" w:sz="0" w:space="0" w:color="auto"/>
          </w:divBdr>
        </w:div>
        <w:div w:id="259946232">
          <w:marLeft w:val="640"/>
          <w:marRight w:val="0"/>
          <w:marTop w:val="0"/>
          <w:marBottom w:val="0"/>
          <w:divBdr>
            <w:top w:val="none" w:sz="0" w:space="0" w:color="auto"/>
            <w:left w:val="none" w:sz="0" w:space="0" w:color="auto"/>
            <w:bottom w:val="none" w:sz="0" w:space="0" w:color="auto"/>
            <w:right w:val="none" w:sz="0" w:space="0" w:color="auto"/>
          </w:divBdr>
        </w:div>
        <w:div w:id="1007905767">
          <w:marLeft w:val="640"/>
          <w:marRight w:val="0"/>
          <w:marTop w:val="0"/>
          <w:marBottom w:val="0"/>
          <w:divBdr>
            <w:top w:val="none" w:sz="0" w:space="0" w:color="auto"/>
            <w:left w:val="none" w:sz="0" w:space="0" w:color="auto"/>
            <w:bottom w:val="none" w:sz="0" w:space="0" w:color="auto"/>
            <w:right w:val="none" w:sz="0" w:space="0" w:color="auto"/>
          </w:divBdr>
        </w:div>
        <w:div w:id="697507914">
          <w:marLeft w:val="640"/>
          <w:marRight w:val="0"/>
          <w:marTop w:val="0"/>
          <w:marBottom w:val="0"/>
          <w:divBdr>
            <w:top w:val="none" w:sz="0" w:space="0" w:color="auto"/>
            <w:left w:val="none" w:sz="0" w:space="0" w:color="auto"/>
            <w:bottom w:val="none" w:sz="0" w:space="0" w:color="auto"/>
            <w:right w:val="none" w:sz="0" w:space="0" w:color="auto"/>
          </w:divBdr>
        </w:div>
        <w:div w:id="1413312151">
          <w:marLeft w:val="640"/>
          <w:marRight w:val="0"/>
          <w:marTop w:val="0"/>
          <w:marBottom w:val="0"/>
          <w:divBdr>
            <w:top w:val="none" w:sz="0" w:space="0" w:color="auto"/>
            <w:left w:val="none" w:sz="0" w:space="0" w:color="auto"/>
            <w:bottom w:val="none" w:sz="0" w:space="0" w:color="auto"/>
            <w:right w:val="none" w:sz="0" w:space="0" w:color="auto"/>
          </w:divBdr>
        </w:div>
        <w:div w:id="1126195350">
          <w:marLeft w:val="640"/>
          <w:marRight w:val="0"/>
          <w:marTop w:val="0"/>
          <w:marBottom w:val="0"/>
          <w:divBdr>
            <w:top w:val="none" w:sz="0" w:space="0" w:color="auto"/>
            <w:left w:val="none" w:sz="0" w:space="0" w:color="auto"/>
            <w:bottom w:val="none" w:sz="0" w:space="0" w:color="auto"/>
            <w:right w:val="none" w:sz="0" w:space="0" w:color="auto"/>
          </w:divBdr>
        </w:div>
        <w:div w:id="294222666">
          <w:marLeft w:val="640"/>
          <w:marRight w:val="0"/>
          <w:marTop w:val="0"/>
          <w:marBottom w:val="0"/>
          <w:divBdr>
            <w:top w:val="none" w:sz="0" w:space="0" w:color="auto"/>
            <w:left w:val="none" w:sz="0" w:space="0" w:color="auto"/>
            <w:bottom w:val="none" w:sz="0" w:space="0" w:color="auto"/>
            <w:right w:val="none" w:sz="0" w:space="0" w:color="auto"/>
          </w:divBdr>
        </w:div>
        <w:div w:id="2140873427">
          <w:marLeft w:val="640"/>
          <w:marRight w:val="0"/>
          <w:marTop w:val="0"/>
          <w:marBottom w:val="0"/>
          <w:divBdr>
            <w:top w:val="none" w:sz="0" w:space="0" w:color="auto"/>
            <w:left w:val="none" w:sz="0" w:space="0" w:color="auto"/>
            <w:bottom w:val="none" w:sz="0" w:space="0" w:color="auto"/>
            <w:right w:val="none" w:sz="0" w:space="0" w:color="auto"/>
          </w:divBdr>
        </w:div>
        <w:div w:id="48770904">
          <w:marLeft w:val="640"/>
          <w:marRight w:val="0"/>
          <w:marTop w:val="0"/>
          <w:marBottom w:val="0"/>
          <w:divBdr>
            <w:top w:val="none" w:sz="0" w:space="0" w:color="auto"/>
            <w:left w:val="none" w:sz="0" w:space="0" w:color="auto"/>
            <w:bottom w:val="none" w:sz="0" w:space="0" w:color="auto"/>
            <w:right w:val="none" w:sz="0" w:space="0" w:color="auto"/>
          </w:divBdr>
        </w:div>
        <w:div w:id="1192767510">
          <w:marLeft w:val="640"/>
          <w:marRight w:val="0"/>
          <w:marTop w:val="0"/>
          <w:marBottom w:val="0"/>
          <w:divBdr>
            <w:top w:val="none" w:sz="0" w:space="0" w:color="auto"/>
            <w:left w:val="none" w:sz="0" w:space="0" w:color="auto"/>
            <w:bottom w:val="none" w:sz="0" w:space="0" w:color="auto"/>
            <w:right w:val="none" w:sz="0" w:space="0" w:color="auto"/>
          </w:divBdr>
        </w:div>
        <w:div w:id="1524972278">
          <w:marLeft w:val="640"/>
          <w:marRight w:val="0"/>
          <w:marTop w:val="0"/>
          <w:marBottom w:val="0"/>
          <w:divBdr>
            <w:top w:val="none" w:sz="0" w:space="0" w:color="auto"/>
            <w:left w:val="none" w:sz="0" w:space="0" w:color="auto"/>
            <w:bottom w:val="none" w:sz="0" w:space="0" w:color="auto"/>
            <w:right w:val="none" w:sz="0" w:space="0" w:color="auto"/>
          </w:divBdr>
        </w:div>
        <w:div w:id="248391870">
          <w:marLeft w:val="640"/>
          <w:marRight w:val="0"/>
          <w:marTop w:val="0"/>
          <w:marBottom w:val="0"/>
          <w:divBdr>
            <w:top w:val="none" w:sz="0" w:space="0" w:color="auto"/>
            <w:left w:val="none" w:sz="0" w:space="0" w:color="auto"/>
            <w:bottom w:val="none" w:sz="0" w:space="0" w:color="auto"/>
            <w:right w:val="none" w:sz="0" w:space="0" w:color="auto"/>
          </w:divBdr>
        </w:div>
        <w:div w:id="198706526">
          <w:marLeft w:val="640"/>
          <w:marRight w:val="0"/>
          <w:marTop w:val="0"/>
          <w:marBottom w:val="0"/>
          <w:divBdr>
            <w:top w:val="none" w:sz="0" w:space="0" w:color="auto"/>
            <w:left w:val="none" w:sz="0" w:space="0" w:color="auto"/>
            <w:bottom w:val="none" w:sz="0" w:space="0" w:color="auto"/>
            <w:right w:val="none" w:sz="0" w:space="0" w:color="auto"/>
          </w:divBdr>
        </w:div>
        <w:div w:id="1972206572">
          <w:marLeft w:val="640"/>
          <w:marRight w:val="0"/>
          <w:marTop w:val="0"/>
          <w:marBottom w:val="0"/>
          <w:divBdr>
            <w:top w:val="none" w:sz="0" w:space="0" w:color="auto"/>
            <w:left w:val="none" w:sz="0" w:space="0" w:color="auto"/>
            <w:bottom w:val="none" w:sz="0" w:space="0" w:color="auto"/>
            <w:right w:val="none" w:sz="0" w:space="0" w:color="auto"/>
          </w:divBdr>
        </w:div>
        <w:div w:id="951941380">
          <w:marLeft w:val="640"/>
          <w:marRight w:val="0"/>
          <w:marTop w:val="0"/>
          <w:marBottom w:val="0"/>
          <w:divBdr>
            <w:top w:val="none" w:sz="0" w:space="0" w:color="auto"/>
            <w:left w:val="none" w:sz="0" w:space="0" w:color="auto"/>
            <w:bottom w:val="none" w:sz="0" w:space="0" w:color="auto"/>
            <w:right w:val="none" w:sz="0" w:space="0" w:color="auto"/>
          </w:divBdr>
        </w:div>
        <w:div w:id="686828081">
          <w:marLeft w:val="640"/>
          <w:marRight w:val="0"/>
          <w:marTop w:val="0"/>
          <w:marBottom w:val="0"/>
          <w:divBdr>
            <w:top w:val="none" w:sz="0" w:space="0" w:color="auto"/>
            <w:left w:val="none" w:sz="0" w:space="0" w:color="auto"/>
            <w:bottom w:val="none" w:sz="0" w:space="0" w:color="auto"/>
            <w:right w:val="none" w:sz="0" w:space="0" w:color="auto"/>
          </w:divBdr>
        </w:div>
      </w:divsChild>
    </w:div>
    <w:div w:id="753209359">
      <w:bodyDiv w:val="1"/>
      <w:marLeft w:val="0"/>
      <w:marRight w:val="0"/>
      <w:marTop w:val="0"/>
      <w:marBottom w:val="0"/>
      <w:divBdr>
        <w:top w:val="none" w:sz="0" w:space="0" w:color="auto"/>
        <w:left w:val="none" w:sz="0" w:space="0" w:color="auto"/>
        <w:bottom w:val="none" w:sz="0" w:space="0" w:color="auto"/>
        <w:right w:val="none" w:sz="0" w:space="0" w:color="auto"/>
      </w:divBdr>
    </w:div>
    <w:div w:id="753941625">
      <w:bodyDiv w:val="1"/>
      <w:marLeft w:val="0"/>
      <w:marRight w:val="0"/>
      <w:marTop w:val="0"/>
      <w:marBottom w:val="0"/>
      <w:divBdr>
        <w:top w:val="none" w:sz="0" w:space="0" w:color="auto"/>
        <w:left w:val="none" w:sz="0" w:space="0" w:color="auto"/>
        <w:bottom w:val="none" w:sz="0" w:space="0" w:color="auto"/>
        <w:right w:val="none" w:sz="0" w:space="0" w:color="auto"/>
      </w:divBdr>
    </w:div>
    <w:div w:id="754516323">
      <w:bodyDiv w:val="1"/>
      <w:marLeft w:val="0"/>
      <w:marRight w:val="0"/>
      <w:marTop w:val="0"/>
      <w:marBottom w:val="0"/>
      <w:divBdr>
        <w:top w:val="none" w:sz="0" w:space="0" w:color="auto"/>
        <w:left w:val="none" w:sz="0" w:space="0" w:color="auto"/>
        <w:bottom w:val="none" w:sz="0" w:space="0" w:color="auto"/>
        <w:right w:val="none" w:sz="0" w:space="0" w:color="auto"/>
      </w:divBdr>
    </w:div>
    <w:div w:id="754591859">
      <w:bodyDiv w:val="1"/>
      <w:marLeft w:val="0"/>
      <w:marRight w:val="0"/>
      <w:marTop w:val="0"/>
      <w:marBottom w:val="0"/>
      <w:divBdr>
        <w:top w:val="none" w:sz="0" w:space="0" w:color="auto"/>
        <w:left w:val="none" w:sz="0" w:space="0" w:color="auto"/>
        <w:bottom w:val="none" w:sz="0" w:space="0" w:color="auto"/>
        <w:right w:val="none" w:sz="0" w:space="0" w:color="auto"/>
      </w:divBdr>
    </w:div>
    <w:div w:id="756292358">
      <w:bodyDiv w:val="1"/>
      <w:marLeft w:val="0"/>
      <w:marRight w:val="0"/>
      <w:marTop w:val="0"/>
      <w:marBottom w:val="0"/>
      <w:divBdr>
        <w:top w:val="none" w:sz="0" w:space="0" w:color="auto"/>
        <w:left w:val="none" w:sz="0" w:space="0" w:color="auto"/>
        <w:bottom w:val="none" w:sz="0" w:space="0" w:color="auto"/>
        <w:right w:val="none" w:sz="0" w:space="0" w:color="auto"/>
      </w:divBdr>
    </w:div>
    <w:div w:id="759909058">
      <w:bodyDiv w:val="1"/>
      <w:marLeft w:val="0"/>
      <w:marRight w:val="0"/>
      <w:marTop w:val="0"/>
      <w:marBottom w:val="0"/>
      <w:divBdr>
        <w:top w:val="none" w:sz="0" w:space="0" w:color="auto"/>
        <w:left w:val="none" w:sz="0" w:space="0" w:color="auto"/>
        <w:bottom w:val="none" w:sz="0" w:space="0" w:color="auto"/>
        <w:right w:val="none" w:sz="0" w:space="0" w:color="auto"/>
      </w:divBdr>
    </w:div>
    <w:div w:id="762258576">
      <w:bodyDiv w:val="1"/>
      <w:marLeft w:val="0"/>
      <w:marRight w:val="0"/>
      <w:marTop w:val="0"/>
      <w:marBottom w:val="0"/>
      <w:divBdr>
        <w:top w:val="none" w:sz="0" w:space="0" w:color="auto"/>
        <w:left w:val="none" w:sz="0" w:space="0" w:color="auto"/>
        <w:bottom w:val="none" w:sz="0" w:space="0" w:color="auto"/>
        <w:right w:val="none" w:sz="0" w:space="0" w:color="auto"/>
      </w:divBdr>
    </w:div>
    <w:div w:id="766268984">
      <w:bodyDiv w:val="1"/>
      <w:marLeft w:val="0"/>
      <w:marRight w:val="0"/>
      <w:marTop w:val="0"/>
      <w:marBottom w:val="0"/>
      <w:divBdr>
        <w:top w:val="none" w:sz="0" w:space="0" w:color="auto"/>
        <w:left w:val="none" w:sz="0" w:space="0" w:color="auto"/>
        <w:bottom w:val="none" w:sz="0" w:space="0" w:color="auto"/>
        <w:right w:val="none" w:sz="0" w:space="0" w:color="auto"/>
      </w:divBdr>
    </w:div>
    <w:div w:id="770124872">
      <w:bodyDiv w:val="1"/>
      <w:marLeft w:val="0"/>
      <w:marRight w:val="0"/>
      <w:marTop w:val="0"/>
      <w:marBottom w:val="0"/>
      <w:divBdr>
        <w:top w:val="none" w:sz="0" w:space="0" w:color="auto"/>
        <w:left w:val="none" w:sz="0" w:space="0" w:color="auto"/>
        <w:bottom w:val="none" w:sz="0" w:space="0" w:color="auto"/>
        <w:right w:val="none" w:sz="0" w:space="0" w:color="auto"/>
      </w:divBdr>
    </w:div>
    <w:div w:id="770399584">
      <w:bodyDiv w:val="1"/>
      <w:marLeft w:val="0"/>
      <w:marRight w:val="0"/>
      <w:marTop w:val="0"/>
      <w:marBottom w:val="0"/>
      <w:divBdr>
        <w:top w:val="none" w:sz="0" w:space="0" w:color="auto"/>
        <w:left w:val="none" w:sz="0" w:space="0" w:color="auto"/>
        <w:bottom w:val="none" w:sz="0" w:space="0" w:color="auto"/>
        <w:right w:val="none" w:sz="0" w:space="0" w:color="auto"/>
      </w:divBdr>
    </w:div>
    <w:div w:id="772751853">
      <w:bodyDiv w:val="1"/>
      <w:marLeft w:val="0"/>
      <w:marRight w:val="0"/>
      <w:marTop w:val="0"/>
      <w:marBottom w:val="0"/>
      <w:divBdr>
        <w:top w:val="none" w:sz="0" w:space="0" w:color="auto"/>
        <w:left w:val="none" w:sz="0" w:space="0" w:color="auto"/>
        <w:bottom w:val="none" w:sz="0" w:space="0" w:color="auto"/>
        <w:right w:val="none" w:sz="0" w:space="0" w:color="auto"/>
      </w:divBdr>
    </w:div>
    <w:div w:id="774204863">
      <w:bodyDiv w:val="1"/>
      <w:marLeft w:val="0"/>
      <w:marRight w:val="0"/>
      <w:marTop w:val="0"/>
      <w:marBottom w:val="0"/>
      <w:divBdr>
        <w:top w:val="none" w:sz="0" w:space="0" w:color="auto"/>
        <w:left w:val="none" w:sz="0" w:space="0" w:color="auto"/>
        <w:bottom w:val="none" w:sz="0" w:space="0" w:color="auto"/>
        <w:right w:val="none" w:sz="0" w:space="0" w:color="auto"/>
      </w:divBdr>
    </w:div>
    <w:div w:id="775056090">
      <w:bodyDiv w:val="1"/>
      <w:marLeft w:val="0"/>
      <w:marRight w:val="0"/>
      <w:marTop w:val="0"/>
      <w:marBottom w:val="0"/>
      <w:divBdr>
        <w:top w:val="none" w:sz="0" w:space="0" w:color="auto"/>
        <w:left w:val="none" w:sz="0" w:space="0" w:color="auto"/>
        <w:bottom w:val="none" w:sz="0" w:space="0" w:color="auto"/>
        <w:right w:val="none" w:sz="0" w:space="0" w:color="auto"/>
      </w:divBdr>
    </w:div>
    <w:div w:id="775490958">
      <w:bodyDiv w:val="1"/>
      <w:marLeft w:val="0"/>
      <w:marRight w:val="0"/>
      <w:marTop w:val="0"/>
      <w:marBottom w:val="0"/>
      <w:divBdr>
        <w:top w:val="none" w:sz="0" w:space="0" w:color="auto"/>
        <w:left w:val="none" w:sz="0" w:space="0" w:color="auto"/>
        <w:bottom w:val="none" w:sz="0" w:space="0" w:color="auto"/>
        <w:right w:val="none" w:sz="0" w:space="0" w:color="auto"/>
      </w:divBdr>
    </w:div>
    <w:div w:id="777794579">
      <w:bodyDiv w:val="1"/>
      <w:marLeft w:val="0"/>
      <w:marRight w:val="0"/>
      <w:marTop w:val="0"/>
      <w:marBottom w:val="0"/>
      <w:divBdr>
        <w:top w:val="none" w:sz="0" w:space="0" w:color="auto"/>
        <w:left w:val="none" w:sz="0" w:space="0" w:color="auto"/>
        <w:bottom w:val="none" w:sz="0" w:space="0" w:color="auto"/>
        <w:right w:val="none" w:sz="0" w:space="0" w:color="auto"/>
      </w:divBdr>
    </w:div>
    <w:div w:id="778064013">
      <w:bodyDiv w:val="1"/>
      <w:marLeft w:val="0"/>
      <w:marRight w:val="0"/>
      <w:marTop w:val="0"/>
      <w:marBottom w:val="0"/>
      <w:divBdr>
        <w:top w:val="none" w:sz="0" w:space="0" w:color="auto"/>
        <w:left w:val="none" w:sz="0" w:space="0" w:color="auto"/>
        <w:bottom w:val="none" w:sz="0" w:space="0" w:color="auto"/>
        <w:right w:val="none" w:sz="0" w:space="0" w:color="auto"/>
      </w:divBdr>
    </w:div>
    <w:div w:id="780537510">
      <w:bodyDiv w:val="1"/>
      <w:marLeft w:val="0"/>
      <w:marRight w:val="0"/>
      <w:marTop w:val="0"/>
      <w:marBottom w:val="0"/>
      <w:divBdr>
        <w:top w:val="none" w:sz="0" w:space="0" w:color="auto"/>
        <w:left w:val="none" w:sz="0" w:space="0" w:color="auto"/>
        <w:bottom w:val="none" w:sz="0" w:space="0" w:color="auto"/>
        <w:right w:val="none" w:sz="0" w:space="0" w:color="auto"/>
      </w:divBdr>
    </w:div>
    <w:div w:id="781269294">
      <w:bodyDiv w:val="1"/>
      <w:marLeft w:val="0"/>
      <w:marRight w:val="0"/>
      <w:marTop w:val="0"/>
      <w:marBottom w:val="0"/>
      <w:divBdr>
        <w:top w:val="none" w:sz="0" w:space="0" w:color="auto"/>
        <w:left w:val="none" w:sz="0" w:space="0" w:color="auto"/>
        <w:bottom w:val="none" w:sz="0" w:space="0" w:color="auto"/>
        <w:right w:val="none" w:sz="0" w:space="0" w:color="auto"/>
      </w:divBdr>
    </w:div>
    <w:div w:id="782725289">
      <w:bodyDiv w:val="1"/>
      <w:marLeft w:val="0"/>
      <w:marRight w:val="0"/>
      <w:marTop w:val="0"/>
      <w:marBottom w:val="0"/>
      <w:divBdr>
        <w:top w:val="none" w:sz="0" w:space="0" w:color="auto"/>
        <w:left w:val="none" w:sz="0" w:space="0" w:color="auto"/>
        <w:bottom w:val="none" w:sz="0" w:space="0" w:color="auto"/>
        <w:right w:val="none" w:sz="0" w:space="0" w:color="auto"/>
      </w:divBdr>
    </w:div>
    <w:div w:id="787353954">
      <w:bodyDiv w:val="1"/>
      <w:marLeft w:val="0"/>
      <w:marRight w:val="0"/>
      <w:marTop w:val="0"/>
      <w:marBottom w:val="0"/>
      <w:divBdr>
        <w:top w:val="none" w:sz="0" w:space="0" w:color="auto"/>
        <w:left w:val="none" w:sz="0" w:space="0" w:color="auto"/>
        <w:bottom w:val="none" w:sz="0" w:space="0" w:color="auto"/>
        <w:right w:val="none" w:sz="0" w:space="0" w:color="auto"/>
      </w:divBdr>
    </w:div>
    <w:div w:id="788738473">
      <w:bodyDiv w:val="1"/>
      <w:marLeft w:val="0"/>
      <w:marRight w:val="0"/>
      <w:marTop w:val="0"/>
      <w:marBottom w:val="0"/>
      <w:divBdr>
        <w:top w:val="none" w:sz="0" w:space="0" w:color="auto"/>
        <w:left w:val="none" w:sz="0" w:space="0" w:color="auto"/>
        <w:bottom w:val="none" w:sz="0" w:space="0" w:color="auto"/>
        <w:right w:val="none" w:sz="0" w:space="0" w:color="auto"/>
      </w:divBdr>
    </w:div>
    <w:div w:id="790709713">
      <w:bodyDiv w:val="1"/>
      <w:marLeft w:val="0"/>
      <w:marRight w:val="0"/>
      <w:marTop w:val="0"/>
      <w:marBottom w:val="0"/>
      <w:divBdr>
        <w:top w:val="none" w:sz="0" w:space="0" w:color="auto"/>
        <w:left w:val="none" w:sz="0" w:space="0" w:color="auto"/>
        <w:bottom w:val="none" w:sz="0" w:space="0" w:color="auto"/>
        <w:right w:val="none" w:sz="0" w:space="0" w:color="auto"/>
      </w:divBdr>
    </w:div>
    <w:div w:id="802969196">
      <w:bodyDiv w:val="1"/>
      <w:marLeft w:val="0"/>
      <w:marRight w:val="0"/>
      <w:marTop w:val="0"/>
      <w:marBottom w:val="0"/>
      <w:divBdr>
        <w:top w:val="none" w:sz="0" w:space="0" w:color="auto"/>
        <w:left w:val="none" w:sz="0" w:space="0" w:color="auto"/>
        <w:bottom w:val="none" w:sz="0" w:space="0" w:color="auto"/>
        <w:right w:val="none" w:sz="0" w:space="0" w:color="auto"/>
      </w:divBdr>
    </w:div>
    <w:div w:id="808016994">
      <w:bodyDiv w:val="1"/>
      <w:marLeft w:val="0"/>
      <w:marRight w:val="0"/>
      <w:marTop w:val="0"/>
      <w:marBottom w:val="0"/>
      <w:divBdr>
        <w:top w:val="none" w:sz="0" w:space="0" w:color="auto"/>
        <w:left w:val="none" w:sz="0" w:space="0" w:color="auto"/>
        <w:bottom w:val="none" w:sz="0" w:space="0" w:color="auto"/>
        <w:right w:val="none" w:sz="0" w:space="0" w:color="auto"/>
      </w:divBdr>
    </w:div>
    <w:div w:id="809202164">
      <w:bodyDiv w:val="1"/>
      <w:marLeft w:val="0"/>
      <w:marRight w:val="0"/>
      <w:marTop w:val="0"/>
      <w:marBottom w:val="0"/>
      <w:divBdr>
        <w:top w:val="none" w:sz="0" w:space="0" w:color="auto"/>
        <w:left w:val="none" w:sz="0" w:space="0" w:color="auto"/>
        <w:bottom w:val="none" w:sz="0" w:space="0" w:color="auto"/>
        <w:right w:val="none" w:sz="0" w:space="0" w:color="auto"/>
      </w:divBdr>
    </w:div>
    <w:div w:id="813986026">
      <w:bodyDiv w:val="1"/>
      <w:marLeft w:val="0"/>
      <w:marRight w:val="0"/>
      <w:marTop w:val="0"/>
      <w:marBottom w:val="0"/>
      <w:divBdr>
        <w:top w:val="none" w:sz="0" w:space="0" w:color="auto"/>
        <w:left w:val="none" w:sz="0" w:space="0" w:color="auto"/>
        <w:bottom w:val="none" w:sz="0" w:space="0" w:color="auto"/>
        <w:right w:val="none" w:sz="0" w:space="0" w:color="auto"/>
      </w:divBdr>
    </w:div>
    <w:div w:id="816457209">
      <w:bodyDiv w:val="1"/>
      <w:marLeft w:val="0"/>
      <w:marRight w:val="0"/>
      <w:marTop w:val="0"/>
      <w:marBottom w:val="0"/>
      <w:divBdr>
        <w:top w:val="none" w:sz="0" w:space="0" w:color="auto"/>
        <w:left w:val="none" w:sz="0" w:space="0" w:color="auto"/>
        <w:bottom w:val="none" w:sz="0" w:space="0" w:color="auto"/>
        <w:right w:val="none" w:sz="0" w:space="0" w:color="auto"/>
      </w:divBdr>
    </w:div>
    <w:div w:id="816801770">
      <w:bodyDiv w:val="1"/>
      <w:marLeft w:val="0"/>
      <w:marRight w:val="0"/>
      <w:marTop w:val="0"/>
      <w:marBottom w:val="0"/>
      <w:divBdr>
        <w:top w:val="none" w:sz="0" w:space="0" w:color="auto"/>
        <w:left w:val="none" w:sz="0" w:space="0" w:color="auto"/>
        <w:bottom w:val="none" w:sz="0" w:space="0" w:color="auto"/>
        <w:right w:val="none" w:sz="0" w:space="0" w:color="auto"/>
      </w:divBdr>
    </w:div>
    <w:div w:id="819808785">
      <w:bodyDiv w:val="1"/>
      <w:marLeft w:val="0"/>
      <w:marRight w:val="0"/>
      <w:marTop w:val="0"/>
      <w:marBottom w:val="0"/>
      <w:divBdr>
        <w:top w:val="none" w:sz="0" w:space="0" w:color="auto"/>
        <w:left w:val="none" w:sz="0" w:space="0" w:color="auto"/>
        <w:bottom w:val="none" w:sz="0" w:space="0" w:color="auto"/>
        <w:right w:val="none" w:sz="0" w:space="0" w:color="auto"/>
      </w:divBdr>
    </w:div>
    <w:div w:id="820780202">
      <w:bodyDiv w:val="1"/>
      <w:marLeft w:val="0"/>
      <w:marRight w:val="0"/>
      <w:marTop w:val="0"/>
      <w:marBottom w:val="0"/>
      <w:divBdr>
        <w:top w:val="none" w:sz="0" w:space="0" w:color="auto"/>
        <w:left w:val="none" w:sz="0" w:space="0" w:color="auto"/>
        <w:bottom w:val="none" w:sz="0" w:space="0" w:color="auto"/>
        <w:right w:val="none" w:sz="0" w:space="0" w:color="auto"/>
      </w:divBdr>
    </w:div>
    <w:div w:id="822238796">
      <w:bodyDiv w:val="1"/>
      <w:marLeft w:val="0"/>
      <w:marRight w:val="0"/>
      <w:marTop w:val="0"/>
      <w:marBottom w:val="0"/>
      <w:divBdr>
        <w:top w:val="none" w:sz="0" w:space="0" w:color="auto"/>
        <w:left w:val="none" w:sz="0" w:space="0" w:color="auto"/>
        <w:bottom w:val="none" w:sz="0" w:space="0" w:color="auto"/>
        <w:right w:val="none" w:sz="0" w:space="0" w:color="auto"/>
      </w:divBdr>
    </w:div>
    <w:div w:id="826479569">
      <w:bodyDiv w:val="1"/>
      <w:marLeft w:val="0"/>
      <w:marRight w:val="0"/>
      <w:marTop w:val="0"/>
      <w:marBottom w:val="0"/>
      <w:divBdr>
        <w:top w:val="none" w:sz="0" w:space="0" w:color="auto"/>
        <w:left w:val="none" w:sz="0" w:space="0" w:color="auto"/>
        <w:bottom w:val="none" w:sz="0" w:space="0" w:color="auto"/>
        <w:right w:val="none" w:sz="0" w:space="0" w:color="auto"/>
      </w:divBdr>
    </w:div>
    <w:div w:id="829060677">
      <w:bodyDiv w:val="1"/>
      <w:marLeft w:val="0"/>
      <w:marRight w:val="0"/>
      <w:marTop w:val="0"/>
      <w:marBottom w:val="0"/>
      <w:divBdr>
        <w:top w:val="none" w:sz="0" w:space="0" w:color="auto"/>
        <w:left w:val="none" w:sz="0" w:space="0" w:color="auto"/>
        <w:bottom w:val="none" w:sz="0" w:space="0" w:color="auto"/>
        <w:right w:val="none" w:sz="0" w:space="0" w:color="auto"/>
      </w:divBdr>
    </w:div>
    <w:div w:id="829752722">
      <w:bodyDiv w:val="1"/>
      <w:marLeft w:val="0"/>
      <w:marRight w:val="0"/>
      <w:marTop w:val="0"/>
      <w:marBottom w:val="0"/>
      <w:divBdr>
        <w:top w:val="none" w:sz="0" w:space="0" w:color="auto"/>
        <w:left w:val="none" w:sz="0" w:space="0" w:color="auto"/>
        <w:bottom w:val="none" w:sz="0" w:space="0" w:color="auto"/>
        <w:right w:val="none" w:sz="0" w:space="0" w:color="auto"/>
      </w:divBdr>
    </w:div>
    <w:div w:id="831263218">
      <w:bodyDiv w:val="1"/>
      <w:marLeft w:val="0"/>
      <w:marRight w:val="0"/>
      <w:marTop w:val="0"/>
      <w:marBottom w:val="0"/>
      <w:divBdr>
        <w:top w:val="none" w:sz="0" w:space="0" w:color="auto"/>
        <w:left w:val="none" w:sz="0" w:space="0" w:color="auto"/>
        <w:bottom w:val="none" w:sz="0" w:space="0" w:color="auto"/>
        <w:right w:val="none" w:sz="0" w:space="0" w:color="auto"/>
      </w:divBdr>
      <w:divsChild>
        <w:div w:id="546994570">
          <w:marLeft w:val="0"/>
          <w:marRight w:val="0"/>
          <w:marTop w:val="0"/>
          <w:marBottom w:val="0"/>
          <w:divBdr>
            <w:top w:val="none" w:sz="0" w:space="0" w:color="auto"/>
            <w:left w:val="none" w:sz="0" w:space="0" w:color="auto"/>
            <w:bottom w:val="none" w:sz="0" w:space="0" w:color="auto"/>
            <w:right w:val="none" w:sz="0" w:space="0" w:color="auto"/>
          </w:divBdr>
        </w:div>
      </w:divsChild>
    </w:div>
    <w:div w:id="834801195">
      <w:bodyDiv w:val="1"/>
      <w:marLeft w:val="0"/>
      <w:marRight w:val="0"/>
      <w:marTop w:val="0"/>
      <w:marBottom w:val="0"/>
      <w:divBdr>
        <w:top w:val="none" w:sz="0" w:space="0" w:color="auto"/>
        <w:left w:val="none" w:sz="0" w:space="0" w:color="auto"/>
        <w:bottom w:val="none" w:sz="0" w:space="0" w:color="auto"/>
        <w:right w:val="none" w:sz="0" w:space="0" w:color="auto"/>
      </w:divBdr>
    </w:div>
    <w:div w:id="836918792">
      <w:bodyDiv w:val="1"/>
      <w:marLeft w:val="0"/>
      <w:marRight w:val="0"/>
      <w:marTop w:val="0"/>
      <w:marBottom w:val="0"/>
      <w:divBdr>
        <w:top w:val="none" w:sz="0" w:space="0" w:color="auto"/>
        <w:left w:val="none" w:sz="0" w:space="0" w:color="auto"/>
        <w:bottom w:val="none" w:sz="0" w:space="0" w:color="auto"/>
        <w:right w:val="none" w:sz="0" w:space="0" w:color="auto"/>
      </w:divBdr>
    </w:div>
    <w:div w:id="839544597">
      <w:bodyDiv w:val="1"/>
      <w:marLeft w:val="0"/>
      <w:marRight w:val="0"/>
      <w:marTop w:val="0"/>
      <w:marBottom w:val="0"/>
      <w:divBdr>
        <w:top w:val="none" w:sz="0" w:space="0" w:color="auto"/>
        <w:left w:val="none" w:sz="0" w:space="0" w:color="auto"/>
        <w:bottom w:val="none" w:sz="0" w:space="0" w:color="auto"/>
        <w:right w:val="none" w:sz="0" w:space="0" w:color="auto"/>
      </w:divBdr>
    </w:div>
    <w:div w:id="843667562">
      <w:bodyDiv w:val="1"/>
      <w:marLeft w:val="0"/>
      <w:marRight w:val="0"/>
      <w:marTop w:val="0"/>
      <w:marBottom w:val="0"/>
      <w:divBdr>
        <w:top w:val="none" w:sz="0" w:space="0" w:color="auto"/>
        <w:left w:val="none" w:sz="0" w:space="0" w:color="auto"/>
        <w:bottom w:val="none" w:sz="0" w:space="0" w:color="auto"/>
        <w:right w:val="none" w:sz="0" w:space="0" w:color="auto"/>
      </w:divBdr>
    </w:div>
    <w:div w:id="844169442">
      <w:bodyDiv w:val="1"/>
      <w:marLeft w:val="0"/>
      <w:marRight w:val="0"/>
      <w:marTop w:val="0"/>
      <w:marBottom w:val="0"/>
      <w:divBdr>
        <w:top w:val="none" w:sz="0" w:space="0" w:color="auto"/>
        <w:left w:val="none" w:sz="0" w:space="0" w:color="auto"/>
        <w:bottom w:val="none" w:sz="0" w:space="0" w:color="auto"/>
        <w:right w:val="none" w:sz="0" w:space="0" w:color="auto"/>
      </w:divBdr>
    </w:div>
    <w:div w:id="853150011">
      <w:bodyDiv w:val="1"/>
      <w:marLeft w:val="0"/>
      <w:marRight w:val="0"/>
      <w:marTop w:val="0"/>
      <w:marBottom w:val="0"/>
      <w:divBdr>
        <w:top w:val="none" w:sz="0" w:space="0" w:color="auto"/>
        <w:left w:val="none" w:sz="0" w:space="0" w:color="auto"/>
        <w:bottom w:val="none" w:sz="0" w:space="0" w:color="auto"/>
        <w:right w:val="none" w:sz="0" w:space="0" w:color="auto"/>
      </w:divBdr>
    </w:div>
    <w:div w:id="853880660">
      <w:bodyDiv w:val="1"/>
      <w:marLeft w:val="0"/>
      <w:marRight w:val="0"/>
      <w:marTop w:val="0"/>
      <w:marBottom w:val="0"/>
      <w:divBdr>
        <w:top w:val="none" w:sz="0" w:space="0" w:color="auto"/>
        <w:left w:val="none" w:sz="0" w:space="0" w:color="auto"/>
        <w:bottom w:val="none" w:sz="0" w:space="0" w:color="auto"/>
        <w:right w:val="none" w:sz="0" w:space="0" w:color="auto"/>
      </w:divBdr>
    </w:div>
    <w:div w:id="854266147">
      <w:bodyDiv w:val="1"/>
      <w:marLeft w:val="0"/>
      <w:marRight w:val="0"/>
      <w:marTop w:val="0"/>
      <w:marBottom w:val="0"/>
      <w:divBdr>
        <w:top w:val="none" w:sz="0" w:space="0" w:color="auto"/>
        <w:left w:val="none" w:sz="0" w:space="0" w:color="auto"/>
        <w:bottom w:val="none" w:sz="0" w:space="0" w:color="auto"/>
        <w:right w:val="none" w:sz="0" w:space="0" w:color="auto"/>
      </w:divBdr>
    </w:div>
    <w:div w:id="855735157">
      <w:bodyDiv w:val="1"/>
      <w:marLeft w:val="0"/>
      <w:marRight w:val="0"/>
      <w:marTop w:val="0"/>
      <w:marBottom w:val="0"/>
      <w:divBdr>
        <w:top w:val="none" w:sz="0" w:space="0" w:color="auto"/>
        <w:left w:val="none" w:sz="0" w:space="0" w:color="auto"/>
        <w:bottom w:val="none" w:sz="0" w:space="0" w:color="auto"/>
        <w:right w:val="none" w:sz="0" w:space="0" w:color="auto"/>
      </w:divBdr>
    </w:div>
    <w:div w:id="856307550">
      <w:bodyDiv w:val="1"/>
      <w:marLeft w:val="0"/>
      <w:marRight w:val="0"/>
      <w:marTop w:val="0"/>
      <w:marBottom w:val="0"/>
      <w:divBdr>
        <w:top w:val="none" w:sz="0" w:space="0" w:color="auto"/>
        <w:left w:val="none" w:sz="0" w:space="0" w:color="auto"/>
        <w:bottom w:val="none" w:sz="0" w:space="0" w:color="auto"/>
        <w:right w:val="none" w:sz="0" w:space="0" w:color="auto"/>
      </w:divBdr>
    </w:div>
    <w:div w:id="857885996">
      <w:bodyDiv w:val="1"/>
      <w:marLeft w:val="0"/>
      <w:marRight w:val="0"/>
      <w:marTop w:val="0"/>
      <w:marBottom w:val="0"/>
      <w:divBdr>
        <w:top w:val="none" w:sz="0" w:space="0" w:color="auto"/>
        <w:left w:val="none" w:sz="0" w:space="0" w:color="auto"/>
        <w:bottom w:val="none" w:sz="0" w:space="0" w:color="auto"/>
        <w:right w:val="none" w:sz="0" w:space="0" w:color="auto"/>
      </w:divBdr>
    </w:div>
    <w:div w:id="860168823">
      <w:bodyDiv w:val="1"/>
      <w:marLeft w:val="0"/>
      <w:marRight w:val="0"/>
      <w:marTop w:val="0"/>
      <w:marBottom w:val="0"/>
      <w:divBdr>
        <w:top w:val="none" w:sz="0" w:space="0" w:color="auto"/>
        <w:left w:val="none" w:sz="0" w:space="0" w:color="auto"/>
        <w:bottom w:val="none" w:sz="0" w:space="0" w:color="auto"/>
        <w:right w:val="none" w:sz="0" w:space="0" w:color="auto"/>
      </w:divBdr>
    </w:div>
    <w:div w:id="864441496">
      <w:bodyDiv w:val="1"/>
      <w:marLeft w:val="0"/>
      <w:marRight w:val="0"/>
      <w:marTop w:val="0"/>
      <w:marBottom w:val="0"/>
      <w:divBdr>
        <w:top w:val="none" w:sz="0" w:space="0" w:color="auto"/>
        <w:left w:val="none" w:sz="0" w:space="0" w:color="auto"/>
        <w:bottom w:val="none" w:sz="0" w:space="0" w:color="auto"/>
        <w:right w:val="none" w:sz="0" w:space="0" w:color="auto"/>
      </w:divBdr>
      <w:divsChild>
        <w:div w:id="977805624">
          <w:marLeft w:val="640"/>
          <w:marRight w:val="0"/>
          <w:marTop w:val="0"/>
          <w:marBottom w:val="0"/>
          <w:divBdr>
            <w:top w:val="none" w:sz="0" w:space="0" w:color="auto"/>
            <w:left w:val="none" w:sz="0" w:space="0" w:color="auto"/>
            <w:bottom w:val="none" w:sz="0" w:space="0" w:color="auto"/>
            <w:right w:val="none" w:sz="0" w:space="0" w:color="auto"/>
          </w:divBdr>
        </w:div>
        <w:div w:id="1920558222">
          <w:marLeft w:val="640"/>
          <w:marRight w:val="0"/>
          <w:marTop w:val="0"/>
          <w:marBottom w:val="0"/>
          <w:divBdr>
            <w:top w:val="none" w:sz="0" w:space="0" w:color="auto"/>
            <w:left w:val="none" w:sz="0" w:space="0" w:color="auto"/>
            <w:bottom w:val="none" w:sz="0" w:space="0" w:color="auto"/>
            <w:right w:val="none" w:sz="0" w:space="0" w:color="auto"/>
          </w:divBdr>
        </w:div>
        <w:div w:id="1316837351">
          <w:marLeft w:val="640"/>
          <w:marRight w:val="0"/>
          <w:marTop w:val="0"/>
          <w:marBottom w:val="0"/>
          <w:divBdr>
            <w:top w:val="none" w:sz="0" w:space="0" w:color="auto"/>
            <w:left w:val="none" w:sz="0" w:space="0" w:color="auto"/>
            <w:bottom w:val="none" w:sz="0" w:space="0" w:color="auto"/>
            <w:right w:val="none" w:sz="0" w:space="0" w:color="auto"/>
          </w:divBdr>
        </w:div>
        <w:div w:id="1557356796">
          <w:marLeft w:val="640"/>
          <w:marRight w:val="0"/>
          <w:marTop w:val="0"/>
          <w:marBottom w:val="0"/>
          <w:divBdr>
            <w:top w:val="none" w:sz="0" w:space="0" w:color="auto"/>
            <w:left w:val="none" w:sz="0" w:space="0" w:color="auto"/>
            <w:bottom w:val="none" w:sz="0" w:space="0" w:color="auto"/>
            <w:right w:val="none" w:sz="0" w:space="0" w:color="auto"/>
          </w:divBdr>
        </w:div>
        <w:div w:id="1284654174">
          <w:marLeft w:val="640"/>
          <w:marRight w:val="0"/>
          <w:marTop w:val="0"/>
          <w:marBottom w:val="0"/>
          <w:divBdr>
            <w:top w:val="none" w:sz="0" w:space="0" w:color="auto"/>
            <w:left w:val="none" w:sz="0" w:space="0" w:color="auto"/>
            <w:bottom w:val="none" w:sz="0" w:space="0" w:color="auto"/>
            <w:right w:val="none" w:sz="0" w:space="0" w:color="auto"/>
          </w:divBdr>
        </w:div>
        <w:div w:id="1527601088">
          <w:marLeft w:val="640"/>
          <w:marRight w:val="0"/>
          <w:marTop w:val="0"/>
          <w:marBottom w:val="0"/>
          <w:divBdr>
            <w:top w:val="none" w:sz="0" w:space="0" w:color="auto"/>
            <w:left w:val="none" w:sz="0" w:space="0" w:color="auto"/>
            <w:bottom w:val="none" w:sz="0" w:space="0" w:color="auto"/>
            <w:right w:val="none" w:sz="0" w:space="0" w:color="auto"/>
          </w:divBdr>
        </w:div>
        <w:div w:id="1977444226">
          <w:marLeft w:val="640"/>
          <w:marRight w:val="0"/>
          <w:marTop w:val="0"/>
          <w:marBottom w:val="0"/>
          <w:divBdr>
            <w:top w:val="none" w:sz="0" w:space="0" w:color="auto"/>
            <w:left w:val="none" w:sz="0" w:space="0" w:color="auto"/>
            <w:bottom w:val="none" w:sz="0" w:space="0" w:color="auto"/>
            <w:right w:val="none" w:sz="0" w:space="0" w:color="auto"/>
          </w:divBdr>
        </w:div>
        <w:div w:id="403332701">
          <w:marLeft w:val="640"/>
          <w:marRight w:val="0"/>
          <w:marTop w:val="0"/>
          <w:marBottom w:val="0"/>
          <w:divBdr>
            <w:top w:val="none" w:sz="0" w:space="0" w:color="auto"/>
            <w:left w:val="none" w:sz="0" w:space="0" w:color="auto"/>
            <w:bottom w:val="none" w:sz="0" w:space="0" w:color="auto"/>
            <w:right w:val="none" w:sz="0" w:space="0" w:color="auto"/>
          </w:divBdr>
        </w:div>
        <w:div w:id="1277909466">
          <w:marLeft w:val="640"/>
          <w:marRight w:val="0"/>
          <w:marTop w:val="0"/>
          <w:marBottom w:val="0"/>
          <w:divBdr>
            <w:top w:val="none" w:sz="0" w:space="0" w:color="auto"/>
            <w:left w:val="none" w:sz="0" w:space="0" w:color="auto"/>
            <w:bottom w:val="none" w:sz="0" w:space="0" w:color="auto"/>
            <w:right w:val="none" w:sz="0" w:space="0" w:color="auto"/>
          </w:divBdr>
        </w:div>
        <w:div w:id="689380349">
          <w:marLeft w:val="640"/>
          <w:marRight w:val="0"/>
          <w:marTop w:val="0"/>
          <w:marBottom w:val="0"/>
          <w:divBdr>
            <w:top w:val="none" w:sz="0" w:space="0" w:color="auto"/>
            <w:left w:val="none" w:sz="0" w:space="0" w:color="auto"/>
            <w:bottom w:val="none" w:sz="0" w:space="0" w:color="auto"/>
            <w:right w:val="none" w:sz="0" w:space="0" w:color="auto"/>
          </w:divBdr>
        </w:div>
        <w:div w:id="967586152">
          <w:marLeft w:val="640"/>
          <w:marRight w:val="0"/>
          <w:marTop w:val="0"/>
          <w:marBottom w:val="0"/>
          <w:divBdr>
            <w:top w:val="none" w:sz="0" w:space="0" w:color="auto"/>
            <w:left w:val="none" w:sz="0" w:space="0" w:color="auto"/>
            <w:bottom w:val="none" w:sz="0" w:space="0" w:color="auto"/>
            <w:right w:val="none" w:sz="0" w:space="0" w:color="auto"/>
          </w:divBdr>
        </w:div>
        <w:div w:id="1855219503">
          <w:marLeft w:val="640"/>
          <w:marRight w:val="0"/>
          <w:marTop w:val="0"/>
          <w:marBottom w:val="0"/>
          <w:divBdr>
            <w:top w:val="none" w:sz="0" w:space="0" w:color="auto"/>
            <w:left w:val="none" w:sz="0" w:space="0" w:color="auto"/>
            <w:bottom w:val="none" w:sz="0" w:space="0" w:color="auto"/>
            <w:right w:val="none" w:sz="0" w:space="0" w:color="auto"/>
          </w:divBdr>
        </w:div>
        <w:div w:id="164050807">
          <w:marLeft w:val="640"/>
          <w:marRight w:val="0"/>
          <w:marTop w:val="0"/>
          <w:marBottom w:val="0"/>
          <w:divBdr>
            <w:top w:val="none" w:sz="0" w:space="0" w:color="auto"/>
            <w:left w:val="none" w:sz="0" w:space="0" w:color="auto"/>
            <w:bottom w:val="none" w:sz="0" w:space="0" w:color="auto"/>
            <w:right w:val="none" w:sz="0" w:space="0" w:color="auto"/>
          </w:divBdr>
        </w:div>
        <w:div w:id="1465000109">
          <w:marLeft w:val="640"/>
          <w:marRight w:val="0"/>
          <w:marTop w:val="0"/>
          <w:marBottom w:val="0"/>
          <w:divBdr>
            <w:top w:val="none" w:sz="0" w:space="0" w:color="auto"/>
            <w:left w:val="none" w:sz="0" w:space="0" w:color="auto"/>
            <w:bottom w:val="none" w:sz="0" w:space="0" w:color="auto"/>
            <w:right w:val="none" w:sz="0" w:space="0" w:color="auto"/>
          </w:divBdr>
        </w:div>
        <w:div w:id="812016389">
          <w:marLeft w:val="640"/>
          <w:marRight w:val="0"/>
          <w:marTop w:val="0"/>
          <w:marBottom w:val="0"/>
          <w:divBdr>
            <w:top w:val="none" w:sz="0" w:space="0" w:color="auto"/>
            <w:left w:val="none" w:sz="0" w:space="0" w:color="auto"/>
            <w:bottom w:val="none" w:sz="0" w:space="0" w:color="auto"/>
            <w:right w:val="none" w:sz="0" w:space="0" w:color="auto"/>
          </w:divBdr>
        </w:div>
        <w:div w:id="1486776840">
          <w:marLeft w:val="640"/>
          <w:marRight w:val="0"/>
          <w:marTop w:val="0"/>
          <w:marBottom w:val="0"/>
          <w:divBdr>
            <w:top w:val="none" w:sz="0" w:space="0" w:color="auto"/>
            <w:left w:val="none" w:sz="0" w:space="0" w:color="auto"/>
            <w:bottom w:val="none" w:sz="0" w:space="0" w:color="auto"/>
            <w:right w:val="none" w:sz="0" w:space="0" w:color="auto"/>
          </w:divBdr>
        </w:div>
        <w:div w:id="1323504848">
          <w:marLeft w:val="640"/>
          <w:marRight w:val="0"/>
          <w:marTop w:val="0"/>
          <w:marBottom w:val="0"/>
          <w:divBdr>
            <w:top w:val="none" w:sz="0" w:space="0" w:color="auto"/>
            <w:left w:val="none" w:sz="0" w:space="0" w:color="auto"/>
            <w:bottom w:val="none" w:sz="0" w:space="0" w:color="auto"/>
            <w:right w:val="none" w:sz="0" w:space="0" w:color="auto"/>
          </w:divBdr>
        </w:div>
        <w:div w:id="2085761611">
          <w:marLeft w:val="640"/>
          <w:marRight w:val="0"/>
          <w:marTop w:val="0"/>
          <w:marBottom w:val="0"/>
          <w:divBdr>
            <w:top w:val="none" w:sz="0" w:space="0" w:color="auto"/>
            <w:left w:val="none" w:sz="0" w:space="0" w:color="auto"/>
            <w:bottom w:val="none" w:sz="0" w:space="0" w:color="auto"/>
            <w:right w:val="none" w:sz="0" w:space="0" w:color="auto"/>
          </w:divBdr>
        </w:div>
        <w:div w:id="254090898">
          <w:marLeft w:val="640"/>
          <w:marRight w:val="0"/>
          <w:marTop w:val="0"/>
          <w:marBottom w:val="0"/>
          <w:divBdr>
            <w:top w:val="none" w:sz="0" w:space="0" w:color="auto"/>
            <w:left w:val="none" w:sz="0" w:space="0" w:color="auto"/>
            <w:bottom w:val="none" w:sz="0" w:space="0" w:color="auto"/>
            <w:right w:val="none" w:sz="0" w:space="0" w:color="auto"/>
          </w:divBdr>
        </w:div>
        <w:div w:id="1379087880">
          <w:marLeft w:val="640"/>
          <w:marRight w:val="0"/>
          <w:marTop w:val="0"/>
          <w:marBottom w:val="0"/>
          <w:divBdr>
            <w:top w:val="none" w:sz="0" w:space="0" w:color="auto"/>
            <w:left w:val="none" w:sz="0" w:space="0" w:color="auto"/>
            <w:bottom w:val="none" w:sz="0" w:space="0" w:color="auto"/>
            <w:right w:val="none" w:sz="0" w:space="0" w:color="auto"/>
          </w:divBdr>
        </w:div>
        <w:div w:id="1625698875">
          <w:marLeft w:val="640"/>
          <w:marRight w:val="0"/>
          <w:marTop w:val="0"/>
          <w:marBottom w:val="0"/>
          <w:divBdr>
            <w:top w:val="none" w:sz="0" w:space="0" w:color="auto"/>
            <w:left w:val="none" w:sz="0" w:space="0" w:color="auto"/>
            <w:bottom w:val="none" w:sz="0" w:space="0" w:color="auto"/>
            <w:right w:val="none" w:sz="0" w:space="0" w:color="auto"/>
          </w:divBdr>
        </w:div>
        <w:div w:id="183830477">
          <w:marLeft w:val="640"/>
          <w:marRight w:val="0"/>
          <w:marTop w:val="0"/>
          <w:marBottom w:val="0"/>
          <w:divBdr>
            <w:top w:val="none" w:sz="0" w:space="0" w:color="auto"/>
            <w:left w:val="none" w:sz="0" w:space="0" w:color="auto"/>
            <w:bottom w:val="none" w:sz="0" w:space="0" w:color="auto"/>
            <w:right w:val="none" w:sz="0" w:space="0" w:color="auto"/>
          </w:divBdr>
        </w:div>
        <w:div w:id="1273979203">
          <w:marLeft w:val="640"/>
          <w:marRight w:val="0"/>
          <w:marTop w:val="0"/>
          <w:marBottom w:val="0"/>
          <w:divBdr>
            <w:top w:val="none" w:sz="0" w:space="0" w:color="auto"/>
            <w:left w:val="none" w:sz="0" w:space="0" w:color="auto"/>
            <w:bottom w:val="none" w:sz="0" w:space="0" w:color="auto"/>
            <w:right w:val="none" w:sz="0" w:space="0" w:color="auto"/>
          </w:divBdr>
        </w:div>
        <w:div w:id="1765027177">
          <w:marLeft w:val="640"/>
          <w:marRight w:val="0"/>
          <w:marTop w:val="0"/>
          <w:marBottom w:val="0"/>
          <w:divBdr>
            <w:top w:val="none" w:sz="0" w:space="0" w:color="auto"/>
            <w:left w:val="none" w:sz="0" w:space="0" w:color="auto"/>
            <w:bottom w:val="none" w:sz="0" w:space="0" w:color="auto"/>
            <w:right w:val="none" w:sz="0" w:space="0" w:color="auto"/>
          </w:divBdr>
        </w:div>
        <w:div w:id="600257102">
          <w:marLeft w:val="640"/>
          <w:marRight w:val="0"/>
          <w:marTop w:val="0"/>
          <w:marBottom w:val="0"/>
          <w:divBdr>
            <w:top w:val="none" w:sz="0" w:space="0" w:color="auto"/>
            <w:left w:val="none" w:sz="0" w:space="0" w:color="auto"/>
            <w:bottom w:val="none" w:sz="0" w:space="0" w:color="auto"/>
            <w:right w:val="none" w:sz="0" w:space="0" w:color="auto"/>
          </w:divBdr>
        </w:div>
        <w:div w:id="1598633443">
          <w:marLeft w:val="640"/>
          <w:marRight w:val="0"/>
          <w:marTop w:val="0"/>
          <w:marBottom w:val="0"/>
          <w:divBdr>
            <w:top w:val="none" w:sz="0" w:space="0" w:color="auto"/>
            <w:left w:val="none" w:sz="0" w:space="0" w:color="auto"/>
            <w:bottom w:val="none" w:sz="0" w:space="0" w:color="auto"/>
            <w:right w:val="none" w:sz="0" w:space="0" w:color="auto"/>
          </w:divBdr>
        </w:div>
        <w:div w:id="1474785297">
          <w:marLeft w:val="640"/>
          <w:marRight w:val="0"/>
          <w:marTop w:val="0"/>
          <w:marBottom w:val="0"/>
          <w:divBdr>
            <w:top w:val="none" w:sz="0" w:space="0" w:color="auto"/>
            <w:left w:val="none" w:sz="0" w:space="0" w:color="auto"/>
            <w:bottom w:val="none" w:sz="0" w:space="0" w:color="auto"/>
            <w:right w:val="none" w:sz="0" w:space="0" w:color="auto"/>
          </w:divBdr>
        </w:div>
        <w:div w:id="1571765947">
          <w:marLeft w:val="640"/>
          <w:marRight w:val="0"/>
          <w:marTop w:val="0"/>
          <w:marBottom w:val="0"/>
          <w:divBdr>
            <w:top w:val="none" w:sz="0" w:space="0" w:color="auto"/>
            <w:left w:val="none" w:sz="0" w:space="0" w:color="auto"/>
            <w:bottom w:val="none" w:sz="0" w:space="0" w:color="auto"/>
            <w:right w:val="none" w:sz="0" w:space="0" w:color="auto"/>
          </w:divBdr>
        </w:div>
        <w:div w:id="527565438">
          <w:marLeft w:val="640"/>
          <w:marRight w:val="0"/>
          <w:marTop w:val="0"/>
          <w:marBottom w:val="0"/>
          <w:divBdr>
            <w:top w:val="none" w:sz="0" w:space="0" w:color="auto"/>
            <w:left w:val="none" w:sz="0" w:space="0" w:color="auto"/>
            <w:bottom w:val="none" w:sz="0" w:space="0" w:color="auto"/>
            <w:right w:val="none" w:sz="0" w:space="0" w:color="auto"/>
          </w:divBdr>
        </w:div>
        <w:div w:id="908687944">
          <w:marLeft w:val="640"/>
          <w:marRight w:val="0"/>
          <w:marTop w:val="0"/>
          <w:marBottom w:val="0"/>
          <w:divBdr>
            <w:top w:val="none" w:sz="0" w:space="0" w:color="auto"/>
            <w:left w:val="none" w:sz="0" w:space="0" w:color="auto"/>
            <w:bottom w:val="none" w:sz="0" w:space="0" w:color="auto"/>
            <w:right w:val="none" w:sz="0" w:space="0" w:color="auto"/>
          </w:divBdr>
        </w:div>
        <w:div w:id="1172111599">
          <w:marLeft w:val="640"/>
          <w:marRight w:val="0"/>
          <w:marTop w:val="0"/>
          <w:marBottom w:val="0"/>
          <w:divBdr>
            <w:top w:val="none" w:sz="0" w:space="0" w:color="auto"/>
            <w:left w:val="none" w:sz="0" w:space="0" w:color="auto"/>
            <w:bottom w:val="none" w:sz="0" w:space="0" w:color="auto"/>
            <w:right w:val="none" w:sz="0" w:space="0" w:color="auto"/>
          </w:divBdr>
        </w:div>
        <w:div w:id="1309361609">
          <w:marLeft w:val="640"/>
          <w:marRight w:val="0"/>
          <w:marTop w:val="0"/>
          <w:marBottom w:val="0"/>
          <w:divBdr>
            <w:top w:val="none" w:sz="0" w:space="0" w:color="auto"/>
            <w:left w:val="none" w:sz="0" w:space="0" w:color="auto"/>
            <w:bottom w:val="none" w:sz="0" w:space="0" w:color="auto"/>
            <w:right w:val="none" w:sz="0" w:space="0" w:color="auto"/>
          </w:divBdr>
        </w:div>
        <w:div w:id="1298877840">
          <w:marLeft w:val="640"/>
          <w:marRight w:val="0"/>
          <w:marTop w:val="0"/>
          <w:marBottom w:val="0"/>
          <w:divBdr>
            <w:top w:val="none" w:sz="0" w:space="0" w:color="auto"/>
            <w:left w:val="none" w:sz="0" w:space="0" w:color="auto"/>
            <w:bottom w:val="none" w:sz="0" w:space="0" w:color="auto"/>
            <w:right w:val="none" w:sz="0" w:space="0" w:color="auto"/>
          </w:divBdr>
        </w:div>
        <w:div w:id="581455419">
          <w:marLeft w:val="640"/>
          <w:marRight w:val="0"/>
          <w:marTop w:val="0"/>
          <w:marBottom w:val="0"/>
          <w:divBdr>
            <w:top w:val="none" w:sz="0" w:space="0" w:color="auto"/>
            <w:left w:val="none" w:sz="0" w:space="0" w:color="auto"/>
            <w:bottom w:val="none" w:sz="0" w:space="0" w:color="auto"/>
            <w:right w:val="none" w:sz="0" w:space="0" w:color="auto"/>
          </w:divBdr>
        </w:div>
        <w:div w:id="1091046525">
          <w:marLeft w:val="640"/>
          <w:marRight w:val="0"/>
          <w:marTop w:val="0"/>
          <w:marBottom w:val="0"/>
          <w:divBdr>
            <w:top w:val="none" w:sz="0" w:space="0" w:color="auto"/>
            <w:left w:val="none" w:sz="0" w:space="0" w:color="auto"/>
            <w:bottom w:val="none" w:sz="0" w:space="0" w:color="auto"/>
            <w:right w:val="none" w:sz="0" w:space="0" w:color="auto"/>
          </w:divBdr>
        </w:div>
        <w:div w:id="559168165">
          <w:marLeft w:val="640"/>
          <w:marRight w:val="0"/>
          <w:marTop w:val="0"/>
          <w:marBottom w:val="0"/>
          <w:divBdr>
            <w:top w:val="none" w:sz="0" w:space="0" w:color="auto"/>
            <w:left w:val="none" w:sz="0" w:space="0" w:color="auto"/>
            <w:bottom w:val="none" w:sz="0" w:space="0" w:color="auto"/>
            <w:right w:val="none" w:sz="0" w:space="0" w:color="auto"/>
          </w:divBdr>
        </w:div>
        <w:div w:id="1911227542">
          <w:marLeft w:val="640"/>
          <w:marRight w:val="0"/>
          <w:marTop w:val="0"/>
          <w:marBottom w:val="0"/>
          <w:divBdr>
            <w:top w:val="none" w:sz="0" w:space="0" w:color="auto"/>
            <w:left w:val="none" w:sz="0" w:space="0" w:color="auto"/>
            <w:bottom w:val="none" w:sz="0" w:space="0" w:color="auto"/>
            <w:right w:val="none" w:sz="0" w:space="0" w:color="auto"/>
          </w:divBdr>
        </w:div>
        <w:div w:id="1716736239">
          <w:marLeft w:val="640"/>
          <w:marRight w:val="0"/>
          <w:marTop w:val="0"/>
          <w:marBottom w:val="0"/>
          <w:divBdr>
            <w:top w:val="none" w:sz="0" w:space="0" w:color="auto"/>
            <w:left w:val="none" w:sz="0" w:space="0" w:color="auto"/>
            <w:bottom w:val="none" w:sz="0" w:space="0" w:color="auto"/>
            <w:right w:val="none" w:sz="0" w:space="0" w:color="auto"/>
          </w:divBdr>
        </w:div>
        <w:div w:id="46150621">
          <w:marLeft w:val="640"/>
          <w:marRight w:val="0"/>
          <w:marTop w:val="0"/>
          <w:marBottom w:val="0"/>
          <w:divBdr>
            <w:top w:val="none" w:sz="0" w:space="0" w:color="auto"/>
            <w:left w:val="none" w:sz="0" w:space="0" w:color="auto"/>
            <w:bottom w:val="none" w:sz="0" w:space="0" w:color="auto"/>
            <w:right w:val="none" w:sz="0" w:space="0" w:color="auto"/>
          </w:divBdr>
        </w:div>
        <w:div w:id="1068764106">
          <w:marLeft w:val="640"/>
          <w:marRight w:val="0"/>
          <w:marTop w:val="0"/>
          <w:marBottom w:val="0"/>
          <w:divBdr>
            <w:top w:val="none" w:sz="0" w:space="0" w:color="auto"/>
            <w:left w:val="none" w:sz="0" w:space="0" w:color="auto"/>
            <w:bottom w:val="none" w:sz="0" w:space="0" w:color="auto"/>
            <w:right w:val="none" w:sz="0" w:space="0" w:color="auto"/>
          </w:divBdr>
        </w:div>
        <w:div w:id="1214003756">
          <w:marLeft w:val="640"/>
          <w:marRight w:val="0"/>
          <w:marTop w:val="0"/>
          <w:marBottom w:val="0"/>
          <w:divBdr>
            <w:top w:val="none" w:sz="0" w:space="0" w:color="auto"/>
            <w:left w:val="none" w:sz="0" w:space="0" w:color="auto"/>
            <w:bottom w:val="none" w:sz="0" w:space="0" w:color="auto"/>
            <w:right w:val="none" w:sz="0" w:space="0" w:color="auto"/>
          </w:divBdr>
        </w:div>
        <w:div w:id="1084885540">
          <w:marLeft w:val="640"/>
          <w:marRight w:val="0"/>
          <w:marTop w:val="0"/>
          <w:marBottom w:val="0"/>
          <w:divBdr>
            <w:top w:val="none" w:sz="0" w:space="0" w:color="auto"/>
            <w:left w:val="none" w:sz="0" w:space="0" w:color="auto"/>
            <w:bottom w:val="none" w:sz="0" w:space="0" w:color="auto"/>
            <w:right w:val="none" w:sz="0" w:space="0" w:color="auto"/>
          </w:divBdr>
        </w:div>
        <w:div w:id="75251271">
          <w:marLeft w:val="640"/>
          <w:marRight w:val="0"/>
          <w:marTop w:val="0"/>
          <w:marBottom w:val="0"/>
          <w:divBdr>
            <w:top w:val="none" w:sz="0" w:space="0" w:color="auto"/>
            <w:left w:val="none" w:sz="0" w:space="0" w:color="auto"/>
            <w:bottom w:val="none" w:sz="0" w:space="0" w:color="auto"/>
            <w:right w:val="none" w:sz="0" w:space="0" w:color="auto"/>
          </w:divBdr>
        </w:div>
        <w:div w:id="1404983962">
          <w:marLeft w:val="640"/>
          <w:marRight w:val="0"/>
          <w:marTop w:val="0"/>
          <w:marBottom w:val="0"/>
          <w:divBdr>
            <w:top w:val="none" w:sz="0" w:space="0" w:color="auto"/>
            <w:left w:val="none" w:sz="0" w:space="0" w:color="auto"/>
            <w:bottom w:val="none" w:sz="0" w:space="0" w:color="auto"/>
            <w:right w:val="none" w:sz="0" w:space="0" w:color="auto"/>
          </w:divBdr>
        </w:div>
        <w:div w:id="1867449951">
          <w:marLeft w:val="640"/>
          <w:marRight w:val="0"/>
          <w:marTop w:val="0"/>
          <w:marBottom w:val="0"/>
          <w:divBdr>
            <w:top w:val="none" w:sz="0" w:space="0" w:color="auto"/>
            <w:left w:val="none" w:sz="0" w:space="0" w:color="auto"/>
            <w:bottom w:val="none" w:sz="0" w:space="0" w:color="auto"/>
            <w:right w:val="none" w:sz="0" w:space="0" w:color="auto"/>
          </w:divBdr>
        </w:div>
        <w:div w:id="1911694725">
          <w:marLeft w:val="640"/>
          <w:marRight w:val="0"/>
          <w:marTop w:val="0"/>
          <w:marBottom w:val="0"/>
          <w:divBdr>
            <w:top w:val="none" w:sz="0" w:space="0" w:color="auto"/>
            <w:left w:val="none" w:sz="0" w:space="0" w:color="auto"/>
            <w:bottom w:val="none" w:sz="0" w:space="0" w:color="auto"/>
            <w:right w:val="none" w:sz="0" w:space="0" w:color="auto"/>
          </w:divBdr>
        </w:div>
        <w:div w:id="1713142591">
          <w:marLeft w:val="640"/>
          <w:marRight w:val="0"/>
          <w:marTop w:val="0"/>
          <w:marBottom w:val="0"/>
          <w:divBdr>
            <w:top w:val="none" w:sz="0" w:space="0" w:color="auto"/>
            <w:left w:val="none" w:sz="0" w:space="0" w:color="auto"/>
            <w:bottom w:val="none" w:sz="0" w:space="0" w:color="auto"/>
            <w:right w:val="none" w:sz="0" w:space="0" w:color="auto"/>
          </w:divBdr>
        </w:div>
        <w:div w:id="1107044879">
          <w:marLeft w:val="640"/>
          <w:marRight w:val="0"/>
          <w:marTop w:val="0"/>
          <w:marBottom w:val="0"/>
          <w:divBdr>
            <w:top w:val="none" w:sz="0" w:space="0" w:color="auto"/>
            <w:left w:val="none" w:sz="0" w:space="0" w:color="auto"/>
            <w:bottom w:val="none" w:sz="0" w:space="0" w:color="auto"/>
            <w:right w:val="none" w:sz="0" w:space="0" w:color="auto"/>
          </w:divBdr>
        </w:div>
        <w:div w:id="206143166">
          <w:marLeft w:val="640"/>
          <w:marRight w:val="0"/>
          <w:marTop w:val="0"/>
          <w:marBottom w:val="0"/>
          <w:divBdr>
            <w:top w:val="none" w:sz="0" w:space="0" w:color="auto"/>
            <w:left w:val="none" w:sz="0" w:space="0" w:color="auto"/>
            <w:bottom w:val="none" w:sz="0" w:space="0" w:color="auto"/>
            <w:right w:val="none" w:sz="0" w:space="0" w:color="auto"/>
          </w:divBdr>
        </w:div>
        <w:div w:id="1544556575">
          <w:marLeft w:val="640"/>
          <w:marRight w:val="0"/>
          <w:marTop w:val="0"/>
          <w:marBottom w:val="0"/>
          <w:divBdr>
            <w:top w:val="none" w:sz="0" w:space="0" w:color="auto"/>
            <w:left w:val="none" w:sz="0" w:space="0" w:color="auto"/>
            <w:bottom w:val="none" w:sz="0" w:space="0" w:color="auto"/>
            <w:right w:val="none" w:sz="0" w:space="0" w:color="auto"/>
          </w:divBdr>
        </w:div>
        <w:div w:id="351230199">
          <w:marLeft w:val="640"/>
          <w:marRight w:val="0"/>
          <w:marTop w:val="0"/>
          <w:marBottom w:val="0"/>
          <w:divBdr>
            <w:top w:val="none" w:sz="0" w:space="0" w:color="auto"/>
            <w:left w:val="none" w:sz="0" w:space="0" w:color="auto"/>
            <w:bottom w:val="none" w:sz="0" w:space="0" w:color="auto"/>
            <w:right w:val="none" w:sz="0" w:space="0" w:color="auto"/>
          </w:divBdr>
        </w:div>
        <w:div w:id="405810419">
          <w:marLeft w:val="640"/>
          <w:marRight w:val="0"/>
          <w:marTop w:val="0"/>
          <w:marBottom w:val="0"/>
          <w:divBdr>
            <w:top w:val="none" w:sz="0" w:space="0" w:color="auto"/>
            <w:left w:val="none" w:sz="0" w:space="0" w:color="auto"/>
            <w:bottom w:val="none" w:sz="0" w:space="0" w:color="auto"/>
            <w:right w:val="none" w:sz="0" w:space="0" w:color="auto"/>
          </w:divBdr>
        </w:div>
        <w:div w:id="221253100">
          <w:marLeft w:val="640"/>
          <w:marRight w:val="0"/>
          <w:marTop w:val="0"/>
          <w:marBottom w:val="0"/>
          <w:divBdr>
            <w:top w:val="none" w:sz="0" w:space="0" w:color="auto"/>
            <w:left w:val="none" w:sz="0" w:space="0" w:color="auto"/>
            <w:bottom w:val="none" w:sz="0" w:space="0" w:color="auto"/>
            <w:right w:val="none" w:sz="0" w:space="0" w:color="auto"/>
          </w:divBdr>
        </w:div>
        <w:div w:id="665783992">
          <w:marLeft w:val="640"/>
          <w:marRight w:val="0"/>
          <w:marTop w:val="0"/>
          <w:marBottom w:val="0"/>
          <w:divBdr>
            <w:top w:val="none" w:sz="0" w:space="0" w:color="auto"/>
            <w:left w:val="none" w:sz="0" w:space="0" w:color="auto"/>
            <w:bottom w:val="none" w:sz="0" w:space="0" w:color="auto"/>
            <w:right w:val="none" w:sz="0" w:space="0" w:color="auto"/>
          </w:divBdr>
        </w:div>
        <w:div w:id="967012409">
          <w:marLeft w:val="640"/>
          <w:marRight w:val="0"/>
          <w:marTop w:val="0"/>
          <w:marBottom w:val="0"/>
          <w:divBdr>
            <w:top w:val="none" w:sz="0" w:space="0" w:color="auto"/>
            <w:left w:val="none" w:sz="0" w:space="0" w:color="auto"/>
            <w:bottom w:val="none" w:sz="0" w:space="0" w:color="auto"/>
            <w:right w:val="none" w:sz="0" w:space="0" w:color="auto"/>
          </w:divBdr>
        </w:div>
        <w:div w:id="1380132230">
          <w:marLeft w:val="640"/>
          <w:marRight w:val="0"/>
          <w:marTop w:val="0"/>
          <w:marBottom w:val="0"/>
          <w:divBdr>
            <w:top w:val="none" w:sz="0" w:space="0" w:color="auto"/>
            <w:left w:val="none" w:sz="0" w:space="0" w:color="auto"/>
            <w:bottom w:val="none" w:sz="0" w:space="0" w:color="auto"/>
            <w:right w:val="none" w:sz="0" w:space="0" w:color="auto"/>
          </w:divBdr>
        </w:div>
        <w:div w:id="432096699">
          <w:marLeft w:val="640"/>
          <w:marRight w:val="0"/>
          <w:marTop w:val="0"/>
          <w:marBottom w:val="0"/>
          <w:divBdr>
            <w:top w:val="none" w:sz="0" w:space="0" w:color="auto"/>
            <w:left w:val="none" w:sz="0" w:space="0" w:color="auto"/>
            <w:bottom w:val="none" w:sz="0" w:space="0" w:color="auto"/>
            <w:right w:val="none" w:sz="0" w:space="0" w:color="auto"/>
          </w:divBdr>
        </w:div>
        <w:div w:id="835612504">
          <w:marLeft w:val="640"/>
          <w:marRight w:val="0"/>
          <w:marTop w:val="0"/>
          <w:marBottom w:val="0"/>
          <w:divBdr>
            <w:top w:val="none" w:sz="0" w:space="0" w:color="auto"/>
            <w:left w:val="none" w:sz="0" w:space="0" w:color="auto"/>
            <w:bottom w:val="none" w:sz="0" w:space="0" w:color="auto"/>
            <w:right w:val="none" w:sz="0" w:space="0" w:color="auto"/>
          </w:divBdr>
        </w:div>
        <w:div w:id="866216235">
          <w:marLeft w:val="640"/>
          <w:marRight w:val="0"/>
          <w:marTop w:val="0"/>
          <w:marBottom w:val="0"/>
          <w:divBdr>
            <w:top w:val="none" w:sz="0" w:space="0" w:color="auto"/>
            <w:left w:val="none" w:sz="0" w:space="0" w:color="auto"/>
            <w:bottom w:val="none" w:sz="0" w:space="0" w:color="auto"/>
            <w:right w:val="none" w:sz="0" w:space="0" w:color="auto"/>
          </w:divBdr>
        </w:div>
        <w:div w:id="1344549291">
          <w:marLeft w:val="640"/>
          <w:marRight w:val="0"/>
          <w:marTop w:val="0"/>
          <w:marBottom w:val="0"/>
          <w:divBdr>
            <w:top w:val="none" w:sz="0" w:space="0" w:color="auto"/>
            <w:left w:val="none" w:sz="0" w:space="0" w:color="auto"/>
            <w:bottom w:val="none" w:sz="0" w:space="0" w:color="auto"/>
            <w:right w:val="none" w:sz="0" w:space="0" w:color="auto"/>
          </w:divBdr>
        </w:div>
        <w:div w:id="114839272">
          <w:marLeft w:val="640"/>
          <w:marRight w:val="0"/>
          <w:marTop w:val="0"/>
          <w:marBottom w:val="0"/>
          <w:divBdr>
            <w:top w:val="none" w:sz="0" w:space="0" w:color="auto"/>
            <w:left w:val="none" w:sz="0" w:space="0" w:color="auto"/>
            <w:bottom w:val="none" w:sz="0" w:space="0" w:color="auto"/>
            <w:right w:val="none" w:sz="0" w:space="0" w:color="auto"/>
          </w:divBdr>
        </w:div>
        <w:div w:id="929657142">
          <w:marLeft w:val="640"/>
          <w:marRight w:val="0"/>
          <w:marTop w:val="0"/>
          <w:marBottom w:val="0"/>
          <w:divBdr>
            <w:top w:val="none" w:sz="0" w:space="0" w:color="auto"/>
            <w:left w:val="none" w:sz="0" w:space="0" w:color="auto"/>
            <w:bottom w:val="none" w:sz="0" w:space="0" w:color="auto"/>
            <w:right w:val="none" w:sz="0" w:space="0" w:color="auto"/>
          </w:divBdr>
        </w:div>
        <w:div w:id="1140807993">
          <w:marLeft w:val="640"/>
          <w:marRight w:val="0"/>
          <w:marTop w:val="0"/>
          <w:marBottom w:val="0"/>
          <w:divBdr>
            <w:top w:val="none" w:sz="0" w:space="0" w:color="auto"/>
            <w:left w:val="none" w:sz="0" w:space="0" w:color="auto"/>
            <w:bottom w:val="none" w:sz="0" w:space="0" w:color="auto"/>
            <w:right w:val="none" w:sz="0" w:space="0" w:color="auto"/>
          </w:divBdr>
        </w:div>
        <w:div w:id="1996061450">
          <w:marLeft w:val="640"/>
          <w:marRight w:val="0"/>
          <w:marTop w:val="0"/>
          <w:marBottom w:val="0"/>
          <w:divBdr>
            <w:top w:val="none" w:sz="0" w:space="0" w:color="auto"/>
            <w:left w:val="none" w:sz="0" w:space="0" w:color="auto"/>
            <w:bottom w:val="none" w:sz="0" w:space="0" w:color="auto"/>
            <w:right w:val="none" w:sz="0" w:space="0" w:color="auto"/>
          </w:divBdr>
        </w:div>
        <w:div w:id="1557232332">
          <w:marLeft w:val="640"/>
          <w:marRight w:val="0"/>
          <w:marTop w:val="0"/>
          <w:marBottom w:val="0"/>
          <w:divBdr>
            <w:top w:val="none" w:sz="0" w:space="0" w:color="auto"/>
            <w:left w:val="none" w:sz="0" w:space="0" w:color="auto"/>
            <w:bottom w:val="none" w:sz="0" w:space="0" w:color="auto"/>
            <w:right w:val="none" w:sz="0" w:space="0" w:color="auto"/>
          </w:divBdr>
        </w:div>
        <w:div w:id="253905887">
          <w:marLeft w:val="640"/>
          <w:marRight w:val="0"/>
          <w:marTop w:val="0"/>
          <w:marBottom w:val="0"/>
          <w:divBdr>
            <w:top w:val="none" w:sz="0" w:space="0" w:color="auto"/>
            <w:left w:val="none" w:sz="0" w:space="0" w:color="auto"/>
            <w:bottom w:val="none" w:sz="0" w:space="0" w:color="auto"/>
            <w:right w:val="none" w:sz="0" w:space="0" w:color="auto"/>
          </w:divBdr>
        </w:div>
        <w:div w:id="970284247">
          <w:marLeft w:val="640"/>
          <w:marRight w:val="0"/>
          <w:marTop w:val="0"/>
          <w:marBottom w:val="0"/>
          <w:divBdr>
            <w:top w:val="none" w:sz="0" w:space="0" w:color="auto"/>
            <w:left w:val="none" w:sz="0" w:space="0" w:color="auto"/>
            <w:bottom w:val="none" w:sz="0" w:space="0" w:color="auto"/>
            <w:right w:val="none" w:sz="0" w:space="0" w:color="auto"/>
          </w:divBdr>
        </w:div>
        <w:div w:id="1362786035">
          <w:marLeft w:val="640"/>
          <w:marRight w:val="0"/>
          <w:marTop w:val="0"/>
          <w:marBottom w:val="0"/>
          <w:divBdr>
            <w:top w:val="none" w:sz="0" w:space="0" w:color="auto"/>
            <w:left w:val="none" w:sz="0" w:space="0" w:color="auto"/>
            <w:bottom w:val="none" w:sz="0" w:space="0" w:color="auto"/>
            <w:right w:val="none" w:sz="0" w:space="0" w:color="auto"/>
          </w:divBdr>
        </w:div>
        <w:div w:id="1828472252">
          <w:marLeft w:val="640"/>
          <w:marRight w:val="0"/>
          <w:marTop w:val="0"/>
          <w:marBottom w:val="0"/>
          <w:divBdr>
            <w:top w:val="none" w:sz="0" w:space="0" w:color="auto"/>
            <w:left w:val="none" w:sz="0" w:space="0" w:color="auto"/>
            <w:bottom w:val="none" w:sz="0" w:space="0" w:color="auto"/>
            <w:right w:val="none" w:sz="0" w:space="0" w:color="auto"/>
          </w:divBdr>
        </w:div>
        <w:div w:id="1248736602">
          <w:marLeft w:val="640"/>
          <w:marRight w:val="0"/>
          <w:marTop w:val="0"/>
          <w:marBottom w:val="0"/>
          <w:divBdr>
            <w:top w:val="none" w:sz="0" w:space="0" w:color="auto"/>
            <w:left w:val="none" w:sz="0" w:space="0" w:color="auto"/>
            <w:bottom w:val="none" w:sz="0" w:space="0" w:color="auto"/>
            <w:right w:val="none" w:sz="0" w:space="0" w:color="auto"/>
          </w:divBdr>
        </w:div>
        <w:div w:id="1243955181">
          <w:marLeft w:val="640"/>
          <w:marRight w:val="0"/>
          <w:marTop w:val="0"/>
          <w:marBottom w:val="0"/>
          <w:divBdr>
            <w:top w:val="none" w:sz="0" w:space="0" w:color="auto"/>
            <w:left w:val="none" w:sz="0" w:space="0" w:color="auto"/>
            <w:bottom w:val="none" w:sz="0" w:space="0" w:color="auto"/>
            <w:right w:val="none" w:sz="0" w:space="0" w:color="auto"/>
          </w:divBdr>
        </w:div>
        <w:div w:id="1951425251">
          <w:marLeft w:val="640"/>
          <w:marRight w:val="0"/>
          <w:marTop w:val="0"/>
          <w:marBottom w:val="0"/>
          <w:divBdr>
            <w:top w:val="none" w:sz="0" w:space="0" w:color="auto"/>
            <w:left w:val="none" w:sz="0" w:space="0" w:color="auto"/>
            <w:bottom w:val="none" w:sz="0" w:space="0" w:color="auto"/>
            <w:right w:val="none" w:sz="0" w:space="0" w:color="auto"/>
          </w:divBdr>
        </w:div>
      </w:divsChild>
    </w:div>
    <w:div w:id="864565222">
      <w:bodyDiv w:val="1"/>
      <w:marLeft w:val="0"/>
      <w:marRight w:val="0"/>
      <w:marTop w:val="0"/>
      <w:marBottom w:val="0"/>
      <w:divBdr>
        <w:top w:val="none" w:sz="0" w:space="0" w:color="auto"/>
        <w:left w:val="none" w:sz="0" w:space="0" w:color="auto"/>
        <w:bottom w:val="none" w:sz="0" w:space="0" w:color="auto"/>
        <w:right w:val="none" w:sz="0" w:space="0" w:color="auto"/>
      </w:divBdr>
    </w:div>
    <w:div w:id="867186576">
      <w:bodyDiv w:val="1"/>
      <w:marLeft w:val="0"/>
      <w:marRight w:val="0"/>
      <w:marTop w:val="0"/>
      <w:marBottom w:val="0"/>
      <w:divBdr>
        <w:top w:val="none" w:sz="0" w:space="0" w:color="auto"/>
        <w:left w:val="none" w:sz="0" w:space="0" w:color="auto"/>
        <w:bottom w:val="none" w:sz="0" w:space="0" w:color="auto"/>
        <w:right w:val="none" w:sz="0" w:space="0" w:color="auto"/>
      </w:divBdr>
    </w:div>
    <w:div w:id="867641377">
      <w:bodyDiv w:val="1"/>
      <w:marLeft w:val="0"/>
      <w:marRight w:val="0"/>
      <w:marTop w:val="0"/>
      <w:marBottom w:val="0"/>
      <w:divBdr>
        <w:top w:val="none" w:sz="0" w:space="0" w:color="auto"/>
        <w:left w:val="none" w:sz="0" w:space="0" w:color="auto"/>
        <w:bottom w:val="none" w:sz="0" w:space="0" w:color="auto"/>
        <w:right w:val="none" w:sz="0" w:space="0" w:color="auto"/>
      </w:divBdr>
    </w:div>
    <w:div w:id="868032225">
      <w:bodyDiv w:val="1"/>
      <w:marLeft w:val="0"/>
      <w:marRight w:val="0"/>
      <w:marTop w:val="0"/>
      <w:marBottom w:val="0"/>
      <w:divBdr>
        <w:top w:val="none" w:sz="0" w:space="0" w:color="auto"/>
        <w:left w:val="none" w:sz="0" w:space="0" w:color="auto"/>
        <w:bottom w:val="none" w:sz="0" w:space="0" w:color="auto"/>
        <w:right w:val="none" w:sz="0" w:space="0" w:color="auto"/>
      </w:divBdr>
    </w:div>
    <w:div w:id="868687043">
      <w:bodyDiv w:val="1"/>
      <w:marLeft w:val="0"/>
      <w:marRight w:val="0"/>
      <w:marTop w:val="0"/>
      <w:marBottom w:val="0"/>
      <w:divBdr>
        <w:top w:val="none" w:sz="0" w:space="0" w:color="auto"/>
        <w:left w:val="none" w:sz="0" w:space="0" w:color="auto"/>
        <w:bottom w:val="none" w:sz="0" w:space="0" w:color="auto"/>
        <w:right w:val="none" w:sz="0" w:space="0" w:color="auto"/>
      </w:divBdr>
    </w:div>
    <w:div w:id="879049747">
      <w:bodyDiv w:val="1"/>
      <w:marLeft w:val="0"/>
      <w:marRight w:val="0"/>
      <w:marTop w:val="0"/>
      <w:marBottom w:val="0"/>
      <w:divBdr>
        <w:top w:val="none" w:sz="0" w:space="0" w:color="auto"/>
        <w:left w:val="none" w:sz="0" w:space="0" w:color="auto"/>
        <w:bottom w:val="none" w:sz="0" w:space="0" w:color="auto"/>
        <w:right w:val="none" w:sz="0" w:space="0" w:color="auto"/>
      </w:divBdr>
    </w:div>
    <w:div w:id="880291908">
      <w:bodyDiv w:val="1"/>
      <w:marLeft w:val="0"/>
      <w:marRight w:val="0"/>
      <w:marTop w:val="0"/>
      <w:marBottom w:val="0"/>
      <w:divBdr>
        <w:top w:val="none" w:sz="0" w:space="0" w:color="auto"/>
        <w:left w:val="none" w:sz="0" w:space="0" w:color="auto"/>
        <w:bottom w:val="none" w:sz="0" w:space="0" w:color="auto"/>
        <w:right w:val="none" w:sz="0" w:space="0" w:color="auto"/>
      </w:divBdr>
    </w:div>
    <w:div w:id="883517877">
      <w:bodyDiv w:val="1"/>
      <w:marLeft w:val="0"/>
      <w:marRight w:val="0"/>
      <w:marTop w:val="0"/>
      <w:marBottom w:val="0"/>
      <w:divBdr>
        <w:top w:val="none" w:sz="0" w:space="0" w:color="auto"/>
        <w:left w:val="none" w:sz="0" w:space="0" w:color="auto"/>
        <w:bottom w:val="none" w:sz="0" w:space="0" w:color="auto"/>
        <w:right w:val="none" w:sz="0" w:space="0" w:color="auto"/>
      </w:divBdr>
    </w:div>
    <w:div w:id="885802640">
      <w:bodyDiv w:val="1"/>
      <w:marLeft w:val="0"/>
      <w:marRight w:val="0"/>
      <w:marTop w:val="0"/>
      <w:marBottom w:val="0"/>
      <w:divBdr>
        <w:top w:val="none" w:sz="0" w:space="0" w:color="auto"/>
        <w:left w:val="none" w:sz="0" w:space="0" w:color="auto"/>
        <w:bottom w:val="none" w:sz="0" w:space="0" w:color="auto"/>
        <w:right w:val="none" w:sz="0" w:space="0" w:color="auto"/>
      </w:divBdr>
    </w:div>
    <w:div w:id="887913746">
      <w:bodyDiv w:val="1"/>
      <w:marLeft w:val="0"/>
      <w:marRight w:val="0"/>
      <w:marTop w:val="0"/>
      <w:marBottom w:val="0"/>
      <w:divBdr>
        <w:top w:val="none" w:sz="0" w:space="0" w:color="auto"/>
        <w:left w:val="none" w:sz="0" w:space="0" w:color="auto"/>
        <w:bottom w:val="none" w:sz="0" w:space="0" w:color="auto"/>
        <w:right w:val="none" w:sz="0" w:space="0" w:color="auto"/>
      </w:divBdr>
    </w:div>
    <w:div w:id="888498311">
      <w:bodyDiv w:val="1"/>
      <w:marLeft w:val="0"/>
      <w:marRight w:val="0"/>
      <w:marTop w:val="0"/>
      <w:marBottom w:val="0"/>
      <w:divBdr>
        <w:top w:val="none" w:sz="0" w:space="0" w:color="auto"/>
        <w:left w:val="none" w:sz="0" w:space="0" w:color="auto"/>
        <w:bottom w:val="none" w:sz="0" w:space="0" w:color="auto"/>
        <w:right w:val="none" w:sz="0" w:space="0" w:color="auto"/>
      </w:divBdr>
    </w:div>
    <w:div w:id="889389346">
      <w:bodyDiv w:val="1"/>
      <w:marLeft w:val="0"/>
      <w:marRight w:val="0"/>
      <w:marTop w:val="0"/>
      <w:marBottom w:val="0"/>
      <w:divBdr>
        <w:top w:val="none" w:sz="0" w:space="0" w:color="auto"/>
        <w:left w:val="none" w:sz="0" w:space="0" w:color="auto"/>
        <w:bottom w:val="none" w:sz="0" w:space="0" w:color="auto"/>
        <w:right w:val="none" w:sz="0" w:space="0" w:color="auto"/>
      </w:divBdr>
      <w:divsChild>
        <w:div w:id="424771292">
          <w:marLeft w:val="640"/>
          <w:marRight w:val="0"/>
          <w:marTop w:val="0"/>
          <w:marBottom w:val="0"/>
          <w:divBdr>
            <w:top w:val="none" w:sz="0" w:space="0" w:color="auto"/>
            <w:left w:val="none" w:sz="0" w:space="0" w:color="auto"/>
            <w:bottom w:val="none" w:sz="0" w:space="0" w:color="auto"/>
            <w:right w:val="none" w:sz="0" w:space="0" w:color="auto"/>
          </w:divBdr>
        </w:div>
        <w:div w:id="2092308327">
          <w:marLeft w:val="640"/>
          <w:marRight w:val="0"/>
          <w:marTop w:val="0"/>
          <w:marBottom w:val="0"/>
          <w:divBdr>
            <w:top w:val="none" w:sz="0" w:space="0" w:color="auto"/>
            <w:left w:val="none" w:sz="0" w:space="0" w:color="auto"/>
            <w:bottom w:val="none" w:sz="0" w:space="0" w:color="auto"/>
            <w:right w:val="none" w:sz="0" w:space="0" w:color="auto"/>
          </w:divBdr>
        </w:div>
        <w:div w:id="1192109637">
          <w:marLeft w:val="640"/>
          <w:marRight w:val="0"/>
          <w:marTop w:val="0"/>
          <w:marBottom w:val="0"/>
          <w:divBdr>
            <w:top w:val="none" w:sz="0" w:space="0" w:color="auto"/>
            <w:left w:val="none" w:sz="0" w:space="0" w:color="auto"/>
            <w:bottom w:val="none" w:sz="0" w:space="0" w:color="auto"/>
            <w:right w:val="none" w:sz="0" w:space="0" w:color="auto"/>
          </w:divBdr>
        </w:div>
        <w:div w:id="722875047">
          <w:marLeft w:val="640"/>
          <w:marRight w:val="0"/>
          <w:marTop w:val="0"/>
          <w:marBottom w:val="0"/>
          <w:divBdr>
            <w:top w:val="none" w:sz="0" w:space="0" w:color="auto"/>
            <w:left w:val="none" w:sz="0" w:space="0" w:color="auto"/>
            <w:bottom w:val="none" w:sz="0" w:space="0" w:color="auto"/>
            <w:right w:val="none" w:sz="0" w:space="0" w:color="auto"/>
          </w:divBdr>
        </w:div>
        <w:div w:id="1344087812">
          <w:marLeft w:val="640"/>
          <w:marRight w:val="0"/>
          <w:marTop w:val="0"/>
          <w:marBottom w:val="0"/>
          <w:divBdr>
            <w:top w:val="none" w:sz="0" w:space="0" w:color="auto"/>
            <w:left w:val="none" w:sz="0" w:space="0" w:color="auto"/>
            <w:bottom w:val="none" w:sz="0" w:space="0" w:color="auto"/>
            <w:right w:val="none" w:sz="0" w:space="0" w:color="auto"/>
          </w:divBdr>
        </w:div>
        <w:div w:id="1456873111">
          <w:marLeft w:val="640"/>
          <w:marRight w:val="0"/>
          <w:marTop w:val="0"/>
          <w:marBottom w:val="0"/>
          <w:divBdr>
            <w:top w:val="none" w:sz="0" w:space="0" w:color="auto"/>
            <w:left w:val="none" w:sz="0" w:space="0" w:color="auto"/>
            <w:bottom w:val="none" w:sz="0" w:space="0" w:color="auto"/>
            <w:right w:val="none" w:sz="0" w:space="0" w:color="auto"/>
          </w:divBdr>
        </w:div>
        <w:div w:id="257447423">
          <w:marLeft w:val="640"/>
          <w:marRight w:val="0"/>
          <w:marTop w:val="0"/>
          <w:marBottom w:val="0"/>
          <w:divBdr>
            <w:top w:val="none" w:sz="0" w:space="0" w:color="auto"/>
            <w:left w:val="none" w:sz="0" w:space="0" w:color="auto"/>
            <w:bottom w:val="none" w:sz="0" w:space="0" w:color="auto"/>
            <w:right w:val="none" w:sz="0" w:space="0" w:color="auto"/>
          </w:divBdr>
        </w:div>
        <w:div w:id="1148864615">
          <w:marLeft w:val="640"/>
          <w:marRight w:val="0"/>
          <w:marTop w:val="0"/>
          <w:marBottom w:val="0"/>
          <w:divBdr>
            <w:top w:val="none" w:sz="0" w:space="0" w:color="auto"/>
            <w:left w:val="none" w:sz="0" w:space="0" w:color="auto"/>
            <w:bottom w:val="none" w:sz="0" w:space="0" w:color="auto"/>
            <w:right w:val="none" w:sz="0" w:space="0" w:color="auto"/>
          </w:divBdr>
        </w:div>
        <w:div w:id="830104510">
          <w:marLeft w:val="640"/>
          <w:marRight w:val="0"/>
          <w:marTop w:val="0"/>
          <w:marBottom w:val="0"/>
          <w:divBdr>
            <w:top w:val="none" w:sz="0" w:space="0" w:color="auto"/>
            <w:left w:val="none" w:sz="0" w:space="0" w:color="auto"/>
            <w:bottom w:val="none" w:sz="0" w:space="0" w:color="auto"/>
            <w:right w:val="none" w:sz="0" w:space="0" w:color="auto"/>
          </w:divBdr>
        </w:div>
        <w:div w:id="317347210">
          <w:marLeft w:val="640"/>
          <w:marRight w:val="0"/>
          <w:marTop w:val="0"/>
          <w:marBottom w:val="0"/>
          <w:divBdr>
            <w:top w:val="none" w:sz="0" w:space="0" w:color="auto"/>
            <w:left w:val="none" w:sz="0" w:space="0" w:color="auto"/>
            <w:bottom w:val="none" w:sz="0" w:space="0" w:color="auto"/>
            <w:right w:val="none" w:sz="0" w:space="0" w:color="auto"/>
          </w:divBdr>
        </w:div>
        <w:div w:id="948318175">
          <w:marLeft w:val="640"/>
          <w:marRight w:val="0"/>
          <w:marTop w:val="0"/>
          <w:marBottom w:val="0"/>
          <w:divBdr>
            <w:top w:val="none" w:sz="0" w:space="0" w:color="auto"/>
            <w:left w:val="none" w:sz="0" w:space="0" w:color="auto"/>
            <w:bottom w:val="none" w:sz="0" w:space="0" w:color="auto"/>
            <w:right w:val="none" w:sz="0" w:space="0" w:color="auto"/>
          </w:divBdr>
        </w:div>
        <w:div w:id="213349731">
          <w:marLeft w:val="640"/>
          <w:marRight w:val="0"/>
          <w:marTop w:val="0"/>
          <w:marBottom w:val="0"/>
          <w:divBdr>
            <w:top w:val="none" w:sz="0" w:space="0" w:color="auto"/>
            <w:left w:val="none" w:sz="0" w:space="0" w:color="auto"/>
            <w:bottom w:val="none" w:sz="0" w:space="0" w:color="auto"/>
            <w:right w:val="none" w:sz="0" w:space="0" w:color="auto"/>
          </w:divBdr>
        </w:div>
        <w:div w:id="42563696">
          <w:marLeft w:val="640"/>
          <w:marRight w:val="0"/>
          <w:marTop w:val="0"/>
          <w:marBottom w:val="0"/>
          <w:divBdr>
            <w:top w:val="none" w:sz="0" w:space="0" w:color="auto"/>
            <w:left w:val="none" w:sz="0" w:space="0" w:color="auto"/>
            <w:bottom w:val="none" w:sz="0" w:space="0" w:color="auto"/>
            <w:right w:val="none" w:sz="0" w:space="0" w:color="auto"/>
          </w:divBdr>
        </w:div>
        <w:div w:id="338046149">
          <w:marLeft w:val="640"/>
          <w:marRight w:val="0"/>
          <w:marTop w:val="0"/>
          <w:marBottom w:val="0"/>
          <w:divBdr>
            <w:top w:val="none" w:sz="0" w:space="0" w:color="auto"/>
            <w:left w:val="none" w:sz="0" w:space="0" w:color="auto"/>
            <w:bottom w:val="none" w:sz="0" w:space="0" w:color="auto"/>
            <w:right w:val="none" w:sz="0" w:space="0" w:color="auto"/>
          </w:divBdr>
        </w:div>
        <w:div w:id="690834243">
          <w:marLeft w:val="640"/>
          <w:marRight w:val="0"/>
          <w:marTop w:val="0"/>
          <w:marBottom w:val="0"/>
          <w:divBdr>
            <w:top w:val="none" w:sz="0" w:space="0" w:color="auto"/>
            <w:left w:val="none" w:sz="0" w:space="0" w:color="auto"/>
            <w:bottom w:val="none" w:sz="0" w:space="0" w:color="auto"/>
            <w:right w:val="none" w:sz="0" w:space="0" w:color="auto"/>
          </w:divBdr>
        </w:div>
        <w:div w:id="1577548669">
          <w:marLeft w:val="640"/>
          <w:marRight w:val="0"/>
          <w:marTop w:val="0"/>
          <w:marBottom w:val="0"/>
          <w:divBdr>
            <w:top w:val="none" w:sz="0" w:space="0" w:color="auto"/>
            <w:left w:val="none" w:sz="0" w:space="0" w:color="auto"/>
            <w:bottom w:val="none" w:sz="0" w:space="0" w:color="auto"/>
            <w:right w:val="none" w:sz="0" w:space="0" w:color="auto"/>
          </w:divBdr>
        </w:div>
        <w:div w:id="618881714">
          <w:marLeft w:val="640"/>
          <w:marRight w:val="0"/>
          <w:marTop w:val="0"/>
          <w:marBottom w:val="0"/>
          <w:divBdr>
            <w:top w:val="none" w:sz="0" w:space="0" w:color="auto"/>
            <w:left w:val="none" w:sz="0" w:space="0" w:color="auto"/>
            <w:bottom w:val="none" w:sz="0" w:space="0" w:color="auto"/>
            <w:right w:val="none" w:sz="0" w:space="0" w:color="auto"/>
          </w:divBdr>
        </w:div>
        <w:div w:id="1789199030">
          <w:marLeft w:val="640"/>
          <w:marRight w:val="0"/>
          <w:marTop w:val="0"/>
          <w:marBottom w:val="0"/>
          <w:divBdr>
            <w:top w:val="none" w:sz="0" w:space="0" w:color="auto"/>
            <w:left w:val="none" w:sz="0" w:space="0" w:color="auto"/>
            <w:bottom w:val="none" w:sz="0" w:space="0" w:color="auto"/>
            <w:right w:val="none" w:sz="0" w:space="0" w:color="auto"/>
          </w:divBdr>
        </w:div>
        <w:div w:id="2053453316">
          <w:marLeft w:val="640"/>
          <w:marRight w:val="0"/>
          <w:marTop w:val="0"/>
          <w:marBottom w:val="0"/>
          <w:divBdr>
            <w:top w:val="none" w:sz="0" w:space="0" w:color="auto"/>
            <w:left w:val="none" w:sz="0" w:space="0" w:color="auto"/>
            <w:bottom w:val="none" w:sz="0" w:space="0" w:color="auto"/>
            <w:right w:val="none" w:sz="0" w:space="0" w:color="auto"/>
          </w:divBdr>
        </w:div>
        <w:div w:id="1298334263">
          <w:marLeft w:val="640"/>
          <w:marRight w:val="0"/>
          <w:marTop w:val="0"/>
          <w:marBottom w:val="0"/>
          <w:divBdr>
            <w:top w:val="none" w:sz="0" w:space="0" w:color="auto"/>
            <w:left w:val="none" w:sz="0" w:space="0" w:color="auto"/>
            <w:bottom w:val="none" w:sz="0" w:space="0" w:color="auto"/>
            <w:right w:val="none" w:sz="0" w:space="0" w:color="auto"/>
          </w:divBdr>
        </w:div>
        <w:div w:id="208609978">
          <w:marLeft w:val="640"/>
          <w:marRight w:val="0"/>
          <w:marTop w:val="0"/>
          <w:marBottom w:val="0"/>
          <w:divBdr>
            <w:top w:val="none" w:sz="0" w:space="0" w:color="auto"/>
            <w:left w:val="none" w:sz="0" w:space="0" w:color="auto"/>
            <w:bottom w:val="none" w:sz="0" w:space="0" w:color="auto"/>
            <w:right w:val="none" w:sz="0" w:space="0" w:color="auto"/>
          </w:divBdr>
        </w:div>
        <w:div w:id="1032421112">
          <w:marLeft w:val="640"/>
          <w:marRight w:val="0"/>
          <w:marTop w:val="0"/>
          <w:marBottom w:val="0"/>
          <w:divBdr>
            <w:top w:val="none" w:sz="0" w:space="0" w:color="auto"/>
            <w:left w:val="none" w:sz="0" w:space="0" w:color="auto"/>
            <w:bottom w:val="none" w:sz="0" w:space="0" w:color="auto"/>
            <w:right w:val="none" w:sz="0" w:space="0" w:color="auto"/>
          </w:divBdr>
        </w:div>
        <w:div w:id="804472526">
          <w:marLeft w:val="640"/>
          <w:marRight w:val="0"/>
          <w:marTop w:val="0"/>
          <w:marBottom w:val="0"/>
          <w:divBdr>
            <w:top w:val="none" w:sz="0" w:space="0" w:color="auto"/>
            <w:left w:val="none" w:sz="0" w:space="0" w:color="auto"/>
            <w:bottom w:val="none" w:sz="0" w:space="0" w:color="auto"/>
            <w:right w:val="none" w:sz="0" w:space="0" w:color="auto"/>
          </w:divBdr>
        </w:div>
        <w:div w:id="1787237769">
          <w:marLeft w:val="640"/>
          <w:marRight w:val="0"/>
          <w:marTop w:val="0"/>
          <w:marBottom w:val="0"/>
          <w:divBdr>
            <w:top w:val="none" w:sz="0" w:space="0" w:color="auto"/>
            <w:left w:val="none" w:sz="0" w:space="0" w:color="auto"/>
            <w:bottom w:val="none" w:sz="0" w:space="0" w:color="auto"/>
            <w:right w:val="none" w:sz="0" w:space="0" w:color="auto"/>
          </w:divBdr>
        </w:div>
        <w:div w:id="945231737">
          <w:marLeft w:val="640"/>
          <w:marRight w:val="0"/>
          <w:marTop w:val="0"/>
          <w:marBottom w:val="0"/>
          <w:divBdr>
            <w:top w:val="none" w:sz="0" w:space="0" w:color="auto"/>
            <w:left w:val="none" w:sz="0" w:space="0" w:color="auto"/>
            <w:bottom w:val="none" w:sz="0" w:space="0" w:color="auto"/>
            <w:right w:val="none" w:sz="0" w:space="0" w:color="auto"/>
          </w:divBdr>
        </w:div>
        <w:div w:id="69229716">
          <w:marLeft w:val="640"/>
          <w:marRight w:val="0"/>
          <w:marTop w:val="0"/>
          <w:marBottom w:val="0"/>
          <w:divBdr>
            <w:top w:val="none" w:sz="0" w:space="0" w:color="auto"/>
            <w:left w:val="none" w:sz="0" w:space="0" w:color="auto"/>
            <w:bottom w:val="none" w:sz="0" w:space="0" w:color="auto"/>
            <w:right w:val="none" w:sz="0" w:space="0" w:color="auto"/>
          </w:divBdr>
        </w:div>
        <w:div w:id="865757716">
          <w:marLeft w:val="640"/>
          <w:marRight w:val="0"/>
          <w:marTop w:val="0"/>
          <w:marBottom w:val="0"/>
          <w:divBdr>
            <w:top w:val="none" w:sz="0" w:space="0" w:color="auto"/>
            <w:left w:val="none" w:sz="0" w:space="0" w:color="auto"/>
            <w:bottom w:val="none" w:sz="0" w:space="0" w:color="auto"/>
            <w:right w:val="none" w:sz="0" w:space="0" w:color="auto"/>
          </w:divBdr>
        </w:div>
        <w:div w:id="429475203">
          <w:marLeft w:val="640"/>
          <w:marRight w:val="0"/>
          <w:marTop w:val="0"/>
          <w:marBottom w:val="0"/>
          <w:divBdr>
            <w:top w:val="none" w:sz="0" w:space="0" w:color="auto"/>
            <w:left w:val="none" w:sz="0" w:space="0" w:color="auto"/>
            <w:bottom w:val="none" w:sz="0" w:space="0" w:color="auto"/>
            <w:right w:val="none" w:sz="0" w:space="0" w:color="auto"/>
          </w:divBdr>
        </w:div>
        <w:div w:id="1132943488">
          <w:marLeft w:val="640"/>
          <w:marRight w:val="0"/>
          <w:marTop w:val="0"/>
          <w:marBottom w:val="0"/>
          <w:divBdr>
            <w:top w:val="none" w:sz="0" w:space="0" w:color="auto"/>
            <w:left w:val="none" w:sz="0" w:space="0" w:color="auto"/>
            <w:bottom w:val="none" w:sz="0" w:space="0" w:color="auto"/>
            <w:right w:val="none" w:sz="0" w:space="0" w:color="auto"/>
          </w:divBdr>
        </w:div>
        <w:div w:id="1509557195">
          <w:marLeft w:val="640"/>
          <w:marRight w:val="0"/>
          <w:marTop w:val="0"/>
          <w:marBottom w:val="0"/>
          <w:divBdr>
            <w:top w:val="none" w:sz="0" w:space="0" w:color="auto"/>
            <w:left w:val="none" w:sz="0" w:space="0" w:color="auto"/>
            <w:bottom w:val="none" w:sz="0" w:space="0" w:color="auto"/>
            <w:right w:val="none" w:sz="0" w:space="0" w:color="auto"/>
          </w:divBdr>
        </w:div>
        <w:div w:id="363410497">
          <w:marLeft w:val="640"/>
          <w:marRight w:val="0"/>
          <w:marTop w:val="0"/>
          <w:marBottom w:val="0"/>
          <w:divBdr>
            <w:top w:val="none" w:sz="0" w:space="0" w:color="auto"/>
            <w:left w:val="none" w:sz="0" w:space="0" w:color="auto"/>
            <w:bottom w:val="none" w:sz="0" w:space="0" w:color="auto"/>
            <w:right w:val="none" w:sz="0" w:space="0" w:color="auto"/>
          </w:divBdr>
        </w:div>
        <w:div w:id="1069234814">
          <w:marLeft w:val="640"/>
          <w:marRight w:val="0"/>
          <w:marTop w:val="0"/>
          <w:marBottom w:val="0"/>
          <w:divBdr>
            <w:top w:val="none" w:sz="0" w:space="0" w:color="auto"/>
            <w:left w:val="none" w:sz="0" w:space="0" w:color="auto"/>
            <w:bottom w:val="none" w:sz="0" w:space="0" w:color="auto"/>
            <w:right w:val="none" w:sz="0" w:space="0" w:color="auto"/>
          </w:divBdr>
        </w:div>
        <w:div w:id="170923547">
          <w:marLeft w:val="640"/>
          <w:marRight w:val="0"/>
          <w:marTop w:val="0"/>
          <w:marBottom w:val="0"/>
          <w:divBdr>
            <w:top w:val="none" w:sz="0" w:space="0" w:color="auto"/>
            <w:left w:val="none" w:sz="0" w:space="0" w:color="auto"/>
            <w:bottom w:val="none" w:sz="0" w:space="0" w:color="auto"/>
            <w:right w:val="none" w:sz="0" w:space="0" w:color="auto"/>
          </w:divBdr>
        </w:div>
        <w:div w:id="593829952">
          <w:marLeft w:val="640"/>
          <w:marRight w:val="0"/>
          <w:marTop w:val="0"/>
          <w:marBottom w:val="0"/>
          <w:divBdr>
            <w:top w:val="none" w:sz="0" w:space="0" w:color="auto"/>
            <w:left w:val="none" w:sz="0" w:space="0" w:color="auto"/>
            <w:bottom w:val="none" w:sz="0" w:space="0" w:color="auto"/>
            <w:right w:val="none" w:sz="0" w:space="0" w:color="auto"/>
          </w:divBdr>
        </w:div>
        <w:div w:id="1399203098">
          <w:marLeft w:val="640"/>
          <w:marRight w:val="0"/>
          <w:marTop w:val="0"/>
          <w:marBottom w:val="0"/>
          <w:divBdr>
            <w:top w:val="none" w:sz="0" w:space="0" w:color="auto"/>
            <w:left w:val="none" w:sz="0" w:space="0" w:color="auto"/>
            <w:bottom w:val="none" w:sz="0" w:space="0" w:color="auto"/>
            <w:right w:val="none" w:sz="0" w:space="0" w:color="auto"/>
          </w:divBdr>
        </w:div>
        <w:div w:id="1462383392">
          <w:marLeft w:val="640"/>
          <w:marRight w:val="0"/>
          <w:marTop w:val="0"/>
          <w:marBottom w:val="0"/>
          <w:divBdr>
            <w:top w:val="none" w:sz="0" w:space="0" w:color="auto"/>
            <w:left w:val="none" w:sz="0" w:space="0" w:color="auto"/>
            <w:bottom w:val="none" w:sz="0" w:space="0" w:color="auto"/>
            <w:right w:val="none" w:sz="0" w:space="0" w:color="auto"/>
          </w:divBdr>
        </w:div>
        <w:div w:id="1795631034">
          <w:marLeft w:val="640"/>
          <w:marRight w:val="0"/>
          <w:marTop w:val="0"/>
          <w:marBottom w:val="0"/>
          <w:divBdr>
            <w:top w:val="none" w:sz="0" w:space="0" w:color="auto"/>
            <w:left w:val="none" w:sz="0" w:space="0" w:color="auto"/>
            <w:bottom w:val="none" w:sz="0" w:space="0" w:color="auto"/>
            <w:right w:val="none" w:sz="0" w:space="0" w:color="auto"/>
          </w:divBdr>
        </w:div>
        <w:div w:id="452288238">
          <w:marLeft w:val="640"/>
          <w:marRight w:val="0"/>
          <w:marTop w:val="0"/>
          <w:marBottom w:val="0"/>
          <w:divBdr>
            <w:top w:val="none" w:sz="0" w:space="0" w:color="auto"/>
            <w:left w:val="none" w:sz="0" w:space="0" w:color="auto"/>
            <w:bottom w:val="none" w:sz="0" w:space="0" w:color="auto"/>
            <w:right w:val="none" w:sz="0" w:space="0" w:color="auto"/>
          </w:divBdr>
        </w:div>
        <w:div w:id="2042396538">
          <w:marLeft w:val="640"/>
          <w:marRight w:val="0"/>
          <w:marTop w:val="0"/>
          <w:marBottom w:val="0"/>
          <w:divBdr>
            <w:top w:val="none" w:sz="0" w:space="0" w:color="auto"/>
            <w:left w:val="none" w:sz="0" w:space="0" w:color="auto"/>
            <w:bottom w:val="none" w:sz="0" w:space="0" w:color="auto"/>
            <w:right w:val="none" w:sz="0" w:space="0" w:color="auto"/>
          </w:divBdr>
        </w:div>
        <w:div w:id="746345505">
          <w:marLeft w:val="640"/>
          <w:marRight w:val="0"/>
          <w:marTop w:val="0"/>
          <w:marBottom w:val="0"/>
          <w:divBdr>
            <w:top w:val="none" w:sz="0" w:space="0" w:color="auto"/>
            <w:left w:val="none" w:sz="0" w:space="0" w:color="auto"/>
            <w:bottom w:val="none" w:sz="0" w:space="0" w:color="auto"/>
            <w:right w:val="none" w:sz="0" w:space="0" w:color="auto"/>
          </w:divBdr>
        </w:div>
        <w:div w:id="141586967">
          <w:marLeft w:val="640"/>
          <w:marRight w:val="0"/>
          <w:marTop w:val="0"/>
          <w:marBottom w:val="0"/>
          <w:divBdr>
            <w:top w:val="none" w:sz="0" w:space="0" w:color="auto"/>
            <w:left w:val="none" w:sz="0" w:space="0" w:color="auto"/>
            <w:bottom w:val="none" w:sz="0" w:space="0" w:color="auto"/>
            <w:right w:val="none" w:sz="0" w:space="0" w:color="auto"/>
          </w:divBdr>
        </w:div>
        <w:div w:id="2102407686">
          <w:marLeft w:val="640"/>
          <w:marRight w:val="0"/>
          <w:marTop w:val="0"/>
          <w:marBottom w:val="0"/>
          <w:divBdr>
            <w:top w:val="none" w:sz="0" w:space="0" w:color="auto"/>
            <w:left w:val="none" w:sz="0" w:space="0" w:color="auto"/>
            <w:bottom w:val="none" w:sz="0" w:space="0" w:color="auto"/>
            <w:right w:val="none" w:sz="0" w:space="0" w:color="auto"/>
          </w:divBdr>
        </w:div>
        <w:div w:id="778333040">
          <w:marLeft w:val="640"/>
          <w:marRight w:val="0"/>
          <w:marTop w:val="0"/>
          <w:marBottom w:val="0"/>
          <w:divBdr>
            <w:top w:val="none" w:sz="0" w:space="0" w:color="auto"/>
            <w:left w:val="none" w:sz="0" w:space="0" w:color="auto"/>
            <w:bottom w:val="none" w:sz="0" w:space="0" w:color="auto"/>
            <w:right w:val="none" w:sz="0" w:space="0" w:color="auto"/>
          </w:divBdr>
        </w:div>
        <w:div w:id="1074815099">
          <w:marLeft w:val="640"/>
          <w:marRight w:val="0"/>
          <w:marTop w:val="0"/>
          <w:marBottom w:val="0"/>
          <w:divBdr>
            <w:top w:val="none" w:sz="0" w:space="0" w:color="auto"/>
            <w:left w:val="none" w:sz="0" w:space="0" w:color="auto"/>
            <w:bottom w:val="none" w:sz="0" w:space="0" w:color="auto"/>
            <w:right w:val="none" w:sz="0" w:space="0" w:color="auto"/>
          </w:divBdr>
        </w:div>
        <w:div w:id="1933122543">
          <w:marLeft w:val="640"/>
          <w:marRight w:val="0"/>
          <w:marTop w:val="0"/>
          <w:marBottom w:val="0"/>
          <w:divBdr>
            <w:top w:val="none" w:sz="0" w:space="0" w:color="auto"/>
            <w:left w:val="none" w:sz="0" w:space="0" w:color="auto"/>
            <w:bottom w:val="none" w:sz="0" w:space="0" w:color="auto"/>
            <w:right w:val="none" w:sz="0" w:space="0" w:color="auto"/>
          </w:divBdr>
        </w:div>
        <w:div w:id="938025795">
          <w:marLeft w:val="640"/>
          <w:marRight w:val="0"/>
          <w:marTop w:val="0"/>
          <w:marBottom w:val="0"/>
          <w:divBdr>
            <w:top w:val="none" w:sz="0" w:space="0" w:color="auto"/>
            <w:left w:val="none" w:sz="0" w:space="0" w:color="auto"/>
            <w:bottom w:val="none" w:sz="0" w:space="0" w:color="auto"/>
            <w:right w:val="none" w:sz="0" w:space="0" w:color="auto"/>
          </w:divBdr>
        </w:div>
        <w:div w:id="1284965049">
          <w:marLeft w:val="640"/>
          <w:marRight w:val="0"/>
          <w:marTop w:val="0"/>
          <w:marBottom w:val="0"/>
          <w:divBdr>
            <w:top w:val="none" w:sz="0" w:space="0" w:color="auto"/>
            <w:left w:val="none" w:sz="0" w:space="0" w:color="auto"/>
            <w:bottom w:val="none" w:sz="0" w:space="0" w:color="auto"/>
            <w:right w:val="none" w:sz="0" w:space="0" w:color="auto"/>
          </w:divBdr>
        </w:div>
        <w:div w:id="2121219945">
          <w:marLeft w:val="640"/>
          <w:marRight w:val="0"/>
          <w:marTop w:val="0"/>
          <w:marBottom w:val="0"/>
          <w:divBdr>
            <w:top w:val="none" w:sz="0" w:space="0" w:color="auto"/>
            <w:left w:val="none" w:sz="0" w:space="0" w:color="auto"/>
            <w:bottom w:val="none" w:sz="0" w:space="0" w:color="auto"/>
            <w:right w:val="none" w:sz="0" w:space="0" w:color="auto"/>
          </w:divBdr>
        </w:div>
        <w:div w:id="924144758">
          <w:marLeft w:val="640"/>
          <w:marRight w:val="0"/>
          <w:marTop w:val="0"/>
          <w:marBottom w:val="0"/>
          <w:divBdr>
            <w:top w:val="none" w:sz="0" w:space="0" w:color="auto"/>
            <w:left w:val="none" w:sz="0" w:space="0" w:color="auto"/>
            <w:bottom w:val="none" w:sz="0" w:space="0" w:color="auto"/>
            <w:right w:val="none" w:sz="0" w:space="0" w:color="auto"/>
          </w:divBdr>
        </w:div>
        <w:div w:id="1542861623">
          <w:marLeft w:val="640"/>
          <w:marRight w:val="0"/>
          <w:marTop w:val="0"/>
          <w:marBottom w:val="0"/>
          <w:divBdr>
            <w:top w:val="none" w:sz="0" w:space="0" w:color="auto"/>
            <w:left w:val="none" w:sz="0" w:space="0" w:color="auto"/>
            <w:bottom w:val="none" w:sz="0" w:space="0" w:color="auto"/>
            <w:right w:val="none" w:sz="0" w:space="0" w:color="auto"/>
          </w:divBdr>
        </w:div>
        <w:div w:id="1411150927">
          <w:marLeft w:val="640"/>
          <w:marRight w:val="0"/>
          <w:marTop w:val="0"/>
          <w:marBottom w:val="0"/>
          <w:divBdr>
            <w:top w:val="none" w:sz="0" w:space="0" w:color="auto"/>
            <w:left w:val="none" w:sz="0" w:space="0" w:color="auto"/>
            <w:bottom w:val="none" w:sz="0" w:space="0" w:color="auto"/>
            <w:right w:val="none" w:sz="0" w:space="0" w:color="auto"/>
          </w:divBdr>
        </w:div>
        <w:div w:id="700789642">
          <w:marLeft w:val="640"/>
          <w:marRight w:val="0"/>
          <w:marTop w:val="0"/>
          <w:marBottom w:val="0"/>
          <w:divBdr>
            <w:top w:val="none" w:sz="0" w:space="0" w:color="auto"/>
            <w:left w:val="none" w:sz="0" w:space="0" w:color="auto"/>
            <w:bottom w:val="none" w:sz="0" w:space="0" w:color="auto"/>
            <w:right w:val="none" w:sz="0" w:space="0" w:color="auto"/>
          </w:divBdr>
        </w:div>
        <w:div w:id="1551843185">
          <w:marLeft w:val="640"/>
          <w:marRight w:val="0"/>
          <w:marTop w:val="0"/>
          <w:marBottom w:val="0"/>
          <w:divBdr>
            <w:top w:val="none" w:sz="0" w:space="0" w:color="auto"/>
            <w:left w:val="none" w:sz="0" w:space="0" w:color="auto"/>
            <w:bottom w:val="none" w:sz="0" w:space="0" w:color="auto"/>
            <w:right w:val="none" w:sz="0" w:space="0" w:color="auto"/>
          </w:divBdr>
        </w:div>
        <w:div w:id="1656377947">
          <w:marLeft w:val="640"/>
          <w:marRight w:val="0"/>
          <w:marTop w:val="0"/>
          <w:marBottom w:val="0"/>
          <w:divBdr>
            <w:top w:val="none" w:sz="0" w:space="0" w:color="auto"/>
            <w:left w:val="none" w:sz="0" w:space="0" w:color="auto"/>
            <w:bottom w:val="none" w:sz="0" w:space="0" w:color="auto"/>
            <w:right w:val="none" w:sz="0" w:space="0" w:color="auto"/>
          </w:divBdr>
        </w:div>
        <w:div w:id="428161332">
          <w:marLeft w:val="640"/>
          <w:marRight w:val="0"/>
          <w:marTop w:val="0"/>
          <w:marBottom w:val="0"/>
          <w:divBdr>
            <w:top w:val="none" w:sz="0" w:space="0" w:color="auto"/>
            <w:left w:val="none" w:sz="0" w:space="0" w:color="auto"/>
            <w:bottom w:val="none" w:sz="0" w:space="0" w:color="auto"/>
            <w:right w:val="none" w:sz="0" w:space="0" w:color="auto"/>
          </w:divBdr>
        </w:div>
        <w:div w:id="303585175">
          <w:marLeft w:val="640"/>
          <w:marRight w:val="0"/>
          <w:marTop w:val="0"/>
          <w:marBottom w:val="0"/>
          <w:divBdr>
            <w:top w:val="none" w:sz="0" w:space="0" w:color="auto"/>
            <w:left w:val="none" w:sz="0" w:space="0" w:color="auto"/>
            <w:bottom w:val="none" w:sz="0" w:space="0" w:color="auto"/>
            <w:right w:val="none" w:sz="0" w:space="0" w:color="auto"/>
          </w:divBdr>
        </w:div>
        <w:div w:id="1268542536">
          <w:marLeft w:val="640"/>
          <w:marRight w:val="0"/>
          <w:marTop w:val="0"/>
          <w:marBottom w:val="0"/>
          <w:divBdr>
            <w:top w:val="none" w:sz="0" w:space="0" w:color="auto"/>
            <w:left w:val="none" w:sz="0" w:space="0" w:color="auto"/>
            <w:bottom w:val="none" w:sz="0" w:space="0" w:color="auto"/>
            <w:right w:val="none" w:sz="0" w:space="0" w:color="auto"/>
          </w:divBdr>
        </w:div>
        <w:div w:id="934629033">
          <w:marLeft w:val="640"/>
          <w:marRight w:val="0"/>
          <w:marTop w:val="0"/>
          <w:marBottom w:val="0"/>
          <w:divBdr>
            <w:top w:val="none" w:sz="0" w:space="0" w:color="auto"/>
            <w:left w:val="none" w:sz="0" w:space="0" w:color="auto"/>
            <w:bottom w:val="none" w:sz="0" w:space="0" w:color="auto"/>
            <w:right w:val="none" w:sz="0" w:space="0" w:color="auto"/>
          </w:divBdr>
        </w:div>
        <w:div w:id="1236166599">
          <w:marLeft w:val="640"/>
          <w:marRight w:val="0"/>
          <w:marTop w:val="0"/>
          <w:marBottom w:val="0"/>
          <w:divBdr>
            <w:top w:val="none" w:sz="0" w:space="0" w:color="auto"/>
            <w:left w:val="none" w:sz="0" w:space="0" w:color="auto"/>
            <w:bottom w:val="none" w:sz="0" w:space="0" w:color="auto"/>
            <w:right w:val="none" w:sz="0" w:space="0" w:color="auto"/>
          </w:divBdr>
        </w:div>
        <w:div w:id="1830518543">
          <w:marLeft w:val="640"/>
          <w:marRight w:val="0"/>
          <w:marTop w:val="0"/>
          <w:marBottom w:val="0"/>
          <w:divBdr>
            <w:top w:val="none" w:sz="0" w:space="0" w:color="auto"/>
            <w:left w:val="none" w:sz="0" w:space="0" w:color="auto"/>
            <w:bottom w:val="none" w:sz="0" w:space="0" w:color="auto"/>
            <w:right w:val="none" w:sz="0" w:space="0" w:color="auto"/>
          </w:divBdr>
        </w:div>
        <w:div w:id="588275698">
          <w:marLeft w:val="640"/>
          <w:marRight w:val="0"/>
          <w:marTop w:val="0"/>
          <w:marBottom w:val="0"/>
          <w:divBdr>
            <w:top w:val="none" w:sz="0" w:space="0" w:color="auto"/>
            <w:left w:val="none" w:sz="0" w:space="0" w:color="auto"/>
            <w:bottom w:val="none" w:sz="0" w:space="0" w:color="auto"/>
            <w:right w:val="none" w:sz="0" w:space="0" w:color="auto"/>
          </w:divBdr>
        </w:div>
        <w:div w:id="1732919504">
          <w:marLeft w:val="640"/>
          <w:marRight w:val="0"/>
          <w:marTop w:val="0"/>
          <w:marBottom w:val="0"/>
          <w:divBdr>
            <w:top w:val="none" w:sz="0" w:space="0" w:color="auto"/>
            <w:left w:val="none" w:sz="0" w:space="0" w:color="auto"/>
            <w:bottom w:val="none" w:sz="0" w:space="0" w:color="auto"/>
            <w:right w:val="none" w:sz="0" w:space="0" w:color="auto"/>
          </w:divBdr>
        </w:div>
        <w:div w:id="170149396">
          <w:marLeft w:val="640"/>
          <w:marRight w:val="0"/>
          <w:marTop w:val="0"/>
          <w:marBottom w:val="0"/>
          <w:divBdr>
            <w:top w:val="none" w:sz="0" w:space="0" w:color="auto"/>
            <w:left w:val="none" w:sz="0" w:space="0" w:color="auto"/>
            <w:bottom w:val="none" w:sz="0" w:space="0" w:color="auto"/>
            <w:right w:val="none" w:sz="0" w:space="0" w:color="auto"/>
          </w:divBdr>
        </w:div>
        <w:div w:id="8719951">
          <w:marLeft w:val="640"/>
          <w:marRight w:val="0"/>
          <w:marTop w:val="0"/>
          <w:marBottom w:val="0"/>
          <w:divBdr>
            <w:top w:val="none" w:sz="0" w:space="0" w:color="auto"/>
            <w:left w:val="none" w:sz="0" w:space="0" w:color="auto"/>
            <w:bottom w:val="none" w:sz="0" w:space="0" w:color="auto"/>
            <w:right w:val="none" w:sz="0" w:space="0" w:color="auto"/>
          </w:divBdr>
        </w:div>
        <w:div w:id="2021464874">
          <w:marLeft w:val="640"/>
          <w:marRight w:val="0"/>
          <w:marTop w:val="0"/>
          <w:marBottom w:val="0"/>
          <w:divBdr>
            <w:top w:val="none" w:sz="0" w:space="0" w:color="auto"/>
            <w:left w:val="none" w:sz="0" w:space="0" w:color="auto"/>
            <w:bottom w:val="none" w:sz="0" w:space="0" w:color="auto"/>
            <w:right w:val="none" w:sz="0" w:space="0" w:color="auto"/>
          </w:divBdr>
        </w:div>
        <w:div w:id="884871533">
          <w:marLeft w:val="640"/>
          <w:marRight w:val="0"/>
          <w:marTop w:val="0"/>
          <w:marBottom w:val="0"/>
          <w:divBdr>
            <w:top w:val="none" w:sz="0" w:space="0" w:color="auto"/>
            <w:left w:val="none" w:sz="0" w:space="0" w:color="auto"/>
            <w:bottom w:val="none" w:sz="0" w:space="0" w:color="auto"/>
            <w:right w:val="none" w:sz="0" w:space="0" w:color="auto"/>
          </w:divBdr>
        </w:div>
        <w:div w:id="331109304">
          <w:marLeft w:val="640"/>
          <w:marRight w:val="0"/>
          <w:marTop w:val="0"/>
          <w:marBottom w:val="0"/>
          <w:divBdr>
            <w:top w:val="none" w:sz="0" w:space="0" w:color="auto"/>
            <w:left w:val="none" w:sz="0" w:space="0" w:color="auto"/>
            <w:bottom w:val="none" w:sz="0" w:space="0" w:color="auto"/>
            <w:right w:val="none" w:sz="0" w:space="0" w:color="auto"/>
          </w:divBdr>
        </w:div>
        <w:div w:id="1590038855">
          <w:marLeft w:val="640"/>
          <w:marRight w:val="0"/>
          <w:marTop w:val="0"/>
          <w:marBottom w:val="0"/>
          <w:divBdr>
            <w:top w:val="none" w:sz="0" w:space="0" w:color="auto"/>
            <w:left w:val="none" w:sz="0" w:space="0" w:color="auto"/>
            <w:bottom w:val="none" w:sz="0" w:space="0" w:color="auto"/>
            <w:right w:val="none" w:sz="0" w:space="0" w:color="auto"/>
          </w:divBdr>
        </w:div>
        <w:div w:id="1447457696">
          <w:marLeft w:val="640"/>
          <w:marRight w:val="0"/>
          <w:marTop w:val="0"/>
          <w:marBottom w:val="0"/>
          <w:divBdr>
            <w:top w:val="none" w:sz="0" w:space="0" w:color="auto"/>
            <w:left w:val="none" w:sz="0" w:space="0" w:color="auto"/>
            <w:bottom w:val="none" w:sz="0" w:space="0" w:color="auto"/>
            <w:right w:val="none" w:sz="0" w:space="0" w:color="auto"/>
          </w:divBdr>
        </w:div>
        <w:div w:id="1866744900">
          <w:marLeft w:val="640"/>
          <w:marRight w:val="0"/>
          <w:marTop w:val="0"/>
          <w:marBottom w:val="0"/>
          <w:divBdr>
            <w:top w:val="none" w:sz="0" w:space="0" w:color="auto"/>
            <w:left w:val="none" w:sz="0" w:space="0" w:color="auto"/>
            <w:bottom w:val="none" w:sz="0" w:space="0" w:color="auto"/>
            <w:right w:val="none" w:sz="0" w:space="0" w:color="auto"/>
          </w:divBdr>
        </w:div>
        <w:div w:id="2134516984">
          <w:marLeft w:val="640"/>
          <w:marRight w:val="0"/>
          <w:marTop w:val="0"/>
          <w:marBottom w:val="0"/>
          <w:divBdr>
            <w:top w:val="none" w:sz="0" w:space="0" w:color="auto"/>
            <w:left w:val="none" w:sz="0" w:space="0" w:color="auto"/>
            <w:bottom w:val="none" w:sz="0" w:space="0" w:color="auto"/>
            <w:right w:val="none" w:sz="0" w:space="0" w:color="auto"/>
          </w:divBdr>
        </w:div>
        <w:div w:id="1623995747">
          <w:marLeft w:val="640"/>
          <w:marRight w:val="0"/>
          <w:marTop w:val="0"/>
          <w:marBottom w:val="0"/>
          <w:divBdr>
            <w:top w:val="none" w:sz="0" w:space="0" w:color="auto"/>
            <w:left w:val="none" w:sz="0" w:space="0" w:color="auto"/>
            <w:bottom w:val="none" w:sz="0" w:space="0" w:color="auto"/>
            <w:right w:val="none" w:sz="0" w:space="0" w:color="auto"/>
          </w:divBdr>
        </w:div>
      </w:divsChild>
    </w:div>
    <w:div w:id="889535353">
      <w:bodyDiv w:val="1"/>
      <w:marLeft w:val="0"/>
      <w:marRight w:val="0"/>
      <w:marTop w:val="0"/>
      <w:marBottom w:val="0"/>
      <w:divBdr>
        <w:top w:val="none" w:sz="0" w:space="0" w:color="auto"/>
        <w:left w:val="none" w:sz="0" w:space="0" w:color="auto"/>
        <w:bottom w:val="none" w:sz="0" w:space="0" w:color="auto"/>
        <w:right w:val="none" w:sz="0" w:space="0" w:color="auto"/>
      </w:divBdr>
    </w:div>
    <w:div w:id="890071067">
      <w:bodyDiv w:val="1"/>
      <w:marLeft w:val="0"/>
      <w:marRight w:val="0"/>
      <w:marTop w:val="0"/>
      <w:marBottom w:val="0"/>
      <w:divBdr>
        <w:top w:val="none" w:sz="0" w:space="0" w:color="auto"/>
        <w:left w:val="none" w:sz="0" w:space="0" w:color="auto"/>
        <w:bottom w:val="none" w:sz="0" w:space="0" w:color="auto"/>
        <w:right w:val="none" w:sz="0" w:space="0" w:color="auto"/>
      </w:divBdr>
    </w:div>
    <w:div w:id="890846700">
      <w:bodyDiv w:val="1"/>
      <w:marLeft w:val="0"/>
      <w:marRight w:val="0"/>
      <w:marTop w:val="0"/>
      <w:marBottom w:val="0"/>
      <w:divBdr>
        <w:top w:val="none" w:sz="0" w:space="0" w:color="auto"/>
        <w:left w:val="none" w:sz="0" w:space="0" w:color="auto"/>
        <w:bottom w:val="none" w:sz="0" w:space="0" w:color="auto"/>
        <w:right w:val="none" w:sz="0" w:space="0" w:color="auto"/>
      </w:divBdr>
      <w:divsChild>
        <w:div w:id="1984195961">
          <w:marLeft w:val="640"/>
          <w:marRight w:val="0"/>
          <w:marTop w:val="0"/>
          <w:marBottom w:val="0"/>
          <w:divBdr>
            <w:top w:val="none" w:sz="0" w:space="0" w:color="auto"/>
            <w:left w:val="none" w:sz="0" w:space="0" w:color="auto"/>
            <w:bottom w:val="none" w:sz="0" w:space="0" w:color="auto"/>
            <w:right w:val="none" w:sz="0" w:space="0" w:color="auto"/>
          </w:divBdr>
        </w:div>
        <w:div w:id="1630357138">
          <w:marLeft w:val="640"/>
          <w:marRight w:val="0"/>
          <w:marTop w:val="0"/>
          <w:marBottom w:val="0"/>
          <w:divBdr>
            <w:top w:val="none" w:sz="0" w:space="0" w:color="auto"/>
            <w:left w:val="none" w:sz="0" w:space="0" w:color="auto"/>
            <w:bottom w:val="none" w:sz="0" w:space="0" w:color="auto"/>
            <w:right w:val="none" w:sz="0" w:space="0" w:color="auto"/>
          </w:divBdr>
        </w:div>
        <w:div w:id="1989162673">
          <w:marLeft w:val="640"/>
          <w:marRight w:val="0"/>
          <w:marTop w:val="0"/>
          <w:marBottom w:val="0"/>
          <w:divBdr>
            <w:top w:val="none" w:sz="0" w:space="0" w:color="auto"/>
            <w:left w:val="none" w:sz="0" w:space="0" w:color="auto"/>
            <w:bottom w:val="none" w:sz="0" w:space="0" w:color="auto"/>
            <w:right w:val="none" w:sz="0" w:space="0" w:color="auto"/>
          </w:divBdr>
        </w:div>
        <w:div w:id="1240093171">
          <w:marLeft w:val="640"/>
          <w:marRight w:val="0"/>
          <w:marTop w:val="0"/>
          <w:marBottom w:val="0"/>
          <w:divBdr>
            <w:top w:val="none" w:sz="0" w:space="0" w:color="auto"/>
            <w:left w:val="none" w:sz="0" w:space="0" w:color="auto"/>
            <w:bottom w:val="none" w:sz="0" w:space="0" w:color="auto"/>
            <w:right w:val="none" w:sz="0" w:space="0" w:color="auto"/>
          </w:divBdr>
        </w:div>
        <w:div w:id="2105833049">
          <w:marLeft w:val="640"/>
          <w:marRight w:val="0"/>
          <w:marTop w:val="0"/>
          <w:marBottom w:val="0"/>
          <w:divBdr>
            <w:top w:val="none" w:sz="0" w:space="0" w:color="auto"/>
            <w:left w:val="none" w:sz="0" w:space="0" w:color="auto"/>
            <w:bottom w:val="none" w:sz="0" w:space="0" w:color="auto"/>
            <w:right w:val="none" w:sz="0" w:space="0" w:color="auto"/>
          </w:divBdr>
        </w:div>
        <w:div w:id="1625967552">
          <w:marLeft w:val="640"/>
          <w:marRight w:val="0"/>
          <w:marTop w:val="0"/>
          <w:marBottom w:val="0"/>
          <w:divBdr>
            <w:top w:val="none" w:sz="0" w:space="0" w:color="auto"/>
            <w:left w:val="none" w:sz="0" w:space="0" w:color="auto"/>
            <w:bottom w:val="none" w:sz="0" w:space="0" w:color="auto"/>
            <w:right w:val="none" w:sz="0" w:space="0" w:color="auto"/>
          </w:divBdr>
        </w:div>
        <w:div w:id="521087162">
          <w:marLeft w:val="640"/>
          <w:marRight w:val="0"/>
          <w:marTop w:val="0"/>
          <w:marBottom w:val="0"/>
          <w:divBdr>
            <w:top w:val="none" w:sz="0" w:space="0" w:color="auto"/>
            <w:left w:val="none" w:sz="0" w:space="0" w:color="auto"/>
            <w:bottom w:val="none" w:sz="0" w:space="0" w:color="auto"/>
            <w:right w:val="none" w:sz="0" w:space="0" w:color="auto"/>
          </w:divBdr>
        </w:div>
        <w:div w:id="1980260960">
          <w:marLeft w:val="640"/>
          <w:marRight w:val="0"/>
          <w:marTop w:val="0"/>
          <w:marBottom w:val="0"/>
          <w:divBdr>
            <w:top w:val="none" w:sz="0" w:space="0" w:color="auto"/>
            <w:left w:val="none" w:sz="0" w:space="0" w:color="auto"/>
            <w:bottom w:val="none" w:sz="0" w:space="0" w:color="auto"/>
            <w:right w:val="none" w:sz="0" w:space="0" w:color="auto"/>
          </w:divBdr>
        </w:div>
        <w:div w:id="673262050">
          <w:marLeft w:val="640"/>
          <w:marRight w:val="0"/>
          <w:marTop w:val="0"/>
          <w:marBottom w:val="0"/>
          <w:divBdr>
            <w:top w:val="none" w:sz="0" w:space="0" w:color="auto"/>
            <w:left w:val="none" w:sz="0" w:space="0" w:color="auto"/>
            <w:bottom w:val="none" w:sz="0" w:space="0" w:color="auto"/>
            <w:right w:val="none" w:sz="0" w:space="0" w:color="auto"/>
          </w:divBdr>
        </w:div>
        <w:div w:id="1738236657">
          <w:marLeft w:val="640"/>
          <w:marRight w:val="0"/>
          <w:marTop w:val="0"/>
          <w:marBottom w:val="0"/>
          <w:divBdr>
            <w:top w:val="none" w:sz="0" w:space="0" w:color="auto"/>
            <w:left w:val="none" w:sz="0" w:space="0" w:color="auto"/>
            <w:bottom w:val="none" w:sz="0" w:space="0" w:color="auto"/>
            <w:right w:val="none" w:sz="0" w:space="0" w:color="auto"/>
          </w:divBdr>
        </w:div>
        <w:div w:id="1320380321">
          <w:marLeft w:val="640"/>
          <w:marRight w:val="0"/>
          <w:marTop w:val="0"/>
          <w:marBottom w:val="0"/>
          <w:divBdr>
            <w:top w:val="none" w:sz="0" w:space="0" w:color="auto"/>
            <w:left w:val="none" w:sz="0" w:space="0" w:color="auto"/>
            <w:bottom w:val="none" w:sz="0" w:space="0" w:color="auto"/>
            <w:right w:val="none" w:sz="0" w:space="0" w:color="auto"/>
          </w:divBdr>
        </w:div>
        <w:div w:id="1150248791">
          <w:marLeft w:val="640"/>
          <w:marRight w:val="0"/>
          <w:marTop w:val="0"/>
          <w:marBottom w:val="0"/>
          <w:divBdr>
            <w:top w:val="none" w:sz="0" w:space="0" w:color="auto"/>
            <w:left w:val="none" w:sz="0" w:space="0" w:color="auto"/>
            <w:bottom w:val="none" w:sz="0" w:space="0" w:color="auto"/>
            <w:right w:val="none" w:sz="0" w:space="0" w:color="auto"/>
          </w:divBdr>
        </w:div>
        <w:div w:id="702755904">
          <w:marLeft w:val="640"/>
          <w:marRight w:val="0"/>
          <w:marTop w:val="0"/>
          <w:marBottom w:val="0"/>
          <w:divBdr>
            <w:top w:val="none" w:sz="0" w:space="0" w:color="auto"/>
            <w:left w:val="none" w:sz="0" w:space="0" w:color="auto"/>
            <w:bottom w:val="none" w:sz="0" w:space="0" w:color="auto"/>
            <w:right w:val="none" w:sz="0" w:space="0" w:color="auto"/>
          </w:divBdr>
        </w:div>
        <w:div w:id="635839771">
          <w:marLeft w:val="640"/>
          <w:marRight w:val="0"/>
          <w:marTop w:val="0"/>
          <w:marBottom w:val="0"/>
          <w:divBdr>
            <w:top w:val="none" w:sz="0" w:space="0" w:color="auto"/>
            <w:left w:val="none" w:sz="0" w:space="0" w:color="auto"/>
            <w:bottom w:val="none" w:sz="0" w:space="0" w:color="auto"/>
            <w:right w:val="none" w:sz="0" w:space="0" w:color="auto"/>
          </w:divBdr>
        </w:div>
        <w:div w:id="372197299">
          <w:marLeft w:val="640"/>
          <w:marRight w:val="0"/>
          <w:marTop w:val="0"/>
          <w:marBottom w:val="0"/>
          <w:divBdr>
            <w:top w:val="none" w:sz="0" w:space="0" w:color="auto"/>
            <w:left w:val="none" w:sz="0" w:space="0" w:color="auto"/>
            <w:bottom w:val="none" w:sz="0" w:space="0" w:color="auto"/>
            <w:right w:val="none" w:sz="0" w:space="0" w:color="auto"/>
          </w:divBdr>
        </w:div>
        <w:div w:id="934634062">
          <w:marLeft w:val="640"/>
          <w:marRight w:val="0"/>
          <w:marTop w:val="0"/>
          <w:marBottom w:val="0"/>
          <w:divBdr>
            <w:top w:val="none" w:sz="0" w:space="0" w:color="auto"/>
            <w:left w:val="none" w:sz="0" w:space="0" w:color="auto"/>
            <w:bottom w:val="none" w:sz="0" w:space="0" w:color="auto"/>
            <w:right w:val="none" w:sz="0" w:space="0" w:color="auto"/>
          </w:divBdr>
        </w:div>
        <w:div w:id="2141803834">
          <w:marLeft w:val="640"/>
          <w:marRight w:val="0"/>
          <w:marTop w:val="0"/>
          <w:marBottom w:val="0"/>
          <w:divBdr>
            <w:top w:val="none" w:sz="0" w:space="0" w:color="auto"/>
            <w:left w:val="none" w:sz="0" w:space="0" w:color="auto"/>
            <w:bottom w:val="none" w:sz="0" w:space="0" w:color="auto"/>
            <w:right w:val="none" w:sz="0" w:space="0" w:color="auto"/>
          </w:divBdr>
        </w:div>
        <w:div w:id="1090853206">
          <w:marLeft w:val="640"/>
          <w:marRight w:val="0"/>
          <w:marTop w:val="0"/>
          <w:marBottom w:val="0"/>
          <w:divBdr>
            <w:top w:val="none" w:sz="0" w:space="0" w:color="auto"/>
            <w:left w:val="none" w:sz="0" w:space="0" w:color="auto"/>
            <w:bottom w:val="none" w:sz="0" w:space="0" w:color="auto"/>
            <w:right w:val="none" w:sz="0" w:space="0" w:color="auto"/>
          </w:divBdr>
        </w:div>
        <w:div w:id="2076585548">
          <w:marLeft w:val="640"/>
          <w:marRight w:val="0"/>
          <w:marTop w:val="0"/>
          <w:marBottom w:val="0"/>
          <w:divBdr>
            <w:top w:val="none" w:sz="0" w:space="0" w:color="auto"/>
            <w:left w:val="none" w:sz="0" w:space="0" w:color="auto"/>
            <w:bottom w:val="none" w:sz="0" w:space="0" w:color="auto"/>
            <w:right w:val="none" w:sz="0" w:space="0" w:color="auto"/>
          </w:divBdr>
        </w:div>
        <w:div w:id="591934219">
          <w:marLeft w:val="640"/>
          <w:marRight w:val="0"/>
          <w:marTop w:val="0"/>
          <w:marBottom w:val="0"/>
          <w:divBdr>
            <w:top w:val="none" w:sz="0" w:space="0" w:color="auto"/>
            <w:left w:val="none" w:sz="0" w:space="0" w:color="auto"/>
            <w:bottom w:val="none" w:sz="0" w:space="0" w:color="auto"/>
            <w:right w:val="none" w:sz="0" w:space="0" w:color="auto"/>
          </w:divBdr>
        </w:div>
        <w:div w:id="911814805">
          <w:marLeft w:val="640"/>
          <w:marRight w:val="0"/>
          <w:marTop w:val="0"/>
          <w:marBottom w:val="0"/>
          <w:divBdr>
            <w:top w:val="none" w:sz="0" w:space="0" w:color="auto"/>
            <w:left w:val="none" w:sz="0" w:space="0" w:color="auto"/>
            <w:bottom w:val="none" w:sz="0" w:space="0" w:color="auto"/>
            <w:right w:val="none" w:sz="0" w:space="0" w:color="auto"/>
          </w:divBdr>
        </w:div>
        <w:div w:id="1824616193">
          <w:marLeft w:val="640"/>
          <w:marRight w:val="0"/>
          <w:marTop w:val="0"/>
          <w:marBottom w:val="0"/>
          <w:divBdr>
            <w:top w:val="none" w:sz="0" w:space="0" w:color="auto"/>
            <w:left w:val="none" w:sz="0" w:space="0" w:color="auto"/>
            <w:bottom w:val="none" w:sz="0" w:space="0" w:color="auto"/>
            <w:right w:val="none" w:sz="0" w:space="0" w:color="auto"/>
          </w:divBdr>
        </w:div>
        <w:div w:id="539897270">
          <w:marLeft w:val="640"/>
          <w:marRight w:val="0"/>
          <w:marTop w:val="0"/>
          <w:marBottom w:val="0"/>
          <w:divBdr>
            <w:top w:val="none" w:sz="0" w:space="0" w:color="auto"/>
            <w:left w:val="none" w:sz="0" w:space="0" w:color="auto"/>
            <w:bottom w:val="none" w:sz="0" w:space="0" w:color="auto"/>
            <w:right w:val="none" w:sz="0" w:space="0" w:color="auto"/>
          </w:divBdr>
        </w:div>
        <w:div w:id="1161001544">
          <w:marLeft w:val="640"/>
          <w:marRight w:val="0"/>
          <w:marTop w:val="0"/>
          <w:marBottom w:val="0"/>
          <w:divBdr>
            <w:top w:val="none" w:sz="0" w:space="0" w:color="auto"/>
            <w:left w:val="none" w:sz="0" w:space="0" w:color="auto"/>
            <w:bottom w:val="none" w:sz="0" w:space="0" w:color="auto"/>
            <w:right w:val="none" w:sz="0" w:space="0" w:color="auto"/>
          </w:divBdr>
        </w:div>
        <w:div w:id="1345012624">
          <w:marLeft w:val="640"/>
          <w:marRight w:val="0"/>
          <w:marTop w:val="0"/>
          <w:marBottom w:val="0"/>
          <w:divBdr>
            <w:top w:val="none" w:sz="0" w:space="0" w:color="auto"/>
            <w:left w:val="none" w:sz="0" w:space="0" w:color="auto"/>
            <w:bottom w:val="none" w:sz="0" w:space="0" w:color="auto"/>
            <w:right w:val="none" w:sz="0" w:space="0" w:color="auto"/>
          </w:divBdr>
        </w:div>
        <w:div w:id="2014870411">
          <w:marLeft w:val="640"/>
          <w:marRight w:val="0"/>
          <w:marTop w:val="0"/>
          <w:marBottom w:val="0"/>
          <w:divBdr>
            <w:top w:val="none" w:sz="0" w:space="0" w:color="auto"/>
            <w:left w:val="none" w:sz="0" w:space="0" w:color="auto"/>
            <w:bottom w:val="none" w:sz="0" w:space="0" w:color="auto"/>
            <w:right w:val="none" w:sz="0" w:space="0" w:color="auto"/>
          </w:divBdr>
        </w:div>
        <w:div w:id="608590297">
          <w:marLeft w:val="640"/>
          <w:marRight w:val="0"/>
          <w:marTop w:val="0"/>
          <w:marBottom w:val="0"/>
          <w:divBdr>
            <w:top w:val="none" w:sz="0" w:space="0" w:color="auto"/>
            <w:left w:val="none" w:sz="0" w:space="0" w:color="auto"/>
            <w:bottom w:val="none" w:sz="0" w:space="0" w:color="auto"/>
            <w:right w:val="none" w:sz="0" w:space="0" w:color="auto"/>
          </w:divBdr>
        </w:div>
        <w:div w:id="143550490">
          <w:marLeft w:val="640"/>
          <w:marRight w:val="0"/>
          <w:marTop w:val="0"/>
          <w:marBottom w:val="0"/>
          <w:divBdr>
            <w:top w:val="none" w:sz="0" w:space="0" w:color="auto"/>
            <w:left w:val="none" w:sz="0" w:space="0" w:color="auto"/>
            <w:bottom w:val="none" w:sz="0" w:space="0" w:color="auto"/>
            <w:right w:val="none" w:sz="0" w:space="0" w:color="auto"/>
          </w:divBdr>
        </w:div>
        <w:div w:id="1570069972">
          <w:marLeft w:val="640"/>
          <w:marRight w:val="0"/>
          <w:marTop w:val="0"/>
          <w:marBottom w:val="0"/>
          <w:divBdr>
            <w:top w:val="none" w:sz="0" w:space="0" w:color="auto"/>
            <w:left w:val="none" w:sz="0" w:space="0" w:color="auto"/>
            <w:bottom w:val="none" w:sz="0" w:space="0" w:color="auto"/>
            <w:right w:val="none" w:sz="0" w:space="0" w:color="auto"/>
          </w:divBdr>
        </w:div>
        <w:div w:id="767040124">
          <w:marLeft w:val="640"/>
          <w:marRight w:val="0"/>
          <w:marTop w:val="0"/>
          <w:marBottom w:val="0"/>
          <w:divBdr>
            <w:top w:val="none" w:sz="0" w:space="0" w:color="auto"/>
            <w:left w:val="none" w:sz="0" w:space="0" w:color="auto"/>
            <w:bottom w:val="none" w:sz="0" w:space="0" w:color="auto"/>
            <w:right w:val="none" w:sz="0" w:space="0" w:color="auto"/>
          </w:divBdr>
        </w:div>
        <w:div w:id="537356235">
          <w:marLeft w:val="640"/>
          <w:marRight w:val="0"/>
          <w:marTop w:val="0"/>
          <w:marBottom w:val="0"/>
          <w:divBdr>
            <w:top w:val="none" w:sz="0" w:space="0" w:color="auto"/>
            <w:left w:val="none" w:sz="0" w:space="0" w:color="auto"/>
            <w:bottom w:val="none" w:sz="0" w:space="0" w:color="auto"/>
            <w:right w:val="none" w:sz="0" w:space="0" w:color="auto"/>
          </w:divBdr>
        </w:div>
        <w:div w:id="126365192">
          <w:marLeft w:val="640"/>
          <w:marRight w:val="0"/>
          <w:marTop w:val="0"/>
          <w:marBottom w:val="0"/>
          <w:divBdr>
            <w:top w:val="none" w:sz="0" w:space="0" w:color="auto"/>
            <w:left w:val="none" w:sz="0" w:space="0" w:color="auto"/>
            <w:bottom w:val="none" w:sz="0" w:space="0" w:color="auto"/>
            <w:right w:val="none" w:sz="0" w:space="0" w:color="auto"/>
          </w:divBdr>
        </w:div>
        <w:div w:id="2094426100">
          <w:marLeft w:val="640"/>
          <w:marRight w:val="0"/>
          <w:marTop w:val="0"/>
          <w:marBottom w:val="0"/>
          <w:divBdr>
            <w:top w:val="none" w:sz="0" w:space="0" w:color="auto"/>
            <w:left w:val="none" w:sz="0" w:space="0" w:color="auto"/>
            <w:bottom w:val="none" w:sz="0" w:space="0" w:color="auto"/>
            <w:right w:val="none" w:sz="0" w:space="0" w:color="auto"/>
          </w:divBdr>
        </w:div>
        <w:div w:id="448625684">
          <w:marLeft w:val="640"/>
          <w:marRight w:val="0"/>
          <w:marTop w:val="0"/>
          <w:marBottom w:val="0"/>
          <w:divBdr>
            <w:top w:val="none" w:sz="0" w:space="0" w:color="auto"/>
            <w:left w:val="none" w:sz="0" w:space="0" w:color="auto"/>
            <w:bottom w:val="none" w:sz="0" w:space="0" w:color="auto"/>
            <w:right w:val="none" w:sz="0" w:space="0" w:color="auto"/>
          </w:divBdr>
        </w:div>
        <w:div w:id="1257637622">
          <w:marLeft w:val="640"/>
          <w:marRight w:val="0"/>
          <w:marTop w:val="0"/>
          <w:marBottom w:val="0"/>
          <w:divBdr>
            <w:top w:val="none" w:sz="0" w:space="0" w:color="auto"/>
            <w:left w:val="none" w:sz="0" w:space="0" w:color="auto"/>
            <w:bottom w:val="none" w:sz="0" w:space="0" w:color="auto"/>
            <w:right w:val="none" w:sz="0" w:space="0" w:color="auto"/>
          </w:divBdr>
        </w:div>
        <w:div w:id="353043307">
          <w:marLeft w:val="640"/>
          <w:marRight w:val="0"/>
          <w:marTop w:val="0"/>
          <w:marBottom w:val="0"/>
          <w:divBdr>
            <w:top w:val="none" w:sz="0" w:space="0" w:color="auto"/>
            <w:left w:val="none" w:sz="0" w:space="0" w:color="auto"/>
            <w:bottom w:val="none" w:sz="0" w:space="0" w:color="auto"/>
            <w:right w:val="none" w:sz="0" w:space="0" w:color="auto"/>
          </w:divBdr>
        </w:div>
        <w:div w:id="965088408">
          <w:marLeft w:val="640"/>
          <w:marRight w:val="0"/>
          <w:marTop w:val="0"/>
          <w:marBottom w:val="0"/>
          <w:divBdr>
            <w:top w:val="none" w:sz="0" w:space="0" w:color="auto"/>
            <w:left w:val="none" w:sz="0" w:space="0" w:color="auto"/>
            <w:bottom w:val="none" w:sz="0" w:space="0" w:color="auto"/>
            <w:right w:val="none" w:sz="0" w:space="0" w:color="auto"/>
          </w:divBdr>
        </w:div>
        <w:div w:id="475224895">
          <w:marLeft w:val="640"/>
          <w:marRight w:val="0"/>
          <w:marTop w:val="0"/>
          <w:marBottom w:val="0"/>
          <w:divBdr>
            <w:top w:val="none" w:sz="0" w:space="0" w:color="auto"/>
            <w:left w:val="none" w:sz="0" w:space="0" w:color="auto"/>
            <w:bottom w:val="none" w:sz="0" w:space="0" w:color="auto"/>
            <w:right w:val="none" w:sz="0" w:space="0" w:color="auto"/>
          </w:divBdr>
        </w:div>
        <w:div w:id="773868613">
          <w:marLeft w:val="640"/>
          <w:marRight w:val="0"/>
          <w:marTop w:val="0"/>
          <w:marBottom w:val="0"/>
          <w:divBdr>
            <w:top w:val="none" w:sz="0" w:space="0" w:color="auto"/>
            <w:left w:val="none" w:sz="0" w:space="0" w:color="auto"/>
            <w:bottom w:val="none" w:sz="0" w:space="0" w:color="auto"/>
            <w:right w:val="none" w:sz="0" w:space="0" w:color="auto"/>
          </w:divBdr>
        </w:div>
        <w:div w:id="402605387">
          <w:marLeft w:val="640"/>
          <w:marRight w:val="0"/>
          <w:marTop w:val="0"/>
          <w:marBottom w:val="0"/>
          <w:divBdr>
            <w:top w:val="none" w:sz="0" w:space="0" w:color="auto"/>
            <w:left w:val="none" w:sz="0" w:space="0" w:color="auto"/>
            <w:bottom w:val="none" w:sz="0" w:space="0" w:color="auto"/>
            <w:right w:val="none" w:sz="0" w:space="0" w:color="auto"/>
          </w:divBdr>
        </w:div>
        <w:div w:id="1823617131">
          <w:marLeft w:val="640"/>
          <w:marRight w:val="0"/>
          <w:marTop w:val="0"/>
          <w:marBottom w:val="0"/>
          <w:divBdr>
            <w:top w:val="none" w:sz="0" w:space="0" w:color="auto"/>
            <w:left w:val="none" w:sz="0" w:space="0" w:color="auto"/>
            <w:bottom w:val="none" w:sz="0" w:space="0" w:color="auto"/>
            <w:right w:val="none" w:sz="0" w:space="0" w:color="auto"/>
          </w:divBdr>
        </w:div>
        <w:div w:id="566309430">
          <w:marLeft w:val="640"/>
          <w:marRight w:val="0"/>
          <w:marTop w:val="0"/>
          <w:marBottom w:val="0"/>
          <w:divBdr>
            <w:top w:val="none" w:sz="0" w:space="0" w:color="auto"/>
            <w:left w:val="none" w:sz="0" w:space="0" w:color="auto"/>
            <w:bottom w:val="none" w:sz="0" w:space="0" w:color="auto"/>
            <w:right w:val="none" w:sz="0" w:space="0" w:color="auto"/>
          </w:divBdr>
        </w:div>
        <w:div w:id="1420642282">
          <w:marLeft w:val="640"/>
          <w:marRight w:val="0"/>
          <w:marTop w:val="0"/>
          <w:marBottom w:val="0"/>
          <w:divBdr>
            <w:top w:val="none" w:sz="0" w:space="0" w:color="auto"/>
            <w:left w:val="none" w:sz="0" w:space="0" w:color="auto"/>
            <w:bottom w:val="none" w:sz="0" w:space="0" w:color="auto"/>
            <w:right w:val="none" w:sz="0" w:space="0" w:color="auto"/>
          </w:divBdr>
        </w:div>
        <w:div w:id="2029022177">
          <w:marLeft w:val="640"/>
          <w:marRight w:val="0"/>
          <w:marTop w:val="0"/>
          <w:marBottom w:val="0"/>
          <w:divBdr>
            <w:top w:val="none" w:sz="0" w:space="0" w:color="auto"/>
            <w:left w:val="none" w:sz="0" w:space="0" w:color="auto"/>
            <w:bottom w:val="none" w:sz="0" w:space="0" w:color="auto"/>
            <w:right w:val="none" w:sz="0" w:space="0" w:color="auto"/>
          </w:divBdr>
        </w:div>
        <w:div w:id="806900069">
          <w:marLeft w:val="640"/>
          <w:marRight w:val="0"/>
          <w:marTop w:val="0"/>
          <w:marBottom w:val="0"/>
          <w:divBdr>
            <w:top w:val="none" w:sz="0" w:space="0" w:color="auto"/>
            <w:left w:val="none" w:sz="0" w:space="0" w:color="auto"/>
            <w:bottom w:val="none" w:sz="0" w:space="0" w:color="auto"/>
            <w:right w:val="none" w:sz="0" w:space="0" w:color="auto"/>
          </w:divBdr>
        </w:div>
        <w:div w:id="486945948">
          <w:marLeft w:val="640"/>
          <w:marRight w:val="0"/>
          <w:marTop w:val="0"/>
          <w:marBottom w:val="0"/>
          <w:divBdr>
            <w:top w:val="none" w:sz="0" w:space="0" w:color="auto"/>
            <w:left w:val="none" w:sz="0" w:space="0" w:color="auto"/>
            <w:bottom w:val="none" w:sz="0" w:space="0" w:color="auto"/>
            <w:right w:val="none" w:sz="0" w:space="0" w:color="auto"/>
          </w:divBdr>
        </w:div>
        <w:div w:id="1301349059">
          <w:marLeft w:val="640"/>
          <w:marRight w:val="0"/>
          <w:marTop w:val="0"/>
          <w:marBottom w:val="0"/>
          <w:divBdr>
            <w:top w:val="none" w:sz="0" w:space="0" w:color="auto"/>
            <w:left w:val="none" w:sz="0" w:space="0" w:color="auto"/>
            <w:bottom w:val="none" w:sz="0" w:space="0" w:color="auto"/>
            <w:right w:val="none" w:sz="0" w:space="0" w:color="auto"/>
          </w:divBdr>
        </w:div>
        <w:div w:id="2105684912">
          <w:marLeft w:val="640"/>
          <w:marRight w:val="0"/>
          <w:marTop w:val="0"/>
          <w:marBottom w:val="0"/>
          <w:divBdr>
            <w:top w:val="none" w:sz="0" w:space="0" w:color="auto"/>
            <w:left w:val="none" w:sz="0" w:space="0" w:color="auto"/>
            <w:bottom w:val="none" w:sz="0" w:space="0" w:color="auto"/>
            <w:right w:val="none" w:sz="0" w:space="0" w:color="auto"/>
          </w:divBdr>
        </w:div>
        <w:div w:id="1990475234">
          <w:marLeft w:val="640"/>
          <w:marRight w:val="0"/>
          <w:marTop w:val="0"/>
          <w:marBottom w:val="0"/>
          <w:divBdr>
            <w:top w:val="none" w:sz="0" w:space="0" w:color="auto"/>
            <w:left w:val="none" w:sz="0" w:space="0" w:color="auto"/>
            <w:bottom w:val="none" w:sz="0" w:space="0" w:color="auto"/>
            <w:right w:val="none" w:sz="0" w:space="0" w:color="auto"/>
          </w:divBdr>
        </w:div>
        <w:div w:id="838958256">
          <w:marLeft w:val="640"/>
          <w:marRight w:val="0"/>
          <w:marTop w:val="0"/>
          <w:marBottom w:val="0"/>
          <w:divBdr>
            <w:top w:val="none" w:sz="0" w:space="0" w:color="auto"/>
            <w:left w:val="none" w:sz="0" w:space="0" w:color="auto"/>
            <w:bottom w:val="none" w:sz="0" w:space="0" w:color="auto"/>
            <w:right w:val="none" w:sz="0" w:space="0" w:color="auto"/>
          </w:divBdr>
        </w:div>
        <w:div w:id="275991472">
          <w:marLeft w:val="640"/>
          <w:marRight w:val="0"/>
          <w:marTop w:val="0"/>
          <w:marBottom w:val="0"/>
          <w:divBdr>
            <w:top w:val="none" w:sz="0" w:space="0" w:color="auto"/>
            <w:left w:val="none" w:sz="0" w:space="0" w:color="auto"/>
            <w:bottom w:val="none" w:sz="0" w:space="0" w:color="auto"/>
            <w:right w:val="none" w:sz="0" w:space="0" w:color="auto"/>
          </w:divBdr>
        </w:div>
        <w:div w:id="872576898">
          <w:marLeft w:val="640"/>
          <w:marRight w:val="0"/>
          <w:marTop w:val="0"/>
          <w:marBottom w:val="0"/>
          <w:divBdr>
            <w:top w:val="none" w:sz="0" w:space="0" w:color="auto"/>
            <w:left w:val="none" w:sz="0" w:space="0" w:color="auto"/>
            <w:bottom w:val="none" w:sz="0" w:space="0" w:color="auto"/>
            <w:right w:val="none" w:sz="0" w:space="0" w:color="auto"/>
          </w:divBdr>
        </w:div>
        <w:div w:id="1697660589">
          <w:marLeft w:val="640"/>
          <w:marRight w:val="0"/>
          <w:marTop w:val="0"/>
          <w:marBottom w:val="0"/>
          <w:divBdr>
            <w:top w:val="none" w:sz="0" w:space="0" w:color="auto"/>
            <w:left w:val="none" w:sz="0" w:space="0" w:color="auto"/>
            <w:bottom w:val="none" w:sz="0" w:space="0" w:color="auto"/>
            <w:right w:val="none" w:sz="0" w:space="0" w:color="auto"/>
          </w:divBdr>
        </w:div>
        <w:div w:id="495415876">
          <w:marLeft w:val="640"/>
          <w:marRight w:val="0"/>
          <w:marTop w:val="0"/>
          <w:marBottom w:val="0"/>
          <w:divBdr>
            <w:top w:val="none" w:sz="0" w:space="0" w:color="auto"/>
            <w:left w:val="none" w:sz="0" w:space="0" w:color="auto"/>
            <w:bottom w:val="none" w:sz="0" w:space="0" w:color="auto"/>
            <w:right w:val="none" w:sz="0" w:space="0" w:color="auto"/>
          </w:divBdr>
        </w:div>
        <w:div w:id="1331714111">
          <w:marLeft w:val="640"/>
          <w:marRight w:val="0"/>
          <w:marTop w:val="0"/>
          <w:marBottom w:val="0"/>
          <w:divBdr>
            <w:top w:val="none" w:sz="0" w:space="0" w:color="auto"/>
            <w:left w:val="none" w:sz="0" w:space="0" w:color="auto"/>
            <w:bottom w:val="none" w:sz="0" w:space="0" w:color="auto"/>
            <w:right w:val="none" w:sz="0" w:space="0" w:color="auto"/>
          </w:divBdr>
        </w:div>
        <w:div w:id="333457316">
          <w:marLeft w:val="640"/>
          <w:marRight w:val="0"/>
          <w:marTop w:val="0"/>
          <w:marBottom w:val="0"/>
          <w:divBdr>
            <w:top w:val="none" w:sz="0" w:space="0" w:color="auto"/>
            <w:left w:val="none" w:sz="0" w:space="0" w:color="auto"/>
            <w:bottom w:val="none" w:sz="0" w:space="0" w:color="auto"/>
            <w:right w:val="none" w:sz="0" w:space="0" w:color="auto"/>
          </w:divBdr>
        </w:div>
        <w:div w:id="1354070607">
          <w:marLeft w:val="640"/>
          <w:marRight w:val="0"/>
          <w:marTop w:val="0"/>
          <w:marBottom w:val="0"/>
          <w:divBdr>
            <w:top w:val="none" w:sz="0" w:space="0" w:color="auto"/>
            <w:left w:val="none" w:sz="0" w:space="0" w:color="auto"/>
            <w:bottom w:val="none" w:sz="0" w:space="0" w:color="auto"/>
            <w:right w:val="none" w:sz="0" w:space="0" w:color="auto"/>
          </w:divBdr>
        </w:div>
        <w:div w:id="1473787460">
          <w:marLeft w:val="640"/>
          <w:marRight w:val="0"/>
          <w:marTop w:val="0"/>
          <w:marBottom w:val="0"/>
          <w:divBdr>
            <w:top w:val="none" w:sz="0" w:space="0" w:color="auto"/>
            <w:left w:val="none" w:sz="0" w:space="0" w:color="auto"/>
            <w:bottom w:val="none" w:sz="0" w:space="0" w:color="auto"/>
            <w:right w:val="none" w:sz="0" w:space="0" w:color="auto"/>
          </w:divBdr>
        </w:div>
        <w:div w:id="1903127721">
          <w:marLeft w:val="640"/>
          <w:marRight w:val="0"/>
          <w:marTop w:val="0"/>
          <w:marBottom w:val="0"/>
          <w:divBdr>
            <w:top w:val="none" w:sz="0" w:space="0" w:color="auto"/>
            <w:left w:val="none" w:sz="0" w:space="0" w:color="auto"/>
            <w:bottom w:val="none" w:sz="0" w:space="0" w:color="auto"/>
            <w:right w:val="none" w:sz="0" w:space="0" w:color="auto"/>
          </w:divBdr>
        </w:div>
        <w:div w:id="640352468">
          <w:marLeft w:val="640"/>
          <w:marRight w:val="0"/>
          <w:marTop w:val="0"/>
          <w:marBottom w:val="0"/>
          <w:divBdr>
            <w:top w:val="none" w:sz="0" w:space="0" w:color="auto"/>
            <w:left w:val="none" w:sz="0" w:space="0" w:color="auto"/>
            <w:bottom w:val="none" w:sz="0" w:space="0" w:color="auto"/>
            <w:right w:val="none" w:sz="0" w:space="0" w:color="auto"/>
          </w:divBdr>
        </w:div>
        <w:div w:id="1361587553">
          <w:marLeft w:val="640"/>
          <w:marRight w:val="0"/>
          <w:marTop w:val="0"/>
          <w:marBottom w:val="0"/>
          <w:divBdr>
            <w:top w:val="none" w:sz="0" w:space="0" w:color="auto"/>
            <w:left w:val="none" w:sz="0" w:space="0" w:color="auto"/>
            <w:bottom w:val="none" w:sz="0" w:space="0" w:color="auto"/>
            <w:right w:val="none" w:sz="0" w:space="0" w:color="auto"/>
          </w:divBdr>
        </w:div>
        <w:div w:id="2016030791">
          <w:marLeft w:val="640"/>
          <w:marRight w:val="0"/>
          <w:marTop w:val="0"/>
          <w:marBottom w:val="0"/>
          <w:divBdr>
            <w:top w:val="none" w:sz="0" w:space="0" w:color="auto"/>
            <w:left w:val="none" w:sz="0" w:space="0" w:color="auto"/>
            <w:bottom w:val="none" w:sz="0" w:space="0" w:color="auto"/>
            <w:right w:val="none" w:sz="0" w:space="0" w:color="auto"/>
          </w:divBdr>
        </w:div>
        <w:div w:id="1024330215">
          <w:marLeft w:val="640"/>
          <w:marRight w:val="0"/>
          <w:marTop w:val="0"/>
          <w:marBottom w:val="0"/>
          <w:divBdr>
            <w:top w:val="none" w:sz="0" w:space="0" w:color="auto"/>
            <w:left w:val="none" w:sz="0" w:space="0" w:color="auto"/>
            <w:bottom w:val="none" w:sz="0" w:space="0" w:color="auto"/>
            <w:right w:val="none" w:sz="0" w:space="0" w:color="auto"/>
          </w:divBdr>
        </w:div>
        <w:div w:id="1745180022">
          <w:marLeft w:val="640"/>
          <w:marRight w:val="0"/>
          <w:marTop w:val="0"/>
          <w:marBottom w:val="0"/>
          <w:divBdr>
            <w:top w:val="none" w:sz="0" w:space="0" w:color="auto"/>
            <w:left w:val="none" w:sz="0" w:space="0" w:color="auto"/>
            <w:bottom w:val="none" w:sz="0" w:space="0" w:color="auto"/>
            <w:right w:val="none" w:sz="0" w:space="0" w:color="auto"/>
          </w:divBdr>
        </w:div>
        <w:div w:id="1012341591">
          <w:marLeft w:val="640"/>
          <w:marRight w:val="0"/>
          <w:marTop w:val="0"/>
          <w:marBottom w:val="0"/>
          <w:divBdr>
            <w:top w:val="none" w:sz="0" w:space="0" w:color="auto"/>
            <w:left w:val="none" w:sz="0" w:space="0" w:color="auto"/>
            <w:bottom w:val="none" w:sz="0" w:space="0" w:color="auto"/>
            <w:right w:val="none" w:sz="0" w:space="0" w:color="auto"/>
          </w:divBdr>
        </w:div>
        <w:div w:id="1459910851">
          <w:marLeft w:val="640"/>
          <w:marRight w:val="0"/>
          <w:marTop w:val="0"/>
          <w:marBottom w:val="0"/>
          <w:divBdr>
            <w:top w:val="none" w:sz="0" w:space="0" w:color="auto"/>
            <w:left w:val="none" w:sz="0" w:space="0" w:color="auto"/>
            <w:bottom w:val="none" w:sz="0" w:space="0" w:color="auto"/>
            <w:right w:val="none" w:sz="0" w:space="0" w:color="auto"/>
          </w:divBdr>
        </w:div>
        <w:div w:id="1812792322">
          <w:marLeft w:val="640"/>
          <w:marRight w:val="0"/>
          <w:marTop w:val="0"/>
          <w:marBottom w:val="0"/>
          <w:divBdr>
            <w:top w:val="none" w:sz="0" w:space="0" w:color="auto"/>
            <w:left w:val="none" w:sz="0" w:space="0" w:color="auto"/>
            <w:bottom w:val="none" w:sz="0" w:space="0" w:color="auto"/>
            <w:right w:val="none" w:sz="0" w:space="0" w:color="auto"/>
          </w:divBdr>
        </w:div>
        <w:div w:id="1042485750">
          <w:marLeft w:val="640"/>
          <w:marRight w:val="0"/>
          <w:marTop w:val="0"/>
          <w:marBottom w:val="0"/>
          <w:divBdr>
            <w:top w:val="none" w:sz="0" w:space="0" w:color="auto"/>
            <w:left w:val="none" w:sz="0" w:space="0" w:color="auto"/>
            <w:bottom w:val="none" w:sz="0" w:space="0" w:color="auto"/>
            <w:right w:val="none" w:sz="0" w:space="0" w:color="auto"/>
          </w:divBdr>
        </w:div>
        <w:div w:id="117455817">
          <w:marLeft w:val="640"/>
          <w:marRight w:val="0"/>
          <w:marTop w:val="0"/>
          <w:marBottom w:val="0"/>
          <w:divBdr>
            <w:top w:val="none" w:sz="0" w:space="0" w:color="auto"/>
            <w:left w:val="none" w:sz="0" w:space="0" w:color="auto"/>
            <w:bottom w:val="none" w:sz="0" w:space="0" w:color="auto"/>
            <w:right w:val="none" w:sz="0" w:space="0" w:color="auto"/>
          </w:divBdr>
        </w:div>
        <w:div w:id="502747146">
          <w:marLeft w:val="640"/>
          <w:marRight w:val="0"/>
          <w:marTop w:val="0"/>
          <w:marBottom w:val="0"/>
          <w:divBdr>
            <w:top w:val="none" w:sz="0" w:space="0" w:color="auto"/>
            <w:left w:val="none" w:sz="0" w:space="0" w:color="auto"/>
            <w:bottom w:val="none" w:sz="0" w:space="0" w:color="auto"/>
            <w:right w:val="none" w:sz="0" w:space="0" w:color="auto"/>
          </w:divBdr>
        </w:div>
        <w:div w:id="913203013">
          <w:marLeft w:val="640"/>
          <w:marRight w:val="0"/>
          <w:marTop w:val="0"/>
          <w:marBottom w:val="0"/>
          <w:divBdr>
            <w:top w:val="none" w:sz="0" w:space="0" w:color="auto"/>
            <w:left w:val="none" w:sz="0" w:space="0" w:color="auto"/>
            <w:bottom w:val="none" w:sz="0" w:space="0" w:color="auto"/>
            <w:right w:val="none" w:sz="0" w:space="0" w:color="auto"/>
          </w:divBdr>
        </w:div>
        <w:div w:id="1896433777">
          <w:marLeft w:val="640"/>
          <w:marRight w:val="0"/>
          <w:marTop w:val="0"/>
          <w:marBottom w:val="0"/>
          <w:divBdr>
            <w:top w:val="none" w:sz="0" w:space="0" w:color="auto"/>
            <w:left w:val="none" w:sz="0" w:space="0" w:color="auto"/>
            <w:bottom w:val="none" w:sz="0" w:space="0" w:color="auto"/>
            <w:right w:val="none" w:sz="0" w:space="0" w:color="auto"/>
          </w:divBdr>
        </w:div>
      </w:divsChild>
    </w:div>
    <w:div w:id="891964327">
      <w:bodyDiv w:val="1"/>
      <w:marLeft w:val="0"/>
      <w:marRight w:val="0"/>
      <w:marTop w:val="0"/>
      <w:marBottom w:val="0"/>
      <w:divBdr>
        <w:top w:val="none" w:sz="0" w:space="0" w:color="auto"/>
        <w:left w:val="none" w:sz="0" w:space="0" w:color="auto"/>
        <w:bottom w:val="none" w:sz="0" w:space="0" w:color="auto"/>
        <w:right w:val="none" w:sz="0" w:space="0" w:color="auto"/>
      </w:divBdr>
    </w:div>
    <w:div w:id="893155124">
      <w:bodyDiv w:val="1"/>
      <w:marLeft w:val="0"/>
      <w:marRight w:val="0"/>
      <w:marTop w:val="0"/>
      <w:marBottom w:val="0"/>
      <w:divBdr>
        <w:top w:val="none" w:sz="0" w:space="0" w:color="auto"/>
        <w:left w:val="none" w:sz="0" w:space="0" w:color="auto"/>
        <w:bottom w:val="none" w:sz="0" w:space="0" w:color="auto"/>
        <w:right w:val="none" w:sz="0" w:space="0" w:color="auto"/>
      </w:divBdr>
    </w:div>
    <w:div w:id="894321106">
      <w:bodyDiv w:val="1"/>
      <w:marLeft w:val="0"/>
      <w:marRight w:val="0"/>
      <w:marTop w:val="0"/>
      <w:marBottom w:val="0"/>
      <w:divBdr>
        <w:top w:val="none" w:sz="0" w:space="0" w:color="auto"/>
        <w:left w:val="none" w:sz="0" w:space="0" w:color="auto"/>
        <w:bottom w:val="none" w:sz="0" w:space="0" w:color="auto"/>
        <w:right w:val="none" w:sz="0" w:space="0" w:color="auto"/>
      </w:divBdr>
    </w:div>
    <w:div w:id="898321526">
      <w:bodyDiv w:val="1"/>
      <w:marLeft w:val="0"/>
      <w:marRight w:val="0"/>
      <w:marTop w:val="0"/>
      <w:marBottom w:val="0"/>
      <w:divBdr>
        <w:top w:val="none" w:sz="0" w:space="0" w:color="auto"/>
        <w:left w:val="none" w:sz="0" w:space="0" w:color="auto"/>
        <w:bottom w:val="none" w:sz="0" w:space="0" w:color="auto"/>
        <w:right w:val="none" w:sz="0" w:space="0" w:color="auto"/>
      </w:divBdr>
      <w:divsChild>
        <w:div w:id="13771962">
          <w:marLeft w:val="640"/>
          <w:marRight w:val="0"/>
          <w:marTop w:val="0"/>
          <w:marBottom w:val="0"/>
          <w:divBdr>
            <w:top w:val="none" w:sz="0" w:space="0" w:color="auto"/>
            <w:left w:val="none" w:sz="0" w:space="0" w:color="auto"/>
            <w:bottom w:val="none" w:sz="0" w:space="0" w:color="auto"/>
            <w:right w:val="none" w:sz="0" w:space="0" w:color="auto"/>
          </w:divBdr>
        </w:div>
        <w:div w:id="86076494">
          <w:marLeft w:val="640"/>
          <w:marRight w:val="0"/>
          <w:marTop w:val="0"/>
          <w:marBottom w:val="0"/>
          <w:divBdr>
            <w:top w:val="none" w:sz="0" w:space="0" w:color="auto"/>
            <w:left w:val="none" w:sz="0" w:space="0" w:color="auto"/>
            <w:bottom w:val="none" w:sz="0" w:space="0" w:color="auto"/>
            <w:right w:val="none" w:sz="0" w:space="0" w:color="auto"/>
          </w:divBdr>
        </w:div>
        <w:div w:id="89589686">
          <w:marLeft w:val="640"/>
          <w:marRight w:val="0"/>
          <w:marTop w:val="0"/>
          <w:marBottom w:val="0"/>
          <w:divBdr>
            <w:top w:val="none" w:sz="0" w:space="0" w:color="auto"/>
            <w:left w:val="none" w:sz="0" w:space="0" w:color="auto"/>
            <w:bottom w:val="none" w:sz="0" w:space="0" w:color="auto"/>
            <w:right w:val="none" w:sz="0" w:space="0" w:color="auto"/>
          </w:divBdr>
        </w:div>
        <w:div w:id="169419459">
          <w:marLeft w:val="640"/>
          <w:marRight w:val="0"/>
          <w:marTop w:val="0"/>
          <w:marBottom w:val="0"/>
          <w:divBdr>
            <w:top w:val="none" w:sz="0" w:space="0" w:color="auto"/>
            <w:left w:val="none" w:sz="0" w:space="0" w:color="auto"/>
            <w:bottom w:val="none" w:sz="0" w:space="0" w:color="auto"/>
            <w:right w:val="none" w:sz="0" w:space="0" w:color="auto"/>
          </w:divBdr>
        </w:div>
        <w:div w:id="200090299">
          <w:marLeft w:val="640"/>
          <w:marRight w:val="0"/>
          <w:marTop w:val="0"/>
          <w:marBottom w:val="0"/>
          <w:divBdr>
            <w:top w:val="none" w:sz="0" w:space="0" w:color="auto"/>
            <w:left w:val="none" w:sz="0" w:space="0" w:color="auto"/>
            <w:bottom w:val="none" w:sz="0" w:space="0" w:color="auto"/>
            <w:right w:val="none" w:sz="0" w:space="0" w:color="auto"/>
          </w:divBdr>
        </w:div>
        <w:div w:id="217976139">
          <w:marLeft w:val="640"/>
          <w:marRight w:val="0"/>
          <w:marTop w:val="0"/>
          <w:marBottom w:val="0"/>
          <w:divBdr>
            <w:top w:val="none" w:sz="0" w:space="0" w:color="auto"/>
            <w:left w:val="none" w:sz="0" w:space="0" w:color="auto"/>
            <w:bottom w:val="none" w:sz="0" w:space="0" w:color="auto"/>
            <w:right w:val="none" w:sz="0" w:space="0" w:color="auto"/>
          </w:divBdr>
        </w:div>
        <w:div w:id="233010494">
          <w:marLeft w:val="640"/>
          <w:marRight w:val="0"/>
          <w:marTop w:val="0"/>
          <w:marBottom w:val="0"/>
          <w:divBdr>
            <w:top w:val="none" w:sz="0" w:space="0" w:color="auto"/>
            <w:left w:val="none" w:sz="0" w:space="0" w:color="auto"/>
            <w:bottom w:val="none" w:sz="0" w:space="0" w:color="auto"/>
            <w:right w:val="none" w:sz="0" w:space="0" w:color="auto"/>
          </w:divBdr>
        </w:div>
        <w:div w:id="243229017">
          <w:marLeft w:val="640"/>
          <w:marRight w:val="0"/>
          <w:marTop w:val="0"/>
          <w:marBottom w:val="0"/>
          <w:divBdr>
            <w:top w:val="none" w:sz="0" w:space="0" w:color="auto"/>
            <w:left w:val="none" w:sz="0" w:space="0" w:color="auto"/>
            <w:bottom w:val="none" w:sz="0" w:space="0" w:color="auto"/>
            <w:right w:val="none" w:sz="0" w:space="0" w:color="auto"/>
          </w:divBdr>
        </w:div>
        <w:div w:id="247010222">
          <w:marLeft w:val="640"/>
          <w:marRight w:val="0"/>
          <w:marTop w:val="0"/>
          <w:marBottom w:val="0"/>
          <w:divBdr>
            <w:top w:val="none" w:sz="0" w:space="0" w:color="auto"/>
            <w:left w:val="none" w:sz="0" w:space="0" w:color="auto"/>
            <w:bottom w:val="none" w:sz="0" w:space="0" w:color="auto"/>
            <w:right w:val="none" w:sz="0" w:space="0" w:color="auto"/>
          </w:divBdr>
        </w:div>
        <w:div w:id="259873138">
          <w:marLeft w:val="640"/>
          <w:marRight w:val="0"/>
          <w:marTop w:val="0"/>
          <w:marBottom w:val="0"/>
          <w:divBdr>
            <w:top w:val="none" w:sz="0" w:space="0" w:color="auto"/>
            <w:left w:val="none" w:sz="0" w:space="0" w:color="auto"/>
            <w:bottom w:val="none" w:sz="0" w:space="0" w:color="auto"/>
            <w:right w:val="none" w:sz="0" w:space="0" w:color="auto"/>
          </w:divBdr>
        </w:div>
        <w:div w:id="288050722">
          <w:marLeft w:val="640"/>
          <w:marRight w:val="0"/>
          <w:marTop w:val="0"/>
          <w:marBottom w:val="0"/>
          <w:divBdr>
            <w:top w:val="none" w:sz="0" w:space="0" w:color="auto"/>
            <w:left w:val="none" w:sz="0" w:space="0" w:color="auto"/>
            <w:bottom w:val="none" w:sz="0" w:space="0" w:color="auto"/>
            <w:right w:val="none" w:sz="0" w:space="0" w:color="auto"/>
          </w:divBdr>
        </w:div>
        <w:div w:id="290478954">
          <w:marLeft w:val="640"/>
          <w:marRight w:val="0"/>
          <w:marTop w:val="0"/>
          <w:marBottom w:val="0"/>
          <w:divBdr>
            <w:top w:val="none" w:sz="0" w:space="0" w:color="auto"/>
            <w:left w:val="none" w:sz="0" w:space="0" w:color="auto"/>
            <w:bottom w:val="none" w:sz="0" w:space="0" w:color="auto"/>
            <w:right w:val="none" w:sz="0" w:space="0" w:color="auto"/>
          </w:divBdr>
        </w:div>
        <w:div w:id="307172247">
          <w:marLeft w:val="640"/>
          <w:marRight w:val="0"/>
          <w:marTop w:val="0"/>
          <w:marBottom w:val="0"/>
          <w:divBdr>
            <w:top w:val="none" w:sz="0" w:space="0" w:color="auto"/>
            <w:left w:val="none" w:sz="0" w:space="0" w:color="auto"/>
            <w:bottom w:val="none" w:sz="0" w:space="0" w:color="auto"/>
            <w:right w:val="none" w:sz="0" w:space="0" w:color="auto"/>
          </w:divBdr>
        </w:div>
        <w:div w:id="335766837">
          <w:marLeft w:val="640"/>
          <w:marRight w:val="0"/>
          <w:marTop w:val="0"/>
          <w:marBottom w:val="0"/>
          <w:divBdr>
            <w:top w:val="none" w:sz="0" w:space="0" w:color="auto"/>
            <w:left w:val="none" w:sz="0" w:space="0" w:color="auto"/>
            <w:bottom w:val="none" w:sz="0" w:space="0" w:color="auto"/>
            <w:right w:val="none" w:sz="0" w:space="0" w:color="auto"/>
          </w:divBdr>
        </w:div>
        <w:div w:id="358942057">
          <w:marLeft w:val="640"/>
          <w:marRight w:val="0"/>
          <w:marTop w:val="0"/>
          <w:marBottom w:val="0"/>
          <w:divBdr>
            <w:top w:val="none" w:sz="0" w:space="0" w:color="auto"/>
            <w:left w:val="none" w:sz="0" w:space="0" w:color="auto"/>
            <w:bottom w:val="none" w:sz="0" w:space="0" w:color="auto"/>
            <w:right w:val="none" w:sz="0" w:space="0" w:color="auto"/>
          </w:divBdr>
        </w:div>
        <w:div w:id="449934769">
          <w:marLeft w:val="640"/>
          <w:marRight w:val="0"/>
          <w:marTop w:val="0"/>
          <w:marBottom w:val="0"/>
          <w:divBdr>
            <w:top w:val="none" w:sz="0" w:space="0" w:color="auto"/>
            <w:left w:val="none" w:sz="0" w:space="0" w:color="auto"/>
            <w:bottom w:val="none" w:sz="0" w:space="0" w:color="auto"/>
            <w:right w:val="none" w:sz="0" w:space="0" w:color="auto"/>
          </w:divBdr>
        </w:div>
        <w:div w:id="475298415">
          <w:marLeft w:val="640"/>
          <w:marRight w:val="0"/>
          <w:marTop w:val="0"/>
          <w:marBottom w:val="0"/>
          <w:divBdr>
            <w:top w:val="none" w:sz="0" w:space="0" w:color="auto"/>
            <w:left w:val="none" w:sz="0" w:space="0" w:color="auto"/>
            <w:bottom w:val="none" w:sz="0" w:space="0" w:color="auto"/>
            <w:right w:val="none" w:sz="0" w:space="0" w:color="auto"/>
          </w:divBdr>
        </w:div>
        <w:div w:id="533201421">
          <w:marLeft w:val="640"/>
          <w:marRight w:val="0"/>
          <w:marTop w:val="0"/>
          <w:marBottom w:val="0"/>
          <w:divBdr>
            <w:top w:val="none" w:sz="0" w:space="0" w:color="auto"/>
            <w:left w:val="none" w:sz="0" w:space="0" w:color="auto"/>
            <w:bottom w:val="none" w:sz="0" w:space="0" w:color="auto"/>
            <w:right w:val="none" w:sz="0" w:space="0" w:color="auto"/>
          </w:divBdr>
        </w:div>
        <w:div w:id="542984254">
          <w:marLeft w:val="640"/>
          <w:marRight w:val="0"/>
          <w:marTop w:val="0"/>
          <w:marBottom w:val="0"/>
          <w:divBdr>
            <w:top w:val="none" w:sz="0" w:space="0" w:color="auto"/>
            <w:left w:val="none" w:sz="0" w:space="0" w:color="auto"/>
            <w:bottom w:val="none" w:sz="0" w:space="0" w:color="auto"/>
            <w:right w:val="none" w:sz="0" w:space="0" w:color="auto"/>
          </w:divBdr>
        </w:div>
        <w:div w:id="543562390">
          <w:marLeft w:val="640"/>
          <w:marRight w:val="0"/>
          <w:marTop w:val="0"/>
          <w:marBottom w:val="0"/>
          <w:divBdr>
            <w:top w:val="none" w:sz="0" w:space="0" w:color="auto"/>
            <w:left w:val="none" w:sz="0" w:space="0" w:color="auto"/>
            <w:bottom w:val="none" w:sz="0" w:space="0" w:color="auto"/>
            <w:right w:val="none" w:sz="0" w:space="0" w:color="auto"/>
          </w:divBdr>
        </w:div>
        <w:div w:id="590434118">
          <w:marLeft w:val="640"/>
          <w:marRight w:val="0"/>
          <w:marTop w:val="0"/>
          <w:marBottom w:val="0"/>
          <w:divBdr>
            <w:top w:val="none" w:sz="0" w:space="0" w:color="auto"/>
            <w:left w:val="none" w:sz="0" w:space="0" w:color="auto"/>
            <w:bottom w:val="none" w:sz="0" w:space="0" w:color="auto"/>
            <w:right w:val="none" w:sz="0" w:space="0" w:color="auto"/>
          </w:divBdr>
        </w:div>
        <w:div w:id="679039403">
          <w:marLeft w:val="640"/>
          <w:marRight w:val="0"/>
          <w:marTop w:val="0"/>
          <w:marBottom w:val="0"/>
          <w:divBdr>
            <w:top w:val="none" w:sz="0" w:space="0" w:color="auto"/>
            <w:left w:val="none" w:sz="0" w:space="0" w:color="auto"/>
            <w:bottom w:val="none" w:sz="0" w:space="0" w:color="auto"/>
            <w:right w:val="none" w:sz="0" w:space="0" w:color="auto"/>
          </w:divBdr>
        </w:div>
        <w:div w:id="682050094">
          <w:marLeft w:val="640"/>
          <w:marRight w:val="0"/>
          <w:marTop w:val="0"/>
          <w:marBottom w:val="0"/>
          <w:divBdr>
            <w:top w:val="none" w:sz="0" w:space="0" w:color="auto"/>
            <w:left w:val="none" w:sz="0" w:space="0" w:color="auto"/>
            <w:bottom w:val="none" w:sz="0" w:space="0" w:color="auto"/>
            <w:right w:val="none" w:sz="0" w:space="0" w:color="auto"/>
          </w:divBdr>
        </w:div>
        <w:div w:id="695615002">
          <w:marLeft w:val="640"/>
          <w:marRight w:val="0"/>
          <w:marTop w:val="0"/>
          <w:marBottom w:val="0"/>
          <w:divBdr>
            <w:top w:val="none" w:sz="0" w:space="0" w:color="auto"/>
            <w:left w:val="none" w:sz="0" w:space="0" w:color="auto"/>
            <w:bottom w:val="none" w:sz="0" w:space="0" w:color="auto"/>
            <w:right w:val="none" w:sz="0" w:space="0" w:color="auto"/>
          </w:divBdr>
        </w:div>
        <w:div w:id="717244390">
          <w:marLeft w:val="640"/>
          <w:marRight w:val="0"/>
          <w:marTop w:val="0"/>
          <w:marBottom w:val="0"/>
          <w:divBdr>
            <w:top w:val="none" w:sz="0" w:space="0" w:color="auto"/>
            <w:left w:val="none" w:sz="0" w:space="0" w:color="auto"/>
            <w:bottom w:val="none" w:sz="0" w:space="0" w:color="auto"/>
            <w:right w:val="none" w:sz="0" w:space="0" w:color="auto"/>
          </w:divBdr>
        </w:div>
        <w:div w:id="800610166">
          <w:marLeft w:val="640"/>
          <w:marRight w:val="0"/>
          <w:marTop w:val="0"/>
          <w:marBottom w:val="0"/>
          <w:divBdr>
            <w:top w:val="none" w:sz="0" w:space="0" w:color="auto"/>
            <w:left w:val="none" w:sz="0" w:space="0" w:color="auto"/>
            <w:bottom w:val="none" w:sz="0" w:space="0" w:color="auto"/>
            <w:right w:val="none" w:sz="0" w:space="0" w:color="auto"/>
          </w:divBdr>
        </w:div>
        <w:div w:id="805322597">
          <w:marLeft w:val="640"/>
          <w:marRight w:val="0"/>
          <w:marTop w:val="0"/>
          <w:marBottom w:val="0"/>
          <w:divBdr>
            <w:top w:val="none" w:sz="0" w:space="0" w:color="auto"/>
            <w:left w:val="none" w:sz="0" w:space="0" w:color="auto"/>
            <w:bottom w:val="none" w:sz="0" w:space="0" w:color="auto"/>
            <w:right w:val="none" w:sz="0" w:space="0" w:color="auto"/>
          </w:divBdr>
        </w:div>
        <w:div w:id="840462708">
          <w:marLeft w:val="640"/>
          <w:marRight w:val="0"/>
          <w:marTop w:val="0"/>
          <w:marBottom w:val="0"/>
          <w:divBdr>
            <w:top w:val="none" w:sz="0" w:space="0" w:color="auto"/>
            <w:left w:val="none" w:sz="0" w:space="0" w:color="auto"/>
            <w:bottom w:val="none" w:sz="0" w:space="0" w:color="auto"/>
            <w:right w:val="none" w:sz="0" w:space="0" w:color="auto"/>
          </w:divBdr>
        </w:div>
        <w:div w:id="846940858">
          <w:marLeft w:val="640"/>
          <w:marRight w:val="0"/>
          <w:marTop w:val="0"/>
          <w:marBottom w:val="0"/>
          <w:divBdr>
            <w:top w:val="none" w:sz="0" w:space="0" w:color="auto"/>
            <w:left w:val="none" w:sz="0" w:space="0" w:color="auto"/>
            <w:bottom w:val="none" w:sz="0" w:space="0" w:color="auto"/>
            <w:right w:val="none" w:sz="0" w:space="0" w:color="auto"/>
          </w:divBdr>
        </w:div>
        <w:div w:id="870187291">
          <w:marLeft w:val="640"/>
          <w:marRight w:val="0"/>
          <w:marTop w:val="0"/>
          <w:marBottom w:val="0"/>
          <w:divBdr>
            <w:top w:val="none" w:sz="0" w:space="0" w:color="auto"/>
            <w:left w:val="none" w:sz="0" w:space="0" w:color="auto"/>
            <w:bottom w:val="none" w:sz="0" w:space="0" w:color="auto"/>
            <w:right w:val="none" w:sz="0" w:space="0" w:color="auto"/>
          </w:divBdr>
        </w:div>
        <w:div w:id="958685708">
          <w:marLeft w:val="640"/>
          <w:marRight w:val="0"/>
          <w:marTop w:val="0"/>
          <w:marBottom w:val="0"/>
          <w:divBdr>
            <w:top w:val="none" w:sz="0" w:space="0" w:color="auto"/>
            <w:left w:val="none" w:sz="0" w:space="0" w:color="auto"/>
            <w:bottom w:val="none" w:sz="0" w:space="0" w:color="auto"/>
            <w:right w:val="none" w:sz="0" w:space="0" w:color="auto"/>
          </w:divBdr>
        </w:div>
        <w:div w:id="976761709">
          <w:marLeft w:val="640"/>
          <w:marRight w:val="0"/>
          <w:marTop w:val="0"/>
          <w:marBottom w:val="0"/>
          <w:divBdr>
            <w:top w:val="none" w:sz="0" w:space="0" w:color="auto"/>
            <w:left w:val="none" w:sz="0" w:space="0" w:color="auto"/>
            <w:bottom w:val="none" w:sz="0" w:space="0" w:color="auto"/>
            <w:right w:val="none" w:sz="0" w:space="0" w:color="auto"/>
          </w:divBdr>
        </w:div>
        <w:div w:id="981541384">
          <w:marLeft w:val="640"/>
          <w:marRight w:val="0"/>
          <w:marTop w:val="0"/>
          <w:marBottom w:val="0"/>
          <w:divBdr>
            <w:top w:val="none" w:sz="0" w:space="0" w:color="auto"/>
            <w:left w:val="none" w:sz="0" w:space="0" w:color="auto"/>
            <w:bottom w:val="none" w:sz="0" w:space="0" w:color="auto"/>
            <w:right w:val="none" w:sz="0" w:space="0" w:color="auto"/>
          </w:divBdr>
        </w:div>
        <w:div w:id="1095442423">
          <w:marLeft w:val="640"/>
          <w:marRight w:val="0"/>
          <w:marTop w:val="0"/>
          <w:marBottom w:val="0"/>
          <w:divBdr>
            <w:top w:val="none" w:sz="0" w:space="0" w:color="auto"/>
            <w:left w:val="none" w:sz="0" w:space="0" w:color="auto"/>
            <w:bottom w:val="none" w:sz="0" w:space="0" w:color="auto"/>
            <w:right w:val="none" w:sz="0" w:space="0" w:color="auto"/>
          </w:divBdr>
        </w:div>
        <w:div w:id="1096561076">
          <w:marLeft w:val="640"/>
          <w:marRight w:val="0"/>
          <w:marTop w:val="0"/>
          <w:marBottom w:val="0"/>
          <w:divBdr>
            <w:top w:val="none" w:sz="0" w:space="0" w:color="auto"/>
            <w:left w:val="none" w:sz="0" w:space="0" w:color="auto"/>
            <w:bottom w:val="none" w:sz="0" w:space="0" w:color="auto"/>
            <w:right w:val="none" w:sz="0" w:space="0" w:color="auto"/>
          </w:divBdr>
        </w:div>
        <w:div w:id="1158375269">
          <w:marLeft w:val="640"/>
          <w:marRight w:val="0"/>
          <w:marTop w:val="0"/>
          <w:marBottom w:val="0"/>
          <w:divBdr>
            <w:top w:val="none" w:sz="0" w:space="0" w:color="auto"/>
            <w:left w:val="none" w:sz="0" w:space="0" w:color="auto"/>
            <w:bottom w:val="none" w:sz="0" w:space="0" w:color="auto"/>
            <w:right w:val="none" w:sz="0" w:space="0" w:color="auto"/>
          </w:divBdr>
        </w:div>
        <w:div w:id="1211113803">
          <w:marLeft w:val="640"/>
          <w:marRight w:val="0"/>
          <w:marTop w:val="0"/>
          <w:marBottom w:val="0"/>
          <w:divBdr>
            <w:top w:val="none" w:sz="0" w:space="0" w:color="auto"/>
            <w:left w:val="none" w:sz="0" w:space="0" w:color="auto"/>
            <w:bottom w:val="none" w:sz="0" w:space="0" w:color="auto"/>
            <w:right w:val="none" w:sz="0" w:space="0" w:color="auto"/>
          </w:divBdr>
        </w:div>
        <w:div w:id="1295402609">
          <w:marLeft w:val="640"/>
          <w:marRight w:val="0"/>
          <w:marTop w:val="0"/>
          <w:marBottom w:val="0"/>
          <w:divBdr>
            <w:top w:val="none" w:sz="0" w:space="0" w:color="auto"/>
            <w:left w:val="none" w:sz="0" w:space="0" w:color="auto"/>
            <w:bottom w:val="none" w:sz="0" w:space="0" w:color="auto"/>
            <w:right w:val="none" w:sz="0" w:space="0" w:color="auto"/>
          </w:divBdr>
        </w:div>
        <w:div w:id="1320959706">
          <w:marLeft w:val="640"/>
          <w:marRight w:val="0"/>
          <w:marTop w:val="0"/>
          <w:marBottom w:val="0"/>
          <w:divBdr>
            <w:top w:val="none" w:sz="0" w:space="0" w:color="auto"/>
            <w:left w:val="none" w:sz="0" w:space="0" w:color="auto"/>
            <w:bottom w:val="none" w:sz="0" w:space="0" w:color="auto"/>
            <w:right w:val="none" w:sz="0" w:space="0" w:color="auto"/>
          </w:divBdr>
        </w:div>
        <w:div w:id="1383169999">
          <w:marLeft w:val="640"/>
          <w:marRight w:val="0"/>
          <w:marTop w:val="0"/>
          <w:marBottom w:val="0"/>
          <w:divBdr>
            <w:top w:val="none" w:sz="0" w:space="0" w:color="auto"/>
            <w:left w:val="none" w:sz="0" w:space="0" w:color="auto"/>
            <w:bottom w:val="none" w:sz="0" w:space="0" w:color="auto"/>
            <w:right w:val="none" w:sz="0" w:space="0" w:color="auto"/>
          </w:divBdr>
        </w:div>
        <w:div w:id="1384908038">
          <w:marLeft w:val="640"/>
          <w:marRight w:val="0"/>
          <w:marTop w:val="0"/>
          <w:marBottom w:val="0"/>
          <w:divBdr>
            <w:top w:val="none" w:sz="0" w:space="0" w:color="auto"/>
            <w:left w:val="none" w:sz="0" w:space="0" w:color="auto"/>
            <w:bottom w:val="none" w:sz="0" w:space="0" w:color="auto"/>
            <w:right w:val="none" w:sz="0" w:space="0" w:color="auto"/>
          </w:divBdr>
        </w:div>
        <w:div w:id="1400328067">
          <w:marLeft w:val="640"/>
          <w:marRight w:val="0"/>
          <w:marTop w:val="0"/>
          <w:marBottom w:val="0"/>
          <w:divBdr>
            <w:top w:val="none" w:sz="0" w:space="0" w:color="auto"/>
            <w:left w:val="none" w:sz="0" w:space="0" w:color="auto"/>
            <w:bottom w:val="none" w:sz="0" w:space="0" w:color="auto"/>
            <w:right w:val="none" w:sz="0" w:space="0" w:color="auto"/>
          </w:divBdr>
        </w:div>
        <w:div w:id="1403794269">
          <w:marLeft w:val="640"/>
          <w:marRight w:val="0"/>
          <w:marTop w:val="0"/>
          <w:marBottom w:val="0"/>
          <w:divBdr>
            <w:top w:val="none" w:sz="0" w:space="0" w:color="auto"/>
            <w:left w:val="none" w:sz="0" w:space="0" w:color="auto"/>
            <w:bottom w:val="none" w:sz="0" w:space="0" w:color="auto"/>
            <w:right w:val="none" w:sz="0" w:space="0" w:color="auto"/>
          </w:divBdr>
        </w:div>
        <w:div w:id="1457486037">
          <w:marLeft w:val="640"/>
          <w:marRight w:val="0"/>
          <w:marTop w:val="0"/>
          <w:marBottom w:val="0"/>
          <w:divBdr>
            <w:top w:val="none" w:sz="0" w:space="0" w:color="auto"/>
            <w:left w:val="none" w:sz="0" w:space="0" w:color="auto"/>
            <w:bottom w:val="none" w:sz="0" w:space="0" w:color="auto"/>
            <w:right w:val="none" w:sz="0" w:space="0" w:color="auto"/>
          </w:divBdr>
        </w:div>
        <w:div w:id="1504466290">
          <w:marLeft w:val="640"/>
          <w:marRight w:val="0"/>
          <w:marTop w:val="0"/>
          <w:marBottom w:val="0"/>
          <w:divBdr>
            <w:top w:val="none" w:sz="0" w:space="0" w:color="auto"/>
            <w:left w:val="none" w:sz="0" w:space="0" w:color="auto"/>
            <w:bottom w:val="none" w:sz="0" w:space="0" w:color="auto"/>
            <w:right w:val="none" w:sz="0" w:space="0" w:color="auto"/>
          </w:divBdr>
        </w:div>
        <w:div w:id="1569730982">
          <w:marLeft w:val="640"/>
          <w:marRight w:val="0"/>
          <w:marTop w:val="0"/>
          <w:marBottom w:val="0"/>
          <w:divBdr>
            <w:top w:val="none" w:sz="0" w:space="0" w:color="auto"/>
            <w:left w:val="none" w:sz="0" w:space="0" w:color="auto"/>
            <w:bottom w:val="none" w:sz="0" w:space="0" w:color="auto"/>
            <w:right w:val="none" w:sz="0" w:space="0" w:color="auto"/>
          </w:divBdr>
        </w:div>
        <w:div w:id="1590231715">
          <w:marLeft w:val="640"/>
          <w:marRight w:val="0"/>
          <w:marTop w:val="0"/>
          <w:marBottom w:val="0"/>
          <w:divBdr>
            <w:top w:val="none" w:sz="0" w:space="0" w:color="auto"/>
            <w:left w:val="none" w:sz="0" w:space="0" w:color="auto"/>
            <w:bottom w:val="none" w:sz="0" w:space="0" w:color="auto"/>
            <w:right w:val="none" w:sz="0" w:space="0" w:color="auto"/>
          </w:divBdr>
        </w:div>
        <w:div w:id="1674717575">
          <w:marLeft w:val="640"/>
          <w:marRight w:val="0"/>
          <w:marTop w:val="0"/>
          <w:marBottom w:val="0"/>
          <w:divBdr>
            <w:top w:val="none" w:sz="0" w:space="0" w:color="auto"/>
            <w:left w:val="none" w:sz="0" w:space="0" w:color="auto"/>
            <w:bottom w:val="none" w:sz="0" w:space="0" w:color="auto"/>
            <w:right w:val="none" w:sz="0" w:space="0" w:color="auto"/>
          </w:divBdr>
        </w:div>
        <w:div w:id="1679648364">
          <w:marLeft w:val="640"/>
          <w:marRight w:val="0"/>
          <w:marTop w:val="0"/>
          <w:marBottom w:val="0"/>
          <w:divBdr>
            <w:top w:val="none" w:sz="0" w:space="0" w:color="auto"/>
            <w:left w:val="none" w:sz="0" w:space="0" w:color="auto"/>
            <w:bottom w:val="none" w:sz="0" w:space="0" w:color="auto"/>
            <w:right w:val="none" w:sz="0" w:space="0" w:color="auto"/>
          </w:divBdr>
        </w:div>
        <w:div w:id="1722054029">
          <w:marLeft w:val="640"/>
          <w:marRight w:val="0"/>
          <w:marTop w:val="0"/>
          <w:marBottom w:val="0"/>
          <w:divBdr>
            <w:top w:val="none" w:sz="0" w:space="0" w:color="auto"/>
            <w:left w:val="none" w:sz="0" w:space="0" w:color="auto"/>
            <w:bottom w:val="none" w:sz="0" w:space="0" w:color="auto"/>
            <w:right w:val="none" w:sz="0" w:space="0" w:color="auto"/>
          </w:divBdr>
        </w:div>
        <w:div w:id="1732730036">
          <w:marLeft w:val="640"/>
          <w:marRight w:val="0"/>
          <w:marTop w:val="0"/>
          <w:marBottom w:val="0"/>
          <w:divBdr>
            <w:top w:val="none" w:sz="0" w:space="0" w:color="auto"/>
            <w:left w:val="none" w:sz="0" w:space="0" w:color="auto"/>
            <w:bottom w:val="none" w:sz="0" w:space="0" w:color="auto"/>
            <w:right w:val="none" w:sz="0" w:space="0" w:color="auto"/>
          </w:divBdr>
        </w:div>
        <w:div w:id="1737242020">
          <w:marLeft w:val="640"/>
          <w:marRight w:val="0"/>
          <w:marTop w:val="0"/>
          <w:marBottom w:val="0"/>
          <w:divBdr>
            <w:top w:val="none" w:sz="0" w:space="0" w:color="auto"/>
            <w:left w:val="none" w:sz="0" w:space="0" w:color="auto"/>
            <w:bottom w:val="none" w:sz="0" w:space="0" w:color="auto"/>
            <w:right w:val="none" w:sz="0" w:space="0" w:color="auto"/>
          </w:divBdr>
        </w:div>
        <w:div w:id="1742563377">
          <w:marLeft w:val="640"/>
          <w:marRight w:val="0"/>
          <w:marTop w:val="0"/>
          <w:marBottom w:val="0"/>
          <w:divBdr>
            <w:top w:val="none" w:sz="0" w:space="0" w:color="auto"/>
            <w:left w:val="none" w:sz="0" w:space="0" w:color="auto"/>
            <w:bottom w:val="none" w:sz="0" w:space="0" w:color="auto"/>
            <w:right w:val="none" w:sz="0" w:space="0" w:color="auto"/>
          </w:divBdr>
        </w:div>
        <w:div w:id="1748308506">
          <w:marLeft w:val="640"/>
          <w:marRight w:val="0"/>
          <w:marTop w:val="0"/>
          <w:marBottom w:val="0"/>
          <w:divBdr>
            <w:top w:val="none" w:sz="0" w:space="0" w:color="auto"/>
            <w:left w:val="none" w:sz="0" w:space="0" w:color="auto"/>
            <w:bottom w:val="none" w:sz="0" w:space="0" w:color="auto"/>
            <w:right w:val="none" w:sz="0" w:space="0" w:color="auto"/>
          </w:divBdr>
        </w:div>
        <w:div w:id="1796557296">
          <w:marLeft w:val="640"/>
          <w:marRight w:val="0"/>
          <w:marTop w:val="0"/>
          <w:marBottom w:val="0"/>
          <w:divBdr>
            <w:top w:val="none" w:sz="0" w:space="0" w:color="auto"/>
            <w:left w:val="none" w:sz="0" w:space="0" w:color="auto"/>
            <w:bottom w:val="none" w:sz="0" w:space="0" w:color="auto"/>
            <w:right w:val="none" w:sz="0" w:space="0" w:color="auto"/>
          </w:divBdr>
        </w:div>
        <w:div w:id="1823962782">
          <w:marLeft w:val="640"/>
          <w:marRight w:val="0"/>
          <w:marTop w:val="0"/>
          <w:marBottom w:val="0"/>
          <w:divBdr>
            <w:top w:val="none" w:sz="0" w:space="0" w:color="auto"/>
            <w:left w:val="none" w:sz="0" w:space="0" w:color="auto"/>
            <w:bottom w:val="none" w:sz="0" w:space="0" w:color="auto"/>
            <w:right w:val="none" w:sz="0" w:space="0" w:color="auto"/>
          </w:divBdr>
        </w:div>
        <w:div w:id="1832719618">
          <w:marLeft w:val="640"/>
          <w:marRight w:val="0"/>
          <w:marTop w:val="0"/>
          <w:marBottom w:val="0"/>
          <w:divBdr>
            <w:top w:val="none" w:sz="0" w:space="0" w:color="auto"/>
            <w:left w:val="none" w:sz="0" w:space="0" w:color="auto"/>
            <w:bottom w:val="none" w:sz="0" w:space="0" w:color="auto"/>
            <w:right w:val="none" w:sz="0" w:space="0" w:color="auto"/>
          </w:divBdr>
        </w:div>
        <w:div w:id="1839616819">
          <w:marLeft w:val="640"/>
          <w:marRight w:val="0"/>
          <w:marTop w:val="0"/>
          <w:marBottom w:val="0"/>
          <w:divBdr>
            <w:top w:val="none" w:sz="0" w:space="0" w:color="auto"/>
            <w:left w:val="none" w:sz="0" w:space="0" w:color="auto"/>
            <w:bottom w:val="none" w:sz="0" w:space="0" w:color="auto"/>
            <w:right w:val="none" w:sz="0" w:space="0" w:color="auto"/>
          </w:divBdr>
        </w:div>
        <w:div w:id="1853452119">
          <w:marLeft w:val="640"/>
          <w:marRight w:val="0"/>
          <w:marTop w:val="0"/>
          <w:marBottom w:val="0"/>
          <w:divBdr>
            <w:top w:val="none" w:sz="0" w:space="0" w:color="auto"/>
            <w:left w:val="none" w:sz="0" w:space="0" w:color="auto"/>
            <w:bottom w:val="none" w:sz="0" w:space="0" w:color="auto"/>
            <w:right w:val="none" w:sz="0" w:space="0" w:color="auto"/>
          </w:divBdr>
        </w:div>
        <w:div w:id="1992827441">
          <w:marLeft w:val="640"/>
          <w:marRight w:val="0"/>
          <w:marTop w:val="0"/>
          <w:marBottom w:val="0"/>
          <w:divBdr>
            <w:top w:val="none" w:sz="0" w:space="0" w:color="auto"/>
            <w:left w:val="none" w:sz="0" w:space="0" w:color="auto"/>
            <w:bottom w:val="none" w:sz="0" w:space="0" w:color="auto"/>
            <w:right w:val="none" w:sz="0" w:space="0" w:color="auto"/>
          </w:divBdr>
        </w:div>
        <w:div w:id="2003969284">
          <w:marLeft w:val="640"/>
          <w:marRight w:val="0"/>
          <w:marTop w:val="0"/>
          <w:marBottom w:val="0"/>
          <w:divBdr>
            <w:top w:val="none" w:sz="0" w:space="0" w:color="auto"/>
            <w:left w:val="none" w:sz="0" w:space="0" w:color="auto"/>
            <w:bottom w:val="none" w:sz="0" w:space="0" w:color="auto"/>
            <w:right w:val="none" w:sz="0" w:space="0" w:color="auto"/>
          </w:divBdr>
        </w:div>
        <w:div w:id="2010326106">
          <w:marLeft w:val="640"/>
          <w:marRight w:val="0"/>
          <w:marTop w:val="0"/>
          <w:marBottom w:val="0"/>
          <w:divBdr>
            <w:top w:val="none" w:sz="0" w:space="0" w:color="auto"/>
            <w:left w:val="none" w:sz="0" w:space="0" w:color="auto"/>
            <w:bottom w:val="none" w:sz="0" w:space="0" w:color="auto"/>
            <w:right w:val="none" w:sz="0" w:space="0" w:color="auto"/>
          </w:divBdr>
        </w:div>
        <w:div w:id="2059011069">
          <w:marLeft w:val="640"/>
          <w:marRight w:val="0"/>
          <w:marTop w:val="0"/>
          <w:marBottom w:val="0"/>
          <w:divBdr>
            <w:top w:val="none" w:sz="0" w:space="0" w:color="auto"/>
            <w:left w:val="none" w:sz="0" w:space="0" w:color="auto"/>
            <w:bottom w:val="none" w:sz="0" w:space="0" w:color="auto"/>
            <w:right w:val="none" w:sz="0" w:space="0" w:color="auto"/>
          </w:divBdr>
        </w:div>
        <w:div w:id="2105148004">
          <w:marLeft w:val="640"/>
          <w:marRight w:val="0"/>
          <w:marTop w:val="0"/>
          <w:marBottom w:val="0"/>
          <w:divBdr>
            <w:top w:val="none" w:sz="0" w:space="0" w:color="auto"/>
            <w:left w:val="none" w:sz="0" w:space="0" w:color="auto"/>
            <w:bottom w:val="none" w:sz="0" w:space="0" w:color="auto"/>
            <w:right w:val="none" w:sz="0" w:space="0" w:color="auto"/>
          </w:divBdr>
        </w:div>
      </w:divsChild>
    </w:div>
    <w:div w:id="898518637">
      <w:bodyDiv w:val="1"/>
      <w:marLeft w:val="0"/>
      <w:marRight w:val="0"/>
      <w:marTop w:val="0"/>
      <w:marBottom w:val="0"/>
      <w:divBdr>
        <w:top w:val="none" w:sz="0" w:space="0" w:color="auto"/>
        <w:left w:val="none" w:sz="0" w:space="0" w:color="auto"/>
        <w:bottom w:val="none" w:sz="0" w:space="0" w:color="auto"/>
        <w:right w:val="none" w:sz="0" w:space="0" w:color="auto"/>
      </w:divBdr>
    </w:div>
    <w:div w:id="905914715">
      <w:bodyDiv w:val="1"/>
      <w:marLeft w:val="0"/>
      <w:marRight w:val="0"/>
      <w:marTop w:val="0"/>
      <w:marBottom w:val="0"/>
      <w:divBdr>
        <w:top w:val="none" w:sz="0" w:space="0" w:color="auto"/>
        <w:left w:val="none" w:sz="0" w:space="0" w:color="auto"/>
        <w:bottom w:val="none" w:sz="0" w:space="0" w:color="auto"/>
        <w:right w:val="none" w:sz="0" w:space="0" w:color="auto"/>
      </w:divBdr>
    </w:div>
    <w:div w:id="912201962">
      <w:bodyDiv w:val="1"/>
      <w:marLeft w:val="0"/>
      <w:marRight w:val="0"/>
      <w:marTop w:val="0"/>
      <w:marBottom w:val="0"/>
      <w:divBdr>
        <w:top w:val="none" w:sz="0" w:space="0" w:color="auto"/>
        <w:left w:val="none" w:sz="0" w:space="0" w:color="auto"/>
        <w:bottom w:val="none" w:sz="0" w:space="0" w:color="auto"/>
        <w:right w:val="none" w:sz="0" w:space="0" w:color="auto"/>
      </w:divBdr>
    </w:div>
    <w:div w:id="914364300">
      <w:bodyDiv w:val="1"/>
      <w:marLeft w:val="0"/>
      <w:marRight w:val="0"/>
      <w:marTop w:val="0"/>
      <w:marBottom w:val="0"/>
      <w:divBdr>
        <w:top w:val="none" w:sz="0" w:space="0" w:color="auto"/>
        <w:left w:val="none" w:sz="0" w:space="0" w:color="auto"/>
        <w:bottom w:val="none" w:sz="0" w:space="0" w:color="auto"/>
        <w:right w:val="none" w:sz="0" w:space="0" w:color="auto"/>
      </w:divBdr>
    </w:div>
    <w:div w:id="916283460">
      <w:bodyDiv w:val="1"/>
      <w:marLeft w:val="0"/>
      <w:marRight w:val="0"/>
      <w:marTop w:val="0"/>
      <w:marBottom w:val="0"/>
      <w:divBdr>
        <w:top w:val="none" w:sz="0" w:space="0" w:color="auto"/>
        <w:left w:val="none" w:sz="0" w:space="0" w:color="auto"/>
        <w:bottom w:val="none" w:sz="0" w:space="0" w:color="auto"/>
        <w:right w:val="none" w:sz="0" w:space="0" w:color="auto"/>
      </w:divBdr>
      <w:divsChild>
        <w:div w:id="25104451">
          <w:marLeft w:val="640"/>
          <w:marRight w:val="0"/>
          <w:marTop w:val="0"/>
          <w:marBottom w:val="0"/>
          <w:divBdr>
            <w:top w:val="none" w:sz="0" w:space="0" w:color="auto"/>
            <w:left w:val="none" w:sz="0" w:space="0" w:color="auto"/>
            <w:bottom w:val="none" w:sz="0" w:space="0" w:color="auto"/>
            <w:right w:val="none" w:sz="0" w:space="0" w:color="auto"/>
          </w:divBdr>
        </w:div>
        <w:div w:id="60687118">
          <w:marLeft w:val="640"/>
          <w:marRight w:val="0"/>
          <w:marTop w:val="0"/>
          <w:marBottom w:val="0"/>
          <w:divBdr>
            <w:top w:val="none" w:sz="0" w:space="0" w:color="auto"/>
            <w:left w:val="none" w:sz="0" w:space="0" w:color="auto"/>
            <w:bottom w:val="none" w:sz="0" w:space="0" w:color="auto"/>
            <w:right w:val="none" w:sz="0" w:space="0" w:color="auto"/>
          </w:divBdr>
        </w:div>
        <w:div w:id="130943838">
          <w:marLeft w:val="640"/>
          <w:marRight w:val="0"/>
          <w:marTop w:val="0"/>
          <w:marBottom w:val="0"/>
          <w:divBdr>
            <w:top w:val="none" w:sz="0" w:space="0" w:color="auto"/>
            <w:left w:val="none" w:sz="0" w:space="0" w:color="auto"/>
            <w:bottom w:val="none" w:sz="0" w:space="0" w:color="auto"/>
            <w:right w:val="none" w:sz="0" w:space="0" w:color="auto"/>
          </w:divBdr>
        </w:div>
        <w:div w:id="165287044">
          <w:marLeft w:val="640"/>
          <w:marRight w:val="0"/>
          <w:marTop w:val="0"/>
          <w:marBottom w:val="0"/>
          <w:divBdr>
            <w:top w:val="none" w:sz="0" w:space="0" w:color="auto"/>
            <w:left w:val="none" w:sz="0" w:space="0" w:color="auto"/>
            <w:bottom w:val="none" w:sz="0" w:space="0" w:color="auto"/>
            <w:right w:val="none" w:sz="0" w:space="0" w:color="auto"/>
          </w:divBdr>
        </w:div>
        <w:div w:id="218326536">
          <w:marLeft w:val="640"/>
          <w:marRight w:val="0"/>
          <w:marTop w:val="0"/>
          <w:marBottom w:val="0"/>
          <w:divBdr>
            <w:top w:val="none" w:sz="0" w:space="0" w:color="auto"/>
            <w:left w:val="none" w:sz="0" w:space="0" w:color="auto"/>
            <w:bottom w:val="none" w:sz="0" w:space="0" w:color="auto"/>
            <w:right w:val="none" w:sz="0" w:space="0" w:color="auto"/>
          </w:divBdr>
        </w:div>
        <w:div w:id="265963916">
          <w:marLeft w:val="640"/>
          <w:marRight w:val="0"/>
          <w:marTop w:val="0"/>
          <w:marBottom w:val="0"/>
          <w:divBdr>
            <w:top w:val="none" w:sz="0" w:space="0" w:color="auto"/>
            <w:left w:val="none" w:sz="0" w:space="0" w:color="auto"/>
            <w:bottom w:val="none" w:sz="0" w:space="0" w:color="auto"/>
            <w:right w:val="none" w:sz="0" w:space="0" w:color="auto"/>
          </w:divBdr>
        </w:div>
        <w:div w:id="314187176">
          <w:marLeft w:val="640"/>
          <w:marRight w:val="0"/>
          <w:marTop w:val="0"/>
          <w:marBottom w:val="0"/>
          <w:divBdr>
            <w:top w:val="none" w:sz="0" w:space="0" w:color="auto"/>
            <w:left w:val="none" w:sz="0" w:space="0" w:color="auto"/>
            <w:bottom w:val="none" w:sz="0" w:space="0" w:color="auto"/>
            <w:right w:val="none" w:sz="0" w:space="0" w:color="auto"/>
          </w:divBdr>
        </w:div>
        <w:div w:id="368186841">
          <w:marLeft w:val="640"/>
          <w:marRight w:val="0"/>
          <w:marTop w:val="0"/>
          <w:marBottom w:val="0"/>
          <w:divBdr>
            <w:top w:val="none" w:sz="0" w:space="0" w:color="auto"/>
            <w:left w:val="none" w:sz="0" w:space="0" w:color="auto"/>
            <w:bottom w:val="none" w:sz="0" w:space="0" w:color="auto"/>
            <w:right w:val="none" w:sz="0" w:space="0" w:color="auto"/>
          </w:divBdr>
        </w:div>
        <w:div w:id="389883176">
          <w:marLeft w:val="640"/>
          <w:marRight w:val="0"/>
          <w:marTop w:val="0"/>
          <w:marBottom w:val="0"/>
          <w:divBdr>
            <w:top w:val="none" w:sz="0" w:space="0" w:color="auto"/>
            <w:left w:val="none" w:sz="0" w:space="0" w:color="auto"/>
            <w:bottom w:val="none" w:sz="0" w:space="0" w:color="auto"/>
            <w:right w:val="none" w:sz="0" w:space="0" w:color="auto"/>
          </w:divBdr>
        </w:div>
        <w:div w:id="415325409">
          <w:marLeft w:val="640"/>
          <w:marRight w:val="0"/>
          <w:marTop w:val="0"/>
          <w:marBottom w:val="0"/>
          <w:divBdr>
            <w:top w:val="none" w:sz="0" w:space="0" w:color="auto"/>
            <w:left w:val="none" w:sz="0" w:space="0" w:color="auto"/>
            <w:bottom w:val="none" w:sz="0" w:space="0" w:color="auto"/>
            <w:right w:val="none" w:sz="0" w:space="0" w:color="auto"/>
          </w:divBdr>
        </w:div>
        <w:div w:id="452217336">
          <w:marLeft w:val="640"/>
          <w:marRight w:val="0"/>
          <w:marTop w:val="0"/>
          <w:marBottom w:val="0"/>
          <w:divBdr>
            <w:top w:val="none" w:sz="0" w:space="0" w:color="auto"/>
            <w:left w:val="none" w:sz="0" w:space="0" w:color="auto"/>
            <w:bottom w:val="none" w:sz="0" w:space="0" w:color="auto"/>
            <w:right w:val="none" w:sz="0" w:space="0" w:color="auto"/>
          </w:divBdr>
        </w:div>
        <w:div w:id="562182423">
          <w:marLeft w:val="640"/>
          <w:marRight w:val="0"/>
          <w:marTop w:val="0"/>
          <w:marBottom w:val="0"/>
          <w:divBdr>
            <w:top w:val="none" w:sz="0" w:space="0" w:color="auto"/>
            <w:left w:val="none" w:sz="0" w:space="0" w:color="auto"/>
            <w:bottom w:val="none" w:sz="0" w:space="0" w:color="auto"/>
            <w:right w:val="none" w:sz="0" w:space="0" w:color="auto"/>
          </w:divBdr>
        </w:div>
        <w:div w:id="642539499">
          <w:marLeft w:val="640"/>
          <w:marRight w:val="0"/>
          <w:marTop w:val="0"/>
          <w:marBottom w:val="0"/>
          <w:divBdr>
            <w:top w:val="none" w:sz="0" w:space="0" w:color="auto"/>
            <w:left w:val="none" w:sz="0" w:space="0" w:color="auto"/>
            <w:bottom w:val="none" w:sz="0" w:space="0" w:color="auto"/>
            <w:right w:val="none" w:sz="0" w:space="0" w:color="auto"/>
          </w:divBdr>
        </w:div>
        <w:div w:id="665786759">
          <w:marLeft w:val="640"/>
          <w:marRight w:val="0"/>
          <w:marTop w:val="0"/>
          <w:marBottom w:val="0"/>
          <w:divBdr>
            <w:top w:val="none" w:sz="0" w:space="0" w:color="auto"/>
            <w:left w:val="none" w:sz="0" w:space="0" w:color="auto"/>
            <w:bottom w:val="none" w:sz="0" w:space="0" w:color="auto"/>
            <w:right w:val="none" w:sz="0" w:space="0" w:color="auto"/>
          </w:divBdr>
        </w:div>
        <w:div w:id="682784495">
          <w:marLeft w:val="640"/>
          <w:marRight w:val="0"/>
          <w:marTop w:val="0"/>
          <w:marBottom w:val="0"/>
          <w:divBdr>
            <w:top w:val="none" w:sz="0" w:space="0" w:color="auto"/>
            <w:left w:val="none" w:sz="0" w:space="0" w:color="auto"/>
            <w:bottom w:val="none" w:sz="0" w:space="0" w:color="auto"/>
            <w:right w:val="none" w:sz="0" w:space="0" w:color="auto"/>
          </w:divBdr>
        </w:div>
        <w:div w:id="689916640">
          <w:marLeft w:val="640"/>
          <w:marRight w:val="0"/>
          <w:marTop w:val="0"/>
          <w:marBottom w:val="0"/>
          <w:divBdr>
            <w:top w:val="none" w:sz="0" w:space="0" w:color="auto"/>
            <w:left w:val="none" w:sz="0" w:space="0" w:color="auto"/>
            <w:bottom w:val="none" w:sz="0" w:space="0" w:color="auto"/>
            <w:right w:val="none" w:sz="0" w:space="0" w:color="auto"/>
          </w:divBdr>
        </w:div>
        <w:div w:id="702756216">
          <w:marLeft w:val="640"/>
          <w:marRight w:val="0"/>
          <w:marTop w:val="0"/>
          <w:marBottom w:val="0"/>
          <w:divBdr>
            <w:top w:val="none" w:sz="0" w:space="0" w:color="auto"/>
            <w:left w:val="none" w:sz="0" w:space="0" w:color="auto"/>
            <w:bottom w:val="none" w:sz="0" w:space="0" w:color="auto"/>
            <w:right w:val="none" w:sz="0" w:space="0" w:color="auto"/>
          </w:divBdr>
        </w:div>
        <w:div w:id="708802795">
          <w:marLeft w:val="640"/>
          <w:marRight w:val="0"/>
          <w:marTop w:val="0"/>
          <w:marBottom w:val="0"/>
          <w:divBdr>
            <w:top w:val="none" w:sz="0" w:space="0" w:color="auto"/>
            <w:left w:val="none" w:sz="0" w:space="0" w:color="auto"/>
            <w:bottom w:val="none" w:sz="0" w:space="0" w:color="auto"/>
            <w:right w:val="none" w:sz="0" w:space="0" w:color="auto"/>
          </w:divBdr>
        </w:div>
        <w:div w:id="744956332">
          <w:marLeft w:val="640"/>
          <w:marRight w:val="0"/>
          <w:marTop w:val="0"/>
          <w:marBottom w:val="0"/>
          <w:divBdr>
            <w:top w:val="none" w:sz="0" w:space="0" w:color="auto"/>
            <w:left w:val="none" w:sz="0" w:space="0" w:color="auto"/>
            <w:bottom w:val="none" w:sz="0" w:space="0" w:color="auto"/>
            <w:right w:val="none" w:sz="0" w:space="0" w:color="auto"/>
          </w:divBdr>
        </w:div>
        <w:div w:id="771364844">
          <w:marLeft w:val="640"/>
          <w:marRight w:val="0"/>
          <w:marTop w:val="0"/>
          <w:marBottom w:val="0"/>
          <w:divBdr>
            <w:top w:val="none" w:sz="0" w:space="0" w:color="auto"/>
            <w:left w:val="none" w:sz="0" w:space="0" w:color="auto"/>
            <w:bottom w:val="none" w:sz="0" w:space="0" w:color="auto"/>
            <w:right w:val="none" w:sz="0" w:space="0" w:color="auto"/>
          </w:divBdr>
        </w:div>
        <w:div w:id="792212246">
          <w:marLeft w:val="640"/>
          <w:marRight w:val="0"/>
          <w:marTop w:val="0"/>
          <w:marBottom w:val="0"/>
          <w:divBdr>
            <w:top w:val="none" w:sz="0" w:space="0" w:color="auto"/>
            <w:left w:val="none" w:sz="0" w:space="0" w:color="auto"/>
            <w:bottom w:val="none" w:sz="0" w:space="0" w:color="auto"/>
            <w:right w:val="none" w:sz="0" w:space="0" w:color="auto"/>
          </w:divBdr>
        </w:div>
        <w:div w:id="812409858">
          <w:marLeft w:val="640"/>
          <w:marRight w:val="0"/>
          <w:marTop w:val="0"/>
          <w:marBottom w:val="0"/>
          <w:divBdr>
            <w:top w:val="none" w:sz="0" w:space="0" w:color="auto"/>
            <w:left w:val="none" w:sz="0" w:space="0" w:color="auto"/>
            <w:bottom w:val="none" w:sz="0" w:space="0" w:color="auto"/>
            <w:right w:val="none" w:sz="0" w:space="0" w:color="auto"/>
          </w:divBdr>
        </w:div>
        <w:div w:id="816192375">
          <w:marLeft w:val="640"/>
          <w:marRight w:val="0"/>
          <w:marTop w:val="0"/>
          <w:marBottom w:val="0"/>
          <w:divBdr>
            <w:top w:val="none" w:sz="0" w:space="0" w:color="auto"/>
            <w:left w:val="none" w:sz="0" w:space="0" w:color="auto"/>
            <w:bottom w:val="none" w:sz="0" w:space="0" w:color="auto"/>
            <w:right w:val="none" w:sz="0" w:space="0" w:color="auto"/>
          </w:divBdr>
        </w:div>
        <w:div w:id="816528477">
          <w:marLeft w:val="640"/>
          <w:marRight w:val="0"/>
          <w:marTop w:val="0"/>
          <w:marBottom w:val="0"/>
          <w:divBdr>
            <w:top w:val="none" w:sz="0" w:space="0" w:color="auto"/>
            <w:left w:val="none" w:sz="0" w:space="0" w:color="auto"/>
            <w:bottom w:val="none" w:sz="0" w:space="0" w:color="auto"/>
            <w:right w:val="none" w:sz="0" w:space="0" w:color="auto"/>
          </w:divBdr>
        </w:div>
        <w:div w:id="861668647">
          <w:marLeft w:val="640"/>
          <w:marRight w:val="0"/>
          <w:marTop w:val="0"/>
          <w:marBottom w:val="0"/>
          <w:divBdr>
            <w:top w:val="none" w:sz="0" w:space="0" w:color="auto"/>
            <w:left w:val="none" w:sz="0" w:space="0" w:color="auto"/>
            <w:bottom w:val="none" w:sz="0" w:space="0" w:color="auto"/>
            <w:right w:val="none" w:sz="0" w:space="0" w:color="auto"/>
          </w:divBdr>
        </w:div>
        <w:div w:id="870604466">
          <w:marLeft w:val="640"/>
          <w:marRight w:val="0"/>
          <w:marTop w:val="0"/>
          <w:marBottom w:val="0"/>
          <w:divBdr>
            <w:top w:val="none" w:sz="0" w:space="0" w:color="auto"/>
            <w:left w:val="none" w:sz="0" w:space="0" w:color="auto"/>
            <w:bottom w:val="none" w:sz="0" w:space="0" w:color="auto"/>
            <w:right w:val="none" w:sz="0" w:space="0" w:color="auto"/>
          </w:divBdr>
        </w:div>
        <w:div w:id="923803034">
          <w:marLeft w:val="640"/>
          <w:marRight w:val="0"/>
          <w:marTop w:val="0"/>
          <w:marBottom w:val="0"/>
          <w:divBdr>
            <w:top w:val="none" w:sz="0" w:space="0" w:color="auto"/>
            <w:left w:val="none" w:sz="0" w:space="0" w:color="auto"/>
            <w:bottom w:val="none" w:sz="0" w:space="0" w:color="auto"/>
            <w:right w:val="none" w:sz="0" w:space="0" w:color="auto"/>
          </w:divBdr>
        </w:div>
        <w:div w:id="926693113">
          <w:marLeft w:val="640"/>
          <w:marRight w:val="0"/>
          <w:marTop w:val="0"/>
          <w:marBottom w:val="0"/>
          <w:divBdr>
            <w:top w:val="none" w:sz="0" w:space="0" w:color="auto"/>
            <w:left w:val="none" w:sz="0" w:space="0" w:color="auto"/>
            <w:bottom w:val="none" w:sz="0" w:space="0" w:color="auto"/>
            <w:right w:val="none" w:sz="0" w:space="0" w:color="auto"/>
          </w:divBdr>
        </w:div>
        <w:div w:id="980622753">
          <w:marLeft w:val="640"/>
          <w:marRight w:val="0"/>
          <w:marTop w:val="0"/>
          <w:marBottom w:val="0"/>
          <w:divBdr>
            <w:top w:val="none" w:sz="0" w:space="0" w:color="auto"/>
            <w:left w:val="none" w:sz="0" w:space="0" w:color="auto"/>
            <w:bottom w:val="none" w:sz="0" w:space="0" w:color="auto"/>
            <w:right w:val="none" w:sz="0" w:space="0" w:color="auto"/>
          </w:divBdr>
        </w:div>
        <w:div w:id="988678843">
          <w:marLeft w:val="640"/>
          <w:marRight w:val="0"/>
          <w:marTop w:val="0"/>
          <w:marBottom w:val="0"/>
          <w:divBdr>
            <w:top w:val="none" w:sz="0" w:space="0" w:color="auto"/>
            <w:left w:val="none" w:sz="0" w:space="0" w:color="auto"/>
            <w:bottom w:val="none" w:sz="0" w:space="0" w:color="auto"/>
            <w:right w:val="none" w:sz="0" w:space="0" w:color="auto"/>
          </w:divBdr>
        </w:div>
        <w:div w:id="1046680855">
          <w:marLeft w:val="640"/>
          <w:marRight w:val="0"/>
          <w:marTop w:val="0"/>
          <w:marBottom w:val="0"/>
          <w:divBdr>
            <w:top w:val="none" w:sz="0" w:space="0" w:color="auto"/>
            <w:left w:val="none" w:sz="0" w:space="0" w:color="auto"/>
            <w:bottom w:val="none" w:sz="0" w:space="0" w:color="auto"/>
            <w:right w:val="none" w:sz="0" w:space="0" w:color="auto"/>
          </w:divBdr>
        </w:div>
        <w:div w:id="1065562897">
          <w:marLeft w:val="640"/>
          <w:marRight w:val="0"/>
          <w:marTop w:val="0"/>
          <w:marBottom w:val="0"/>
          <w:divBdr>
            <w:top w:val="none" w:sz="0" w:space="0" w:color="auto"/>
            <w:left w:val="none" w:sz="0" w:space="0" w:color="auto"/>
            <w:bottom w:val="none" w:sz="0" w:space="0" w:color="auto"/>
            <w:right w:val="none" w:sz="0" w:space="0" w:color="auto"/>
          </w:divBdr>
        </w:div>
        <w:div w:id="1067385416">
          <w:marLeft w:val="640"/>
          <w:marRight w:val="0"/>
          <w:marTop w:val="0"/>
          <w:marBottom w:val="0"/>
          <w:divBdr>
            <w:top w:val="none" w:sz="0" w:space="0" w:color="auto"/>
            <w:left w:val="none" w:sz="0" w:space="0" w:color="auto"/>
            <w:bottom w:val="none" w:sz="0" w:space="0" w:color="auto"/>
            <w:right w:val="none" w:sz="0" w:space="0" w:color="auto"/>
          </w:divBdr>
        </w:div>
        <w:div w:id="1137914947">
          <w:marLeft w:val="640"/>
          <w:marRight w:val="0"/>
          <w:marTop w:val="0"/>
          <w:marBottom w:val="0"/>
          <w:divBdr>
            <w:top w:val="none" w:sz="0" w:space="0" w:color="auto"/>
            <w:left w:val="none" w:sz="0" w:space="0" w:color="auto"/>
            <w:bottom w:val="none" w:sz="0" w:space="0" w:color="auto"/>
            <w:right w:val="none" w:sz="0" w:space="0" w:color="auto"/>
          </w:divBdr>
        </w:div>
        <w:div w:id="1172377984">
          <w:marLeft w:val="640"/>
          <w:marRight w:val="0"/>
          <w:marTop w:val="0"/>
          <w:marBottom w:val="0"/>
          <w:divBdr>
            <w:top w:val="none" w:sz="0" w:space="0" w:color="auto"/>
            <w:left w:val="none" w:sz="0" w:space="0" w:color="auto"/>
            <w:bottom w:val="none" w:sz="0" w:space="0" w:color="auto"/>
            <w:right w:val="none" w:sz="0" w:space="0" w:color="auto"/>
          </w:divBdr>
        </w:div>
        <w:div w:id="1190296559">
          <w:marLeft w:val="640"/>
          <w:marRight w:val="0"/>
          <w:marTop w:val="0"/>
          <w:marBottom w:val="0"/>
          <w:divBdr>
            <w:top w:val="none" w:sz="0" w:space="0" w:color="auto"/>
            <w:left w:val="none" w:sz="0" w:space="0" w:color="auto"/>
            <w:bottom w:val="none" w:sz="0" w:space="0" w:color="auto"/>
            <w:right w:val="none" w:sz="0" w:space="0" w:color="auto"/>
          </w:divBdr>
        </w:div>
        <w:div w:id="1195774702">
          <w:marLeft w:val="640"/>
          <w:marRight w:val="0"/>
          <w:marTop w:val="0"/>
          <w:marBottom w:val="0"/>
          <w:divBdr>
            <w:top w:val="none" w:sz="0" w:space="0" w:color="auto"/>
            <w:left w:val="none" w:sz="0" w:space="0" w:color="auto"/>
            <w:bottom w:val="none" w:sz="0" w:space="0" w:color="auto"/>
            <w:right w:val="none" w:sz="0" w:space="0" w:color="auto"/>
          </w:divBdr>
        </w:div>
        <w:div w:id="1199128502">
          <w:marLeft w:val="640"/>
          <w:marRight w:val="0"/>
          <w:marTop w:val="0"/>
          <w:marBottom w:val="0"/>
          <w:divBdr>
            <w:top w:val="none" w:sz="0" w:space="0" w:color="auto"/>
            <w:left w:val="none" w:sz="0" w:space="0" w:color="auto"/>
            <w:bottom w:val="none" w:sz="0" w:space="0" w:color="auto"/>
            <w:right w:val="none" w:sz="0" w:space="0" w:color="auto"/>
          </w:divBdr>
        </w:div>
        <w:div w:id="1232892226">
          <w:marLeft w:val="640"/>
          <w:marRight w:val="0"/>
          <w:marTop w:val="0"/>
          <w:marBottom w:val="0"/>
          <w:divBdr>
            <w:top w:val="none" w:sz="0" w:space="0" w:color="auto"/>
            <w:left w:val="none" w:sz="0" w:space="0" w:color="auto"/>
            <w:bottom w:val="none" w:sz="0" w:space="0" w:color="auto"/>
            <w:right w:val="none" w:sz="0" w:space="0" w:color="auto"/>
          </w:divBdr>
        </w:div>
        <w:div w:id="1259018479">
          <w:marLeft w:val="640"/>
          <w:marRight w:val="0"/>
          <w:marTop w:val="0"/>
          <w:marBottom w:val="0"/>
          <w:divBdr>
            <w:top w:val="none" w:sz="0" w:space="0" w:color="auto"/>
            <w:left w:val="none" w:sz="0" w:space="0" w:color="auto"/>
            <w:bottom w:val="none" w:sz="0" w:space="0" w:color="auto"/>
            <w:right w:val="none" w:sz="0" w:space="0" w:color="auto"/>
          </w:divBdr>
        </w:div>
        <w:div w:id="1315839480">
          <w:marLeft w:val="640"/>
          <w:marRight w:val="0"/>
          <w:marTop w:val="0"/>
          <w:marBottom w:val="0"/>
          <w:divBdr>
            <w:top w:val="none" w:sz="0" w:space="0" w:color="auto"/>
            <w:left w:val="none" w:sz="0" w:space="0" w:color="auto"/>
            <w:bottom w:val="none" w:sz="0" w:space="0" w:color="auto"/>
            <w:right w:val="none" w:sz="0" w:space="0" w:color="auto"/>
          </w:divBdr>
        </w:div>
        <w:div w:id="1347636816">
          <w:marLeft w:val="640"/>
          <w:marRight w:val="0"/>
          <w:marTop w:val="0"/>
          <w:marBottom w:val="0"/>
          <w:divBdr>
            <w:top w:val="none" w:sz="0" w:space="0" w:color="auto"/>
            <w:left w:val="none" w:sz="0" w:space="0" w:color="auto"/>
            <w:bottom w:val="none" w:sz="0" w:space="0" w:color="auto"/>
            <w:right w:val="none" w:sz="0" w:space="0" w:color="auto"/>
          </w:divBdr>
        </w:div>
        <w:div w:id="1354498345">
          <w:marLeft w:val="640"/>
          <w:marRight w:val="0"/>
          <w:marTop w:val="0"/>
          <w:marBottom w:val="0"/>
          <w:divBdr>
            <w:top w:val="none" w:sz="0" w:space="0" w:color="auto"/>
            <w:left w:val="none" w:sz="0" w:space="0" w:color="auto"/>
            <w:bottom w:val="none" w:sz="0" w:space="0" w:color="auto"/>
            <w:right w:val="none" w:sz="0" w:space="0" w:color="auto"/>
          </w:divBdr>
        </w:div>
        <w:div w:id="1407920399">
          <w:marLeft w:val="640"/>
          <w:marRight w:val="0"/>
          <w:marTop w:val="0"/>
          <w:marBottom w:val="0"/>
          <w:divBdr>
            <w:top w:val="none" w:sz="0" w:space="0" w:color="auto"/>
            <w:left w:val="none" w:sz="0" w:space="0" w:color="auto"/>
            <w:bottom w:val="none" w:sz="0" w:space="0" w:color="auto"/>
            <w:right w:val="none" w:sz="0" w:space="0" w:color="auto"/>
          </w:divBdr>
        </w:div>
        <w:div w:id="1449163606">
          <w:marLeft w:val="640"/>
          <w:marRight w:val="0"/>
          <w:marTop w:val="0"/>
          <w:marBottom w:val="0"/>
          <w:divBdr>
            <w:top w:val="none" w:sz="0" w:space="0" w:color="auto"/>
            <w:left w:val="none" w:sz="0" w:space="0" w:color="auto"/>
            <w:bottom w:val="none" w:sz="0" w:space="0" w:color="auto"/>
            <w:right w:val="none" w:sz="0" w:space="0" w:color="auto"/>
          </w:divBdr>
        </w:div>
        <w:div w:id="1456605691">
          <w:marLeft w:val="640"/>
          <w:marRight w:val="0"/>
          <w:marTop w:val="0"/>
          <w:marBottom w:val="0"/>
          <w:divBdr>
            <w:top w:val="none" w:sz="0" w:space="0" w:color="auto"/>
            <w:left w:val="none" w:sz="0" w:space="0" w:color="auto"/>
            <w:bottom w:val="none" w:sz="0" w:space="0" w:color="auto"/>
            <w:right w:val="none" w:sz="0" w:space="0" w:color="auto"/>
          </w:divBdr>
        </w:div>
        <w:div w:id="1457481817">
          <w:marLeft w:val="640"/>
          <w:marRight w:val="0"/>
          <w:marTop w:val="0"/>
          <w:marBottom w:val="0"/>
          <w:divBdr>
            <w:top w:val="none" w:sz="0" w:space="0" w:color="auto"/>
            <w:left w:val="none" w:sz="0" w:space="0" w:color="auto"/>
            <w:bottom w:val="none" w:sz="0" w:space="0" w:color="auto"/>
            <w:right w:val="none" w:sz="0" w:space="0" w:color="auto"/>
          </w:divBdr>
        </w:div>
        <w:div w:id="1460296004">
          <w:marLeft w:val="640"/>
          <w:marRight w:val="0"/>
          <w:marTop w:val="0"/>
          <w:marBottom w:val="0"/>
          <w:divBdr>
            <w:top w:val="none" w:sz="0" w:space="0" w:color="auto"/>
            <w:left w:val="none" w:sz="0" w:space="0" w:color="auto"/>
            <w:bottom w:val="none" w:sz="0" w:space="0" w:color="auto"/>
            <w:right w:val="none" w:sz="0" w:space="0" w:color="auto"/>
          </w:divBdr>
        </w:div>
        <w:div w:id="1472135898">
          <w:marLeft w:val="640"/>
          <w:marRight w:val="0"/>
          <w:marTop w:val="0"/>
          <w:marBottom w:val="0"/>
          <w:divBdr>
            <w:top w:val="none" w:sz="0" w:space="0" w:color="auto"/>
            <w:left w:val="none" w:sz="0" w:space="0" w:color="auto"/>
            <w:bottom w:val="none" w:sz="0" w:space="0" w:color="auto"/>
            <w:right w:val="none" w:sz="0" w:space="0" w:color="auto"/>
          </w:divBdr>
        </w:div>
        <w:div w:id="1482428566">
          <w:marLeft w:val="640"/>
          <w:marRight w:val="0"/>
          <w:marTop w:val="0"/>
          <w:marBottom w:val="0"/>
          <w:divBdr>
            <w:top w:val="none" w:sz="0" w:space="0" w:color="auto"/>
            <w:left w:val="none" w:sz="0" w:space="0" w:color="auto"/>
            <w:bottom w:val="none" w:sz="0" w:space="0" w:color="auto"/>
            <w:right w:val="none" w:sz="0" w:space="0" w:color="auto"/>
          </w:divBdr>
        </w:div>
        <w:div w:id="1518034230">
          <w:marLeft w:val="640"/>
          <w:marRight w:val="0"/>
          <w:marTop w:val="0"/>
          <w:marBottom w:val="0"/>
          <w:divBdr>
            <w:top w:val="none" w:sz="0" w:space="0" w:color="auto"/>
            <w:left w:val="none" w:sz="0" w:space="0" w:color="auto"/>
            <w:bottom w:val="none" w:sz="0" w:space="0" w:color="auto"/>
            <w:right w:val="none" w:sz="0" w:space="0" w:color="auto"/>
          </w:divBdr>
        </w:div>
        <w:div w:id="1525745647">
          <w:marLeft w:val="640"/>
          <w:marRight w:val="0"/>
          <w:marTop w:val="0"/>
          <w:marBottom w:val="0"/>
          <w:divBdr>
            <w:top w:val="none" w:sz="0" w:space="0" w:color="auto"/>
            <w:left w:val="none" w:sz="0" w:space="0" w:color="auto"/>
            <w:bottom w:val="none" w:sz="0" w:space="0" w:color="auto"/>
            <w:right w:val="none" w:sz="0" w:space="0" w:color="auto"/>
          </w:divBdr>
        </w:div>
        <w:div w:id="1607149460">
          <w:marLeft w:val="640"/>
          <w:marRight w:val="0"/>
          <w:marTop w:val="0"/>
          <w:marBottom w:val="0"/>
          <w:divBdr>
            <w:top w:val="none" w:sz="0" w:space="0" w:color="auto"/>
            <w:left w:val="none" w:sz="0" w:space="0" w:color="auto"/>
            <w:bottom w:val="none" w:sz="0" w:space="0" w:color="auto"/>
            <w:right w:val="none" w:sz="0" w:space="0" w:color="auto"/>
          </w:divBdr>
        </w:div>
        <w:div w:id="1613901393">
          <w:marLeft w:val="640"/>
          <w:marRight w:val="0"/>
          <w:marTop w:val="0"/>
          <w:marBottom w:val="0"/>
          <w:divBdr>
            <w:top w:val="none" w:sz="0" w:space="0" w:color="auto"/>
            <w:left w:val="none" w:sz="0" w:space="0" w:color="auto"/>
            <w:bottom w:val="none" w:sz="0" w:space="0" w:color="auto"/>
            <w:right w:val="none" w:sz="0" w:space="0" w:color="auto"/>
          </w:divBdr>
        </w:div>
        <w:div w:id="1626545564">
          <w:marLeft w:val="640"/>
          <w:marRight w:val="0"/>
          <w:marTop w:val="0"/>
          <w:marBottom w:val="0"/>
          <w:divBdr>
            <w:top w:val="none" w:sz="0" w:space="0" w:color="auto"/>
            <w:left w:val="none" w:sz="0" w:space="0" w:color="auto"/>
            <w:bottom w:val="none" w:sz="0" w:space="0" w:color="auto"/>
            <w:right w:val="none" w:sz="0" w:space="0" w:color="auto"/>
          </w:divBdr>
        </w:div>
        <w:div w:id="1635215885">
          <w:marLeft w:val="640"/>
          <w:marRight w:val="0"/>
          <w:marTop w:val="0"/>
          <w:marBottom w:val="0"/>
          <w:divBdr>
            <w:top w:val="none" w:sz="0" w:space="0" w:color="auto"/>
            <w:left w:val="none" w:sz="0" w:space="0" w:color="auto"/>
            <w:bottom w:val="none" w:sz="0" w:space="0" w:color="auto"/>
            <w:right w:val="none" w:sz="0" w:space="0" w:color="auto"/>
          </w:divBdr>
        </w:div>
        <w:div w:id="1685783713">
          <w:marLeft w:val="640"/>
          <w:marRight w:val="0"/>
          <w:marTop w:val="0"/>
          <w:marBottom w:val="0"/>
          <w:divBdr>
            <w:top w:val="none" w:sz="0" w:space="0" w:color="auto"/>
            <w:left w:val="none" w:sz="0" w:space="0" w:color="auto"/>
            <w:bottom w:val="none" w:sz="0" w:space="0" w:color="auto"/>
            <w:right w:val="none" w:sz="0" w:space="0" w:color="auto"/>
          </w:divBdr>
        </w:div>
        <w:div w:id="1712654574">
          <w:marLeft w:val="640"/>
          <w:marRight w:val="0"/>
          <w:marTop w:val="0"/>
          <w:marBottom w:val="0"/>
          <w:divBdr>
            <w:top w:val="none" w:sz="0" w:space="0" w:color="auto"/>
            <w:left w:val="none" w:sz="0" w:space="0" w:color="auto"/>
            <w:bottom w:val="none" w:sz="0" w:space="0" w:color="auto"/>
            <w:right w:val="none" w:sz="0" w:space="0" w:color="auto"/>
          </w:divBdr>
        </w:div>
        <w:div w:id="1715274995">
          <w:marLeft w:val="640"/>
          <w:marRight w:val="0"/>
          <w:marTop w:val="0"/>
          <w:marBottom w:val="0"/>
          <w:divBdr>
            <w:top w:val="none" w:sz="0" w:space="0" w:color="auto"/>
            <w:left w:val="none" w:sz="0" w:space="0" w:color="auto"/>
            <w:bottom w:val="none" w:sz="0" w:space="0" w:color="auto"/>
            <w:right w:val="none" w:sz="0" w:space="0" w:color="auto"/>
          </w:divBdr>
        </w:div>
        <w:div w:id="1869559834">
          <w:marLeft w:val="640"/>
          <w:marRight w:val="0"/>
          <w:marTop w:val="0"/>
          <w:marBottom w:val="0"/>
          <w:divBdr>
            <w:top w:val="none" w:sz="0" w:space="0" w:color="auto"/>
            <w:left w:val="none" w:sz="0" w:space="0" w:color="auto"/>
            <w:bottom w:val="none" w:sz="0" w:space="0" w:color="auto"/>
            <w:right w:val="none" w:sz="0" w:space="0" w:color="auto"/>
          </w:divBdr>
        </w:div>
        <w:div w:id="1872650786">
          <w:marLeft w:val="640"/>
          <w:marRight w:val="0"/>
          <w:marTop w:val="0"/>
          <w:marBottom w:val="0"/>
          <w:divBdr>
            <w:top w:val="none" w:sz="0" w:space="0" w:color="auto"/>
            <w:left w:val="none" w:sz="0" w:space="0" w:color="auto"/>
            <w:bottom w:val="none" w:sz="0" w:space="0" w:color="auto"/>
            <w:right w:val="none" w:sz="0" w:space="0" w:color="auto"/>
          </w:divBdr>
        </w:div>
        <w:div w:id="1875187685">
          <w:marLeft w:val="640"/>
          <w:marRight w:val="0"/>
          <w:marTop w:val="0"/>
          <w:marBottom w:val="0"/>
          <w:divBdr>
            <w:top w:val="none" w:sz="0" w:space="0" w:color="auto"/>
            <w:left w:val="none" w:sz="0" w:space="0" w:color="auto"/>
            <w:bottom w:val="none" w:sz="0" w:space="0" w:color="auto"/>
            <w:right w:val="none" w:sz="0" w:space="0" w:color="auto"/>
          </w:divBdr>
        </w:div>
        <w:div w:id="1877697366">
          <w:marLeft w:val="640"/>
          <w:marRight w:val="0"/>
          <w:marTop w:val="0"/>
          <w:marBottom w:val="0"/>
          <w:divBdr>
            <w:top w:val="none" w:sz="0" w:space="0" w:color="auto"/>
            <w:left w:val="none" w:sz="0" w:space="0" w:color="auto"/>
            <w:bottom w:val="none" w:sz="0" w:space="0" w:color="auto"/>
            <w:right w:val="none" w:sz="0" w:space="0" w:color="auto"/>
          </w:divBdr>
        </w:div>
        <w:div w:id="1879736110">
          <w:marLeft w:val="640"/>
          <w:marRight w:val="0"/>
          <w:marTop w:val="0"/>
          <w:marBottom w:val="0"/>
          <w:divBdr>
            <w:top w:val="none" w:sz="0" w:space="0" w:color="auto"/>
            <w:left w:val="none" w:sz="0" w:space="0" w:color="auto"/>
            <w:bottom w:val="none" w:sz="0" w:space="0" w:color="auto"/>
            <w:right w:val="none" w:sz="0" w:space="0" w:color="auto"/>
          </w:divBdr>
        </w:div>
        <w:div w:id="1978023273">
          <w:marLeft w:val="640"/>
          <w:marRight w:val="0"/>
          <w:marTop w:val="0"/>
          <w:marBottom w:val="0"/>
          <w:divBdr>
            <w:top w:val="none" w:sz="0" w:space="0" w:color="auto"/>
            <w:left w:val="none" w:sz="0" w:space="0" w:color="auto"/>
            <w:bottom w:val="none" w:sz="0" w:space="0" w:color="auto"/>
            <w:right w:val="none" w:sz="0" w:space="0" w:color="auto"/>
          </w:divBdr>
        </w:div>
        <w:div w:id="1985623462">
          <w:marLeft w:val="640"/>
          <w:marRight w:val="0"/>
          <w:marTop w:val="0"/>
          <w:marBottom w:val="0"/>
          <w:divBdr>
            <w:top w:val="none" w:sz="0" w:space="0" w:color="auto"/>
            <w:left w:val="none" w:sz="0" w:space="0" w:color="auto"/>
            <w:bottom w:val="none" w:sz="0" w:space="0" w:color="auto"/>
            <w:right w:val="none" w:sz="0" w:space="0" w:color="auto"/>
          </w:divBdr>
        </w:div>
        <w:div w:id="2002271462">
          <w:marLeft w:val="640"/>
          <w:marRight w:val="0"/>
          <w:marTop w:val="0"/>
          <w:marBottom w:val="0"/>
          <w:divBdr>
            <w:top w:val="none" w:sz="0" w:space="0" w:color="auto"/>
            <w:left w:val="none" w:sz="0" w:space="0" w:color="auto"/>
            <w:bottom w:val="none" w:sz="0" w:space="0" w:color="auto"/>
            <w:right w:val="none" w:sz="0" w:space="0" w:color="auto"/>
          </w:divBdr>
        </w:div>
        <w:div w:id="2018539733">
          <w:marLeft w:val="640"/>
          <w:marRight w:val="0"/>
          <w:marTop w:val="0"/>
          <w:marBottom w:val="0"/>
          <w:divBdr>
            <w:top w:val="none" w:sz="0" w:space="0" w:color="auto"/>
            <w:left w:val="none" w:sz="0" w:space="0" w:color="auto"/>
            <w:bottom w:val="none" w:sz="0" w:space="0" w:color="auto"/>
            <w:right w:val="none" w:sz="0" w:space="0" w:color="auto"/>
          </w:divBdr>
        </w:div>
        <w:div w:id="2020309789">
          <w:marLeft w:val="640"/>
          <w:marRight w:val="0"/>
          <w:marTop w:val="0"/>
          <w:marBottom w:val="0"/>
          <w:divBdr>
            <w:top w:val="none" w:sz="0" w:space="0" w:color="auto"/>
            <w:left w:val="none" w:sz="0" w:space="0" w:color="auto"/>
            <w:bottom w:val="none" w:sz="0" w:space="0" w:color="auto"/>
            <w:right w:val="none" w:sz="0" w:space="0" w:color="auto"/>
          </w:divBdr>
        </w:div>
        <w:div w:id="2075619766">
          <w:marLeft w:val="640"/>
          <w:marRight w:val="0"/>
          <w:marTop w:val="0"/>
          <w:marBottom w:val="0"/>
          <w:divBdr>
            <w:top w:val="none" w:sz="0" w:space="0" w:color="auto"/>
            <w:left w:val="none" w:sz="0" w:space="0" w:color="auto"/>
            <w:bottom w:val="none" w:sz="0" w:space="0" w:color="auto"/>
            <w:right w:val="none" w:sz="0" w:space="0" w:color="auto"/>
          </w:divBdr>
        </w:div>
        <w:div w:id="2100590292">
          <w:marLeft w:val="640"/>
          <w:marRight w:val="0"/>
          <w:marTop w:val="0"/>
          <w:marBottom w:val="0"/>
          <w:divBdr>
            <w:top w:val="none" w:sz="0" w:space="0" w:color="auto"/>
            <w:left w:val="none" w:sz="0" w:space="0" w:color="auto"/>
            <w:bottom w:val="none" w:sz="0" w:space="0" w:color="auto"/>
            <w:right w:val="none" w:sz="0" w:space="0" w:color="auto"/>
          </w:divBdr>
        </w:div>
      </w:divsChild>
    </w:div>
    <w:div w:id="919867064">
      <w:bodyDiv w:val="1"/>
      <w:marLeft w:val="0"/>
      <w:marRight w:val="0"/>
      <w:marTop w:val="0"/>
      <w:marBottom w:val="0"/>
      <w:divBdr>
        <w:top w:val="none" w:sz="0" w:space="0" w:color="auto"/>
        <w:left w:val="none" w:sz="0" w:space="0" w:color="auto"/>
        <w:bottom w:val="none" w:sz="0" w:space="0" w:color="auto"/>
        <w:right w:val="none" w:sz="0" w:space="0" w:color="auto"/>
      </w:divBdr>
    </w:div>
    <w:div w:id="926572238">
      <w:bodyDiv w:val="1"/>
      <w:marLeft w:val="0"/>
      <w:marRight w:val="0"/>
      <w:marTop w:val="0"/>
      <w:marBottom w:val="0"/>
      <w:divBdr>
        <w:top w:val="none" w:sz="0" w:space="0" w:color="auto"/>
        <w:left w:val="none" w:sz="0" w:space="0" w:color="auto"/>
        <w:bottom w:val="none" w:sz="0" w:space="0" w:color="auto"/>
        <w:right w:val="none" w:sz="0" w:space="0" w:color="auto"/>
      </w:divBdr>
    </w:div>
    <w:div w:id="928779775">
      <w:bodyDiv w:val="1"/>
      <w:marLeft w:val="0"/>
      <w:marRight w:val="0"/>
      <w:marTop w:val="0"/>
      <w:marBottom w:val="0"/>
      <w:divBdr>
        <w:top w:val="none" w:sz="0" w:space="0" w:color="auto"/>
        <w:left w:val="none" w:sz="0" w:space="0" w:color="auto"/>
        <w:bottom w:val="none" w:sz="0" w:space="0" w:color="auto"/>
        <w:right w:val="none" w:sz="0" w:space="0" w:color="auto"/>
      </w:divBdr>
    </w:div>
    <w:div w:id="934479193">
      <w:bodyDiv w:val="1"/>
      <w:marLeft w:val="0"/>
      <w:marRight w:val="0"/>
      <w:marTop w:val="0"/>
      <w:marBottom w:val="0"/>
      <w:divBdr>
        <w:top w:val="none" w:sz="0" w:space="0" w:color="auto"/>
        <w:left w:val="none" w:sz="0" w:space="0" w:color="auto"/>
        <w:bottom w:val="none" w:sz="0" w:space="0" w:color="auto"/>
        <w:right w:val="none" w:sz="0" w:space="0" w:color="auto"/>
      </w:divBdr>
    </w:div>
    <w:div w:id="937524856">
      <w:bodyDiv w:val="1"/>
      <w:marLeft w:val="0"/>
      <w:marRight w:val="0"/>
      <w:marTop w:val="0"/>
      <w:marBottom w:val="0"/>
      <w:divBdr>
        <w:top w:val="none" w:sz="0" w:space="0" w:color="auto"/>
        <w:left w:val="none" w:sz="0" w:space="0" w:color="auto"/>
        <w:bottom w:val="none" w:sz="0" w:space="0" w:color="auto"/>
        <w:right w:val="none" w:sz="0" w:space="0" w:color="auto"/>
      </w:divBdr>
    </w:div>
    <w:div w:id="940525794">
      <w:bodyDiv w:val="1"/>
      <w:marLeft w:val="0"/>
      <w:marRight w:val="0"/>
      <w:marTop w:val="0"/>
      <w:marBottom w:val="0"/>
      <w:divBdr>
        <w:top w:val="none" w:sz="0" w:space="0" w:color="auto"/>
        <w:left w:val="none" w:sz="0" w:space="0" w:color="auto"/>
        <w:bottom w:val="none" w:sz="0" w:space="0" w:color="auto"/>
        <w:right w:val="none" w:sz="0" w:space="0" w:color="auto"/>
      </w:divBdr>
    </w:div>
    <w:div w:id="944188790">
      <w:bodyDiv w:val="1"/>
      <w:marLeft w:val="0"/>
      <w:marRight w:val="0"/>
      <w:marTop w:val="0"/>
      <w:marBottom w:val="0"/>
      <w:divBdr>
        <w:top w:val="none" w:sz="0" w:space="0" w:color="auto"/>
        <w:left w:val="none" w:sz="0" w:space="0" w:color="auto"/>
        <w:bottom w:val="none" w:sz="0" w:space="0" w:color="auto"/>
        <w:right w:val="none" w:sz="0" w:space="0" w:color="auto"/>
      </w:divBdr>
    </w:div>
    <w:div w:id="944994730">
      <w:bodyDiv w:val="1"/>
      <w:marLeft w:val="0"/>
      <w:marRight w:val="0"/>
      <w:marTop w:val="0"/>
      <w:marBottom w:val="0"/>
      <w:divBdr>
        <w:top w:val="none" w:sz="0" w:space="0" w:color="auto"/>
        <w:left w:val="none" w:sz="0" w:space="0" w:color="auto"/>
        <w:bottom w:val="none" w:sz="0" w:space="0" w:color="auto"/>
        <w:right w:val="none" w:sz="0" w:space="0" w:color="auto"/>
      </w:divBdr>
    </w:div>
    <w:div w:id="952173431">
      <w:bodyDiv w:val="1"/>
      <w:marLeft w:val="0"/>
      <w:marRight w:val="0"/>
      <w:marTop w:val="0"/>
      <w:marBottom w:val="0"/>
      <w:divBdr>
        <w:top w:val="none" w:sz="0" w:space="0" w:color="auto"/>
        <w:left w:val="none" w:sz="0" w:space="0" w:color="auto"/>
        <w:bottom w:val="none" w:sz="0" w:space="0" w:color="auto"/>
        <w:right w:val="none" w:sz="0" w:space="0" w:color="auto"/>
      </w:divBdr>
    </w:div>
    <w:div w:id="954558410">
      <w:bodyDiv w:val="1"/>
      <w:marLeft w:val="0"/>
      <w:marRight w:val="0"/>
      <w:marTop w:val="0"/>
      <w:marBottom w:val="0"/>
      <w:divBdr>
        <w:top w:val="none" w:sz="0" w:space="0" w:color="auto"/>
        <w:left w:val="none" w:sz="0" w:space="0" w:color="auto"/>
        <w:bottom w:val="none" w:sz="0" w:space="0" w:color="auto"/>
        <w:right w:val="none" w:sz="0" w:space="0" w:color="auto"/>
      </w:divBdr>
    </w:div>
    <w:div w:id="955789683">
      <w:bodyDiv w:val="1"/>
      <w:marLeft w:val="0"/>
      <w:marRight w:val="0"/>
      <w:marTop w:val="0"/>
      <w:marBottom w:val="0"/>
      <w:divBdr>
        <w:top w:val="none" w:sz="0" w:space="0" w:color="auto"/>
        <w:left w:val="none" w:sz="0" w:space="0" w:color="auto"/>
        <w:bottom w:val="none" w:sz="0" w:space="0" w:color="auto"/>
        <w:right w:val="none" w:sz="0" w:space="0" w:color="auto"/>
      </w:divBdr>
    </w:div>
    <w:div w:id="956712994">
      <w:bodyDiv w:val="1"/>
      <w:marLeft w:val="0"/>
      <w:marRight w:val="0"/>
      <w:marTop w:val="0"/>
      <w:marBottom w:val="0"/>
      <w:divBdr>
        <w:top w:val="none" w:sz="0" w:space="0" w:color="auto"/>
        <w:left w:val="none" w:sz="0" w:space="0" w:color="auto"/>
        <w:bottom w:val="none" w:sz="0" w:space="0" w:color="auto"/>
        <w:right w:val="none" w:sz="0" w:space="0" w:color="auto"/>
      </w:divBdr>
    </w:div>
    <w:div w:id="956914854">
      <w:bodyDiv w:val="1"/>
      <w:marLeft w:val="0"/>
      <w:marRight w:val="0"/>
      <w:marTop w:val="0"/>
      <w:marBottom w:val="0"/>
      <w:divBdr>
        <w:top w:val="none" w:sz="0" w:space="0" w:color="auto"/>
        <w:left w:val="none" w:sz="0" w:space="0" w:color="auto"/>
        <w:bottom w:val="none" w:sz="0" w:space="0" w:color="auto"/>
        <w:right w:val="none" w:sz="0" w:space="0" w:color="auto"/>
      </w:divBdr>
    </w:div>
    <w:div w:id="962417723">
      <w:bodyDiv w:val="1"/>
      <w:marLeft w:val="0"/>
      <w:marRight w:val="0"/>
      <w:marTop w:val="0"/>
      <w:marBottom w:val="0"/>
      <w:divBdr>
        <w:top w:val="none" w:sz="0" w:space="0" w:color="auto"/>
        <w:left w:val="none" w:sz="0" w:space="0" w:color="auto"/>
        <w:bottom w:val="none" w:sz="0" w:space="0" w:color="auto"/>
        <w:right w:val="none" w:sz="0" w:space="0" w:color="auto"/>
      </w:divBdr>
    </w:div>
    <w:div w:id="963074568">
      <w:bodyDiv w:val="1"/>
      <w:marLeft w:val="0"/>
      <w:marRight w:val="0"/>
      <w:marTop w:val="0"/>
      <w:marBottom w:val="0"/>
      <w:divBdr>
        <w:top w:val="none" w:sz="0" w:space="0" w:color="auto"/>
        <w:left w:val="none" w:sz="0" w:space="0" w:color="auto"/>
        <w:bottom w:val="none" w:sz="0" w:space="0" w:color="auto"/>
        <w:right w:val="none" w:sz="0" w:space="0" w:color="auto"/>
      </w:divBdr>
    </w:div>
    <w:div w:id="966160121">
      <w:bodyDiv w:val="1"/>
      <w:marLeft w:val="0"/>
      <w:marRight w:val="0"/>
      <w:marTop w:val="0"/>
      <w:marBottom w:val="0"/>
      <w:divBdr>
        <w:top w:val="none" w:sz="0" w:space="0" w:color="auto"/>
        <w:left w:val="none" w:sz="0" w:space="0" w:color="auto"/>
        <w:bottom w:val="none" w:sz="0" w:space="0" w:color="auto"/>
        <w:right w:val="none" w:sz="0" w:space="0" w:color="auto"/>
      </w:divBdr>
      <w:divsChild>
        <w:div w:id="355737163">
          <w:marLeft w:val="0"/>
          <w:marRight w:val="0"/>
          <w:marTop w:val="0"/>
          <w:marBottom w:val="0"/>
          <w:divBdr>
            <w:top w:val="none" w:sz="0" w:space="0" w:color="auto"/>
            <w:left w:val="none" w:sz="0" w:space="0" w:color="auto"/>
            <w:bottom w:val="none" w:sz="0" w:space="0" w:color="auto"/>
            <w:right w:val="none" w:sz="0" w:space="0" w:color="auto"/>
          </w:divBdr>
        </w:div>
        <w:div w:id="2000579005">
          <w:marLeft w:val="0"/>
          <w:marRight w:val="0"/>
          <w:marTop w:val="0"/>
          <w:marBottom w:val="0"/>
          <w:divBdr>
            <w:top w:val="none" w:sz="0" w:space="0" w:color="auto"/>
            <w:left w:val="none" w:sz="0" w:space="0" w:color="auto"/>
            <w:bottom w:val="none" w:sz="0" w:space="0" w:color="auto"/>
            <w:right w:val="none" w:sz="0" w:space="0" w:color="auto"/>
          </w:divBdr>
          <w:divsChild>
            <w:div w:id="3528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29692">
      <w:bodyDiv w:val="1"/>
      <w:marLeft w:val="0"/>
      <w:marRight w:val="0"/>
      <w:marTop w:val="0"/>
      <w:marBottom w:val="0"/>
      <w:divBdr>
        <w:top w:val="none" w:sz="0" w:space="0" w:color="auto"/>
        <w:left w:val="none" w:sz="0" w:space="0" w:color="auto"/>
        <w:bottom w:val="none" w:sz="0" w:space="0" w:color="auto"/>
        <w:right w:val="none" w:sz="0" w:space="0" w:color="auto"/>
      </w:divBdr>
    </w:div>
    <w:div w:id="967972739">
      <w:bodyDiv w:val="1"/>
      <w:marLeft w:val="0"/>
      <w:marRight w:val="0"/>
      <w:marTop w:val="0"/>
      <w:marBottom w:val="0"/>
      <w:divBdr>
        <w:top w:val="none" w:sz="0" w:space="0" w:color="auto"/>
        <w:left w:val="none" w:sz="0" w:space="0" w:color="auto"/>
        <w:bottom w:val="none" w:sz="0" w:space="0" w:color="auto"/>
        <w:right w:val="none" w:sz="0" w:space="0" w:color="auto"/>
      </w:divBdr>
    </w:div>
    <w:div w:id="970286002">
      <w:bodyDiv w:val="1"/>
      <w:marLeft w:val="0"/>
      <w:marRight w:val="0"/>
      <w:marTop w:val="0"/>
      <w:marBottom w:val="0"/>
      <w:divBdr>
        <w:top w:val="none" w:sz="0" w:space="0" w:color="auto"/>
        <w:left w:val="none" w:sz="0" w:space="0" w:color="auto"/>
        <w:bottom w:val="none" w:sz="0" w:space="0" w:color="auto"/>
        <w:right w:val="none" w:sz="0" w:space="0" w:color="auto"/>
      </w:divBdr>
    </w:div>
    <w:div w:id="974681338">
      <w:bodyDiv w:val="1"/>
      <w:marLeft w:val="0"/>
      <w:marRight w:val="0"/>
      <w:marTop w:val="0"/>
      <w:marBottom w:val="0"/>
      <w:divBdr>
        <w:top w:val="none" w:sz="0" w:space="0" w:color="auto"/>
        <w:left w:val="none" w:sz="0" w:space="0" w:color="auto"/>
        <w:bottom w:val="none" w:sz="0" w:space="0" w:color="auto"/>
        <w:right w:val="none" w:sz="0" w:space="0" w:color="auto"/>
      </w:divBdr>
    </w:div>
    <w:div w:id="975795483">
      <w:bodyDiv w:val="1"/>
      <w:marLeft w:val="0"/>
      <w:marRight w:val="0"/>
      <w:marTop w:val="0"/>
      <w:marBottom w:val="0"/>
      <w:divBdr>
        <w:top w:val="none" w:sz="0" w:space="0" w:color="auto"/>
        <w:left w:val="none" w:sz="0" w:space="0" w:color="auto"/>
        <w:bottom w:val="none" w:sz="0" w:space="0" w:color="auto"/>
        <w:right w:val="none" w:sz="0" w:space="0" w:color="auto"/>
      </w:divBdr>
    </w:div>
    <w:div w:id="984163490">
      <w:bodyDiv w:val="1"/>
      <w:marLeft w:val="0"/>
      <w:marRight w:val="0"/>
      <w:marTop w:val="0"/>
      <w:marBottom w:val="0"/>
      <w:divBdr>
        <w:top w:val="none" w:sz="0" w:space="0" w:color="auto"/>
        <w:left w:val="none" w:sz="0" w:space="0" w:color="auto"/>
        <w:bottom w:val="none" w:sz="0" w:space="0" w:color="auto"/>
        <w:right w:val="none" w:sz="0" w:space="0" w:color="auto"/>
      </w:divBdr>
      <w:divsChild>
        <w:div w:id="20906447">
          <w:marLeft w:val="640"/>
          <w:marRight w:val="0"/>
          <w:marTop w:val="0"/>
          <w:marBottom w:val="0"/>
          <w:divBdr>
            <w:top w:val="none" w:sz="0" w:space="0" w:color="auto"/>
            <w:left w:val="none" w:sz="0" w:space="0" w:color="auto"/>
            <w:bottom w:val="none" w:sz="0" w:space="0" w:color="auto"/>
            <w:right w:val="none" w:sz="0" w:space="0" w:color="auto"/>
          </w:divBdr>
        </w:div>
        <w:div w:id="61369729">
          <w:marLeft w:val="640"/>
          <w:marRight w:val="0"/>
          <w:marTop w:val="0"/>
          <w:marBottom w:val="0"/>
          <w:divBdr>
            <w:top w:val="none" w:sz="0" w:space="0" w:color="auto"/>
            <w:left w:val="none" w:sz="0" w:space="0" w:color="auto"/>
            <w:bottom w:val="none" w:sz="0" w:space="0" w:color="auto"/>
            <w:right w:val="none" w:sz="0" w:space="0" w:color="auto"/>
          </w:divBdr>
        </w:div>
        <w:div w:id="95027801">
          <w:marLeft w:val="640"/>
          <w:marRight w:val="0"/>
          <w:marTop w:val="0"/>
          <w:marBottom w:val="0"/>
          <w:divBdr>
            <w:top w:val="none" w:sz="0" w:space="0" w:color="auto"/>
            <w:left w:val="none" w:sz="0" w:space="0" w:color="auto"/>
            <w:bottom w:val="none" w:sz="0" w:space="0" w:color="auto"/>
            <w:right w:val="none" w:sz="0" w:space="0" w:color="auto"/>
          </w:divBdr>
        </w:div>
        <w:div w:id="124660409">
          <w:marLeft w:val="640"/>
          <w:marRight w:val="0"/>
          <w:marTop w:val="0"/>
          <w:marBottom w:val="0"/>
          <w:divBdr>
            <w:top w:val="none" w:sz="0" w:space="0" w:color="auto"/>
            <w:left w:val="none" w:sz="0" w:space="0" w:color="auto"/>
            <w:bottom w:val="none" w:sz="0" w:space="0" w:color="auto"/>
            <w:right w:val="none" w:sz="0" w:space="0" w:color="auto"/>
          </w:divBdr>
        </w:div>
        <w:div w:id="132792055">
          <w:marLeft w:val="640"/>
          <w:marRight w:val="0"/>
          <w:marTop w:val="0"/>
          <w:marBottom w:val="0"/>
          <w:divBdr>
            <w:top w:val="none" w:sz="0" w:space="0" w:color="auto"/>
            <w:left w:val="none" w:sz="0" w:space="0" w:color="auto"/>
            <w:bottom w:val="none" w:sz="0" w:space="0" w:color="auto"/>
            <w:right w:val="none" w:sz="0" w:space="0" w:color="auto"/>
          </w:divBdr>
        </w:div>
        <w:div w:id="143394665">
          <w:marLeft w:val="640"/>
          <w:marRight w:val="0"/>
          <w:marTop w:val="0"/>
          <w:marBottom w:val="0"/>
          <w:divBdr>
            <w:top w:val="none" w:sz="0" w:space="0" w:color="auto"/>
            <w:left w:val="none" w:sz="0" w:space="0" w:color="auto"/>
            <w:bottom w:val="none" w:sz="0" w:space="0" w:color="auto"/>
            <w:right w:val="none" w:sz="0" w:space="0" w:color="auto"/>
          </w:divBdr>
        </w:div>
        <w:div w:id="192886163">
          <w:marLeft w:val="640"/>
          <w:marRight w:val="0"/>
          <w:marTop w:val="0"/>
          <w:marBottom w:val="0"/>
          <w:divBdr>
            <w:top w:val="none" w:sz="0" w:space="0" w:color="auto"/>
            <w:left w:val="none" w:sz="0" w:space="0" w:color="auto"/>
            <w:bottom w:val="none" w:sz="0" w:space="0" w:color="auto"/>
            <w:right w:val="none" w:sz="0" w:space="0" w:color="auto"/>
          </w:divBdr>
        </w:div>
        <w:div w:id="220756673">
          <w:marLeft w:val="640"/>
          <w:marRight w:val="0"/>
          <w:marTop w:val="0"/>
          <w:marBottom w:val="0"/>
          <w:divBdr>
            <w:top w:val="none" w:sz="0" w:space="0" w:color="auto"/>
            <w:left w:val="none" w:sz="0" w:space="0" w:color="auto"/>
            <w:bottom w:val="none" w:sz="0" w:space="0" w:color="auto"/>
            <w:right w:val="none" w:sz="0" w:space="0" w:color="auto"/>
          </w:divBdr>
        </w:div>
        <w:div w:id="230849053">
          <w:marLeft w:val="640"/>
          <w:marRight w:val="0"/>
          <w:marTop w:val="0"/>
          <w:marBottom w:val="0"/>
          <w:divBdr>
            <w:top w:val="none" w:sz="0" w:space="0" w:color="auto"/>
            <w:left w:val="none" w:sz="0" w:space="0" w:color="auto"/>
            <w:bottom w:val="none" w:sz="0" w:space="0" w:color="auto"/>
            <w:right w:val="none" w:sz="0" w:space="0" w:color="auto"/>
          </w:divBdr>
        </w:div>
        <w:div w:id="237134883">
          <w:marLeft w:val="640"/>
          <w:marRight w:val="0"/>
          <w:marTop w:val="0"/>
          <w:marBottom w:val="0"/>
          <w:divBdr>
            <w:top w:val="none" w:sz="0" w:space="0" w:color="auto"/>
            <w:left w:val="none" w:sz="0" w:space="0" w:color="auto"/>
            <w:bottom w:val="none" w:sz="0" w:space="0" w:color="auto"/>
            <w:right w:val="none" w:sz="0" w:space="0" w:color="auto"/>
          </w:divBdr>
        </w:div>
        <w:div w:id="247810640">
          <w:marLeft w:val="640"/>
          <w:marRight w:val="0"/>
          <w:marTop w:val="0"/>
          <w:marBottom w:val="0"/>
          <w:divBdr>
            <w:top w:val="none" w:sz="0" w:space="0" w:color="auto"/>
            <w:left w:val="none" w:sz="0" w:space="0" w:color="auto"/>
            <w:bottom w:val="none" w:sz="0" w:space="0" w:color="auto"/>
            <w:right w:val="none" w:sz="0" w:space="0" w:color="auto"/>
          </w:divBdr>
        </w:div>
        <w:div w:id="249508366">
          <w:marLeft w:val="640"/>
          <w:marRight w:val="0"/>
          <w:marTop w:val="0"/>
          <w:marBottom w:val="0"/>
          <w:divBdr>
            <w:top w:val="none" w:sz="0" w:space="0" w:color="auto"/>
            <w:left w:val="none" w:sz="0" w:space="0" w:color="auto"/>
            <w:bottom w:val="none" w:sz="0" w:space="0" w:color="auto"/>
            <w:right w:val="none" w:sz="0" w:space="0" w:color="auto"/>
          </w:divBdr>
        </w:div>
        <w:div w:id="360396382">
          <w:marLeft w:val="640"/>
          <w:marRight w:val="0"/>
          <w:marTop w:val="0"/>
          <w:marBottom w:val="0"/>
          <w:divBdr>
            <w:top w:val="none" w:sz="0" w:space="0" w:color="auto"/>
            <w:left w:val="none" w:sz="0" w:space="0" w:color="auto"/>
            <w:bottom w:val="none" w:sz="0" w:space="0" w:color="auto"/>
            <w:right w:val="none" w:sz="0" w:space="0" w:color="auto"/>
          </w:divBdr>
        </w:div>
        <w:div w:id="396973320">
          <w:marLeft w:val="640"/>
          <w:marRight w:val="0"/>
          <w:marTop w:val="0"/>
          <w:marBottom w:val="0"/>
          <w:divBdr>
            <w:top w:val="none" w:sz="0" w:space="0" w:color="auto"/>
            <w:left w:val="none" w:sz="0" w:space="0" w:color="auto"/>
            <w:bottom w:val="none" w:sz="0" w:space="0" w:color="auto"/>
            <w:right w:val="none" w:sz="0" w:space="0" w:color="auto"/>
          </w:divBdr>
        </w:div>
        <w:div w:id="412822850">
          <w:marLeft w:val="640"/>
          <w:marRight w:val="0"/>
          <w:marTop w:val="0"/>
          <w:marBottom w:val="0"/>
          <w:divBdr>
            <w:top w:val="none" w:sz="0" w:space="0" w:color="auto"/>
            <w:left w:val="none" w:sz="0" w:space="0" w:color="auto"/>
            <w:bottom w:val="none" w:sz="0" w:space="0" w:color="auto"/>
            <w:right w:val="none" w:sz="0" w:space="0" w:color="auto"/>
          </w:divBdr>
        </w:div>
        <w:div w:id="450052901">
          <w:marLeft w:val="640"/>
          <w:marRight w:val="0"/>
          <w:marTop w:val="0"/>
          <w:marBottom w:val="0"/>
          <w:divBdr>
            <w:top w:val="none" w:sz="0" w:space="0" w:color="auto"/>
            <w:left w:val="none" w:sz="0" w:space="0" w:color="auto"/>
            <w:bottom w:val="none" w:sz="0" w:space="0" w:color="auto"/>
            <w:right w:val="none" w:sz="0" w:space="0" w:color="auto"/>
          </w:divBdr>
        </w:div>
        <w:div w:id="566650919">
          <w:marLeft w:val="640"/>
          <w:marRight w:val="0"/>
          <w:marTop w:val="0"/>
          <w:marBottom w:val="0"/>
          <w:divBdr>
            <w:top w:val="none" w:sz="0" w:space="0" w:color="auto"/>
            <w:left w:val="none" w:sz="0" w:space="0" w:color="auto"/>
            <w:bottom w:val="none" w:sz="0" w:space="0" w:color="auto"/>
            <w:right w:val="none" w:sz="0" w:space="0" w:color="auto"/>
          </w:divBdr>
        </w:div>
        <w:div w:id="582877720">
          <w:marLeft w:val="640"/>
          <w:marRight w:val="0"/>
          <w:marTop w:val="0"/>
          <w:marBottom w:val="0"/>
          <w:divBdr>
            <w:top w:val="none" w:sz="0" w:space="0" w:color="auto"/>
            <w:left w:val="none" w:sz="0" w:space="0" w:color="auto"/>
            <w:bottom w:val="none" w:sz="0" w:space="0" w:color="auto"/>
            <w:right w:val="none" w:sz="0" w:space="0" w:color="auto"/>
          </w:divBdr>
        </w:div>
        <w:div w:id="587156374">
          <w:marLeft w:val="640"/>
          <w:marRight w:val="0"/>
          <w:marTop w:val="0"/>
          <w:marBottom w:val="0"/>
          <w:divBdr>
            <w:top w:val="none" w:sz="0" w:space="0" w:color="auto"/>
            <w:left w:val="none" w:sz="0" w:space="0" w:color="auto"/>
            <w:bottom w:val="none" w:sz="0" w:space="0" w:color="auto"/>
            <w:right w:val="none" w:sz="0" w:space="0" w:color="auto"/>
          </w:divBdr>
        </w:div>
        <w:div w:id="595943245">
          <w:marLeft w:val="640"/>
          <w:marRight w:val="0"/>
          <w:marTop w:val="0"/>
          <w:marBottom w:val="0"/>
          <w:divBdr>
            <w:top w:val="none" w:sz="0" w:space="0" w:color="auto"/>
            <w:left w:val="none" w:sz="0" w:space="0" w:color="auto"/>
            <w:bottom w:val="none" w:sz="0" w:space="0" w:color="auto"/>
            <w:right w:val="none" w:sz="0" w:space="0" w:color="auto"/>
          </w:divBdr>
        </w:div>
        <w:div w:id="609969852">
          <w:marLeft w:val="640"/>
          <w:marRight w:val="0"/>
          <w:marTop w:val="0"/>
          <w:marBottom w:val="0"/>
          <w:divBdr>
            <w:top w:val="none" w:sz="0" w:space="0" w:color="auto"/>
            <w:left w:val="none" w:sz="0" w:space="0" w:color="auto"/>
            <w:bottom w:val="none" w:sz="0" w:space="0" w:color="auto"/>
            <w:right w:val="none" w:sz="0" w:space="0" w:color="auto"/>
          </w:divBdr>
        </w:div>
        <w:div w:id="647319568">
          <w:marLeft w:val="640"/>
          <w:marRight w:val="0"/>
          <w:marTop w:val="0"/>
          <w:marBottom w:val="0"/>
          <w:divBdr>
            <w:top w:val="none" w:sz="0" w:space="0" w:color="auto"/>
            <w:left w:val="none" w:sz="0" w:space="0" w:color="auto"/>
            <w:bottom w:val="none" w:sz="0" w:space="0" w:color="auto"/>
            <w:right w:val="none" w:sz="0" w:space="0" w:color="auto"/>
          </w:divBdr>
        </w:div>
        <w:div w:id="655574133">
          <w:marLeft w:val="640"/>
          <w:marRight w:val="0"/>
          <w:marTop w:val="0"/>
          <w:marBottom w:val="0"/>
          <w:divBdr>
            <w:top w:val="none" w:sz="0" w:space="0" w:color="auto"/>
            <w:left w:val="none" w:sz="0" w:space="0" w:color="auto"/>
            <w:bottom w:val="none" w:sz="0" w:space="0" w:color="auto"/>
            <w:right w:val="none" w:sz="0" w:space="0" w:color="auto"/>
          </w:divBdr>
        </w:div>
        <w:div w:id="655770371">
          <w:marLeft w:val="640"/>
          <w:marRight w:val="0"/>
          <w:marTop w:val="0"/>
          <w:marBottom w:val="0"/>
          <w:divBdr>
            <w:top w:val="none" w:sz="0" w:space="0" w:color="auto"/>
            <w:left w:val="none" w:sz="0" w:space="0" w:color="auto"/>
            <w:bottom w:val="none" w:sz="0" w:space="0" w:color="auto"/>
            <w:right w:val="none" w:sz="0" w:space="0" w:color="auto"/>
          </w:divBdr>
        </w:div>
        <w:div w:id="753668528">
          <w:marLeft w:val="640"/>
          <w:marRight w:val="0"/>
          <w:marTop w:val="0"/>
          <w:marBottom w:val="0"/>
          <w:divBdr>
            <w:top w:val="none" w:sz="0" w:space="0" w:color="auto"/>
            <w:left w:val="none" w:sz="0" w:space="0" w:color="auto"/>
            <w:bottom w:val="none" w:sz="0" w:space="0" w:color="auto"/>
            <w:right w:val="none" w:sz="0" w:space="0" w:color="auto"/>
          </w:divBdr>
        </w:div>
        <w:div w:id="754013129">
          <w:marLeft w:val="640"/>
          <w:marRight w:val="0"/>
          <w:marTop w:val="0"/>
          <w:marBottom w:val="0"/>
          <w:divBdr>
            <w:top w:val="none" w:sz="0" w:space="0" w:color="auto"/>
            <w:left w:val="none" w:sz="0" w:space="0" w:color="auto"/>
            <w:bottom w:val="none" w:sz="0" w:space="0" w:color="auto"/>
            <w:right w:val="none" w:sz="0" w:space="0" w:color="auto"/>
          </w:divBdr>
        </w:div>
        <w:div w:id="808790023">
          <w:marLeft w:val="640"/>
          <w:marRight w:val="0"/>
          <w:marTop w:val="0"/>
          <w:marBottom w:val="0"/>
          <w:divBdr>
            <w:top w:val="none" w:sz="0" w:space="0" w:color="auto"/>
            <w:left w:val="none" w:sz="0" w:space="0" w:color="auto"/>
            <w:bottom w:val="none" w:sz="0" w:space="0" w:color="auto"/>
            <w:right w:val="none" w:sz="0" w:space="0" w:color="auto"/>
          </w:divBdr>
        </w:div>
        <w:div w:id="828710958">
          <w:marLeft w:val="640"/>
          <w:marRight w:val="0"/>
          <w:marTop w:val="0"/>
          <w:marBottom w:val="0"/>
          <w:divBdr>
            <w:top w:val="none" w:sz="0" w:space="0" w:color="auto"/>
            <w:left w:val="none" w:sz="0" w:space="0" w:color="auto"/>
            <w:bottom w:val="none" w:sz="0" w:space="0" w:color="auto"/>
            <w:right w:val="none" w:sz="0" w:space="0" w:color="auto"/>
          </w:divBdr>
        </w:div>
        <w:div w:id="917980845">
          <w:marLeft w:val="640"/>
          <w:marRight w:val="0"/>
          <w:marTop w:val="0"/>
          <w:marBottom w:val="0"/>
          <w:divBdr>
            <w:top w:val="none" w:sz="0" w:space="0" w:color="auto"/>
            <w:left w:val="none" w:sz="0" w:space="0" w:color="auto"/>
            <w:bottom w:val="none" w:sz="0" w:space="0" w:color="auto"/>
            <w:right w:val="none" w:sz="0" w:space="0" w:color="auto"/>
          </w:divBdr>
        </w:div>
        <w:div w:id="931939127">
          <w:marLeft w:val="640"/>
          <w:marRight w:val="0"/>
          <w:marTop w:val="0"/>
          <w:marBottom w:val="0"/>
          <w:divBdr>
            <w:top w:val="none" w:sz="0" w:space="0" w:color="auto"/>
            <w:left w:val="none" w:sz="0" w:space="0" w:color="auto"/>
            <w:bottom w:val="none" w:sz="0" w:space="0" w:color="auto"/>
            <w:right w:val="none" w:sz="0" w:space="0" w:color="auto"/>
          </w:divBdr>
        </w:div>
        <w:div w:id="974605215">
          <w:marLeft w:val="640"/>
          <w:marRight w:val="0"/>
          <w:marTop w:val="0"/>
          <w:marBottom w:val="0"/>
          <w:divBdr>
            <w:top w:val="none" w:sz="0" w:space="0" w:color="auto"/>
            <w:left w:val="none" w:sz="0" w:space="0" w:color="auto"/>
            <w:bottom w:val="none" w:sz="0" w:space="0" w:color="auto"/>
            <w:right w:val="none" w:sz="0" w:space="0" w:color="auto"/>
          </w:divBdr>
        </w:div>
        <w:div w:id="977031854">
          <w:marLeft w:val="640"/>
          <w:marRight w:val="0"/>
          <w:marTop w:val="0"/>
          <w:marBottom w:val="0"/>
          <w:divBdr>
            <w:top w:val="none" w:sz="0" w:space="0" w:color="auto"/>
            <w:left w:val="none" w:sz="0" w:space="0" w:color="auto"/>
            <w:bottom w:val="none" w:sz="0" w:space="0" w:color="auto"/>
            <w:right w:val="none" w:sz="0" w:space="0" w:color="auto"/>
          </w:divBdr>
        </w:div>
        <w:div w:id="1033655563">
          <w:marLeft w:val="640"/>
          <w:marRight w:val="0"/>
          <w:marTop w:val="0"/>
          <w:marBottom w:val="0"/>
          <w:divBdr>
            <w:top w:val="none" w:sz="0" w:space="0" w:color="auto"/>
            <w:left w:val="none" w:sz="0" w:space="0" w:color="auto"/>
            <w:bottom w:val="none" w:sz="0" w:space="0" w:color="auto"/>
            <w:right w:val="none" w:sz="0" w:space="0" w:color="auto"/>
          </w:divBdr>
        </w:div>
        <w:div w:id="1034188942">
          <w:marLeft w:val="640"/>
          <w:marRight w:val="0"/>
          <w:marTop w:val="0"/>
          <w:marBottom w:val="0"/>
          <w:divBdr>
            <w:top w:val="none" w:sz="0" w:space="0" w:color="auto"/>
            <w:left w:val="none" w:sz="0" w:space="0" w:color="auto"/>
            <w:bottom w:val="none" w:sz="0" w:space="0" w:color="auto"/>
            <w:right w:val="none" w:sz="0" w:space="0" w:color="auto"/>
          </w:divBdr>
        </w:div>
        <w:div w:id="1044600035">
          <w:marLeft w:val="640"/>
          <w:marRight w:val="0"/>
          <w:marTop w:val="0"/>
          <w:marBottom w:val="0"/>
          <w:divBdr>
            <w:top w:val="none" w:sz="0" w:space="0" w:color="auto"/>
            <w:left w:val="none" w:sz="0" w:space="0" w:color="auto"/>
            <w:bottom w:val="none" w:sz="0" w:space="0" w:color="auto"/>
            <w:right w:val="none" w:sz="0" w:space="0" w:color="auto"/>
          </w:divBdr>
        </w:div>
        <w:div w:id="1052998137">
          <w:marLeft w:val="640"/>
          <w:marRight w:val="0"/>
          <w:marTop w:val="0"/>
          <w:marBottom w:val="0"/>
          <w:divBdr>
            <w:top w:val="none" w:sz="0" w:space="0" w:color="auto"/>
            <w:left w:val="none" w:sz="0" w:space="0" w:color="auto"/>
            <w:bottom w:val="none" w:sz="0" w:space="0" w:color="auto"/>
            <w:right w:val="none" w:sz="0" w:space="0" w:color="auto"/>
          </w:divBdr>
        </w:div>
        <w:div w:id="1059014543">
          <w:marLeft w:val="640"/>
          <w:marRight w:val="0"/>
          <w:marTop w:val="0"/>
          <w:marBottom w:val="0"/>
          <w:divBdr>
            <w:top w:val="none" w:sz="0" w:space="0" w:color="auto"/>
            <w:left w:val="none" w:sz="0" w:space="0" w:color="auto"/>
            <w:bottom w:val="none" w:sz="0" w:space="0" w:color="auto"/>
            <w:right w:val="none" w:sz="0" w:space="0" w:color="auto"/>
          </w:divBdr>
        </w:div>
        <w:div w:id="1140225289">
          <w:marLeft w:val="640"/>
          <w:marRight w:val="0"/>
          <w:marTop w:val="0"/>
          <w:marBottom w:val="0"/>
          <w:divBdr>
            <w:top w:val="none" w:sz="0" w:space="0" w:color="auto"/>
            <w:left w:val="none" w:sz="0" w:space="0" w:color="auto"/>
            <w:bottom w:val="none" w:sz="0" w:space="0" w:color="auto"/>
            <w:right w:val="none" w:sz="0" w:space="0" w:color="auto"/>
          </w:divBdr>
        </w:div>
        <w:div w:id="1177692972">
          <w:marLeft w:val="640"/>
          <w:marRight w:val="0"/>
          <w:marTop w:val="0"/>
          <w:marBottom w:val="0"/>
          <w:divBdr>
            <w:top w:val="none" w:sz="0" w:space="0" w:color="auto"/>
            <w:left w:val="none" w:sz="0" w:space="0" w:color="auto"/>
            <w:bottom w:val="none" w:sz="0" w:space="0" w:color="auto"/>
            <w:right w:val="none" w:sz="0" w:space="0" w:color="auto"/>
          </w:divBdr>
        </w:div>
        <w:div w:id="1202136654">
          <w:marLeft w:val="640"/>
          <w:marRight w:val="0"/>
          <w:marTop w:val="0"/>
          <w:marBottom w:val="0"/>
          <w:divBdr>
            <w:top w:val="none" w:sz="0" w:space="0" w:color="auto"/>
            <w:left w:val="none" w:sz="0" w:space="0" w:color="auto"/>
            <w:bottom w:val="none" w:sz="0" w:space="0" w:color="auto"/>
            <w:right w:val="none" w:sz="0" w:space="0" w:color="auto"/>
          </w:divBdr>
        </w:div>
        <w:div w:id="1232421894">
          <w:marLeft w:val="640"/>
          <w:marRight w:val="0"/>
          <w:marTop w:val="0"/>
          <w:marBottom w:val="0"/>
          <w:divBdr>
            <w:top w:val="none" w:sz="0" w:space="0" w:color="auto"/>
            <w:left w:val="none" w:sz="0" w:space="0" w:color="auto"/>
            <w:bottom w:val="none" w:sz="0" w:space="0" w:color="auto"/>
            <w:right w:val="none" w:sz="0" w:space="0" w:color="auto"/>
          </w:divBdr>
        </w:div>
        <w:div w:id="1240362647">
          <w:marLeft w:val="640"/>
          <w:marRight w:val="0"/>
          <w:marTop w:val="0"/>
          <w:marBottom w:val="0"/>
          <w:divBdr>
            <w:top w:val="none" w:sz="0" w:space="0" w:color="auto"/>
            <w:left w:val="none" w:sz="0" w:space="0" w:color="auto"/>
            <w:bottom w:val="none" w:sz="0" w:space="0" w:color="auto"/>
            <w:right w:val="none" w:sz="0" w:space="0" w:color="auto"/>
          </w:divBdr>
        </w:div>
        <w:div w:id="1355232318">
          <w:marLeft w:val="640"/>
          <w:marRight w:val="0"/>
          <w:marTop w:val="0"/>
          <w:marBottom w:val="0"/>
          <w:divBdr>
            <w:top w:val="none" w:sz="0" w:space="0" w:color="auto"/>
            <w:left w:val="none" w:sz="0" w:space="0" w:color="auto"/>
            <w:bottom w:val="none" w:sz="0" w:space="0" w:color="auto"/>
            <w:right w:val="none" w:sz="0" w:space="0" w:color="auto"/>
          </w:divBdr>
        </w:div>
        <w:div w:id="1413577412">
          <w:marLeft w:val="640"/>
          <w:marRight w:val="0"/>
          <w:marTop w:val="0"/>
          <w:marBottom w:val="0"/>
          <w:divBdr>
            <w:top w:val="none" w:sz="0" w:space="0" w:color="auto"/>
            <w:left w:val="none" w:sz="0" w:space="0" w:color="auto"/>
            <w:bottom w:val="none" w:sz="0" w:space="0" w:color="auto"/>
            <w:right w:val="none" w:sz="0" w:space="0" w:color="auto"/>
          </w:divBdr>
        </w:div>
        <w:div w:id="1442608495">
          <w:marLeft w:val="640"/>
          <w:marRight w:val="0"/>
          <w:marTop w:val="0"/>
          <w:marBottom w:val="0"/>
          <w:divBdr>
            <w:top w:val="none" w:sz="0" w:space="0" w:color="auto"/>
            <w:left w:val="none" w:sz="0" w:space="0" w:color="auto"/>
            <w:bottom w:val="none" w:sz="0" w:space="0" w:color="auto"/>
            <w:right w:val="none" w:sz="0" w:space="0" w:color="auto"/>
          </w:divBdr>
        </w:div>
        <w:div w:id="1495992101">
          <w:marLeft w:val="640"/>
          <w:marRight w:val="0"/>
          <w:marTop w:val="0"/>
          <w:marBottom w:val="0"/>
          <w:divBdr>
            <w:top w:val="none" w:sz="0" w:space="0" w:color="auto"/>
            <w:left w:val="none" w:sz="0" w:space="0" w:color="auto"/>
            <w:bottom w:val="none" w:sz="0" w:space="0" w:color="auto"/>
            <w:right w:val="none" w:sz="0" w:space="0" w:color="auto"/>
          </w:divBdr>
        </w:div>
        <w:div w:id="1509371994">
          <w:marLeft w:val="640"/>
          <w:marRight w:val="0"/>
          <w:marTop w:val="0"/>
          <w:marBottom w:val="0"/>
          <w:divBdr>
            <w:top w:val="none" w:sz="0" w:space="0" w:color="auto"/>
            <w:left w:val="none" w:sz="0" w:space="0" w:color="auto"/>
            <w:bottom w:val="none" w:sz="0" w:space="0" w:color="auto"/>
            <w:right w:val="none" w:sz="0" w:space="0" w:color="auto"/>
          </w:divBdr>
        </w:div>
        <w:div w:id="1529834535">
          <w:marLeft w:val="640"/>
          <w:marRight w:val="0"/>
          <w:marTop w:val="0"/>
          <w:marBottom w:val="0"/>
          <w:divBdr>
            <w:top w:val="none" w:sz="0" w:space="0" w:color="auto"/>
            <w:left w:val="none" w:sz="0" w:space="0" w:color="auto"/>
            <w:bottom w:val="none" w:sz="0" w:space="0" w:color="auto"/>
            <w:right w:val="none" w:sz="0" w:space="0" w:color="auto"/>
          </w:divBdr>
        </w:div>
        <w:div w:id="1538202707">
          <w:marLeft w:val="640"/>
          <w:marRight w:val="0"/>
          <w:marTop w:val="0"/>
          <w:marBottom w:val="0"/>
          <w:divBdr>
            <w:top w:val="none" w:sz="0" w:space="0" w:color="auto"/>
            <w:left w:val="none" w:sz="0" w:space="0" w:color="auto"/>
            <w:bottom w:val="none" w:sz="0" w:space="0" w:color="auto"/>
            <w:right w:val="none" w:sz="0" w:space="0" w:color="auto"/>
          </w:divBdr>
        </w:div>
        <w:div w:id="1604531978">
          <w:marLeft w:val="640"/>
          <w:marRight w:val="0"/>
          <w:marTop w:val="0"/>
          <w:marBottom w:val="0"/>
          <w:divBdr>
            <w:top w:val="none" w:sz="0" w:space="0" w:color="auto"/>
            <w:left w:val="none" w:sz="0" w:space="0" w:color="auto"/>
            <w:bottom w:val="none" w:sz="0" w:space="0" w:color="auto"/>
            <w:right w:val="none" w:sz="0" w:space="0" w:color="auto"/>
          </w:divBdr>
        </w:div>
        <w:div w:id="1605962142">
          <w:marLeft w:val="640"/>
          <w:marRight w:val="0"/>
          <w:marTop w:val="0"/>
          <w:marBottom w:val="0"/>
          <w:divBdr>
            <w:top w:val="none" w:sz="0" w:space="0" w:color="auto"/>
            <w:left w:val="none" w:sz="0" w:space="0" w:color="auto"/>
            <w:bottom w:val="none" w:sz="0" w:space="0" w:color="auto"/>
            <w:right w:val="none" w:sz="0" w:space="0" w:color="auto"/>
          </w:divBdr>
        </w:div>
        <w:div w:id="1647737649">
          <w:marLeft w:val="640"/>
          <w:marRight w:val="0"/>
          <w:marTop w:val="0"/>
          <w:marBottom w:val="0"/>
          <w:divBdr>
            <w:top w:val="none" w:sz="0" w:space="0" w:color="auto"/>
            <w:left w:val="none" w:sz="0" w:space="0" w:color="auto"/>
            <w:bottom w:val="none" w:sz="0" w:space="0" w:color="auto"/>
            <w:right w:val="none" w:sz="0" w:space="0" w:color="auto"/>
          </w:divBdr>
        </w:div>
        <w:div w:id="1673751600">
          <w:marLeft w:val="640"/>
          <w:marRight w:val="0"/>
          <w:marTop w:val="0"/>
          <w:marBottom w:val="0"/>
          <w:divBdr>
            <w:top w:val="none" w:sz="0" w:space="0" w:color="auto"/>
            <w:left w:val="none" w:sz="0" w:space="0" w:color="auto"/>
            <w:bottom w:val="none" w:sz="0" w:space="0" w:color="auto"/>
            <w:right w:val="none" w:sz="0" w:space="0" w:color="auto"/>
          </w:divBdr>
        </w:div>
        <w:div w:id="1684896878">
          <w:marLeft w:val="640"/>
          <w:marRight w:val="0"/>
          <w:marTop w:val="0"/>
          <w:marBottom w:val="0"/>
          <w:divBdr>
            <w:top w:val="none" w:sz="0" w:space="0" w:color="auto"/>
            <w:left w:val="none" w:sz="0" w:space="0" w:color="auto"/>
            <w:bottom w:val="none" w:sz="0" w:space="0" w:color="auto"/>
            <w:right w:val="none" w:sz="0" w:space="0" w:color="auto"/>
          </w:divBdr>
        </w:div>
        <w:div w:id="1690060356">
          <w:marLeft w:val="640"/>
          <w:marRight w:val="0"/>
          <w:marTop w:val="0"/>
          <w:marBottom w:val="0"/>
          <w:divBdr>
            <w:top w:val="none" w:sz="0" w:space="0" w:color="auto"/>
            <w:left w:val="none" w:sz="0" w:space="0" w:color="auto"/>
            <w:bottom w:val="none" w:sz="0" w:space="0" w:color="auto"/>
            <w:right w:val="none" w:sz="0" w:space="0" w:color="auto"/>
          </w:divBdr>
        </w:div>
        <w:div w:id="1696495356">
          <w:marLeft w:val="640"/>
          <w:marRight w:val="0"/>
          <w:marTop w:val="0"/>
          <w:marBottom w:val="0"/>
          <w:divBdr>
            <w:top w:val="none" w:sz="0" w:space="0" w:color="auto"/>
            <w:left w:val="none" w:sz="0" w:space="0" w:color="auto"/>
            <w:bottom w:val="none" w:sz="0" w:space="0" w:color="auto"/>
            <w:right w:val="none" w:sz="0" w:space="0" w:color="auto"/>
          </w:divBdr>
        </w:div>
        <w:div w:id="1707365847">
          <w:marLeft w:val="640"/>
          <w:marRight w:val="0"/>
          <w:marTop w:val="0"/>
          <w:marBottom w:val="0"/>
          <w:divBdr>
            <w:top w:val="none" w:sz="0" w:space="0" w:color="auto"/>
            <w:left w:val="none" w:sz="0" w:space="0" w:color="auto"/>
            <w:bottom w:val="none" w:sz="0" w:space="0" w:color="auto"/>
            <w:right w:val="none" w:sz="0" w:space="0" w:color="auto"/>
          </w:divBdr>
        </w:div>
        <w:div w:id="1782338092">
          <w:marLeft w:val="640"/>
          <w:marRight w:val="0"/>
          <w:marTop w:val="0"/>
          <w:marBottom w:val="0"/>
          <w:divBdr>
            <w:top w:val="none" w:sz="0" w:space="0" w:color="auto"/>
            <w:left w:val="none" w:sz="0" w:space="0" w:color="auto"/>
            <w:bottom w:val="none" w:sz="0" w:space="0" w:color="auto"/>
            <w:right w:val="none" w:sz="0" w:space="0" w:color="auto"/>
          </w:divBdr>
        </w:div>
        <w:div w:id="1816603261">
          <w:marLeft w:val="640"/>
          <w:marRight w:val="0"/>
          <w:marTop w:val="0"/>
          <w:marBottom w:val="0"/>
          <w:divBdr>
            <w:top w:val="none" w:sz="0" w:space="0" w:color="auto"/>
            <w:left w:val="none" w:sz="0" w:space="0" w:color="auto"/>
            <w:bottom w:val="none" w:sz="0" w:space="0" w:color="auto"/>
            <w:right w:val="none" w:sz="0" w:space="0" w:color="auto"/>
          </w:divBdr>
        </w:div>
        <w:div w:id="1817330548">
          <w:marLeft w:val="640"/>
          <w:marRight w:val="0"/>
          <w:marTop w:val="0"/>
          <w:marBottom w:val="0"/>
          <w:divBdr>
            <w:top w:val="none" w:sz="0" w:space="0" w:color="auto"/>
            <w:left w:val="none" w:sz="0" w:space="0" w:color="auto"/>
            <w:bottom w:val="none" w:sz="0" w:space="0" w:color="auto"/>
            <w:right w:val="none" w:sz="0" w:space="0" w:color="auto"/>
          </w:divBdr>
        </w:div>
        <w:div w:id="1882664174">
          <w:marLeft w:val="640"/>
          <w:marRight w:val="0"/>
          <w:marTop w:val="0"/>
          <w:marBottom w:val="0"/>
          <w:divBdr>
            <w:top w:val="none" w:sz="0" w:space="0" w:color="auto"/>
            <w:left w:val="none" w:sz="0" w:space="0" w:color="auto"/>
            <w:bottom w:val="none" w:sz="0" w:space="0" w:color="auto"/>
            <w:right w:val="none" w:sz="0" w:space="0" w:color="auto"/>
          </w:divBdr>
        </w:div>
        <w:div w:id="1925917723">
          <w:marLeft w:val="640"/>
          <w:marRight w:val="0"/>
          <w:marTop w:val="0"/>
          <w:marBottom w:val="0"/>
          <w:divBdr>
            <w:top w:val="none" w:sz="0" w:space="0" w:color="auto"/>
            <w:left w:val="none" w:sz="0" w:space="0" w:color="auto"/>
            <w:bottom w:val="none" w:sz="0" w:space="0" w:color="auto"/>
            <w:right w:val="none" w:sz="0" w:space="0" w:color="auto"/>
          </w:divBdr>
        </w:div>
        <w:div w:id="1971739056">
          <w:marLeft w:val="640"/>
          <w:marRight w:val="0"/>
          <w:marTop w:val="0"/>
          <w:marBottom w:val="0"/>
          <w:divBdr>
            <w:top w:val="none" w:sz="0" w:space="0" w:color="auto"/>
            <w:left w:val="none" w:sz="0" w:space="0" w:color="auto"/>
            <w:bottom w:val="none" w:sz="0" w:space="0" w:color="auto"/>
            <w:right w:val="none" w:sz="0" w:space="0" w:color="auto"/>
          </w:divBdr>
        </w:div>
        <w:div w:id="2000769246">
          <w:marLeft w:val="640"/>
          <w:marRight w:val="0"/>
          <w:marTop w:val="0"/>
          <w:marBottom w:val="0"/>
          <w:divBdr>
            <w:top w:val="none" w:sz="0" w:space="0" w:color="auto"/>
            <w:left w:val="none" w:sz="0" w:space="0" w:color="auto"/>
            <w:bottom w:val="none" w:sz="0" w:space="0" w:color="auto"/>
            <w:right w:val="none" w:sz="0" w:space="0" w:color="auto"/>
          </w:divBdr>
        </w:div>
        <w:div w:id="2040351645">
          <w:marLeft w:val="640"/>
          <w:marRight w:val="0"/>
          <w:marTop w:val="0"/>
          <w:marBottom w:val="0"/>
          <w:divBdr>
            <w:top w:val="none" w:sz="0" w:space="0" w:color="auto"/>
            <w:left w:val="none" w:sz="0" w:space="0" w:color="auto"/>
            <w:bottom w:val="none" w:sz="0" w:space="0" w:color="auto"/>
            <w:right w:val="none" w:sz="0" w:space="0" w:color="auto"/>
          </w:divBdr>
        </w:div>
        <w:div w:id="2110730347">
          <w:marLeft w:val="640"/>
          <w:marRight w:val="0"/>
          <w:marTop w:val="0"/>
          <w:marBottom w:val="0"/>
          <w:divBdr>
            <w:top w:val="none" w:sz="0" w:space="0" w:color="auto"/>
            <w:left w:val="none" w:sz="0" w:space="0" w:color="auto"/>
            <w:bottom w:val="none" w:sz="0" w:space="0" w:color="auto"/>
            <w:right w:val="none" w:sz="0" w:space="0" w:color="auto"/>
          </w:divBdr>
        </w:div>
        <w:div w:id="2143574894">
          <w:marLeft w:val="640"/>
          <w:marRight w:val="0"/>
          <w:marTop w:val="0"/>
          <w:marBottom w:val="0"/>
          <w:divBdr>
            <w:top w:val="none" w:sz="0" w:space="0" w:color="auto"/>
            <w:left w:val="none" w:sz="0" w:space="0" w:color="auto"/>
            <w:bottom w:val="none" w:sz="0" w:space="0" w:color="auto"/>
            <w:right w:val="none" w:sz="0" w:space="0" w:color="auto"/>
          </w:divBdr>
        </w:div>
      </w:divsChild>
    </w:div>
    <w:div w:id="989097069">
      <w:bodyDiv w:val="1"/>
      <w:marLeft w:val="0"/>
      <w:marRight w:val="0"/>
      <w:marTop w:val="0"/>
      <w:marBottom w:val="0"/>
      <w:divBdr>
        <w:top w:val="none" w:sz="0" w:space="0" w:color="auto"/>
        <w:left w:val="none" w:sz="0" w:space="0" w:color="auto"/>
        <w:bottom w:val="none" w:sz="0" w:space="0" w:color="auto"/>
        <w:right w:val="none" w:sz="0" w:space="0" w:color="auto"/>
      </w:divBdr>
    </w:div>
    <w:div w:id="989557603">
      <w:bodyDiv w:val="1"/>
      <w:marLeft w:val="0"/>
      <w:marRight w:val="0"/>
      <w:marTop w:val="0"/>
      <w:marBottom w:val="0"/>
      <w:divBdr>
        <w:top w:val="none" w:sz="0" w:space="0" w:color="auto"/>
        <w:left w:val="none" w:sz="0" w:space="0" w:color="auto"/>
        <w:bottom w:val="none" w:sz="0" w:space="0" w:color="auto"/>
        <w:right w:val="none" w:sz="0" w:space="0" w:color="auto"/>
      </w:divBdr>
    </w:div>
    <w:div w:id="991174154">
      <w:bodyDiv w:val="1"/>
      <w:marLeft w:val="0"/>
      <w:marRight w:val="0"/>
      <w:marTop w:val="0"/>
      <w:marBottom w:val="0"/>
      <w:divBdr>
        <w:top w:val="none" w:sz="0" w:space="0" w:color="auto"/>
        <w:left w:val="none" w:sz="0" w:space="0" w:color="auto"/>
        <w:bottom w:val="none" w:sz="0" w:space="0" w:color="auto"/>
        <w:right w:val="none" w:sz="0" w:space="0" w:color="auto"/>
      </w:divBdr>
    </w:div>
    <w:div w:id="992872962">
      <w:bodyDiv w:val="1"/>
      <w:marLeft w:val="0"/>
      <w:marRight w:val="0"/>
      <w:marTop w:val="0"/>
      <w:marBottom w:val="0"/>
      <w:divBdr>
        <w:top w:val="none" w:sz="0" w:space="0" w:color="auto"/>
        <w:left w:val="none" w:sz="0" w:space="0" w:color="auto"/>
        <w:bottom w:val="none" w:sz="0" w:space="0" w:color="auto"/>
        <w:right w:val="none" w:sz="0" w:space="0" w:color="auto"/>
      </w:divBdr>
      <w:divsChild>
        <w:div w:id="1457328679">
          <w:marLeft w:val="640"/>
          <w:marRight w:val="0"/>
          <w:marTop w:val="0"/>
          <w:marBottom w:val="0"/>
          <w:divBdr>
            <w:top w:val="none" w:sz="0" w:space="0" w:color="auto"/>
            <w:left w:val="none" w:sz="0" w:space="0" w:color="auto"/>
            <w:bottom w:val="none" w:sz="0" w:space="0" w:color="auto"/>
            <w:right w:val="none" w:sz="0" w:space="0" w:color="auto"/>
          </w:divBdr>
        </w:div>
        <w:div w:id="2114325023">
          <w:marLeft w:val="640"/>
          <w:marRight w:val="0"/>
          <w:marTop w:val="0"/>
          <w:marBottom w:val="0"/>
          <w:divBdr>
            <w:top w:val="none" w:sz="0" w:space="0" w:color="auto"/>
            <w:left w:val="none" w:sz="0" w:space="0" w:color="auto"/>
            <w:bottom w:val="none" w:sz="0" w:space="0" w:color="auto"/>
            <w:right w:val="none" w:sz="0" w:space="0" w:color="auto"/>
          </w:divBdr>
        </w:div>
        <w:div w:id="1197886480">
          <w:marLeft w:val="640"/>
          <w:marRight w:val="0"/>
          <w:marTop w:val="0"/>
          <w:marBottom w:val="0"/>
          <w:divBdr>
            <w:top w:val="none" w:sz="0" w:space="0" w:color="auto"/>
            <w:left w:val="none" w:sz="0" w:space="0" w:color="auto"/>
            <w:bottom w:val="none" w:sz="0" w:space="0" w:color="auto"/>
            <w:right w:val="none" w:sz="0" w:space="0" w:color="auto"/>
          </w:divBdr>
        </w:div>
        <w:div w:id="753088228">
          <w:marLeft w:val="640"/>
          <w:marRight w:val="0"/>
          <w:marTop w:val="0"/>
          <w:marBottom w:val="0"/>
          <w:divBdr>
            <w:top w:val="none" w:sz="0" w:space="0" w:color="auto"/>
            <w:left w:val="none" w:sz="0" w:space="0" w:color="auto"/>
            <w:bottom w:val="none" w:sz="0" w:space="0" w:color="auto"/>
            <w:right w:val="none" w:sz="0" w:space="0" w:color="auto"/>
          </w:divBdr>
        </w:div>
        <w:div w:id="1739011257">
          <w:marLeft w:val="640"/>
          <w:marRight w:val="0"/>
          <w:marTop w:val="0"/>
          <w:marBottom w:val="0"/>
          <w:divBdr>
            <w:top w:val="none" w:sz="0" w:space="0" w:color="auto"/>
            <w:left w:val="none" w:sz="0" w:space="0" w:color="auto"/>
            <w:bottom w:val="none" w:sz="0" w:space="0" w:color="auto"/>
            <w:right w:val="none" w:sz="0" w:space="0" w:color="auto"/>
          </w:divBdr>
        </w:div>
        <w:div w:id="944846291">
          <w:marLeft w:val="640"/>
          <w:marRight w:val="0"/>
          <w:marTop w:val="0"/>
          <w:marBottom w:val="0"/>
          <w:divBdr>
            <w:top w:val="none" w:sz="0" w:space="0" w:color="auto"/>
            <w:left w:val="none" w:sz="0" w:space="0" w:color="auto"/>
            <w:bottom w:val="none" w:sz="0" w:space="0" w:color="auto"/>
            <w:right w:val="none" w:sz="0" w:space="0" w:color="auto"/>
          </w:divBdr>
        </w:div>
        <w:div w:id="1777092901">
          <w:marLeft w:val="640"/>
          <w:marRight w:val="0"/>
          <w:marTop w:val="0"/>
          <w:marBottom w:val="0"/>
          <w:divBdr>
            <w:top w:val="none" w:sz="0" w:space="0" w:color="auto"/>
            <w:left w:val="none" w:sz="0" w:space="0" w:color="auto"/>
            <w:bottom w:val="none" w:sz="0" w:space="0" w:color="auto"/>
            <w:right w:val="none" w:sz="0" w:space="0" w:color="auto"/>
          </w:divBdr>
        </w:div>
        <w:div w:id="1075856355">
          <w:marLeft w:val="640"/>
          <w:marRight w:val="0"/>
          <w:marTop w:val="0"/>
          <w:marBottom w:val="0"/>
          <w:divBdr>
            <w:top w:val="none" w:sz="0" w:space="0" w:color="auto"/>
            <w:left w:val="none" w:sz="0" w:space="0" w:color="auto"/>
            <w:bottom w:val="none" w:sz="0" w:space="0" w:color="auto"/>
            <w:right w:val="none" w:sz="0" w:space="0" w:color="auto"/>
          </w:divBdr>
        </w:div>
        <w:div w:id="60564042">
          <w:marLeft w:val="640"/>
          <w:marRight w:val="0"/>
          <w:marTop w:val="0"/>
          <w:marBottom w:val="0"/>
          <w:divBdr>
            <w:top w:val="none" w:sz="0" w:space="0" w:color="auto"/>
            <w:left w:val="none" w:sz="0" w:space="0" w:color="auto"/>
            <w:bottom w:val="none" w:sz="0" w:space="0" w:color="auto"/>
            <w:right w:val="none" w:sz="0" w:space="0" w:color="auto"/>
          </w:divBdr>
        </w:div>
        <w:div w:id="120541727">
          <w:marLeft w:val="640"/>
          <w:marRight w:val="0"/>
          <w:marTop w:val="0"/>
          <w:marBottom w:val="0"/>
          <w:divBdr>
            <w:top w:val="none" w:sz="0" w:space="0" w:color="auto"/>
            <w:left w:val="none" w:sz="0" w:space="0" w:color="auto"/>
            <w:bottom w:val="none" w:sz="0" w:space="0" w:color="auto"/>
            <w:right w:val="none" w:sz="0" w:space="0" w:color="auto"/>
          </w:divBdr>
        </w:div>
        <w:div w:id="294411518">
          <w:marLeft w:val="640"/>
          <w:marRight w:val="0"/>
          <w:marTop w:val="0"/>
          <w:marBottom w:val="0"/>
          <w:divBdr>
            <w:top w:val="none" w:sz="0" w:space="0" w:color="auto"/>
            <w:left w:val="none" w:sz="0" w:space="0" w:color="auto"/>
            <w:bottom w:val="none" w:sz="0" w:space="0" w:color="auto"/>
            <w:right w:val="none" w:sz="0" w:space="0" w:color="auto"/>
          </w:divBdr>
        </w:div>
        <w:div w:id="324405658">
          <w:marLeft w:val="640"/>
          <w:marRight w:val="0"/>
          <w:marTop w:val="0"/>
          <w:marBottom w:val="0"/>
          <w:divBdr>
            <w:top w:val="none" w:sz="0" w:space="0" w:color="auto"/>
            <w:left w:val="none" w:sz="0" w:space="0" w:color="auto"/>
            <w:bottom w:val="none" w:sz="0" w:space="0" w:color="auto"/>
            <w:right w:val="none" w:sz="0" w:space="0" w:color="auto"/>
          </w:divBdr>
        </w:div>
        <w:div w:id="1927104085">
          <w:marLeft w:val="640"/>
          <w:marRight w:val="0"/>
          <w:marTop w:val="0"/>
          <w:marBottom w:val="0"/>
          <w:divBdr>
            <w:top w:val="none" w:sz="0" w:space="0" w:color="auto"/>
            <w:left w:val="none" w:sz="0" w:space="0" w:color="auto"/>
            <w:bottom w:val="none" w:sz="0" w:space="0" w:color="auto"/>
            <w:right w:val="none" w:sz="0" w:space="0" w:color="auto"/>
          </w:divBdr>
        </w:div>
        <w:div w:id="1222717700">
          <w:marLeft w:val="640"/>
          <w:marRight w:val="0"/>
          <w:marTop w:val="0"/>
          <w:marBottom w:val="0"/>
          <w:divBdr>
            <w:top w:val="none" w:sz="0" w:space="0" w:color="auto"/>
            <w:left w:val="none" w:sz="0" w:space="0" w:color="auto"/>
            <w:bottom w:val="none" w:sz="0" w:space="0" w:color="auto"/>
            <w:right w:val="none" w:sz="0" w:space="0" w:color="auto"/>
          </w:divBdr>
        </w:div>
        <w:div w:id="55251316">
          <w:marLeft w:val="640"/>
          <w:marRight w:val="0"/>
          <w:marTop w:val="0"/>
          <w:marBottom w:val="0"/>
          <w:divBdr>
            <w:top w:val="none" w:sz="0" w:space="0" w:color="auto"/>
            <w:left w:val="none" w:sz="0" w:space="0" w:color="auto"/>
            <w:bottom w:val="none" w:sz="0" w:space="0" w:color="auto"/>
            <w:right w:val="none" w:sz="0" w:space="0" w:color="auto"/>
          </w:divBdr>
        </w:div>
        <w:div w:id="270406280">
          <w:marLeft w:val="640"/>
          <w:marRight w:val="0"/>
          <w:marTop w:val="0"/>
          <w:marBottom w:val="0"/>
          <w:divBdr>
            <w:top w:val="none" w:sz="0" w:space="0" w:color="auto"/>
            <w:left w:val="none" w:sz="0" w:space="0" w:color="auto"/>
            <w:bottom w:val="none" w:sz="0" w:space="0" w:color="auto"/>
            <w:right w:val="none" w:sz="0" w:space="0" w:color="auto"/>
          </w:divBdr>
        </w:div>
        <w:div w:id="1866863461">
          <w:marLeft w:val="640"/>
          <w:marRight w:val="0"/>
          <w:marTop w:val="0"/>
          <w:marBottom w:val="0"/>
          <w:divBdr>
            <w:top w:val="none" w:sz="0" w:space="0" w:color="auto"/>
            <w:left w:val="none" w:sz="0" w:space="0" w:color="auto"/>
            <w:bottom w:val="none" w:sz="0" w:space="0" w:color="auto"/>
            <w:right w:val="none" w:sz="0" w:space="0" w:color="auto"/>
          </w:divBdr>
        </w:div>
        <w:div w:id="599876127">
          <w:marLeft w:val="640"/>
          <w:marRight w:val="0"/>
          <w:marTop w:val="0"/>
          <w:marBottom w:val="0"/>
          <w:divBdr>
            <w:top w:val="none" w:sz="0" w:space="0" w:color="auto"/>
            <w:left w:val="none" w:sz="0" w:space="0" w:color="auto"/>
            <w:bottom w:val="none" w:sz="0" w:space="0" w:color="auto"/>
            <w:right w:val="none" w:sz="0" w:space="0" w:color="auto"/>
          </w:divBdr>
        </w:div>
        <w:div w:id="1947539001">
          <w:marLeft w:val="640"/>
          <w:marRight w:val="0"/>
          <w:marTop w:val="0"/>
          <w:marBottom w:val="0"/>
          <w:divBdr>
            <w:top w:val="none" w:sz="0" w:space="0" w:color="auto"/>
            <w:left w:val="none" w:sz="0" w:space="0" w:color="auto"/>
            <w:bottom w:val="none" w:sz="0" w:space="0" w:color="auto"/>
            <w:right w:val="none" w:sz="0" w:space="0" w:color="auto"/>
          </w:divBdr>
        </w:div>
        <w:div w:id="434402090">
          <w:marLeft w:val="640"/>
          <w:marRight w:val="0"/>
          <w:marTop w:val="0"/>
          <w:marBottom w:val="0"/>
          <w:divBdr>
            <w:top w:val="none" w:sz="0" w:space="0" w:color="auto"/>
            <w:left w:val="none" w:sz="0" w:space="0" w:color="auto"/>
            <w:bottom w:val="none" w:sz="0" w:space="0" w:color="auto"/>
            <w:right w:val="none" w:sz="0" w:space="0" w:color="auto"/>
          </w:divBdr>
        </w:div>
        <w:div w:id="1329283146">
          <w:marLeft w:val="640"/>
          <w:marRight w:val="0"/>
          <w:marTop w:val="0"/>
          <w:marBottom w:val="0"/>
          <w:divBdr>
            <w:top w:val="none" w:sz="0" w:space="0" w:color="auto"/>
            <w:left w:val="none" w:sz="0" w:space="0" w:color="auto"/>
            <w:bottom w:val="none" w:sz="0" w:space="0" w:color="auto"/>
            <w:right w:val="none" w:sz="0" w:space="0" w:color="auto"/>
          </w:divBdr>
        </w:div>
        <w:div w:id="1984696794">
          <w:marLeft w:val="640"/>
          <w:marRight w:val="0"/>
          <w:marTop w:val="0"/>
          <w:marBottom w:val="0"/>
          <w:divBdr>
            <w:top w:val="none" w:sz="0" w:space="0" w:color="auto"/>
            <w:left w:val="none" w:sz="0" w:space="0" w:color="auto"/>
            <w:bottom w:val="none" w:sz="0" w:space="0" w:color="auto"/>
            <w:right w:val="none" w:sz="0" w:space="0" w:color="auto"/>
          </w:divBdr>
        </w:div>
        <w:div w:id="1713378389">
          <w:marLeft w:val="640"/>
          <w:marRight w:val="0"/>
          <w:marTop w:val="0"/>
          <w:marBottom w:val="0"/>
          <w:divBdr>
            <w:top w:val="none" w:sz="0" w:space="0" w:color="auto"/>
            <w:left w:val="none" w:sz="0" w:space="0" w:color="auto"/>
            <w:bottom w:val="none" w:sz="0" w:space="0" w:color="auto"/>
            <w:right w:val="none" w:sz="0" w:space="0" w:color="auto"/>
          </w:divBdr>
        </w:div>
        <w:div w:id="344291266">
          <w:marLeft w:val="640"/>
          <w:marRight w:val="0"/>
          <w:marTop w:val="0"/>
          <w:marBottom w:val="0"/>
          <w:divBdr>
            <w:top w:val="none" w:sz="0" w:space="0" w:color="auto"/>
            <w:left w:val="none" w:sz="0" w:space="0" w:color="auto"/>
            <w:bottom w:val="none" w:sz="0" w:space="0" w:color="auto"/>
            <w:right w:val="none" w:sz="0" w:space="0" w:color="auto"/>
          </w:divBdr>
        </w:div>
        <w:div w:id="36587141">
          <w:marLeft w:val="640"/>
          <w:marRight w:val="0"/>
          <w:marTop w:val="0"/>
          <w:marBottom w:val="0"/>
          <w:divBdr>
            <w:top w:val="none" w:sz="0" w:space="0" w:color="auto"/>
            <w:left w:val="none" w:sz="0" w:space="0" w:color="auto"/>
            <w:bottom w:val="none" w:sz="0" w:space="0" w:color="auto"/>
            <w:right w:val="none" w:sz="0" w:space="0" w:color="auto"/>
          </w:divBdr>
        </w:div>
        <w:div w:id="1956211562">
          <w:marLeft w:val="640"/>
          <w:marRight w:val="0"/>
          <w:marTop w:val="0"/>
          <w:marBottom w:val="0"/>
          <w:divBdr>
            <w:top w:val="none" w:sz="0" w:space="0" w:color="auto"/>
            <w:left w:val="none" w:sz="0" w:space="0" w:color="auto"/>
            <w:bottom w:val="none" w:sz="0" w:space="0" w:color="auto"/>
            <w:right w:val="none" w:sz="0" w:space="0" w:color="auto"/>
          </w:divBdr>
        </w:div>
        <w:div w:id="1703286263">
          <w:marLeft w:val="640"/>
          <w:marRight w:val="0"/>
          <w:marTop w:val="0"/>
          <w:marBottom w:val="0"/>
          <w:divBdr>
            <w:top w:val="none" w:sz="0" w:space="0" w:color="auto"/>
            <w:left w:val="none" w:sz="0" w:space="0" w:color="auto"/>
            <w:bottom w:val="none" w:sz="0" w:space="0" w:color="auto"/>
            <w:right w:val="none" w:sz="0" w:space="0" w:color="auto"/>
          </w:divBdr>
        </w:div>
        <w:div w:id="786193545">
          <w:marLeft w:val="640"/>
          <w:marRight w:val="0"/>
          <w:marTop w:val="0"/>
          <w:marBottom w:val="0"/>
          <w:divBdr>
            <w:top w:val="none" w:sz="0" w:space="0" w:color="auto"/>
            <w:left w:val="none" w:sz="0" w:space="0" w:color="auto"/>
            <w:bottom w:val="none" w:sz="0" w:space="0" w:color="auto"/>
            <w:right w:val="none" w:sz="0" w:space="0" w:color="auto"/>
          </w:divBdr>
        </w:div>
        <w:div w:id="486364429">
          <w:marLeft w:val="640"/>
          <w:marRight w:val="0"/>
          <w:marTop w:val="0"/>
          <w:marBottom w:val="0"/>
          <w:divBdr>
            <w:top w:val="none" w:sz="0" w:space="0" w:color="auto"/>
            <w:left w:val="none" w:sz="0" w:space="0" w:color="auto"/>
            <w:bottom w:val="none" w:sz="0" w:space="0" w:color="auto"/>
            <w:right w:val="none" w:sz="0" w:space="0" w:color="auto"/>
          </w:divBdr>
        </w:div>
        <w:div w:id="1973707460">
          <w:marLeft w:val="640"/>
          <w:marRight w:val="0"/>
          <w:marTop w:val="0"/>
          <w:marBottom w:val="0"/>
          <w:divBdr>
            <w:top w:val="none" w:sz="0" w:space="0" w:color="auto"/>
            <w:left w:val="none" w:sz="0" w:space="0" w:color="auto"/>
            <w:bottom w:val="none" w:sz="0" w:space="0" w:color="auto"/>
            <w:right w:val="none" w:sz="0" w:space="0" w:color="auto"/>
          </w:divBdr>
        </w:div>
        <w:div w:id="428235921">
          <w:marLeft w:val="640"/>
          <w:marRight w:val="0"/>
          <w:marTop w:val="0"/>
          <w:marBottom w:val="0"/>
          <w:divBdr>
            <w:top w:val="none" w:sz="0" w:space="0" w:color="auto"/>
            <w:left w:val="none" w:sz="0" w:space="0" w:color="auto"/>
            <w:bottom w:val="none" w:sz="0" w:space="0" w:color="auto"/>
            <w:right w:val="none" w:sz="0" w:space="0" w:color="auto"/>
          </w:divBdr>
        </w:div>
        <w:div w:id="1052967937">
          <w:marLeft w:val="640"/>
          <w:marRight w:val="0"/>
          <w:marTop w:val="0"/>
          <w:marBottom w:val="0"/>
          <w:divBdr>
            <w:top w:val="none" w:sz="0" w:space="0" w:color="auto"/>
            <w:left w:val="none" w:sz="0" w:space="0" w:color="auto"/>
            <w:bottom w:val="none" w:sz="0" w:space="0" w:color="auto"/>
            <w:right w:val="none" w:sz="0" w:space="0" w:color="auto"/>
          </w:divBdr>
        </w:div>
        <w:div w:id="412556621">
          <w:marLeft w:val="640"/>
          <w:marRight w:val="0"/>
          <w:marTop w:val="0"/>
          <w:marBottom w:val="0"/>
          <w:divBdr>
            <w:top w:val="none" w:sz="0" w:space="0" w:color="auto"/>
            <w:left w:val="none" w:sz="0" w:space="0" w:color="auto"/>
            <w:bottom w:val="none" w:sz="0" w:space="0" w:color="auto"/>
            <w:right w:val="none" w:sz="0" w:space="0" w:color="auto"/>
          </w:divBdr>
        </w:div>
        <w:div w:id="849296299">
          <w:marLeft w:val="640"/>
          <w:marRight w:val="0"/>
          <w:marTop w:val="0"/>
          <w:marBottom w:val="0"/>
          <w:divBdr>
            <w:top w:val="none" w:sz="0" w:space="0" w:color="auto"/>
            <w:left w:val="none" w:sz="0" w:space="0" w:color="auto"/>
            <w:bottom w:val="none" w:sz="0" w:space="0" w:color="auto"/>
            <w:right w:val="none" w:sz="0" w:space="0" w:color="auto"/>
          </w:divBdr>
        </w:div>
        <w:div w:id="416755721">
          <w:marLeft w:val="640"/>
          <w:marRight w:val="0"/>
          <w:marTop w:val="0"/>
          <w:marBottom w:val="0"/>
          <w:divBdr>
            <w:top w:val="none" w:sz="0" w:space="0" w:color="auto"/>
            <w:left w:val="none" w:sz="0" w:space="0" w:color="auto"/>
            <w:bottom w:val="none" w:sz="0" w:space="0" w:color="auto"/>
            <w:right w:val="none" w:sz="0" w:space="0" w:color="auto"/>
          </w:divBdr>
        </w:div>
        <w:div w:id="1647584465">
          <w:marLeft w:val="640"/>
          <w:marRight w:val="0"/>
          <w:marTop w:val="0"/>
          <w:marBottom w:val="0"/>
          <w:divBdr>
            <w:top w:val="none" w:sz="0" w:space="0" w:color="auto"/>
            <w:left w:val="none" w:sz="0" w:space="0" w:color="auto"/>
            <w:bottom w:val="none" w:sz="0" w:space="0" w:color="auto"/>
            <w:right w:val="none" w:sz="0" w:space="0" w:color="auto"/>
          </w:divBdr>
        </w:div>
        <w:div w:id="2127309415">
          <w:marLeft w:val="640"/>
          <w:marRight w:val="0"/>
          <w:marTop w:val="0"/>
          <w:marBottom w:val="0"/>
          <w:divBdr>
            <w:top w:val="none" w:sz="0" w:space="0" w:color="auto"/>
            <w:left w:val="none" w:sz="0" w:space="0" w:color="auto"/>
            <w:bottom w:val="none" w:sz="0" w:space="0" w:color="auto"/>
            <w:right w:val="none" w:sz="0" w:space="0" w:color="auto"/>
          </w:divBdr>
        </w:div>
        <w:div w:id="950093697">
          <w:marLeft w:val="640"/>
          <w:marRight w:val="0"/>
          <w:marTop w:val="0"/>
          <w:marBottom w:val="0"/>
          <w:divBdr>
            <w:top w:val="none" w:sz="0" w:space="0" w:color="auto"/>
            <w:left w:val="none" w:sz="0" w:space="0" w:color="auto"/>
            <w:bottom w:val="none" w:sz="0" w:space="0" w:color="auto"/>
            <w:right w:val="none" w:sz="0" w:space="0" w:color="auto"/>
          </w:divBdr>
        </w:div>
        <w:div w:id="734281665">
          <w:marLeft w:val="640"/>
          <w:marRight w:val="0"/>
          <w:marTop w:val="0"/>
          <w:marBottom w:val="0"/>
          <w:divBdr>
            <w:top w:val="none" w:sz="0" w:space="0" w:color="auto"/>
            <w:left w:val="none" w:sz="0" w:space="0" w:color="auto"/>
            <w:bottom w:val="none" w:sz="0" w:space="0" w:color="auto"/>
            <w:right w:val="none" w:sz="0" w:space="0" w:color="auto"/>
          </w:divBdr>
        </w:div>
        <w:div w:id="1807163491">
          <w:marLeft w:val="640"/>
          <w:marRight w:val="0"/>
          <w:marTop w:val="0"/>
          <w:marBottom w:val="0"/>
          <w:divBdr>
            <w:top w:val="none" w:sz="0" w:space="0" w:color="auto"/>
            <w:left w:val="none" w:sz="0" w:space="0" w:color="auto"/>
            <w:bottom w:val="none" w:sz="0" w:space="0" w:color="auto"/>
            <w:right w:val="none" w:sz="0" w:space="0" w:color="auto"/>
          </w:divBdr>
        </w:div>
        <w:div w:id="1975865721">
          <w:marLeft w:val="640"/>
          <w:marRight w:val="0"/>
          <w:marTop w:val="0"/>
          <w:marBottom w:val="0"/>
          <w:divBdr>
            <w:top w:val="none" w:sz="0" w:space="0" w:color="auto"/>
            <w:left w:val="none" w:sz="0" w:space="0" w:color="auto"/>
            <w:bottom w:val="none" w:sz="0" w:space="0" w:color="auto"/>
            <w:right w:val="none" w:sz="0" w:space="0" w:color="auto"/>
          </w:divBdr>
        </w:div>
        <w:div w:id="883098358">
          <w:marLeft w:val="640"/>
          <w:marRight w:val="0"/>
          <w:marTop w:val="0"/>
          <w:marBottom w:val="0"/>
          <w:divBdr>
            <w:top w:val="none" w:sz="0" w:space="0" w:color="auto"/>
            <w:left w:val="none" w:sz="0" w:space="0" w:color="auto"/>
            <w:bottom w:val="none" w:sz="0" w:space="0" w:color="auto"/>
            <w:right w:val="none" w:sz="0" w:space="0" w:color="auto"/>
          </w:divBdr>
        </w:div>
        <w:div w:id="626155809">
          <w:marLeft w:val="640"/>
          <w:marRight w:val="0"/>
          <w:marTop w:val="0"/>
          <w:marBottom w:val="0"/>
          <w:divBdr>
            <w:top w:val="none" w:sz="0" w:space="0" w:color="auto"/>
            <w:left w:val="none" w:sz="0" w:space="0" w:color="auto"/>
            <w:bottom w:val="none" w:sz="0" w:space="0" w:color="auto"/>
            <w:right w:val="none" w:sz="0" w:space="0" w:color="auto"/>
          </w:divBdr>
        </w:div>
        <w:div w:id="1639338839">
          <w:marLeft w:val="640"/>
          <w:marRight w:val="0"/>
          <w:marTop w:val="0"/>
          <w:marBottom w:val="0"/>
          <w:divBdr>
            <w:top w:val="none" w:sz="0" w:space="0" w:color="auto"/>
            <w:left w:val="none" w:sz="0" w:space="0" w:color="auto"/>
            <w:bottom w:val="none" w:sz="0" w:space="0" w:color="auto"/>
            <w:right w:val="none" w:sz="0" w:space="0" w:color="auto"/>
          </w:divBdr>
        </w:div>
        <w:div w:id="1471291149">
          <w:marLeft w:val="640"/>
          <w:marRight w:val="0"/>
          <w:marTop w:val="0"/>
          <w:marBottom w:val="0"/>
          <w:divBdr>
            <w:top w:val="none" w:sz="0" w:space="0" w:color="auto"/>
            <w:left w:val="none" w:sz="0" w:space="0" w:color="auto"/>
            <w:bottom w:val="none" w:sz="0" w:space="0" w:color="auto"/>
            <w:right w:val="none" w:sz="0" w:space="0" w:color="auto"/>
          </w:divBdr>
        </w:div>
        <w:div w:id="1197962386">
          <w:marLeft w:val="640"/>
          <w:marRight w:val="0"/>
          <w:marTop w:val="0"/>
          <w:marBottom w:val="0"/>
          <w:divBdr>
            <w:top w:val="none" w:sz="0" w:space="0" w:color="auto"/>
            <w:left w:val="none" w:sz="0" w:space="0" w:color="auto"/>
            <w:bottom w:val="none" w:sz="0" w:space="0" w:color="auto"/>
            <w:right w:val="none" w:sz="0" w:space="0" w:color="auto"/>
          </w:divBdr>
        </w:div>
        <w:div w:id="539243204">
          <w:marLeft w:val="640"/>
          <w:marRight w:val="0"/>
          <w:marTop w:val="0"/>
          <w:marBottom w:val="0"/>
          <w:divBdr>
            <w:top w:val="none" w:sz="0" w:space="0" w:color="auto"/>
            <w:left w:val="none" w:sz="0" w:space="0" w:color="auto"/>
            <w:bottom w:val="none" w:sz="0" w:space="0" w:color="auto"/>
            <w:right w:val="none" w:sz="0" w:space="0" w:color="auto"/>
          </w:divBdr>
        </w:div>
        <w:div w:id="744299251">
          <w:marLeft w:val="640"/>
          <w:marRight w:val="0"/>
          <w:marTop w:val="0"/>
          <w:marBottom w:val="0"/>
          <w:divBdr>
            <w:top w:val="none" w:sz="0" w:space="0" w:color="auto"/>
            <w:left w:val="none" w:sz="0" w:space="0" w:color="auto"/>
            <w:bottom w:val="none" w:sz="0" w:space="0" w:color="auto"/>
            <w:right w:val="none" w:sz="0" w:space="0" w:color="auto"/>
          </w:divBdr>
        </w:div>
        <w:div w:id="2109160037">
          <w:marLeft w:val="640"/>
          <w:marRight w:val="0"/>
          <w:marTop w:val="0"/>
          <w:marBottom w:val="0"/>
          <w:divBdr>
            <w:top w:val="none" w:sz="0" w:space="0" w:color="auto"/>
            <w:left w:val="none" w:sz="0" w:space="0" w:color="auto"/>
            <w:bottom w:val="none" w:sz="0" w:space="0" w:color="auto"/>
            <w:right w:val="none" w:sz="0" w:space="0" w:color="auto"/>
          </w:divBdr>
        </w:div>
        <w:div w:id="1120566030">
          <w:marLeft w:val="640"/>
          <w:marRight w:val="0"/>
          <w:marTop w:val="0"/>
          <w:marBottom w:val="0"/>
          <w:divBdr>
            <w:top w:val="none" w:sz="0" w:space="0" w:color="auto"/>
            <w:left w:val="none" w:sz="0" w:space="0" w:color="auto"/>
            <w:bottom w:val="none" w:sz="0" w:space="0" w:color="auto"/>
            <w:right w:val="none" w:sz="0" w:space="0" w:color="auto"/>
          </w:divBdr>
        </w:div>
        <w:div w:id="2014335683">
          <w:marLeft w:val="640"/>
          <w:marRight w:val="0"/>
          <w:marTop w:val="0"/>
          <w:marBottom w:val="0"/>
          <w:divBdr>
            <w:top w:val="none" w:sz="0" w:space="0" w:color="auto"/>
            <w:left w:val="none" w:sz="0" w:space="0" w:color="auto"/>
            <w:bottom w:val="none" w:sz="0" w:space="0" w:color="auto"/>
            <w:right w:val="none" w:sz="0" w:space="0" w:color="auto"/>
          </w:divBdr>
        </w:div>
        <w:div w:id="888421060">
          <w:marLeft w:val="640"/>
          <w:marRight w:val="0"/>
          <w:marTop w:val="0"/>
          <w:marBottom w:val="0"/>
          <w:divBdr>
            <w:top w:val="none" w:sz="0" w:space="0" w:color="auto"/>
            <w:left w:val="none" w:sz="0" w:space="0" w:color="auto"/>
            <w:bottom w:val="none" w:sz="0" w:space="0" w:color="auto"/>
            <w:right w:val="none" w:sz="0" w:space="0" w:color="auto"/>
          </w:divBdr>
        </w:div>
        <w:div w:id="301227939">
          <w:marLeft w:val="640"/>
          <w:marRight w:val="0"/>
          <w:marTop w:val="0"/>
          <w:marBottom w:val="0"/>
          <w:divBdr>
            <w:top w:val="none" w:sz="0" w:space="0" w:color="auto"/>
            <w:left w:val="none" w:sz="0" w:space="0" w:color="auto"/>
            <w:bottom w:val="none" w:sz="0" w:space="0" w:color="auto"/>
            <w:right w:val="none" w:sz="0" w:space="0" w:color="auto"/>
          </w:divBdr>
        </w:div>
        <w:div w:id="557863664">
          <w:marLeft w:val="640"/>
          <w:marRight w:val="0"/>
          <w:marTop w:val="0"/>
          <w:marBottom w:val="0"/>
          <w:divBdr>
            <w:top w:val="none" w:sz="0" w:space="0" w:color="auto"/>
            <w:left w:val="none" w:sz="0" w:space="0" w:color="auto"/>
            <w:bottom w:val="none" w:sz="0" w:space="0" w:color="auto"/>
            <w:right w:val="none" w:sz="0" w:space="0" w:color="auto"/>
          </w:divBdr>
        </w:div>
        <w:div w:id="1777752927">
          <w:marLeft w:val="640"/>
          <w:marRight w:val="0"/>
          <w:marTop w:val="0"/>
          <w:marBottom w:val="0"/>
          <w:divBdr>
            <w:top w:val="none" w:sz="0" w:space="0" w:color="auto"/>
            <w:left w:val="none" w:sz="0" w:space="0" w:color="auto"/>
            <w:bottom w:val="none" w:sz="0" w:space="0" w:color="auto"/>
            <w:right w:val="none" w:sz="0" w:space="0" w:color="auto"/>
          </w:divBdr>
        </w:div>
        <w:div w:id="1980645960">
          <w:marLeft w:val="640"/>
          <w:marRight w:val="0"/>
          <w:marTop w:val="0"/>
          <w:marBottom w:val="0"/>
          <w:divBdr>
            <w:top w:val="none" w:sz="0" w:space="0" w:color="auto"/>
            <w:left w:val="none" w:sz="0" w:space="0" w:color="auto"/>
            <w:bottom w:val="none" w:sz="0" w:space="0" w:color="auto"/>
            <w:right w:val="none" w:sz="0" w:space="0" w:color="auto"/>
          </w:divBdr>
        </w:div>
        <w:div w:id="1532496566">
          <w:marLeft w:val="640"/>
          <w:marRight w:val="0"/>
          <w:marTop w:val="0"/>
          <w:marBottom w:val="0"/>
          <w:divBdr>
            <w:top w:val="none" w:sz="0" w:space="0" w:color="auto"/>
            <w:left w:val="none" w:sz="0" w:space="0" w:color="auto"/>
            <w:bottom w:val="none" w:sz="0" w:space="0" w:color="auto"/>
            <w:right w:val="none" w:sz="0" w:space="0" w:color="auto"/>
          </w:divBdr>
        </w:div>
        <w:div w:id="9141245">
          <w:marLeft w:val="640"/>
          <w:marRight w:val="0"/>
          <w:marTop w:val="0"/>
          <w:marBottom w:val="0"/>
          <w:divBdr>
            <w:top w:val="none" w:sz="0" w:space="0" w:color="auto"/>
            <w:left w:val="none" w:sz="0" w:space="0" w:color="auto"/>
            <w:bottom w:val="none" w:sz="0" w:space="0" w:color="auto"/>
            <w:right w:val="none" w:sz="0" w:space="0" w:color="auto"/>
          </w:divBdr>
        </w:div>
        <w:div w:id="982390531">
          <w:marLeft w:val="640"/>
          <w:marRight w:val="0"/>
          <w:marTop w:val="0"/>
          <w:marBottom w:val="0"/>
          <w:divBdr>
            <w:top w:val="none" w:sz="0" w:space="0" w:color="auto"/>
            <w:left w:val="none" w:sz="0" w:space="0" w:color="auto"/>
            <w:bottom w:val="none" w:sz="0" w:space="0" w:color="auto"/>
            <w:right w:val="none" w:sz="0" w:space="0" w:color="auto"/>
          </w:divBdr>
        </w:div>
        <w:div w:id="1526862633">
          <w:marLeft w:val="640"/>
          <w:marRight w:val="0"/>
          <w:marTop w:val="0"/>
          <w:marBottom w:val="0"/>
          <w:divBdr>
            <w:top w:val="none" w:sz="0" w:space="0" w:color="auto"/>
            <w:left w:val="none" w:sz="0" w:space="0" w:color="auto"/>
            <w:bottom w:val="none" w:sz="0" w:space="0" w:color="auto"/>
            <w:right w:val="none" w:sz="0" w:space="0" w:color="auto"/>
          </w:divBdr>
        </w:div>
        <w:div w:id="564532701">
          <w:marLeft w:val="640"/>
          <w:marRight w:val="0"/>
          <w:marTop w:val="0"/>
          <w:marBottom w:val="0"/>
          <w:divBdr>
            <w:top w:val="none" w:sz="0" w:space="0" w:color="auto"/>
            <w:left w:val="none" w:sz="0" w:space="0" w:color="auto"/>
            <w:bottom w:val="none" w:sz="0" w:space="0" w:color="auto"/>
            <w:right w:val="none" w:sz="0" w:space="0" w:color="auto"/>
          </w:divBdr>
        </w:div>
        <w:div w:id="1103651464">
          <w:marLeft w:val="640"/>
          <w:marRight w:val="0"/>
          <w:marTop w:val="0"/>
          <w:marBottom w:val="0"/>
          <w:divBdr>
            <w:top w:val="none" w:sz="0" w:space="0" w:color="auto"/>
            <w:left w:val="none" w:sz="0" w:space="0" w:color="auto"/>
            <w:bottom w:val="none" w:sz="0" w:space="0" w:color="auto"/>
            <w:right w:val="none" w:sz="0" w:space="0" w:color="auto"/>
          </w:divBdr>
        </w:div>
        <w:div w:id="603802778">
          <w:marLeft w:val="640"/>
          <w:marRight w:val="0"/>
          <w:marTop w:val="0"/>
          <w:marBottom w:val="0"/>
          <w:divBdr>
            <w:top w:val="none" w:sz="0" w:space="0" w:color="auto"/>
            <w:left w:val="none" w:sz="0" w:space="0" w:color="auto"/>
            <w:bottom w:val="none" w:sz="0" w:space="0" w:color="auto"/>
            <w:right w:val="none" w:sz="0" w:space="0" w:color="auto"/>
          </w:divBdr>
        </w:div>
        <w:div w:id="1349211554">
          <w:marLeft w:val="640"/>
          <w:marRight w:val="0"/>
          <w:marTop w:val="0"/>
          <w:marBottom w:val="0"/>
          <w:divBdr>
            <w:top w:val="none" w:sz="0" w:space="0" w:color="auto"/>
            <w:left w:val="none" w:sz="0" w:space="0" w:color="auto"/>
            <w:bottom w:val="none" w:sz="0" w:space="0" w:color="auto"/>
            <w:right w:val="none" w:sz="0" w:space="0" w:color="auto"/>
          </w:divBdr>
        </w:div>
        <w:div w:id="1308819920">
          <w:marLeft w:val="640"/>
          <w:marRight w:val="0"/>
          <w:marTop w:val="0"/>
          <w:marBottom w:val="0"/>
          <w:divBdr>
            <w:top w:val="none" w:sz="0" w:space="0" w:color="auto"/>
            <w:left w:val="none" w:sz="0" w:space="0" w:color="auto"/>
            <w:bottom w:val="none" w:sz="0" w:space="0" w:color="auto"/>
            <w:right w:val="none" w:sz="0" w:space="0" w:color="auto"/>
          </w:divBdr>
        </w:div>
        <w:div w:id="64836955">
          <w:marLeft w:val="640"/>
          <w:marRight w:val="0"/>
          <w:marTop w:val="0"/>
          <w:marBottom w:val="0"/>
          <w:divBdr>
            <w:top w:val="none" w:sz="0" w:space="0" w:color="auto"/>
            <w:left w:val="none" w:sz="0" w:space="0" w:color="auto"/>
            <w:bottom w:val="none" w:sz="0" w:space="0" w:color="auto"/>
            <w:right w:val="none" w:sz="0" w:space="0" w:color="auto"/>
          </w:divBdr>
        </w:div>
        <w:div w:id="941455515">
          <w:marLeft w:val="640"/>
          <w:marRight w:val="0"/>
          <w:marTop w:val="0"/>
          <w:marBottom w:val="0"/>
          <w:divBdr>
            <w:top w:val="none" w:sz="0" w:space="0" w:color="auto"/>
            <w:left w:val="none" w:sz="0" w:space="0" w:color="auto"/>
            <w:bottom w:val="none" w:sz="0" w:space="0" w:color="auto"/>
            <w:right w:val="none" w:sz="0" w:space="0" w:color="auto"/>
          </w:divBdr>
        </w:div>
        <w:div w:id="254753408">
          <w:marLeft w:val="640"/>
          <w:marRight w:val="0"/>
          <w:marTop w:val="0"/>
          <w:marBottom w:val="0"/>
          <w:divBdr>
            <w:top w:val="none" w:sz="0" w:space="0" w:color="auto"/>
            <w:left w:val="none" w:sz="0" w:space="0" w:color="auto"/>
            <w:bottom w:val="none" w:sz="0" w:space="0" w:color="auto"/>
            <w:right w:val="none" w:sz="0" w:space="0" w:color="auto"/>
          </w:divBdr>
        </w:div>
        <w:div w:id="1354569826">
          <w:marLeft w:val="640"/>
          <w:marRight w:val="0"/>
          <w:marTop w:val="0"/>
          <w:marBottom w:val="0"/>
          <w:divBdr>
            <w:top w:val="none" w:sz="0" w:space="0" w:color="auto"/>
            <w:left w:val="none" w:sz="0" w:space="0" w:color="auto"/>
            <w:bottom w:val="none" w:sz="0" w:space="0" w:color="auto"/>
            <w:right w:val="none" w:sz="0" w:space="0" w:color="auto"/>
          </w:divBdr>
        </w:div>
        <w:div w:id="104275533">
          <w:marLeft w:val="640"/>
          <w:marRight w:val="0"/>
          <w:marTop w:val="0"/>
          <w:marBottom w:val="0"/>
          <w:divBdr>
            <w:top w:val="none" w:sz="0" w:space="0" w:color="auto"/>
            <w:left w:val="none" w:sz="0" w:space="0" w:color="auto"/>
            <w:bottom w:val="none" w:sz="0" w:space="0" w:color="auto"/>
            <w:right w:val="none" w:sz="0" w:space="0" w:color="auto"/>
          </w:divBdr>
        </w:div>
        <w:div w:id="1903322160">
          <w:marLeft w:val="640"/>
          <w:marRight w:val="0"/>
          <w:marTop w:val="0"/>
          <w:marBottom w:val="0"/>
          <w:divBdr>
            <w:top w:val="none" w:sz="0" w:space="0" w:color="auto"/>
            <w:left w:val="none" w:sz="0" w:space="0" w:color="auto"/>
            <w:bottom w:val="none" w:sz="0" w:space="0" w:color="auto"/>
            <w:right w:val="none" w:sz="0" w:space="0" w:color="auto"/>
          </w:divBdr>
        </w:div>
        <w:div w:id="746463332">
          <w:marLeft w:val="640"/>
          <w:marRight w:val="0"/>
          <w:marTop w:val="0"/>
          <w:marBottom w:val="0"/>
          <w:divBdr>
            <w:top w:val="none" w:sz="0" w:space="0" w:color="auto"/>
            <w:left w:val="none" w:sz="0" w:space="0" w:color="auto"/>
            <w:bottom w:val="none" w:sz="0" w:space="0" w:color="auto"/>
            <w:right w:val="none" w:sz="0" w:space="0" w:color="auto"/>
          </w:divBdr>
        </w:div>
      </w:divsChild>
    </w:div>
    <w:div w:id="993098843">
      <w:bodyDiv w:val="1"/>
      <w:marLeft w:val="0"/>
      <w:marRight w:val="0"/>
      <w:marTop w:val="0"/>
      <w:marBottom w:val="0"/>
      <w:divBdr>
        <w:top w:val="none" w:sz="0" w:space="0" w:color="auto"/>
        <w:left w:val="none" w:sz="0" w:space="0" w:color="auto"/>
        <w:bottom w:val="none" w:sz="0" w:space="0" w:color="auto"/>
        <w:right w:val="none" w:sz="0" w:space="0" w:color="auto"/>
      </w:divBdr>
      <w:divsChild>
        <w:div w:id="2074500391">
          <w:marLeft w:val="0"/>
          <w:marRight w:val="0"/>
          <w:marTop w:val="0"/>
          <w:marBottom w:val="0"/>
          <w:divBdr>
            <w:top w:val="none" w:sz="0" w:space="0" w:color="auto"/>
            <w:left w:val="none" w:sz="0" w:space="0" w:color="auto"/>
            <w:bottom w:val="none" w:sz="0" w:space="0" w:color="auto"/>
            <w:right w:val="none" w:sz="0" w:space="0" w:color="auto"/>
          </w:divBdr>
        </w:div>
      </w:divsChild>
    </w:div>
    <w:div w:id="993143739">
      <w:bodyDiv w:val="1"/>
      <w:marLeft w:val="0"/>
      <w:marRight w:val="0"/>
      <w:marTop w:val="0"/>
      <w:marBottom w:val="0"/>
      <w:divBdr>
        <w:top w:val="none" w:sz="0" w:space="0" w:color="auto"/>
        <w:left w:val="none" w:sz="0" w:space="0" w:color="auto"/>
        <w:bottom w:val="none" w:sz="0" w:space="0" w:color="auto"/>
        <w:right w:val="none" w:sz="0" w:space="0" w:color="auto"/>
      </w:divBdr>
    </w:div>
    <w:div w:id="995035305">
      <w:bodyDiv w:val="1"/>
      <w:marLeft w:val="0"/>
      <w:marRight w:val="0"/>
      <w:marTop w:val="0"/>
      <w:marBottom w:val="0"/>
      <w:divBdr>
        <w:top w:val="none" w:sz="0" w:space="0" w:color="auto"/>
        <w:left w:val="none" w:sz="0" w:space="0" w:color="auto"/>
        <w:bottom w:val="none" w:sz="0" w:space="0" w:color="auto"/>
        <w:right w:val="none" w:sz="0" w:space="0" w:color="auto"/>
      </w:divBdr>
    </w:div>
    <w:div w:id="995498044">
      <w:bodyDiv w:val="1"/>
      <w:marLeft w:val="0"/>
      <w:marRight w:val="0"/>
      <w:marTop w:val="0"/>
      <w:marBottom w:val="0"/>
      <w:divBdr>
        <w:top w:val="none" w:sz="0" w:space="0" w:color="auto"/>
        <w:left w:val="none" w:sz="0" w:space="0" w:color="auto"/>
        <w:bottom w:val="none" w:sz="0" w:space="0" w:color="auto"/>
        <w:right w:val="none" w:sz="0" w:space="0" w:color="auto"/>
      </w:divBdr>
      <w:divsChild>
        <w:div w:id="1703507135">
          <w:marLeft w:val="640"/>
          <w:marRight w:val="0"/>
          <w:marTop w:val="0"/>
          <w:marBottom w:val="0"/>
          <w:divBdr>
            <w:top w:val="none" w:sz="0" w:space="0" w:color="auto"/>
            <w:left w:val="none" w:sz="0" w:space="0" w:color="auto"/>
            <w:bottom w:val="none" w:sz="0" w:space="0" w:color="auto"/>
            <w:right w:val="none" w:sz="0" w:space="0" w:color="auto"/>
          </w:divBdr>
        </w:div>
        <w:div w:id="1562523189">
          <w:marLeft w:val="640"/>
          <w:marRight w:val="0"/>
          <w:marTop w:val="0"/>
          <w:marBottom w:val="0"/>
          <w:divBdr>
            <w:top w:val="none" w:sz="0" w:space="0" w:color="auto"/>
            <w:left w:val="none" w:sz="0" w:space="0" w:color="auto"/>
            <w:bottom w:val="none" w:sz="0" w:space="0" w:color="auto"/>
            <w:right w:val="none" w:sz="0" w:space="0" w:color="auto"/>
          </w:divBdr>
        </w:div>
        <w:div w:id="947616882">
          <w:marLeft w:val="640"/>
          <w:marRight w:val="0"/>
          <w:marTop w:val="0"/>
          <w:marBottom w:val="0"/>
          <w:divBdr>
            <w:top w:val="none" w:sz="0" w:space="0" w:color="auto"/>
            <w:left w:val="none" w:sz="0" w:space="0" w:color="auto"/>
            <w:bottom w:val="none" w:sz="0" w:space="0" w:color="auto"/>
            <w:right w:val="none" w:sz="0" w:space="0" w:color="auto"/>
          </w:divBdr>
        </w:div>
        <w:div w:id="1271206448">
          <w:marLeft w:val="640"/>
          <w:marRight w:val="0"/>
          <w:marTop w:val="0"/>
          <w:marBottom w:val="0"/>
          <w:divBdr>
            <w:top w:val="none" w:sz="0" w:space="0" w:color="auto"/>
            <w:left w:val="none" w:sz="0" w:space="0" w:color="auto"/>
            <w:bottom w:val="none" w:sz="0" w:space="0" w:color="auto"/>
            <w:right w:val="none" w:sz="0" w:space="0" w:color="auto"/>
          </w:divBdr>
        </w:div>
        <w:div w:id="976759374">
          <w:marLeft w:val="640"/>
          <w:marRight w:val="0"/>
          <w:marTop w:val="0"/>
          <w:marBottom w:val="0"/>
          <w:divBdr>
            <w:top w:val="none" w:sz="0" w:space="0" w:color="auto"/>
            <w:left w:val="none" w:sz="0" w:space="0" w:color="auto"/>
            <w:bottom w:val="none" w:sz="0" w:space="0" w:color="auto"/>
            <w:right w:val="none" w:sz="0" w:space="0" w:color="auto"/>
          </w:divBdr>
        </w:div>
        <w:div w:id="2143694630">
          <w:marLeft w:val="640"/>
          <w:marRight w:val="0"/>
          <w:marTop w:val="0"/>
          <w:marBottom w:val="0"/>
          <w:divBdr>
            <w:top w:val="none" w:sz="0" w:space="0" w:color="auto"/>
            <w:left w:val="none" w:sz="0" w:space="0" w:color="auto"/>
            <w:bottom w:val="none" w:sz="0" w:space="0" w:color="auto"/>
            <w:right w:val="none" w:sz="0" w:space="0" w:color="auto"/>
          </w:divBdr>
        </w:div>
        <w:div w:id="1266812999">
          <w:marLeft w:val="640"/>
          <w:marRight w:val="0"/>
          <w:marTop w:val="0"/>
          <w:marBottom w:val="0"/>
          <w:divBdr>
            <w:top w:val="none" w:sz="0" w:space="0" w:color="auto"/>
            <w:left w:val="none" w:sz="0" w:space="0" w:color="auto"/>
            <w:bottom w:val="none" w:sz="0" w:space="0" w:color="auto"/>
            <w:right w:val="none" w:sz="0" w:space="0" w:color="auto"/>
          </w:divBdr>
        </w:div>
        <w:div w:id="347877398">
          <w:marLeft w:val="640"/>
          <w:marRight w:val="0"/>
          <w:marTop w:val="0"/>
          <w:marBottom w:val="0"/>
          <w:divBdr>
            <w:top w:val="none" w:sz="0" w:space="0" w:color="auto"/>
            <w:left w:val="none" w:sz="0" w:space="0" w:color="auto"/>
            <w:bottom w:val="none" w:sz="0" w:space="0" w:color="auto"/>
            <w:right w:val="none" w:sz="0" w:space="0" w:color="auto"/>
          </w:divBdr>
        </w:div>
        <w:div w:id="1411544584">
          <w:marLeft w:val="640"/>
          <w:marRight w:val="0"/>
          <w:marTop w:val="0"/>
          <w:marBottom w:val="0"/>
          <w:divBdr>
            <w:top w:val="none" w:sz="0" w:space="0" w:color="auto"/>
            <w:left w:val="none" w:sz="0" w:space="0" w:color="auto"/>
            <w:bottom w:val="none" w:sz="0" w:space="0" w:color="auto"/>
            <w:right w:val="none" w:sz="0" w:space="0" w:color="auto"/>
          </w:divBdr>
        </w:div>
        <w:div w:id="1163204473">
          <w:marLeft w:val="640"/>
          <w:marRight w:val="0"/>
          <w:marTop w:val="0"/>
          <w:marBottom w:val="0"/>
          <w:divBdr>
            <w:top w:val="none" w:sz="0" w:space="0" w:color="auto"/>
            <w:left w:val="none" w:sz="0" w:space="0" w:color="auto"/>
            <w:bottom w:val="none" w:sz="0" w:space="0" w:color="auto"/>
            <w:right w:val="none" w:sz="0" w:space="0" w:color="auto"/>
          </w:divBdr>
        </w:div>
        <w:div w:id="2037726985">
          <w:marLeft w:val="640"/>
          <w:marRight w:val="0"/>
          <w:marTop w:val="0"/>
          <w:marBottom w:val="0"/>
          <w:divBdr>
            <w:top w:val="none" w:sz="0" w:space="0" w:color="auto"/>
            <w:left w:val="none" w:sz="0" w:space="0" w:color="auto"/>
            <w:bottom w:val="none" w:sz="0" w:space="0" w:color="auto"/>
            <w:right w:val="none" w:sz="0" w:space="0" w:color="auto"/>
          </w:divBdr>
        </w:div>
        <w:div w:id="1314335262">
          <w:marLeft w:val="640"/>
          <w:marRight w:val="0"/>
          <w:marTop w:val="0"/>
          <w:marBottom w:val="0"/>
          <w:divBdr>
            <w:top w:val="none" w:sz="0" w:space="0" w:color="auto"/>
            <w:left w:val="none" w:sz="0" w:space="0" w:color="auto"/>
            <w:bottom w:val="none" w:sz="0" w:space="0" w:color="auto"/>
            <w:right w:val="none" w:sz="0" w:space="0" w:color="auto"/>
          </w:divBdr>
        </w:div>
        <w:div w:id="1568875844">
          <w:marLeft w:val="640"/>
          <w:marRight w:val="0"/>
          <w:marTop w:val="0"/>
          <w:marBottom w:val="0"/>
          <w:divBdr>
            <w:top w:val="none" w:sz="0" w:space="0" w:color="auto"/>
            <w:left w:val="none" w:sz="0" w:space="0" w:color="auto"/>
            <w:bottom w:val="none" w:sz="0" w:space="0" w:color="auto"/>
            <w:right w:val="none" w:sz="0" w:space="0" w:color="auto"/>
          </w:divBdr>
        </w:div>
        <w:div w:id="1046218632">
          <w:marLeft w:val="640"/>
          <w:marRight w:val="0"/>
          <w:marTop w:val="0"/>
          <w:marBottom w:val="0"/>
          <w:divBdr>
            <w:top w:val="none" w:sz="0" w:space="0" w:color="auto"/>
            <w:left w:val="none" w:sz="0" w:space="0" w:color="auto"/>
            <w:bottom w:val="none" w:sz="0" w:space="0" w:color="auto"/>
            <w:right w:val="none" w:sz="0" w:space="0" w:color="auto"/>
          </w:divBdr>
        </w:div>
        <w:div w:id="74520765">
          <w:marLeft w:val="640"/>
          <w:marRight w:val="0"/>
          <w:marTop w:val="0"/>
          <w:marBottom w:val="0"/>
          <w:divBdr>
            <w:top w:val="none" w:sz="0" w:space="0" w:color="auto"/>
            <w:left w:val="none" w:sz="0" w:space="0" w:color="auto"/>
            <w:bottom w:val="none" w:sz="0" w:space="0" w:color="auto"/>
            <w:right w:val="none" w:sz="0" w:space="0" w:color="auto"/>
          </w:divBdr>
        </w:div>
        <w:div w:id="396368082">
          <w:marLeft w:val="640"/>
          <w:marRight w:val="0"/>
          <w:marTop w:val="0"/>
          <w:marBottom w:val="0"/>
          <w:divBdr>
            <w:top w:val="none" w:sz="0" w:space="0" w:color="auto"/>
            <w:left w:val="none" w:sz="0" w:space="0" w:color="auto"/>
            <w:bottom w:val="none" w:sz="0" w:space="0" w:color="auto"/>
            <w:right w:val="none" w:sz="0" w:space="0" w:color="auto"/>
          </w:divBdr>
        </w:div>
        <w:div w:id="764156157">
          <w:marLeft w:val="640"/>
          <w:marRight w:val="0"/>
          <w:marTop w:val="0"/>
          <w:marBottom w:val="0"/>
          <w:divBdr>
            <w:top w:val="none" w:sz="0" w:space="0" w:color="auto"/>
            <w:left w:val="none" w:sz="0" w:space="0" w:color="auto"/>
            <w:bottom w:val="none" w:sz="0" w:space="0" w:color="auto"/>
            <w:right w:val="none" w:sz="0" w:space="0" w:color="auto"/>
          </w:divBdr>
        </w:div>
        <w:div w:id="1110274893">
          <w:marLeft w:val="640"/>
          <w:marRight w:val="0"/>
          <w:marTop w:val="0"/>
          <w:marBottom w:val="0"/>
          <w:divBdr>
            <w:top w:val="none" w:sz="0" w:space="0" w:color="auto"/>
            <w:left w:val="none" w:sz="0" w:space="0" w:color="auto"/>
            <w:bottom w:val="none" w:sz="0" w:space="0" w:color="auto"/>
            <w:right w:val="none" w:sz="0" w:space="0" w:color="auto"/>
          </w:divBdr>
        </w:div>
        <w:div w:id="1795439849">
          <w:marLeft w:val="640"/>
          <w:marRight w:val="0"/>
          <w:marTop w:val="0"/>
          <w:marBottom w:val="0"/>
          <w:divBdr>
            <w:top w:val="none" w:sz="0" w:space="0" w:color="auto"/>
            <w:left w:val="none" w:sz="0" w:space="0" w:color="auto"/>
            <w:bottom w:val="none" w:sz="0" w:space="0" w:color="auto"/>
            <w:right w:val="none" w:sz="0" w:space="0" w:color="auto"/>
          </w:divBdr>
        </w:div>
        <w:div w:id="1246450450">
          <w:marLeft w:val="640"/>
          <w:marRight w:val="0"/>
          <w:marTop w:val="0"/>
          <w:marBottom w:val="0"/>
          <w:divBdr>
            <w:top w:val="none" w:sz="0" w:space="0" w:color="auto"/>
            <w:left w:val="none" w:sz="0" w:space="0" w:color="auto"/>
            <w:bottom w:val="none" w:sz="0" w:space="0" w:color="auto"/>
            <w:right w:val="none" w:sz="0" w:space="0" w:color="auto"/>
          </w:divBdr>
        </w:div>
        <w:div w:id="1962034314">
          <w:marLeft w:val="640"/>
          <w:marRight w:val="0"/>
          <w:marTop w:val="0"/>
          <w:marBottom w:val="0"/>
          <w:divBdr>
            <w:top w:val="none" w:sz="0" w:space="0" w:color="auto"/>
            <w:left w:val="none" w:sz="0" w:space="0" w:color="auto"/>
            <w:bottom w:val="none" w:sz="0" w:space="0" w:color="auto"/>
            <w:right w:val="none" w:sz="0" w:space="0" w:color="auto"/>
          </w:divBdr>
        </w:div>
        <w:div w:id="15231581">
          <w:marLeft w:val="640"/>
          <w:marRight w:val="0"/>
          <w:marTop w:val="0"/>
          <w:marBottom w:val="0"/>
          <w:divBdr>
            <w:top w:val="none" w:sz="0" w:space="0" w:color="auto"/>
            <w:left w:val="none" w:sz="0" w:space="0" w:color="auto"/>
            <w:bottom w:val="none" w:sz="0" w:space="0" w:color="auto"/>
            <w:right w:val="none" w:sz="0" w:space="0" w:color="auto"/>
          </w:divBdr>
        </w:div>
        <w:div w:id="371732197">
          <w:marLeft w:val="640"/>
          <w:marRight w:val="0"/>
          <w:marTop w:val="0"/>
          <w:marBottom w:val="0"/>
          <w:divBdr>
            <w:top w:val="none" w:sz="0" w:space="0" w:color="auto"/>
            <w:left w:val="none" w:sz="0" w:space="0" w:color="auto"/>
            <w:bottom w:val="none" w:sz="0" w:space="0" w:color="auto"/>
            <w:right w:val="none" w:sz="0" w:space="0" w:color="auto"/>
          </w:divBdr>
        </w:div>
        <w:div w:id="660697470">
          <w:marLeft w:val="640"/>
          <w:marRight w:val="0"/>
          <w:marTop w:val="0"/>
          <w:marBottom w:val="0"/>
          <w:divBdr>
            <w:top w:val="none" w:sz="0" w:space="0" w:color="auto"/>
            <w:left w:val="none" w:sz="0" w:space="0" w:color="auto"/>
            <w:bottom w:val="none" w:sz="0" w:space="0" w:color="auto"/>
            <w:right w:val="none" w:sz="0" w:space="0" w:color="auto"/>
          </w:divBdr>
        </w:div>
        <w:div w:id="335496637">
          <w:marLeft w:val="640"/>
          <w:marRight w:val="0"/>
          <w:marTop w:val="0"/>
          <w:marBottom w:val="0"/>
          <w:divBdr>
            <w:top w:val="none" w:sz="0" w:space="0" w:color="auto"/>
            <w:left w:val="none" w:sz="0" w:space="0" w:color="auto"/>
            <w:bottom w:val="none" w:sz="0" w:space="0" w:color="auto"/>
            <w:right w:val="none" w:sz="0" w:space="0" w:color="auto"/>
          </w:divBdr>
        </w:div>
        <w:div w:id="81026838">
          <w:marLeft w:val="640"/>
          <w:marRight w:val="0"/>
          <w:marTop w:val="0"/>
          <w:marBottom w:val="0"/>
          <w:divBdr>
            <w:top w:val="none" w:sz="0" w:space="0" w:color="auto"/>
            <w:left w:val="none" w:sz="0" w:space="0" w:color="auto"/>
            <w:bottom w:val="none" w:sz="0" w:space="0" w:color="auto"/>
            <w:right w:val="none" w:sz="0" w:space="0" w:color="auto"/>
          </w:divBdr>
        </w:div>
        <w:div w:id="1993633331">
          <w:marLeft w:val="640"/>
          <w:marRight w:val="0"/>
          <w:marTop w:val="0"/>
          <w:marBottom w:val="0"/>
          <w:divBdr>
            <w:top w:val="none" w:sz="0" w:space="0" w:color="auto"/>
            <w:left w:val="none" w:sz="0" w:space="0" w:color="auto"/>
            <w:bottom w:val="none" w:sz="0" w:space="0" w:color="auto"/>
            <w:right w:val="none" w:sz="0" w:space="0" w:color="auto"/>
          </w:divBdr>
        </w:div>
        <w:div w:id="988747549">
          <w:marLeft w:val="640"/>
          <w:marRight w:val="0"/>
          <w:marTop w:val="0"/>
          <w:marBottom w:val="0"/>
          <w:divBdr>
            <w:top w:val="none" w:sz="0" w:space="0" w:color="auto"/>
            <w:left w:val="none" w:sz="0" w:space="0" w:color="auto"/>
            <w:bottom w:val="none" w:sz="0" w:space="0" w:color="auto"/>
            <w:right w:val="none" w:sz="0" w:space="0" w:color="auto"/>
          </w:divBdr>
        </w:div>
        <w:div w:id="1085565633">
          <w:marLeft w:val="640"/>
          <w:marRight w:val="0"/>
          <w:marTop w:val="0"/>
          <w:marBottom w:val="0"/>
          <w:divBdr>
            <w:top w:val="none" w:sz="0" w:space="0" w:color="auto"/>
            <w:left w:val="none" w:sz="0" w:space="0" w:color="auto"/>
            <w:bottom w:val="none" w:sz="0" w:space="0" w:color="auto"/>
            <w:right w:val="none" w:sz="0" w:space="0" w:color="auto"/>
          </w:divBdr>
        </w:div>
        <w:div w:id="424885502">
          <w:marLeft w:val="640"/>
          <w:marRight w:val="0"/>
          <w:marTop w:val="0"/>
          <w:marBottom w:val="0"/>
          <w:divBdr>
            <w:top w:val="none" w:sz="0" w:space="0" w:color="auto"/>
            <w:left w:val="none" w:sz="0" w:space="0" w:color="auto"/>
            <w:bottom w:val="none" w:sz="0" w:space="0" w:color="auto"/>
            <w:right w:val="none" w:sz="0" w:space="0" w:color="auto"/>
          </w:divBdr>
        </w:div>
        <w:div w:id="15347645">
          <w:marLeft w:val="640"/>
          <w:marRight w:val="0"/>
          <w:marTop w:val="0"/>
          <w:marBottom w:val="0"/>
          <w:divBdr>
            <w:top w:val="none" w:sz="0" w:space="0" w:color="auto"/>
            <w:left w:val="none" w:sz="0" w:space="0" w:color="auto"/>
            <w:bottom w:val="none" w:sz="0" w:space="0" w:color="auto"/>
            <w:right w:val="none" w:sz="0" w:space="0" w:color="auto"/>
          </w:divBdr>
        </w:div>
        <w:div w:id="175269651">
          <w:marLeft w:val="640"/>
          <w:marRight w:val="0"/>
          <w:marTop w:val="0"/>
          <w:marBottom w:val="0"/>
          <w:divBdr>
            <w:top w:val="none" w:sz="0" w:space="0" w:color="auto"/>
            <w:left w:val="none" w:sz="0" w:space="0" w:color="auto"/>
            <w:bottom w:val="none" w:sz="0" w:space="0" w:color="auto"/>
            <w:right w:val="none" w:sz="0" w:space="0" w:color="auto"/>
          </w:divBdr>
        </w:div>
        <w:div w:id="1866602656">
          <w:marLeft w:val="640"/>
          <w:marRight w:val="0"/>
          <w:marTop w:val="0"/>
          <w:marBottom w:val="0"/>
          <w:divBdr>
            <w:top w:val="none" w:sz="0" w:space="0" w:color="auto"/>
            <w:left w:val="none" w:sz="0" w:space="0" w:color="auto"/>
            <w:bottom w:val="none" w:sz="0" w:space="0" w:color="auto"/>
            <w:right w:val="none" w:sz="0" w:space="0" w:color="auto"/>
          </w:divBdr>
        </w:div>
        <w:div w:id="1178618855">
          <w:marLeft w:val="640"/>
          <w:marRight w:val="0"/>
          <w:marTop w:val="0"/>
          <w:marBottom w:val="0"/>
          <w:divBdr>
            <w:top w:val="none" w:sz="0" w:space="0" w:color="auto"/>
            <w:left w:val="none" w:sz="0" w:space="0" w:color="auto"/>
            <w:bottom w:val="none" w:sz="0" w:space="0" w:color="auto"/>
            <w:right w:val="none" w:sz="0" w:space="0" w:color="auto"/>
          </w:divBdr>
        </w:div>
        <w:div w:id="1910336226">
          <w:marLeft w:val="640"/>
          <w:marRight w:val="0"/>
          <w:marTop w:val="0"/>
          <w:marBottom w:val="0"/>
          <w:divBdr>
            <w:top w:val="none" w:sz="0" w:space="0" w:color="auto"/>
            <w:left w:val="none" w:sz="0" w:space="0" w:color="auto"/>
            <w:bottom w:val="none" w:sz="0" w:space="0" w:color="auto"/>
            <w:right w:val="none" w:sz="0" w:space="0" w:color="auto"/>
          </w:divBdr>
        </w:div>
        <w:div w:id="207766875">
          <w:marLeft w:val="640"/>
          <w:marRight w:val="0"/>
          <w:marTop w:val="0"/>
          <w:marBottom w:val="0"/>
          <w:divBdr>
            <w:top w:val="none" w:sz="0" w:space="0" w:color="auto"/>
            <w:left w:val="none" w:sz="0" w:space="0" w:color="auto"/>
            <w:bottom w:val="none" w:sz="0" w:space="0" w:color="auto"/>
            <w:right w:val="none" w:sz="0" w:space="0" w:color="auto"/>
          </w:divBdr>
        </w:div>
        <w:div w:id="1562986630">
          <w:marLeft w:val="640"/>
          <w:marRight w:val="0"/>
          <w:marTop w:val="0"/>
          <w:marBottom w:val="0"/>
          <w:divBdr>
            <w:top w:val="none" w:sz="0" w:space="0" w:color="auto"/>
            <w:left w:val="none" w:sz="0" w:space="0" w:color="auto"/>
            <w:bottom w:val="none" w:sz="0" w:space="0" w:color="auto"/>
            <w:right w:val="none" w:sz="0" w:space="0" w:color="auto"/>
          </w:divBdr>
        </w:div>
        <w:div w:id="1454013805">
          <w:marLeft w:val="640"/>
          <w:marRight w:val="0"/>
          <w:marTop w:val="0"/>
          <w:marBottom w:val="0"/>
          <w:divBdr>
            <w:top w:val="none" w:sz="0" w:space="0" w:color="auto"/>
            <w:left w:val="none" w:sz="0" w:space="0" w:color="auto"/>
            <w:bottom w:val="none" w:sz="0" w:space="0" w:color="auto"/>
            <w:right w:val="none" w:sz="0" w:space="0" w:color="auto"/>
          </w:divBdr>
        </w:div>
        <w:div w:id="1675955008">
          <w:marLeft w:val="640"/>
          <w:marRight w:val="0"/>
          <w:marTop w:val="0"/>
          <w:marBottom w:val="0"/>
          <w:divBdr>
            <w:top w:val="none" w:sz="0" w:space="0" w:color="auto"/>
            <w:left w:val="none" w:sz="0" w:space="0" w:color="auto"/>
            <w:bottom w:val="none" w:sz="0" w:space="0" w:color="auto"/>
            <w:right w:val="none" w:sz="0" w:space="0" w:color="auto"/>
          </w:divBdr>
        </w:div>
        <w:div w:id="603653383">
          <w:marLeft w:val="640"/>
          <w:marRight w:val="0"/>
          <w:marTop w:val="0"/>
          <w:marBottom w:val="0"/>
          <w:divBdr>
            <w:top w:val="none" w:sz="0" w:space="0" w:color="auto"/>
            <w:left w:val="none" w:sz="0" w:space="0" w:color="auto"/>
            <w:bottom w:val="none" w:sz="0" w:space="0" w:color="auto"/>
            <w:right w:val="none" w:sz="0" w:space="0" w:color="auto"/>
          </w:divBdr>
        </w:div>
        <w:div w:id="1959752315">
          <w:marLeft w:val="640"/>
          <w:marRight w:val="0"/>
          <w:marTop w:val="0"/>
          <w:marBottom w:val="0"/>
          <w:divBdr>
            <w:top w:val="none" w:sz="0" w:space="0" w:color="auto"/>
            <w:left w:val="none" w:sz="0" w:space="0" w:color="auto"/>
            <w:bottom w:val="none" w:sz="0" w:space="0" w:color="auto"/>
            <w:right w:val="none" w:sz="0" w:space="0" w:color="auto"/>
          </w:divBdr>
        </w:div>
        <w:div w:id="49960534">
          <w:marLeft w:val="640"/>
          <w:marRight w:val="0"/>
          <w:marTop w:val="0"/>
          <w:marBottom w:val="0"/>
          <w:divBdr>
            <w:top w:val="none" w:sz="0" w:space="0" w:color="auto"/>
            <w:left w:val="none" w:sz="0" w:space="0" w:color="auto"/>
            <w:bottom w:val="none" w:sz="0" w:space="0" w:color="auto"/>
            <w:right w:val="none" w:sz="0" w:space="0" w:color="auto"/>
          </w:divBdr>
        </w:div>
        <w:div w:id="1210142092">
          <w:marLeft w:val="640"/>
          <w:marRight w:val="0"/>
          <w:marTop w:val="0"/>
          <w:marBottom w:val="0"/>
          <w:divBdr>
            <w:top w:val="none" w:sz="0" w:space="0" w:color="auto"/>
            <w:left w:val="none" w:sz="0" w:space="0" w:color="auto"/>
            <w:bottom w:val="none" w:sz="0" w:space="0" w:color="auto"/>
            <w:right w:val="none" w:sz="0" w:space="0" w:color="auto"/>
          </w:divBdr>
        </w:div>
        <w:div w:id="223953878">
          <w:marLeft w:val="640"/>
          <w:marRight w:val="0"/>
          <w:marTop w:val="0"/>
          <w:marBottom w:val="0"/>
          <w:divBdr>
            <w:top w:val="none" w:sz="0" w:space="0" w:color="auto"/>
            <w:left w:val="none" w:sz="0" w:space="0" w:color="auto"/>
            <w:bottom w:val="none" w:sz="0" w:space="0" w:color="auto"/>
            <w:right w:val="none" w:sz="0" w:space="0" w:color="auto"/>
          </w:divBdr>
        </w:div>
        <w:div w:id="2124692711">
          <w:marLeft w:val="640"/>
          <w:marRight w:val="0"/>
          <w:marTop w:val="0"/>
          <w:marBottom w:val="0"/>
          <w:divBdr>
            <w:top w:val="none" w:sz="0" w:space="0" w:color="auto"/>
            <w:left w:val="none" w:sz="0" w:space="0" w:color="auto"/>
            <w:bottom w:val="none" w:sz="0" w:space="0" w:color="auto"/>
            <w:right w:val="none" w:sz="0" w:space="0" w:color="auto"/>
          </w:divBdr>
        </w:div>
        <w:div w:id="2037148439">
          <w:marLeft w:val="640"/>
          <w:marRight w:val="0"/>
          <w:marTop w:val="0"/>
          <w:marBottom w:val="0"/>
          <w:divBdr>
            <w:top w:val="none" w:sz="0" w:space="0" w:color="auto"/>
            <w:left w:val="none" w:sz="0" w:space="0" w:color="auto"/>
            <w:bottom w:val="none" w:sz="0" w:space="0" w:color="auto"/>
            <w:right w:val="none" w:sz="0" w:space="0" w:color="auto"/>
          </w:divBdr>
        </w:div>
        <w:div w:id="1937246258">
          <w:marLeft w:val="640"/>
          <w:marRight w:val="0"/>
          <w:marTop w:val="0"/>
          <w:marBottom w:val="0"/>
          <w:divBdr>
            <w:top w:val="none" w:sz="0" w:space="0" w:color="auto"/>
            <w:left w:val="none" w:sz="0" w:space="0" w:color="auto"/>
            <w:bottom w:val="none" w:sz="0" w:space="0" w:color="auto"/>
            <w:right w:val="none" w:sz="0" w:space="0" w:color="auto"/>
          </w:divBdr>
        </w:div>
        <w:div w:id="1588152877">
          <w:marLeft w:val="640"/>
          <w:marRight w:val="0"/>
          <w:marTop w:val="0"/>
          <w:marBottom w:val="0"/>
          <w:divBdr>
            <w:top w:val="none" w:sz="0" w:space="0" w:color="auto"/>
            <w:left w:val="none" w:sz="0" w:space="0" w:color="auto"/>
            <w:bottom w:val="none" w:sz="0" w:space="0" w:color="auto"/>
            <w:right w:val="none" w:sz="0" w:space="0" w:color="auto"/>
          </w:divBdr>
        </w:div>
        <w:div w:id="1221752704">
          <w:marLeft w:val="640"/>
          <w:marRight w:val="0"/>
          <w:marTop w:val="0"/>
          <w:marBottom w:val="0"/>
          <w:divBdr>
            <w:top w:val="none" w:sz="0" w:space="0" w:color="auto"/>
            <w:left w:val="none" w:sz="0" w:space="0" w:color="auto"/>
            <w:bottom w:val="none" w:sz="0" w:space="0" w:color="auto"/>
            <w:right w:val="none" w:sz="0" w:space="0" w:color="auto"/>
          </w:divBdr>
        </w:div>
        <w:div w:id="164056358">
          <w:marLeft w:val="640"/>
          <w:marRight w:val="0"/>
          <w:marTop w:val="0"/>
          <w:marBottom w:val="0"/>
          <w:divBdr>
            <w:top w:val="none" w:sz="0" w:space="0" w:color="auto"/>
            <w:left w:val="none" w:sz="0" w:space="0" w:color="auto"/>
            <w:bottom w:val="none" w:sz="0" w:space="0" w:color="auto"/>
            <w:right w:val="none" w:sz="0" w:space="0" w:color="auto"/>
          </w:divBdr>
        </w:div>
        <w:div w:id="1510096207">
          <w:marLeft w:val="640"/>
          <w:marRight w:val="0"/>
          <w:marTop w:val="0"/>
          <w:marBottom w:val="0"/>
          <w:divBdr>
            <w:top w:val="none" w:sz="0" w:space="0" w:color="auto"/>
            <w:left w:val="none" w:sz="0" w:space="0" w:color="auto"/>
            <w:bottom w:val="none" w:sz="0" w:space="0" w:color="auto"/>
            <w:right w:val="none" w:sz="0" w:space="0" w:color="auto"/>
          </w:divBdr>
        </w:div>
        <w:div w:id="596475724">
          <w:marLeft w:val="640"/>
          <w:marRight w:val="0"/>
          <w:marTop w:val="0"/>
          <w:marBottom w:val="0"/>
          <w:divBdr>
            <w:top w:val="none" w:sz="0" w:space="0" w:color="auto"/>
            <w:left w:val="none" w:sz="0" w:space="0" w:color="auto"/>
            <w:bottom w:val="none" w:sz="0" w:space="0" w:color="auto"/>
            <w:right w:val="none" w:sz="0" w:space="0" w:color="auto"/>
          </w:divBdr>
        </w:div>
        <w:div w:id="1066299881">
          <w:marLeft w:val="640"/>
          <w:marRight w:val="0"/>
          <w:marTop w:val="0"/>
          <w:marBottom w:val="0"/>
          <w:divBdr>
            <w:top w:val="none" w:sz="0" w:space="0" w:color="auto"/>
            <w:left w:val="none" w:sz="0" w:space="0" w:color="auto"/>
            <w:bottom w:val="none" w:sz="0" w:space="0" w:color="auto"/>
            <w:right w:val="none" w:sz="0" w:space="0" w:color="auto"/>
          </w:divBdr>
        </w:div>
        <w:div w:id="766926653">
          <w:marLeft w:val="640"/>
          <w:marRight w:val="0"/>
          <w:marTop w:val="0"/>
          <w:marBottom w:val="0"/>
          <w:divBdr>
            <w:top w:val="none" w:sz="0" w:space="0" w:color="auto"/>
            <w:left w:val="none" w:sz="0" w:space="0" w:color="auto"/>
            <w:bottom w:val="none" w:sz="0" w:space="0" w:color="auto"/>
            <w:right w:val="none" w:sz="0" w:space="0" w:color="auto"/>
          </w:divBdr>
        </w:div>
        <w:div w:id="1488519714">
          <w:marLeft w:val="640"/>
          <w:marRight w:val="0"/>
          <w:marTop w:val="0"/>
          <w:marBottom w:val="0"/>
          <w:divBdr>
            <w:top w:val="none" w:sz="0" w:space="0" w:color="auto"/>
            <w:left w:val="none" w:sz="0" w:space="0" w:color="auto"/>
            <w:bottom w:val="none" w:sz="0" w:space="0" w:color="auto"/>
            <w:right w:val="none" w:sz="0" w:space="0" w:color="auto"/>
          </w:divBdr>
        </w:div>
        <w:div w:id="1451240601">
          <w:marLeft w:val="640"/>
          <w:marRight w:val="0"/>
          <w:marTop w:val="0"/>
          <w:marBottom w:val="0"/>
          <w:divBdr>
            <w:top w:val="none" w:sz="0" w:space="0" w:color="auto"/>
            <w:left w:val="none" w:sz="0" w:space="0" w:color="auto"/>
            <w:bottom w:val="none" w:sz="0" w:space="0" w:color="auto"/>
            <w:right w:val="none" w:sz="0" w:space="0" w:color="auto"/>
          </w:divBdr>
        </w:div>
        <w:div w:id="291136277">
          <w:marLeft w:val="640"/>
          <w:marRight w:val="0"/>
          <w:marTop w:val="0"/>
          <w:marBottom w:val="0"/>
          <w:divBdr>
            <w:top w:val="none" w:sz="0" w:space="0" w:color="auto"/>
            <w:left w:val="none" w:sz="0" w:space="0" w:color="auto"/>
            <w:bottom w:val="none" w:sz="0" w:space="0" w:color="auto"/>
            <w:right w:val="none" w:sz="0" w:space="0" w:color="auto"/>
          </w:divBdr>
        </w:div>
        <w:div w:id="1357078627">
          <w:marLeft w:val="640"/>
          <w:marRight w:val="0"/>
          <w:marTop w:val="0"/>
          <w:marBottom w:val="0"/>
          <w:divBdr>
            <w:top w:val="none" w:sz="0" w:space="0" w:color="auto"/>
            <w:left w:val="none" w:sz="0" w:space="0" w:color="auto"/>
            <w:bottom w:val="none" w:sz="0" w:space="0" w:color="auto"/>
            <w:right w:val="none" w:sz="0" w:space="0" w:color="auto"/>
          </w:divBdr>
        </w:div>
        <w:div w:id="1723598974">
          <w:marLeft w:val="640"/>
          <w:marRight w:val="0"/>
          <w:marTop w:val="0"/>
          <w:marBottom w:val="0"/>
          <w:divBdr>
            <w:top w:val="none" w:sz="0" w:space="0" w:color="auto"/>
            <w:left w:val="none" w:sz="0" w:space="0" w:color="auto"/>
            <w:bottom w:val="none" w:sz="0" w:space="0" w:color="auto"/>
            <w:right w:val="none" w:sz="0" w:space="0" w:color="auto"/>
          </w:divBdr>
        </w:div>
        <w:div w:id="1387683533">
          <w:marLeft w:val="640"/>
          <w:marRight w:val="0"/>
          <w:marTop w:val="0"/>
          <w:marBottom w:val="0"/>
          <w:divBdr>
            <w:top w:val="none" w:sz="0" w:space="0" w:color="auto"/>
            <w:left w:val="none" w:sz="0" w:space="0" w:color="auto"/>
            <w:bottom w:val="none" w:sz="0" w:space="0" w:color="auto"/>
            <w:right w:val="none" w:sz="0" w:space="0" w:color="auto"/>
          </w:divBdr>
        </w:div>
        <w:div w:id="39474921">
          <w:marLeft w:val="640"/>
          <w:marRight w:val="0"/>
          <w:marTop w:val="0"/>
          <w:marBottom w:val="0"/>
          <w:divBdr>
            <w:top w:val="none" w:sz="0" w:space="0" w:color="auto"/>
            <w:left w:val="none" w:sz="0" w:space="0" w:color="auto"/>
            <w:bottom w:val="none" w:sz="0" w:space="0" w:color="auto"/>
            <w:right w:val="none" w:sz="0" w:space="0" w:color="auto"/>
          </w:divBdr>
        </w:div>
        <w:div w:id="1059207673">
          <w:marLeft w:val="640"/>
          <w:marRight w:val="0"/>
          <w:marTop w:val="0"/>
          <w:marBottom w:val="0"/>
          <w:divBdr>
            <w:top w:val="none" w:sz="0" w:space="0" w:color="auto"/>
            <w:left w:val="none" w:sz="0" w:space="0" w:color="auto"/>
            <w:bottom w:val="none" w:sz="0" w:space="0" w:color="auto"/>
            <w:right w:val="none" w:sz="0" w:space="0" w:color="auto"/>
          </w:divBdr>
        </w:div>
        <w:div w:id="587156432">
          <w:marLeft w:val="640"/>
          <w:marRight w:val="0"/>
          <w:marTop w:val="0"/>
          <w:marBottom w:val="0"/>
          <w:divBdr>
            <w:top w:val="none" w:sz="0" w:space="0" w:color="auto"/>
            <w:left w:val="none" w:sz="0" w:space="0" w:color="auto"/>
            <w:bottom w:val="none" w:sz="0" w:space="0" w:color="auto"/>
            <w:right w:val="none" w:sz="0" w:space="0" w:color="auto"/>
          </w:divBdr>
        </w:div>
        <w:div w:id="469639544">
          <w:marLeft w:val="640"/>
          <w:marRight w:val="0"/>
          <w:marTop w:val="0"/>
          <w:marBottom w:val="0"/>
          <w:divBdr>
            <w:top w:val="none" w:sz="0" w:space="0" w:color="auto"/>
            <w:left w:val="none" w:sz="0" w:space="0" w:color="auto"/>
            <w:bottom w:val="none" w:sz="0" w:space="0" w:color="auto"/>
            <w:right w:val="none" w:sz="0" w:space="0" w:color="auto"/>
          </w:divBdr>
        </w:div>
        <w:div w:id="490176040">
          <w:marLeft w:val="640"/>
          <w:marRight w:val="0"/>
          <w:marTop w:val="0"/>
          <w:marBottom w:val="0"/>
          <w:divBdr>
            <w:top w:val="none" w:sz="0" w:space="0" w:color="auto"/>
            <w:left w:val="none" w:sz="0" w:space="0" w:color="auto"/>
            <w:bottom w:val="none" w:sz="0" w:space="0" w:color="auto"/>
            <w:right w:val="none" w:sz="0" w:space="0" w:color="auto"/>
          </w:divBdr>
        </w:div>
        <w:div w:id="1625455415">
          <w:marLeft w:val="640"/>
          <w:marRight w:val="0"/>
          <w:marTop w:val="0"/>
          <w:marBottom w:val="0"/>
          <w:divBdr>
            <w:top w:val="none" w:sz="0" w:space="0" w:color="auto"/>
            <w:left w:val="none" w:sz="0" w:space="0" w:color="auto"/>
            <w:bottom w:val="none" w:sz="0" w:space="0" w:color="auto"/>
            <w:right w:val="none" w:sz="0" w:space="0" w:color="auto"/>
          </w:divBdr>
        </w:div>
        <w:div w:id="423965579">
          <w:marLeft w:val="640"/>
          <w:marRight w:val="0"/>
          <w:marTop w:val="0"/>
          <w:marBottom w:val="0"/>
          <w:divBdr>
            <w:top w:val="none" w:sz="0" w:space="0" w:color="auto"/>
            <w:left w:val="none" w:sz="0" w:space="0" w:color="auto"/>
            <w:bottom w:val="none" w:sz="0" w:space="0" w:color="auto"/>
            <w:right w:val="none" w:sz="0" w:space="0" w:color="auto"/>
          </w:divBdr>
        </w:div>
        <w:div w:id="1617102177">
          <w:marLeft w:val="640"/>
          <w:marRight w:val="0"/>
          <w:marTop w:val="0"/>
          <w:marBottom w:val="0"/>
          <w:divBdr>
            <w:top w:val="none" w:sz="0" w:space="0" w:color="auto"/>
            <w:left w:val="none" w:sz="0" w:space="0" w:color="auto"/>
            <w:bottom w:val="none" w:sz="0" w:space="0" w:color="auto"/>
            <w:right w:val="none" w:sz="0" w:space="0" w:color="auto"/>
          </w:divBdr>
        </w:div>
        <w:div w:id="1937782270">
          <w:marLeft w:val="640"/>
          <w:marRight w:val="0"/>
          <w:marTop w:val="0"/>
          <w:marBottom w:val="0"/>
          <w:divBdr>
            <w:top w:val="none" w:sz="0" w:space="0" w:color="auto"/>
            <w:left w:val="none" w:sz="0" w:space="0" w:color="auto"/>
            <w:bottom w:val="none" w:sz="0" w:space="0" w:color="auto"/>
            <w:right w:val="none" w:sz="0" w:space="0" w:color="auto"/>
          </w:divBdr>
        </w:div>
        <w:div w:id="2016300550">
          <w:marLeft w:val="640"/>
          <w:marRight w:val="0"/>
          <w:marTop w:val="0"/>
          <w:marBottom w:val="0"/>
          <w:divBdr>
            <w:top w:val="none" w:sz="0" w:space="0" w:color="auto"/>
            <w:left w:val="none" w:sz="0" w:space="0" w:color="auto"/>
            <w:bottom w:val="none" w:sz="0" w:space="0" w:color="auto"/>
            <w:right w:val="none" w:sz="0" w:space="0" w:color="auto"/>
          </w:divBdr>
        </w:div>
        <w:div w:id="1640918772">
          <w:marLeft w:val="640"/>
          <w:marRight w:val="0"/>
          <w:marTop w:val="0"/>
          <w:marBottom w:val="0"/>
          <w:divBdr>
            <w:top w:val="none" w:sz="0" w:space="0" w:color="auto"/>
            <w:left w:val="none" w:sz="0" w:space="0" w:color="auto"/>
            <w:bottom w:val="none" w:sz="0" w:space="0" w:color="auto"/>
            <w:right w:val="none" w:sz="0" w:space="0" w:color="auto"/>
          </w:divBdr>
        </w:div>
        <w:div w:id="1093622408">
          <w:marLeft w:val="640"/>
          <w:marRight w:val="0"/>
          <w:marTop w:val="0"/>
          <w:marBottom w:val="0"/>
          <w:divBdr>
            <w:top w:val="none" w:sz="0" w:space="0" w:color="auto"/>
            <w:left w:val="none" w:sz="0" w:space="0" w:color="auto"/>
            <w:bottom w:val="none" w:sz="0" w:space="0" w:color="auto"/>
            <w:right w:val="none" w:sz="0" w:space="0" w:color="auto"/>
          </w:divBdr>
        </w:div>
      </w:divsChild>
    </w:div>
    <w:div w:id="999624167">
      <w:bodyDiv w:val="1"/>
      <w:marLeft w:val="0"/>
      <w:marRight w:val="0"/>
      <w:marTop w:val="0"/>
      <w:marBottom w:val="0"/>
      <w:divBdr>
        <w:top w:val="none" w:sz="0" w:space="0" w:color="auto"/>
        <w:left w:val="none" w:sz="0" w:space="0" w:color="auto"/>
        <w:bottom w:val="none" w:sz="0" w:space="0" w:color="auto"/>
        <w:right w:val="none" w:sz="0" w:space="0" w:color="auto"/>
      </w:divBdr>
    </w:div>
    <w:div w:id="1000695947">
      <w:bodyDiv w:val="1"/>
      <w:marLeft w:val="0"/>
      <w:marRight w:val="0"/>
      <w:marTop w:val="0"/>
      <w:marBottom w:val="0"/>
      <w:divBdr>
        <w:top w:val="none" w:sz="0" w:space="0" w:color="auto"/>
        <w:left w:val="none" w:sz="0" w:space="0" w:color="auto"/>
        <w:bottom w:val="none" w:sz="0" w:space="0" w:color="auto"/>
        <w:right w:val="none" w:sz="0" w:space="0" w:color="auto"/>
      </w:divBdr>
    </w:div>
    <w:div w:id="1001198804">
      <w:bodyDiv w:val="1"/>
      <w:marLeft w:val="0"/>
      <w:marRight w:val="0"/>
      <w:marTop w:val="0"/>
      <w:marBottom w:val="0"/>
      <w:divBdr>
        <w:top w:val="none" w:sz="0" w:space="0" w:color="auto"/>
        <w:left w:val="none" w:sz="0" w:space="0" w:color="auto"/>
        <w:bottom w:val="none" w:sz="0" w:space="0" w:color="auto"/>
        <w:right w:val="none" w:sz="0" w:space="0" w:color="auto"/>
      </w:divBdr>
    </w:div>
    <w:div w:id="1006707377">
      <w:bodyDiv w:val="1"/>
      <w:marLeft w:val="0"/>
      <w:marRight w:val="0"/>
      <w:marTop w:val="0"/>
      <w:marBottom w:val="0"/>
      <w:divBdr>
        <w:top w:val="none" w:sz="0" w:space="0" w:color="auto"/>
        <w:left w:val="none" w:sz="0" w:space="0" w:color="auto"/>
        <w:bottom w:val="none" w:sz="0" w:space="0" w:color="auto"/>
        <w:right w:val="none" w:sz="0" w:space="0" w:color="auto"/>
      </w:divBdr>
      <w:divsChild>
        <w:div w:id="1627738749">
          <w:marLeft w:val="640"/>
          <w:marRight w:val="0"/>
          <w:marTop w:val="0"/>
          <w:marBottom w:val="0"/>
          <w:divBdr>
            <w:top w:val="none" w:sz="0" w:space="0" w:color="auto"/>
            <w:left w:val="none" w:sz="0" w:space="0" w:color="auto"/>
            <w:bottom w:val="none" w:sz="0" w:space="0" w:color="auto"/>
            <w:right w:val="none" w:sz="0" w:space="0" w:color="auto"/>
          </w:divBdr>
        </w:div>
        <w:div w:id="661011393">
          <w:marLeft w:val="640"/>
          <w:marRight w:val="0"/>
          <w:marTop w:val="0"/>
          <w:marBottom w:val="0"/>
          <w:divBdr>
            <w:top w:val="none" w:sz="0" w:space="0" w:color="auto"/>
            <w:left w:val="none" w:sz="0" w:space="0" w:color="auto"/>
            <w:bottom w:val="none" w:sz="0" w:space="0" w:color="auto"/>
            <w:right w:val="none" w:sz="0" w:space="0" w:color="auto"/>
          </w:divBdr>
        </w:div>
        <w:div w:id="2134519928">
          <w:marLeft w:val="640"/>
          <w:marRight w:val="0"/>
          <w:marTop w:val="0"/>
          <w:marBottom w:val="0"/>
          <w:divBdr>
            <w:top w:val="none" w:sz="0" w:space="0" w:color="auto"/>
            <w:left w:val="none" w:sz="0" w:space="0" w:color="auto"/>
            <w:bottom w:val="none" w:sz="0" w:space="0" w:color="auto"/>
            <w:right w:val="none" w:sz="0" w:space="0" w:color="auto"/>
          </w:divBdr>
        </w:div>
        <w:div w:id="184637452">
          <w:marLeft w:val="640"/>
          <w:marRight w:val="0"/>
          <w:marTop w:val="0"/>
          <w:marBottom w:val="0"/>
          <w:divBdr>
            <w:top w:val="none" w:sz="0" w:space="0" w:color="auto"/>
            <w:left w:val="none" w:sz="0" w:space="0" w:color="auto"/>
            <w:bottom w:val="none" w:sz="0" w:space="0" w:color="auto"/>
            <w:right w:val="none" w:sz="0" w:space="0" w:color="auto"/>
          </w:divBdr>
        </w:div>
        <w:div w:id="1496989101">
          <w:marLeft w:val="640"/>
          <w:marRight w:val="0"/>
          <w:marTop w:val="0"/>
          <w:marBottom w:val="0"/>
          <w:divBdr>
            <w:top w:val="none" w:sz="0" w:space="0" w:color="auto"/>
            <w:left w:val="none" w:sz="0" w:space="0" w:color="auto"/>
            <w:bottom w:val="none" w:sz="0" w:space="0" w:color="auto"/>
            <w:right w:val="none" w:sz="0" w:space="0" w:color="auto"/>
          </w:divBdr>
        </w:div>
        <w:div w:id="710152354">
          <w:marLeft w:val="640"/>
          <w:marRight w:val="0"/>
          <w:marTop w:val="0"/>
          <w:marBottom w:val="0"/>
          <w:divBdr>
            <w:top w:val="none" w:sz="0" w:space="0" w:color="auto"/>
            <w:left w:val="none" w:sz="0" w:space="0" w:color="auto"/>
            <w:bottom w:val="none" w:sz="0" w:space="0" w:color="auto"/>
            <w:right w:val="none" w:sz="0" w:space="0" w:color="auto"/>
          </w:divBdr>
        </w:div>
        <w:div w:id="469908904">
          <w:marLeft w:val="640"/>
          <w:marRight w:val="0"/>
          <w:marTop w:val="0"/>
          <w:marBottom w:val="0"/>
          <w:divBdr>
            <w:top w:val="none" w:sz="0" w:space="0" w:color="auto"/>
            <w:left w:val="none" w:sz="0" w:space="0" w:color="auto"/>
            <w:bottom w:val="none" w:sz="0" w:space="0" w:color="auto"/>
            <w:right w:val="none" w:sz="0" w:space="0" w:color="auto"/>
          </w:divBdr>
        </w:div>
        <w:div w:id="1692799576">
          <w:marLeft w:val="640"/>
          <w:marRight w:val="0"/>
          <w:marTop w:val="0"/>
          <w:marBottom w:val="0"/>
          <w:divBdr>
            <w:top w:val="none" w:sz="0" w:space="0" w:color="auto"/>
            <w:left w:val="none" w:sz="0" w:space="0" w:color="auto"/>
            <w:bottom w:val="none" w:sz="0" w:space="0" w:color="auto"/>
            <w:right w:val="none" w:sz="0" w:space="0" w:color="auto"/>
          </w:divBdr>
        </w:div>
        <w:div w:id="1120370160">
          <w:marLeft w:val="640"/>
          <w:marRight w:val="0"/>
          <w:marTop w:val="0"/>
          <w:marBottom w:val="0"/>
          <w:divBdr>
            <w:top w:val="none" w:sz="0" w:space="0" w:color="auto"/>
            <w:left w:val="none" w:sz="0" w:space="0" w:color="auto"/>
            <w:bottom w:val="none" w:sz="0" w:space="0" w:color="auto"/>
            <w:right w:val="none" w:sz="0" w:space="0" w:color="auto"/>
          </w:divBdr>
        </w:div>
        <w:div w:id="77412598">
          <w:marLeft w:val="640"/>
          <w:marRight w:val="0"/>
          <w:marTop w:val="0"/>
          <w:marBottom w:val="0"/>
          <w:divBdr>
            <w:top w:val="none" w:sz="0" w:space="0" w:color="auto"/>
            <w:left w:val="none" w:sz="0" w:space="0" w:color="auto"/>
            <w:bottom w:val="none" w:sz="0" w:space="0" w:color="auto"/>
            <w:right w:val="none" w:sz="0" w:space="0" w:color="auto"/>
          </w:divBdr>
        </w:div>
        <w:div w:id="1127356263">
          <w:marLeft w:val="640"/>
          <w:marRight w:val="0"/>
          <w:marTop w:val="0"/>
          <w:marBottom w:val="0"/>
          <w:divBdr>
            <w:top w:val="none" w:sz="0" w:space="0" w:color="auto"/>
            <w:left w:val="none" w:sz="0" w:space="0" w:color="auto"/>
            <w:bottom w:val="none" w:sz="0" w:space="0" w:color="auto"/>
            <w:right w:val="none" w:sz="0" w:space="0" w:color="auto"/>
          </w:divBdr>
        </w:div>
        <w:div w:id="1360551406">
          <w:marLeft w:val="640"/>
          <w:marRight w:val="0"/>
          <w:marTop w:val="0"/>
          <w:marBottom w:val="0"/>
          <w:divBdr>
            <w:top w:val="none" w:sz="0" w:space="0" w:color="auto"/>
            <w:left w:val="none" w:sz="0" w:space="0" w:color="auto"/>
            <w:bottom w:val="none" w:sz="0" w:space="0" w:color="auto"/>
            <w:right w:val="none" w:sz="0" w:space="0" w:color="auto"/>
          </w:divBdr>
        </w:div>
        <w:div w:id="583106457">
          <w:marLeft w:val="640"/>
          <w:marRight w:val="0"/>
          <w:marTop w:val="0"/>
          <w:marBottom w:val="0"/>
          <w:divBdr>
            <w:top w:val="none" w:sz="0" w:space="0" w:color="auto"/>
            <w:left w:val="none" w:sz="0" w:space="0" w:color="auto"/>
            <w:bottom w:val="none" w:sz="0" w:space="0" w:color="auto"/>
            <w:right w:val="none" w:sz="0" w:space="0" w:color="auto"/>
          </w:divBdr>
        </w:div>
        <w:div w:id="1221670002">
          <w:marLeft w:val="640"/>
          <w:marRight w:val="0"/>
          <w:marTop w:val="0"/>
          <w:marBottom w:val="0"/>
          <w:divBdr>
            <w:top w:val="none" w:sz="0" w:space="0" w:color="auto"/>
            <w:left w:val="none" w:sz="0" w:space="0" w:color="auto"/>
            <w:bottom w:val="none" w:sz="0" w:space="0" w:color="auto"/>
            <w:right w:val="none" w:sz="0" w:space="0" w:color="auto"/>
          </w:divBdr>
        </w:div>
        <w:div w:id="125271636">
          <w:marLeft w:val="640"/>
          <w:marRight w:val="0"/>
          <w:marTop w:val="0"/>
          <w:marBottom w:val="0"/>
          <w:divBdr>
            <w:top w:val="none" w:sz="0" w:space="0" w:color="auto"/>
            <w:left w:val="none" w:sz="0" w:space="0" w:color="auto"/>
            <w:bottom w:val="none" w:sz="0" w:space="0" w:color="auto"/>
            <w:right w:val="none" w:sz="0" w:space="0" w:color="auto"/>
          </w:divBdr>
        </w:div>
        <w:div w:id="317460591">
          <w:marLeft w:val="640"/>
          <w:marRight w:val="0"/>
          <w:marTop w:val="0"/>
          <w:marBottom w:val="0"/>
          <w:divBdr>
            <w:top w:val="none" w:sz="0" w:space="0" w:color="auto"/>
            <w:left w:val="none" w:sz="0" w:space="0" w:color="auto"/>
            <w:bottom w:val="none" w:sz="0" w:space="0" w:color="auto"/>
            <w:right w:val="none" w:sz="0" w:space="0" w:color="auto"/>
          </w:divBdr>
        </w:div>
        <w:div w:id="49769006">
          <w:marLeft w:val="640"/>
          <w:marRight w:val="0"/>
          <w:marTop w:val="0"/>
          <w:marBottom w:val="0"/>
          <w:divBdr>
            <w:top w:val="none" w:sz="0" w:space="0" w:color="auto"/>
            <w:left w:val="none" w:sz="0" w:space="0" w:color="auto"/>
            <w:bottom w:val="none" w:sz="0" w:space="0" w:color="auto"/>
            <w:right w:val="none" w:sz="0" w:space="0" w:color="auto"/>
          </w:divBdr>
        </w:div>
        <w:div w:id="179242276">
          <w:marLeft w:val="640"/>
          <w:marRight w:val="0"/>
          <w:marTop w:val="0"/>
          <w:marBottom w:val="0"/>
          <w:divBdr>
            <w:top w:val="none" w:sz="0" w:space="0" w:color="auto"/>
            <w:left w:val="none" w:sz="0" w:space="0" w:color="auto"/>
            <w:bottom w:val="none" w:sz="0" w:space="0" w:color="auto"/>
            <w:right w:val="none" w:sz="0" w:space="0" w:color="auto"/>
          </w:divBdr>
        </w:div>
        <w:div w:id="879323757">
          <w:marLeft w:val="640"/>
          <w:marRight w:val="0"/>
          <w:marTop w:val="0"/>
          <w:marBottom w:val="0"/>
          <w:divBdr>
            <w:top w:val="none" w:sz="0" w:space="0" w:color="auto"/>
            <w:left w:val="none" w:sz="0" w:space="0" w:color="auto"/>
            <w:bottom w:val="none" w:sz="0" w:space="0" w:color="auto"/>
            <w:right w:val="none" w:sz="0" w:space="0" w:color="auto"/>
          </w:divBdr>
        </w:div>
        <w:div w:id="2087871557">
          <w:marLeft w:val="640"/>
          <w:marRight w:val="0"/>
          <w:marTop w:val="0"/>
          <w:marBottom w:val="0"/>
          <w:divBdr>
            <w:top w:val="none" w:sz="0" w:space="0" w:color="auto"/>
            <w:left w:val="none" w:sz="0" w:space="0" w:color="auto"/>
            <w:bottom w:val="none" w:sz="0" w:space="0" w:color="auto"/>
            <w:right w:val="none" w:sz="0" w:space="0" w:color="auto"/>
          </w:divBdr>
        </w:div>
        <w:div w:id="1192918382">
          <w:marLeft w:val="640"/>
          <w:marRight w:val="0"/>
          <w:marTop w:val="0"/>
          <w:marBottom w:val="0"/>
          <w:divBdr>
            <w:top w:val="none" w:sz="0" w:space="0" w:color="auto"/>
            <w:left w:val="none" w:sz="0" w:space="0" w:color="auto"/>
            <w:bottom w:val="none" w:sz="0" w:space="0" w:color="auto"/>
            <w:right w:val="none" w:sz="0" w:space="0" w:color="auto"/>
          </w:divBdr>
        </w:div>
        <w:div w:id="589314772">
          <w:marLeft w:val="640"/>
          <w:marRight w:val="0"/>
          <w:marTop w:val="0"/>
          <w:marBottom w:val="0"/>
          <w:divBdr>
            <w:top w:val="none" w:sz="0" w:space="0" w:color="auto"/>
            <w:left w:val="none" w:sz="0" w:space="0" w:color="auto"/>
            <w:bottom w:val="none" w:sz="0" w:space="0" w:color="auto"/>
            <w:right w:val="none" w:sz="0" w:space="0" w:color="auto"/>
          </w:divBdr>
        </w:div>
        <w:div w:id="1643191141">
          <w:marLeft w:val="640"/>
          <w:marRight w:val="0"/>
          <w:marTop w:val="0"/>
          <w:marBottom w:val="0"/>
          <w:divBdr>
            <w:top w:val="none" w:sz="0" w:space="0" w:color="auto"/>
            <w:left w:val="none" w:sz="0" w:space="0" w:color="auto"/>
            <w:bottom w:val="none" w:sz="0" w:space="0" w:color="auto"/>
            <w:right w:val="none" w:sz="0" w:space="0" w:color="auto"/>
          </w:divBdr>
        </w:div>
        <w:div w:id="340012359">
          <w:marLeft w:val="640"/>
          <w:marRight w:val="0"/>
          <w:marTop w:val="0"/>
          <w:marBottom w:val="0"/>
          <w:divBdr>
            <w:top w:val="none" w:sz="0" w:space="0" w:color="auto"/>
            <w:left w:val="none" w:sz="0" w:space="0" w:color="auto"/>
            <w:bottom w:val="none" w:sz="0" w:space="0" w:color="auto"/>
            <w:right w:val="none" w:sz="0" w:space="0" w:color="auto"/>
          </w:divBdr>
        </w:div>
        <w:div w:id="491795965">
          <w:marLeft w:val="640"/>
          <w:marRight w:val="0"/>
          <w:marTop w:val="0"/>
          <w:marBottom w:val="0"/>
          <w:divBdr>
            <w:top w:val="none" w:sz="0" w:space="0" w:color="auto"/>
            <w:left w:val="none" w:sz="0" w:space="0" w:color="auto"/>
            <w:bottom w:val="none" w:sz="0" w:space="0" w:color="auto"/>
            <w:right w:val="none" w:sz="0" w:space="0" w:color="auto"/>
          </w:divBdr>
        </w:div>
        <w:div w:id="1273627411">
          <w:marLeft w:val="640"/>
          <w:marRight w:val="0"/>
          <w:marTop w:val="0"/>
          <w:marBottom w:val="0"/>
          <w:divBdr>
            <w:top w:val="none" w:sz="0" w:space="0" w:color="auto"/>
            <w:left w:val="none" w:sz="0" w:space="0" w:color="auto"/>
            <w:bottom w:val="none" w:sz="0" w:space="0" w:color="auto"/>
            <w:right w:val="none" w:sz="0" w:space="0" w:color="auto"/>
          </w:divBdr>
        </w:div>
        <w:div w:id="16779026">
          <w:marLeft w:val="640"/>
          <w:marRight w:val="0"/>
          <w:marTop w:val="0"/>
          <w:marBottom w:val="0"/>
          <w:divBdr>
            <w:top w:val="none" w:sz="0" w:space="0" w:color="auto"/>
            <w:left w:val="none" w:sz="0" w:space="0" w:color="auto"/>
            <w:bottom w:val="none" w:sz="0" w:space="0" w:color="auto"/>
            <w:right w:val="none" w:sz="0" w:space="0" w:color="auto"/>
          </w:divBdr>
        </w:div>
        <w:div w:id="938104291">
          <w:marLeft w:val="640"/>
          <w:marRight w:val="0"/>
          <w:marTop w:val="0"/>
          <w:marBottom w:val="0"/>
          <w:divBdr>
            <w:top w:val="none" w:sz="0" w:space="0" w:color="auto"/>
            <w:left w:val="none" w:sz="0" w:space="0" w:color="auto"/>
            <w:bottom w:val="none" w:sz="0" w:space="0" w:color="auto"/>
            <w:right w:val="none" w:sz="0" w:space="0" w:color="auto"/>
          </w:divBdr>
        </w:div>
        <w:div w:id="2144619931">
          <w:marLeft w:val="640"/>
          <w:marRight w:val="0"/>
          <w:marTop w:val="0"/>
          <w:marBottom w:val="0"/>
          <w:divBdr>
            <w:top w:val="none" w:sz="0" w:space="0" w:color="auto"/>
            <w:left w:val="none" w:sz="0" w:space="0" w:color="auto"/>
            <w:bottom w:val="none" w:sz="0" w:space="0" w:color="auto"/>
            <w:right w:val="none" w:sz="0" w:space="0" w:color="auto"/>
          </w:divBdr>
        </w:div>
        <w:div w:id="1175920280">
          <w:marLeft w:val="640"/>
          <w:marRight w:val="0"/>
          <w:marTop w:val="0"/>
          <w:marBottom w:val="0"/>
          <w:divBdr>
            <w:top w:val="none" w:sz="0" w:space="0" w:color="auto"/>
            <w:left w:val="none" w:sz="0" w:space="0" w:color="auto"/>
            <w:bottom w:val="none" w:sz="0" w:space="0" w:color="auto"/>
            <w:right w:val="none" w:sz="0" w:space="0" w:color="auto"/>
          </w:divBdr>
        </w:div>
        <w:div w:id="866139835">
          <w:marLeft w:val="640"/>
          <w:marRight w:val="0"/>
          <w:marTop w:val="0"/>
          <w:marBottom w:val="0"/>
          <w:divBdr>
            <w:top w:val="none" w:sz="0" w:space="0" w:color="auto"/>
            <w:left w:val="none" w:sz="0" w:space="0" w:color="auto"/>
            <w:bottom w:val="none" w:sz="0" w:space="0" w:color="auto"/>
            <w:right w:val="none" w:sz="0" w:space="0" w:color="auto"/>
          </w:divBdr>
        </w:div>
        <w:div w:id="778528463">
          <w:marLeft w:val="640"/>
          <w:marRight w:val="0"/>
          <w:marTop w:val="0"/>
          <w:marBottom w:val="0"/>
          <w:divBdr>
            <w:top w:val="none" w:sz="0" w:space="0" w:color="auto"/>
            <w:left w:val="none" w:sz="0" w:space="0" w:color="auto"/>
            <w:bottom w:val="none" w:sz="0" w:space="0" w:color="auto"/>
            <w:right w:val="none" w:sz="0" w:space="0" w:color="auto"/>
          </w:divBdr>
        </w:div>
        <w:div w:id="919294768">
          <w:marLeft w:val="640"/>
          <w:marRight w:val="0"/>
          <w:marTop w:val="0"/>
          <w:marBottom w:val="0"/>
          <w:divBdr>
            <w:top w:val="none" w:sz="0" w:space="0" w:color="auto"/>
            <w:left w:val="none" w:sz="0" w:space="0" w:color="auto"/>
            <w:bottom w:val="none" w:sz="0" w:space="0" w:color="auto"/>
            <w:right w:val="none" w:sz="0" w:space="0" w:color="auto"/>
          </w:divBdr>
        </w:div>
        <w:div w:id="127280847">
          <w:marLeft w:val="640"/>
          <w:marRight w:val="0"/>
          <w:marTop w:val="0"/>
          <w:marBottom w:val="0"/>
          <w:divBdr>
            <w:top w:val="none" w:sz="0" w:space="0" w:color="auto"/>
            <w:left w:val="none" w:sz="0" w:space="0" w:color="auto"/>
            <w:bottom w:val="none" w:sz="0" w:space="0" w:color="auto"/>
            <w:right w:val="none" w:sz="0" w:space="0" w:color="auto"/>
          </w:divBdr>
        </w:div>
        <w:div w:id="1582637737">
          <w:marLeft w:val="640"/>
          <w:marRight w:val="0"/>
          <w:marTop w:val="0"/>
          <w:marBottom w:val="0"/>
          <w:divBdr>
            <w:top w:val="none" w:sz="0" w:space="0" w:color="auto"/>
            <w:left w:val="none" w:sz="0" w:space="0" w:color="auto"/>
            <w:bottom w:val="none" w:sz="0" w:space="0" w:color="auto"/>
            <w:right w:val="none" w:sz="0" w:space="0" w:color="auto"/>
          </w:divBdr>
        </w:div>
        <w:div w:id="984579227">
          <w:marLeft w:val="640"/>
          <w:marRight w:val="0"/>
          <w:marTop w:val="0"/>
          <w:marBottom w:val="0"/>
          <w:divBdr>
            <w:top w:val="none" w:sz="0" w:space="0" w:color="auto"/>
            <w:left w:val="none" w:sz="0" w:space="0" w:color="auto"/>
            <w:bottom w:val="none" w:sz="0" w:space="0" w:color="auto"/>
            <w:right w:val="none" w:sz="0" w:space="0" w:color="auto"/>
          </w:divBdr>
        </w:div>
        <w:div w:id="1829904763">
          <w:marLeft w:val="640"/>
          <w:marRight w:val="0"/>
          <w:marTop w:val="0"/>
          <w:marBottom w:val="0"/>
          <w:divBdr>
            <w:top w:val="none" w:sz="0" w:space="0" w:color="auto"/>
            <w:left w:val="none" w:sz="0" w:space="0" w:color="auto"/>
            <w:bottom w:val="none" w:sz="0" w:space="0" w:color="auto"/>
            <w:right w:val="none" w:sz="0" w:space="0" w:color="auto"/>
          </w:divBdr>
        </w:div>
        <w:div w:id="228613978">
          <w:marLeft w:val="640"/>
          <w:marRight w:val="0"/>
          <w:marTop w:val="0"/>
          <w:marBottom w:val="0"/>
          <w:divBdr>
            <w:top w:val="none" w:sz="0" w:space="0" w:color="auto"/>
            <w:left w:val="none" w:sz="0" w:space="0" w:color="auto"/>
            <w:bottom w:val="none" w:sz="0" w:space="0" w:color="auto"/>
            <w:right w:val="none" w:sz="0" w:space="0" w:color="auto"/>
          </w:divBdr>
        </w:div>
        <w:div w:id="406464163">
          <w:marLeft w:val="640"/>
          <w:marRight w:val="0"/>
          <w:marTop w:val="0"/>
          <w:marBottom w:val="0"/>
          <w:divBdr>
            <w:top w:val="none" w:sz="0" w:space="0" w:color="auto"/>
            <w:left w:val="none" w:sz="0" w:space="0" w:color="auto"/>
            <w:bottom w:val="none" w:sz="0" w:space="0" w:color="auto"/>
            <w:right w:val="none" w:sz="0" w:space="0" w:color="auto"/>
          </w:divBdr>
        </w:div>
        <w:div w:id="1335915515">
          <w:marLeft w:val="640"/>
          <w:marRight w:val="0"/>
          <w:marTop w:val="0"/>
          <w:marBottom w:val="0"/>
          <w:divBdr>
            <w:top w:val="none" w:sz="0" w:space="0" w:color="auto"/>
            <w:left w:val="none" w:sz="0" w:space="0" w:color="auto"/>
            <w:bottom w:val="none" w:sz="0" w:space="0" w:color="auto"/>
            <w:right w:val="none" w:sz="0" w:space="0" w:color="auto"/>
          </w:divBdr>
        </w:div>
        <w:div w:id="41288990">
          <w:marLeft w:val="640"/>
          <w:marRight w:val="0"/>
          <w:marTop w:val="0"/>
          <w:marBottom w:val="0"/>
          <w:divBdr>
            <w:top w:val="none" w:sz="0" w:space="0" w:color="auto"/>
            <w:left w:val="none" w:sz="0" w:space="0" w:color="auto"/>
            <w:bottom w:val="none" w:sz="0" w:space="0" w:color="auto"/>
            <w:right w:val="none" w:sz="0" w:space="0" w:color="auto"/>
          </w:divBdr>
        </w:div>
        <w:div w:id="1721591510">
          <w:marLeft w:val="640"/>
          <w:marRight w:val="0"/>
          <w:marTop w:val="0"/>
          <w:marBottom w:val="0"/>
          <w:divBdr>
            <w:top w:val="none" w:sz="0" w:space="0" w:color="auto"/>
            <w:left w:val="none" w:sz="0" w:space="0" w:color="auto"/>
            <w:bottom w:val="none" w:sz="0" w:space="0" w:color="auto"/>
            <w:right w:val="none" w:sz="0" w:space="0" w:color="auto"/>
          </w:divBdr>
        </w:div>
        <w:div w:id="1127433370">
          <w:marLeft w:val="640"/>
          <w:marRight w:val="0"/>
          <w:marTop w:val="0"/>
          <w:marBottom w:val="0"/>
          <w:divBdr>
            <w:top w:val="none" w:sz="0" w:space="0" w:color="auto"/>
            <w:left w:val="none" w:sz="0" w:space="0" w:color="auto"/>
            <w:bottom w:val="none" w:sz="0" w:space="0" w:color="auto"/>
            <w:right w:val="none" w:sz="0" w:space="0" w:color="auto"/>
          </w:divBdr>
        </w:div>
        <w:div w:id="1467972283">
          <w:marLeft w:val="640"/>
          <w:marRight w:val="0"/>
          <w:marTop w:val="0"/>
          <w:marBottom w:val="0"/>
          <w:divBdr>
            <w:top w:val="none" w:sz="0" w:space="0" w:color="auto"/>
            <w:left w:val="none" w:sz="0" w:space="0" w:color="auto"/>
            <w:bottom w:val="none" w:sz="0" w:space="0" w:color="auto"/>
            <w:right w:val="none" w:sz="0" w:space="0" w:color="auto"/>
          </w:divBdr>
        </w:div>
        <w:div w:id="83574406">
          <w:marLeft w:val="640"/>
          <w:marRight w:val="0"/>
          <w:marTop w:val="0"/>
          <w:marBottom w:val="0"/>
          <w:divBdr>
            <w:top w:val="none" w:sz="0" w:space="0" w:color="auto"/>
            <w:left w:val="none" w:sz="0" w:space="0" w:color="auto"/>
            <w:bottom w:val="none" w:sz="0" w:space="0" w:color="auto"/>
            <w:right w:val="none" w:sz="0" w:space="0" w:color="auto"/>
          </w:divBdr>
        </w:div>
        <w:div w:id="985010442">
          <w:marLeft w:val="640"/>
          <w:marRight w:val="0"/>
          <w:marTop w:val="0"/>
          <w:marBottom w:val="0"/>
          <w:divBdr>
            <w:top w:val="none" w:sz="0" w:space="0" w:color="auto"/>
            <w:left w:val="none" w:sz="0" w:space="0" w:color="auto"/>
            <w:bottom w:val="none" w:sz="0" w:space="0" w:color="auto"/>
            <w:right w:val="none" w:sz="0" w:space="0" w:color="auto"/>
          </w:divBdr>
        </w:div>
        <w:div w:id="1041705662">
          <w:marLeft w:val="640"/>
          <w:marRight w:val="0"/>
          <w:marTop w:val="0"/>
          <w:marBottom w:val="0"/>
          <w:divBdr>
            <w:top w:val="none" w:sz="0" w:space="0" w:color="auto"/>
            <w:left w:val="none" w:sz="0" w:space="0" w:color="auto"/>
            <w:bottom w:val="none" w:sz="0" w:space="0" w:color="auto"/>
            <w:right w:val="none" w:sz="0" w:space="0" w:color="auto"/>
          </w:divBdr>
        </w:div>
        <w:div w:id="1110978428">
          <w:marLeft w:val="640"/>
          <w:marRight w:val="0"/>
          <w:marTop w:val="0"/>
          <w:marBottom w:val="0"/>
          <w:divBdr>
            <w:top w:val="none" w:sz="0" w:space="0" w:color="auto"/>
            <w:left w:val="none" w:sz="0" w:space="0" w:color="auto"/>
            <w:bottom w:val="none" w:sz="0" w:space="0" w:color="auto"/>
            <w:right w:val="none" w:sz="0" w:space="0" w:color="auto"/>
          </w:divBdr>
        </w:div>
        <w:div w:id="1150445389">
          <w:marLeft w:val="640"/>
          <w:marRight w:val="0"/>
          <w:marTop w:val="0"/>
          <w:marBottom w:val="0"/>
          <w:divBdr>
            <w:top w:val="none" w:sz="0" w:space="0" w:color="auto"/>
            <w:left w:val="none" w:sz="0" w:space="0" w:color="auto"/>
            <w:bottom w:val="none" w:sz="0" w:space="0" w:color="auto"/>
            <w:right w:val="none" w:sz="0" w:space="0" w:color="auto"/>
          </w:divBdr>
        </w:div>
        <w:div w:id="786000225">
          <w:marLeft w:val="640"/>
          <w:marRight w:val="0"/>
          <w:marTop w:val="0"/>
          <w:marBottom w:val="0"/>
          <w:divBdr>
            <w:top w:val="none" w:sz="0" w:space="0" w:color="auto"/>
            <w:left w:val="none" w:sz="0" w:space="0" w:color="auto"/>
            <w:bottom w:val="none" w:sz="0" w:space="0" w:color="auto"/>
            <w:right w:val="none" w:sz="0" w:space="0" w:color="auto"/>
          </w:divBdr>
        </w:div>
        <w:div w:id="1249927152">
          <w:marLeft w:val="640"/>
          <w:marRight w:val="0"/>
          <w:marTop w:val="0"/>
          <w:marBottom w:val="0"/>
          <w:divBdr>
            <w:top w:val="none" w:sz="0" w:space="0" w:color="auto"/>
            <w:left w:val="none" w:sz="0" w:space="0" w:color="auto"/>
            <w:bottom w:val="none" w:sz="0" w:space="0" w:color="auto"/>
            <w:right w:val="none" w:sz="0" w:space="0" w:color="auto"/>
          </w:divBdr>
        </w:div>
        <w:div w:id="402879186">
          <w:marLeft w:val="640"/>
          <w:marRight w:val="0"/>
          <w:marTop w:val="0"/>
          <w:marBottom w:val="0"/>
          <w:divBdr>
            <w:top w:val="none" w:sz="0" w:space="0" w:color="auto"/>
            <w:left w:val="none" w:sz="0" w:space="0" w:color="auto"/>
            <w:bottom w:val="none" w:sz="0" w:space="0" w:color="auto"/>
            <w:right w:val="none" w:sz="0" w:space="0" w:color="auto"/>
          </w:divBdr>
        </w:div>
        <w:div w:id="451486161">
          <w:marLeft w:val="640"/>
          <w:marRight w:val="0"/>
          <w:marTop w:val="0"/>
          <w:marBottom w:val="0"/>
          <w:divBdr>
            <w:top w:val="none" w:sz="0" w:space="0" w:color="auto"/>
            <w:left w:val="none" w:sz="0" w:space="0" w:color="auto"/>
            <w:bottom w:val="none" w:sz="0" w:space="0" w:color="auto"/>
            <w:right w:val="none" w:sz="0" w:space="0" w:color="auto"/>
          </w:divBdr>
        </w:div>
        <w:div w:id="1332830104">
          <w:marLeft w:val="640"/>
          <w:marRight w:val="0"/>
          <w:marTop w:val="0"/>
          <w:marBottom w:val="0"/>
          <w:divBdr>
            <w:top w:val="none" w:sz="0" w:space="0" w:color="auto"/>
            <w:left w:val="none" w:sz="0" w:space="0" w:color="auto"/>
            <w:bottom w:val="none" w:sz="0" w:space="0" w:color="auto"/>
            <w:right w:val="none" w:sz="0" w:space="0" w:color="auto"/>
          </w:divBdr>
        </w:div>
        <w:div w:id="1616717337">
          <w:marLeft w:val="640"/>
          <w:marRight w:val="0"/>
          <w:marTop w:val="0"/>
          <w:marBottom w:val="0"/>
          <w:divBdr>
            <w:top w:val="none" w:sz="0" w:space="0" w:color="auto"/>
            <w:left w:val="none" w:sz="0" w:space="0" w:color="auto"/>
            <w:bottom w:val="none" w:sz="0" w:space="0" w:color="auto"/>
            <w:right w:val="none" w:sz="0" w:space="0" w:color="auto"/>
          </w:divBdr>
        </w:div>
        <w:div w:id="462045837">
          <w:marLeft w:val="640"/>
          <w:marRight w:val="0"/>
          <w:marTop w:val="0"/>
          <w:marBottom w:val="0"/>
          <w:divBdr>
            <w:top w:val="none" w:sz="0" w:space="0" w:color="auto"/>
            <w:left w:val="none" w:sz="0" w:space="0" w:color="auto"/>
            <w:bottom w:val="none" w:sz="0" w:space="0" w:color="auto"/>
            <w:right w:val="none" w:sz="0" w:space="0" w:color="auto"/>
          </w:divBdr>
        </w:div>
        <w:div w:id="872310007">
          <w:marLeft w:val="640"/>
          <w:marRight w:val="0"/>
          <w:marTop w:val="0"/>
          <w:marBottom w:val="0"/>
          <w:divBdr>
            <w:top w:val="none" w:sz="0" w:space="0" w:color="auto"/>
            <w:left w:val="none" w:sz="0" w:space="0" w:color="auto"/>
            <w:bottom w:val="none" w:sz="0" w:space="0" w:color="auto"/>
            <w:right w:val="none" w:sz="0" w:space="0" w:color="auto"/>
          </w:divBdr>
        </w:div>
        <w:div w:id="222788698">
          <w:marLeft w:val="640"/>
          <w:marRight w:val="0"/>
          <w:marTop w:val="0"/>
          <w:marBottom w:val="0"/>
          <w:divBdr>
            <w:top w:val="none" w:sz="0" w:space="0" w:color="auto"/>
            <w:left w:val="none" w:sz="0" w:space="0" w:color="auto"/>
            <w:bottom w:val="none" w:sz="0" w:space="0" w:color="auto"/>
            <w:right w:val="none" w:sz="0" w:space="0" w:color="auto"/>
          </w:divBdr>
        </w:div>
        <w:div w:id="669720332">
          <w:marLeft w:val="640"/>
          <w:marRight w:val="0"/>
          <w:marTop w:val="0"/>
          <w:marBottom w:val="0"/>
          <w:divBdr>
            <w:top w:val="none" w:sz="0" w:space="0" w:color="auto"/>
            <w:left w:val="none" w:sz="0" w:space="0" w:color="auto"/>
            <w:bottom w:val="none" w:sz="0" w:space="0" w:color="auto"/>
            <w:right w:val="none" w:sz="0" w:space="0" w:color="auto"/>
          </w:divBdr>
        </w:div>
        <w:div w:id="461850671">
          <w:marLeft w:val="640"/>
          <w:marRight w:val="0"/>
          <w:marTop w:val="0"/>
          <w:marBottom w:val="0"/>
          <w:divBdr>
            <w:top w:val="none" w:sz="0" w:space="0" w:color="auto"/>
            <w:left w:val="none" w:sz="0" w:space="0" w:color="auto"/>
            <w:bottom w:val="none" w:sz="0" w:space="0" w:color="auto"/>
            <w:right w:val="none" w:sz="0" w:space="0" w:color="auto"/>
          </w:divBdr>
        </w:div>
        <w:div w:id="1118453565">
          <w:marLeft w:val="640"/>
          <w:marRight w:val="0"/>
          <w:marTop w:val="0"/>
          <w:marBottom w:val="0"/>
          <w:divBdr>
            <w:top w:val="none" w:sz="0" w:space="0" w:color="auto"/>
            <w:left w:val="none" w:sz="0" w:space="0" w:color="auto"/>
            <w:bottom w:val="none" w:sz="0" w:space="0" w:color="auto"/>
            <w:right w:val="none" w:sz="0" w:space="0" w:color="auto"/>
          </w:divBdr>
        </w:div>
        <w:div w:id="496263773">
          <w:marLeft w:val="640"/>
          <w:marRight w:val="0"/>
          <w:marTop w:val="0"/>
          <w:marBottom w:val="0"/>
          <w:divBdr>
            <w:top w:val="none" w:sz="0" w:space="0" w:color="auto"/>
            <w:left w:val="none" w:sz="0" w:space="0" w:color="auto"/>
            <w:bottom w:val="none" w:sz="0" w:space="0" w:color="auto"/>
            <w:right w:val="none" w:sz="0" w:space="0" w:color="auto"/>
          </w:divBdr>
        </w:div>
        <w:div w:id="633365809">
          <w:marLeft w:val="640"/>
          <w:marRight w:val="0"/>
          <w:marTop w:val="0"/>
          <w:marBottom w:val="0"/>
          <w:divBdr>
            <w:top w:val="none" w:sz="0" w:space="0" w:color="auto"/>
            <w:left w:val="none" w:sz="0" w:space="0" w:color="auto"/>
            <w:bottom w:val="none" w:sz="0" w:space="0" w:color="auto"/>
            <w:right w:val="none" w:sz="0" w:space="0" w:color="auto"/>
          </w:divBdr>
        </w:div>
        <w:div w:id="1072921552">
          <w:marLeft w:val="640"/>
          <w:marRight w:val="0"/>
          <w:marTop w:val="0"/>
          <w:marBottom w:val="0"/>
          <w:divBdr>
            <w:top w:val="none" w:sz="0" w:space="0" w:color="auto"/>
            <w:left w:val="none" w:sz="0" w:space="0" w:color="auto"/>
            <w:bottom w:val="none" w:sz="0" w:space="0" w:color="auto"/>
            <w:right w:val="none" w:sz="0" w:space="0" w:color="auto"/>
          </w:divBdr>
        </w:div>
        <w:div w:id="3944613">
          <w:marLeft w:val="640"/>
          <w:marRight w:val="0"/>
          <w:marTop w:val="0"/>
          <w:marBottom w:val="0"/>
          <w:divBdr>
            <w:top w:val="none" w:sz="0" w:space="0" w:color="auto"/>
            <w:left w:val="none" w:sz="0" w:space="0" w:color="auto"/>
            <w:bottom w:val="none" w:sz="0" w:space="0" w:color="auto"/>
            <w:right w:val="none" w:sz="0" w:space="0" w:color="auto"/>
          </w:divBdr>
        </w:div>
        <w:div w:id="1116221047">
          <w:marLeft w:val="640"/>
          <w:marRight w:val="0"/>
          <w:marTop w:val="0"/>
          <w:marBottom w:val="0"/>
          <w:divBdr>
            <w:top w:val="none" w:sz="0" w:space="0" w:color="auto"/>
            <w:left w:val="none" w:sz="0" w:space="0" w:color="auto"/>
            <w:bottom w:val="none" w:sz="0" w:space="0" w:color="auto"/>
            <w:right w:val="none" w:sz="0" w:space="0" w:color="auto"/>
          </w:divBdr>
        </w:div>
        <w:div w:id="417799385">
          <w:marLeft w:val="640"/>
          <w:marRight w:val="0"/>
          <w:marTop w:val="0"/>
          <w:marBottom w:val="0"/>
          <w:divBdr>
            <w:top w:val="none" w:sz="0" w:space="0" w:color="auto"/>
            <w:left w:val="none" w:sz="0" w:space="0" w:color="auto"/>
            <w:bottom w:val="none" w:sz="0" w:space="0" w:color="auto"/>
            <w:right w:val="none" w:sz="0" w:space="0" w:color="auto"/>
          </w:divBdr>
        </w:div>
        <w:div w:id="1303734906">
          <w:marLeft w:val="640"/>
          <w:marRight w:val="0"/>
          <w:marTop w:val="0"/>
          <w:marBottom w:val="0"/>
          <w:divBdr>
            <w:top w:val="none" w:sz="0" w:space="0" w:color="auto"/>
            <w:left w:val="none" w:sz="0" w:space="0" w:color="auto"/>
            <w:bottom w:val="none" w:sz="0" w:space="0" w:color="auto"/>
            <w:right w:val="none" w:sz="0" w:space="0" w:color="auto"/>
          </w:divBdr>
        </w:div>
        <w:div w:id="28377239">
          <w:marLeft w:val="640"/>
          <w:marRight w:val="0"/>
          <w:marTop w:val="0"/>
          <w:marBottom w:val="0"/>
          <w:divBdr>
            <w:top w:val="none" w:sz="0" w:space="0" w:color="auto"/>
            <w:left w:val="none" w:sz="0" w:space="0" w:color="auto"/>
            <w:bottom w:val="none" w:sz="0" w:space="0" w:color="auto"/>
            <w:right w:val="none" w:sz="0" w:space="0" w:color="auto"/>
          </w:divBdr>
        </w:div>
        <w:div w:id="632490474">
          <w:marLeft w:val="640"/>
          <w:marRight w:val="0"/>
          <w:marTop w:val="0"/>
          <w:marBottom w:val="0"/>
          <w:divBdr>
            <w:top w:val="none" w:sz="0" w:space="0" w:color="auto"/>
            <w:left w:val="none" w:sz="0" w:space="0" w:color="auto"/>
            <w:bottom w:val="none" w:sz="0" w:space="0" w:color="auto"/>
            <w:right w:val="none" w:sz="0" w:space="0" w:color="auto"/>
          </w:divBdr>
        </w:div>
        <w:div w:id="1371538375">
          <w:marLeft w:val="640"/>
          <w:marRight w:val="0"/>
          <w:marTop w:val="0"/>
          <w:marBottom w:val="0"/>
          <w:divBdr>
            <w:top w:val="none" w:sz="0" w:space="0" w:color="auto"/>
            <w:left w:val="none" w:sz="0" w:space="0" w:color="auto"/>
            <w:bottom w:val="none" w:sz="0" w:space="0" w:color="auto"/>
            <w:right w:val="none" w:sz="0" w:space="0" w:color="auto"/>
          </w:divBdr>
        </w:div>
        <w:div w:id="1882085183">
          <w:marLeft w:val="640"/>
          <w:marRight w:val="0"/>
          <w:marTop w:val="0"/>
          <w:marBottom w:val="0"/>
          <w:divBdr>
            <w:top w:val="none" w:sz="0" w:space="0" w:color="auto"/>
            <w:left w:val="none" w:sz="0" w:space="0" w:color="auto"/>
            <w:bottom w:val="none" w:sz="0" w:space="0" w:color="auto"/>
            <w:right w:val="none" w:sz="0" w:space="0" w:color="auto"/>
          </w:divBdr>
        </w:div>
      </w:divsChild>
    </w:div>
    <w:div w:id="1009452676">
      <w:bodyDiv w:val="1"/>
      <w:marLeft w:val="0"/>
      <w:marRight w:val="0"/>
      <w:marTop w:val="0"/>
      <w:marBottom w:val="0"/>
      <w:divBdr>
        <w:top w:val="none" w:sz="0" w:space="0" w:color="auto"/>
        <w:left w:val="none" w:sz="0" w:space="0" w:color="auto"/>
        <w:bottom w:val="none" w:sz="0" w:space="0" w:color="auto"/>
        <w:right w:val="none" w:sz="0" w:space="0" w:color="auto"/>
      </w:divBdr>
    </w:div>
    <w:div w:id="1012874768">
      <w:bodyDiv w:val="1"/>
      <w:marLeft w:val="0"/>
      <w:marRight w:val="0"/>
      <w:marTop w:val="0"/>
      <w:marBottom w:val="0"/>
      <w:divBdr>
        <w:top w:val="none" w:sz="0" w:space="0" w:color="auto"/>
        <w:left w:val="none" w:sz="0" w:space="0" w:color="auto"/>
        <w:bottom w:val="none" w:sz="0" w:space="0" w:color="auto"/>
        <w:right w:val="none" w:sz="0" w:space="0" w:color="auto"/>
      </w:divBdr>
    </w:div>
    <w:div w:id="1019233979">
      <w:bodyDiv w:val="1"/>
      <w:marLeft w:val="0"/>
      <w:marRight w:val="0"/>
      <w:marTop w:val="0"/>
      <w:marBottom w:val="0"/>
      <w:divBdr>
        <w:top w:val="none" w:sz="0" w:space="0" w:color="auto"/>
        <w:left w:val="none" w:sz="0" w:space="0" w:color="auto"/>
        <w:bottom w:val="none" w:sz="0" w:space="0" w:color="auto"/>
        <w:right w:val="none" w:sz="0" w:space="0" w:color="auto"/>
      </w:divBdr>
    </w:div>
    <w:div w:id="1020663738">
      <w:bodyDiv w:val="1"/>
      <w:marLeft w:val="0"/>
      <w:marRight w:val="0"/>
      <w:marTop w:val="0"/>
      <w:marBottom w:val="0"/>
      <w:divBdr>
        <w:top w:val="none" w:sz="0" w:space="0" w:color="auto"/>
        <w:left w:val="none" w:sz="0" w:space="0" w:color="auto"/>
        <w:bottom w:val="none" w:sz="0" w:space="0" w:color="auto"/>
        <w:right w:val="none" w:sz="0" w:space="0" w:color="auto"/>
      </w:divBdr>
      <w:divsChild>
        <w:div w:id="1861690">
          <w:marLeft w:val="640"/>
          <w:marRight w:val="0"/>
          <w:marTop w:val="0"/>
          <w:marBottom w:val="0"/>
          <w:divBdr>
            <w:top w:val="none" w:sz="0" w:space="0" w:color="auto"/>
            <w:left w:val="none" w:sz="0" w:space="0" w:color="auto"/>
            <w:bottom w:val="none" w:sz="0" w:space="0" w:color="auto"/>
            <w:right w:val="none" w:sz="0" w:space="0" w:color="auto"/>
          </w:divBdr>
        </w:div>
        <w:div w:id="29887423">
          <w:marLeft w:val="640"/>
          <w:marRight w:val="0"/>
          <w:marTop w:val="0"/>
          <w:marBottom w:val="0"/>
          <w:divBdr>
            <w:top w:val="none" w:sz="0" w:space="0" w:color="auto"/>
            <w:left w:val="none" w:sz="0" w:space="0" w:color="auto"/>
            <w:bottom w:val="none" w:sz="0" w:space="0" w:color="auto"/>
            <w:right w:val="none" w:sz="0" w:space="0" w:color="auto"/>
          </w:divBdr>
        </w:div>
        <w:div w:id="33892691">
          <w:marLeft w:val="640"/>
          <w:marRight w:val="0"/>
          <w:marTop w:val="0"/>
          <w:marBottom w:val="0"/>
          <w:divBdr>
            <w:top w:val="none" w:sz="0" w:space="0" w:color="auto"/>
            <w:left w:val="none" w:sz="0" w:space="0" w:color="auto"/>
            <w:bottom w:val="none" w:sz="0" w:space="0" w:color="auto"/>
            <w:right w:val="none" w:sz="0" w:space="0" w:color="auto"/>
          </w:divBdr>
        </w:div>
        <w:div w:id="62488545">
          <w:marLeft w:val="640"/>
          <w:marRight w:val="0"/>
          <w:marTop w:val="0"/>
          <w:marBottom w:val="0"/>
          <w:divBdr>
            <w:top w:val="none" w:sz="0" w:space="0" w:color="auto"/>
            <w:left w:val="none" w:sz="0" w:space="0" w:color="auto"/>
            <w:bottom w:val="none" w:sz="0" w:space="0" w:color="auto"/>
            <w:right w:val="none" w:sz="0" w:space="0" w:color="auto"/>
          </w:divBdr>
        </w:div>
        <w:div w:id="71509887">
          <w:marLeft w:val="640"/>
          <w:marRight w:val="0"/>
          <w:marTop w:val="0"/>
          <w:marBottom w:val="0"/>
          <w:divBdr>
            <w:top w:val="none" w:sz="0" w:space="0" w:color="auto"/>
            <w:left w:val="none" w:sz="0" w:space="0" w:color="auto"/>
            <w:bottom w:val="none" w:sz="0" w:space="0" w:color="auto"/>
            <w:right w:val="none" w:sz="0" w:space="0" w:color="auto"/>
          </w:divBdr>
        </w:div>
        <w:div w:id="102767236">
          <w:marLeft w:val="640"/>
          <w:marRight w:val="0"/>
          <w:marTop w:val="0"/>
          <w:marBottom w:val="0"/>
          <w:divBdr>
            <w:top w:val="none" w:sz="0" w:space="0" w:color="auto"/>
            <w:left w:val="none" w:sz="0" w:space="0" w:color="auto"/>
            <w:bottom w:val="none" w:sz="0" w:space="0" w:color="auto"/>
            <w:right w:val="none" w:sz="0" w:space="0" w:color="auto"/>
          </w:divBdr>
        </w:div>
        <w:div w:id="127550355">
          <w:marLeft w:val="640"/>
          <w:marRight w:val="0"/>
          <w:marTop w:val="0"/>
          <w:marBottom w:val="0"/>
          <w:divBdr>
            <w:top w:val="none" w:sz="0" w:space="0" w:color="auto"/>
            <w:left w:val="none" w:sz="0" w:space="0" w:color="auto"/>
            <w:bottom w:val="none" w:sz="0" w:space="0" w:color="auto"/>
            <w:right w:val="none" w:sz="0" w:space="0" w:color="auto"/>
          </w:divBdr>
        </w:div>
        <w:div w:id="198931598">
          <w:marLeft w:val="640"/>
          <w:marRight w:val="0"/>
          <w:marTop w:val="0"/>
          <w:marBottom w:val="0"/>
          <w:divBdr>
            <w:top w:val="none" w:sz="0" w:space="0" w:color="auto"/>
            <w:left w:val="none" w:sz="0" w:space="0" w:color="auto"/>
            <w:bottom w:val="none" w:sz="0" w:space="0" w:color="auto"/>
            <w:right w:val="none" w:sz="0" w:space="0" w:color="auto"/>
          </w:divBdr>
        </w:div>
        <w:div w:id="202525924">
          <w:marLeft w:val="640"/>
          <w:marRight w:val="0"/>
          <w:marTop w:val="0"/>
          <w:marBottom w:val="0"/>
          <w:divBdr>
            <w:top w:val="none" w:sz="0" w:space="0" w:color="auto"/>
            <w:left w:val="none" w:sz="0" w:space="0" w:color="auto"/>
            <w:bottom w:val="none" w:sz="0" w:space="0" w:color="auto"/>
            <w:right w:val="none" w:sz="0" w:space="0" w:color="auto"/>
          </w:divBdr>
        </w:div>
        <w:div w:id="226768103">
          <w:marLeft w:val="640"/>
          <w:marRight w:val="0"/>
          <w:marTop w:val="0"/>
          <w:marBottom w:val="0"/>
          <w:divBdr>
            <w:top w:val="none" w:sz="0" w:space="0" w:color="auto"/>
            <w:left w:val="none" w:sz="0" w:space="0" w:color="auto"/>
            <w:bottom w:val="none" w:sz="0" w:space="0" w:color="auto"/>
            <w:right w:val="none" w:sz="0" w:space="0" w:color="auto"/>
          </w:divBdr>
        </w:div>
        <w:div w:id="255745571">
          <w:marLeft w:val="640"/>
          <w:marRight w:val="0"/>
          <w:marTop w:val="0"/>
          <w:marBottom w:val="0"/>
          <w:divBdr>
            <w:top w:val="none" w:sz="0" w:space="0" w:color="auto"/>
            <w:left w:val="none" w:sz="0" w:space="0" w:color="auto"/>
            <w:bottom w:val="none" w:sz="0" w:space="0" w:color="auto"/>
            <w:right w:val="none" w:sz="0" w:space="0" w:color="auto"/>
          </w:divBdr>
          <w:divsChild>
            <w:div w:id="747116412">
              <w:marLeft w:val="0"/>
              <w:marRight w:val="0"/>
              <w:marTop w:val="0"/>
              <w:marBottom w:val="0"/>
              <w:divBdr>
                <w:top w:val="none" w:sz="0" w:space="0" w:color="auto"/>
                <w:left w:val="none" w:sz="0" w:space="0" w:color="auto"/>
                <w:bottom w:val="none" w:sz="0" w:space="0" w:color="auto"/>
                <w:right w:val="none" w:sz="0" w:space="0" w:color="auto"/>
              </w:divBdr>
            </w:div>
          </w:divsChild>
        </w:div>
        <w:div w:id="270089972">
          <w:marLeft w:val="640"/>
          <w:marRight w:val="0"/>
          <w:marTop w:val="0"/>
          <w:marBottom w:val="0"/>
          <w:divBdr>
            <w:top w:val="none" w:sz="0" w:space="0" w:color="auto"/>
            <w:left w:val="none" w:sz="0" w:space="0" w:color="auto"/>
            <w:bottom w:val="none" w:sz="0" w:space="0" w:color="auto"/>
            <w:right w:val="none" w:sz="0" w:space="0" w:color="auto"/>
          </w:divBdr>
        </w:div>
        <w:div w:id="277564598">
          <w:marLeft w:val="640"/>
          <w:marRight w:val="0"/>
          <w:marTop w:val="0"/>
          <w:marBottom w:val="0"/>
          <w:divBdr>
            <w:top w:val="none" w:sz="0" w:space="0" w:color="auto"/>
            <w:left w:val="none" w:sz="0" w:space="0" w:color="auto"/>
            <w:bottom w:val="none" w:sz="0" w:space="0" w:color="auto"/>
            <w:right w:val="none" w:sz="0" w:space="0" w:color="auto"/>
          </w:divBdr>
        </w:div>
        <w:div w:id="315498539">
          <w:marLeft w:val="640"/>
          <w:marRight w:val="0"/>
          <w:marTop w:val="0"/>
          <w:marBottom w:val="0"/>
          <w:divBdr>
            <w:top w:val="none" w:sz="0" w:space="0" w:color="auto"/>
            <w:left w:val="none" w:sz="0" w:space="0" w:color="auto"/>
            <w:bottom w:val="none" w:sz="0" w:space="0" w:color="auto"/>
            <w:right w:val="none" w:sz="0" w:space="0" w:color="auto"/>
          </w:divBdr>
        </w:div>
        <w:div w:id="322322882">
          <w:marLeft w:val="640"/>
          <w:marRight w:val="0"/>
          <w:marTop w:val="0"/>
          <w:marBottom w:val="0"/>
          <w:divBdr>
            <w:top w:val="none" w:sz="0" w:space="0" w:color="auto"/>
            <w:left w:val="none" w:sz="0" w:space="0" w:color="auto"/>
            <w:bottom w:val="none" w:sz="0" w:space="0" w:color="auto"/>
            <w:right w:val="none" w:sz="0" w:space="0" w:color="auto"/>
          </w:divBdr>
        </w:div>
        <w:div w:id="331186074">
          <w:marLeft w:val="640"/>
          <w:marRight w:val="0"/>
          <w:marTop w:val="0"/>
          <w:marBottom w:val="0"/>
          <w:divBdr>
            <w:top w:val="none" w:sz="0" w:space="0" w:color="auto"/>
            <w:left w:val="none" w:sz="0" w:space="0" w:color="auto"/>
            <w:bottom w:val="none" w:sz="0" w:space="0" w:color="auto"/>
            <w:right w:val="none" w:sz="0" w:space="0" w:color="auto"/>
          </w:divBdr>
        </w:div>
        <w:div w:id="467094488">
          <w:marLeft w:val="640"/>
          <w:marRight w:val="0"/>
          <w:marTop w:val="0"/>
          <w:marBottom w:val="0"/>
          <w:divBdr>
            <w:top w:val="none" w:sz="0" w:space="0" w:color="auto"/>
            <w:left w:val="none" w:sz="0" w:space="0" w:color="auto"/>
            <w:bottom w:val="none" w:sz="0" w:space="0" w:color="auto"/>
            <w:right w:val="none" w:sz="0" w:space="0" w:color="auto"/>
          </w:divBdr>
        </w:div>
        <w:div w:id="468136766">
          <w:marLeft w:val="640"/>
          <w:marRight w:val="0"/>
          <w:marTop w:val="0"/>
          <w:marBottom w:val="0"/>
          <w:divBdr>
            <w:top w:val="none" w:sz="0" w:space="0" w:color="auto"/>
            <w:left w:val="none" w:sz="0" w:space="0" w:color="auto"/>
            <w:bottom w:val="none" w:sz="0" w:space="0" w:color="auto"/>
            <w:right w:val="none" w:sz="0" w:space="0" w:color="auto"/>
          </w:divBdr>
        </w:div>
        <w:div w:id="490878693">
          <w:marLeft w:val="640"/>
          <w:marRight w:val="0"/>
          <w:marTop w:val="0"/>
          <w:marBottom w:val="0"/>
          <w:divBdr>
            <w:top w:val="none" w:sz="0" w:space="0" w:color="auto"/>
            <w:left w:val="none" w:sz="0" w:space="0" w:color="auto"/>
            <w:bottom w:val="none" w:sz="0" w:space="0" w:color="auto"/>
            <w:right w:val="none" w:sz="0" w:space="0" w:color="auto"/>
          </w:divBdr>
        </w:div>
        <w:div w:id="495803392">
          <w:marLeft w:val="640"/>
          <w:marRight w:val="0"/>
          <w:marTop w:val="0"/>
          <w:marBottom w:val="0"/>
          <w:divBdr>
            <w:top w:val="none" w:sz="0" w:space="0" w:color="auto"/>
            <w:left w:val="none" w:sz="0" w:space="0" w:color="auto"/>
            <w:bottom w:val="none" w:sz="0" w:space="0" w:color="auto"/>
            <w:right w:val="none" w:sz="0" w:space="0" w:color="auto"/>
          </w:divBdr>
        </w:div>
        <w:div w:id="503395075">
          <w:marLeft w:val="640"/>
          <w:marRight w:val="0"/>
          <w:marTop w:val="0"/>
          <w:marBottom w:val="0"/>
          <w:divBdr>
            <w:top w:val="none" w:sz="0" w:space="0" w:color="auto"/>
            <w:left w:val="none" w:sz="0" w:space="0" w:color="auto"/>
            <w:bottom w:val="none" w:sz="0" w:space="0" w:color="auto"/>
            <w:right w:val="none" w:sz="0" w:space="0" w:color="auto"/>
          </w:divBdr>
        </w:div>
        <w:div w:id="582496255">
          <w:marLeft w:val="640"/>
          <w:marRight w:val="0"/>
          <w:marTop w:val="0"/>
          <w:marBottom w:val="0"/>
          <w:divBdr>
            <w:top w:val="none" w:sz="0" w:space="0" w:color="auto"/>
            <w:left w:val="none" w:sz="0" w:space="0" w:color="auto"/>
            <w:bottom w:val="none" w:sz="0" w:space="0" w:color="auto"/>
            <w:right w:val="none" w:sz="0" w:space="0" w:color="auto"/>
          </w:divBdr>
        </w:div>
        <w:div w:id="631138407">
          <w:marLeft w:val="640"/>
          <w:marRight w:val="0"/>
          <w:marTop w:val="0"/>
          <w:marBottom w:val="0"/>
          <w:divBdr>
            <w:top w:val="none" w:sz="0" w:space="0" w:color="auto"/>
            <w:left w:val="none" w:sz="0" w:space="0" w:color="auto"/>
            <w:bottom w:val="none" w:sz="0" w:space="0" w:color="auto"/>
            <w:right w:val="none" w:sz="0" w:space="0" w:color="auto"/>
          </w:divBdr>
        </w:div>
        <w:div w:id="633216058">
          <w:marLeft w:val="640"/>
          <w:marRight w:val="0"/>
          <w:marTop w:val="0"/>
          <w:marBottom w:val="0"/>
          <w:divBdr>
            <w:top w:val="none" w:sz="0" w:space="0" w:color="auto"/>
            <w:left w:val="none" w:sz="0" w:space="0" w:color="auto"/>
            <w:bottom w:val="none" w:sz="0" w:space="0" w:color="auto"/>
            <w:right w:val="none" w:sz="0" w:space="0" w:color="auto"/>
          </w:divBdr>
        </w:div>
        <w:div w:id="682123105">
          <w:marLeft w:val="640"/>
          <w:marRight w:val="0"/>
          <w:marTop w:val="0"/>
          <w:marBottom w:val="0"/>
          <w:divBdr>
            <w:top w:val="none" w:sz="0" w:space="0" w:color="auto"/>
            <w:left w:val="none" w:sz="0" w:space="0" w:color="auto"/>
            <w:bottom w:val="none" w:sz="0" w:space="0" w:color="auto"/>
            <w:right w:val="none" w:sz="0" w:space="0" w:color="auto"/>
          </w:divBdr>
        </w:div>
        <w:div w:id="709233669">
          <w:marLeft w:val="640"/>
          <w:marRight w:val="0"/>
          <w:marTop w:val="0"/>
          <w:marBottom w:val="0"/>
          <w:divBdr>
            <w:top w:val="none" w:sz="0" w:space="0" w:color="auto"/>
            <w:left w:val="none" w:sz="0" w:space="0" w:color="auto"/>
            <w:bottom w:val="none" w:sz="0" w:space="0" w:color="auto"/>
            <w:right w:val="none" w:sz="0" w:space="0" w:color="auto"/>
          </w:divBdr>
        </w:div>
        <w:div w:id="719591474">
          <w:marLeft w:val="640"/>
          <w:marRight w:val="0"/>
          <w:marTop w:val="0"/>
          <w:marBottom w:val="0"/>
          <w:divBdr>
            <w:top w:val="none" w:sz="0" w:space="0" w:color="auto"/>
            <w:left w:val="none" w:sz="0" w:space="0" w:color="auto"/>
            <w:bottom w:val="none" w:sz="0" w:space="0" w:color="auto"/>
            <w:right w:val="none" w:sz="0" w:space="0" w:color="auto"/>
          </w:divBdr>
        </w:div>
        <w:div w:id="795442535">
          <w:marLeft w:val="640"/>
          <w:marRight w:val="0"/>
          <w:marTop w:val="0"/>
          <w:marBottom w:val="0"/>
          <w:divBdr>
            <w:top w:val="none" w:sz="0" w:space="0" w:color="auto"/>
            <w:left w:val="none" w:sz="0" w:space="0" w:color="auto"/>
            <w:bottom w:val="none" w:sz="0" w:space="0" w:color="auto"/>
            <w:right w:val="none" w:sz="0" w:space="0" w:color="auto"/>
          </w:divBdr>
        </w:div>
        <w:div w:id="802239640">
          <w:marLeft w:val="640"/>
          <w:marRight w:val="0"/>
          <w:marTop w:val="0"/>
          <w:marBottom w:val="0"/>
          <w:divBdr>
            <w:top w:val="none" w:sz="0" w:space="0" w:color="auto"/>
            <w:left w:val="none" w:sz="0" w:space="0" w:color="auto"/>
            <w:bottom w:val="none" w:sz="0" w:space="0" w:color="auto"/>
            <w:right w:val="none" w:sz="0" w:space="0" w:color="auto"/>
          </w:divBdr>
        </w:div>
        <w:div w:id="851380658">
          <w:marLeft w:val="640"/>
          <w:marRight w:val="0"/>
          <w:marTop w:val="0"/>
          <w:marBottom w:val="0"/>
          <w:divBdr>
            <w:top w:val="none" w:sz="0" w:space="0" w:color="auto"/>
            <w:left w:val="none" w:sz="0" w:space="0" w:color="auto"/>
            <w:bottom w:val="none" w:sz="0" w:space="0" w:color="auto"/>
            <w:right w:val="none" w:sz="0" w:space="0" w:color="auto"/>
          </w:divBdr>
        </w:div>
        <w:div w:id="861478821">
          <w:marLeft w:val="640"/>
          <w:marRight w:val="0"/>
          <w:marTop w:val="0"/>
          <w:marBottom w:val="0"/>
          <w:divBdr>
            <w:top w:val="none" w:sz="0" w:space="0" w:color="auto"/>
            <w:left w:val="none" w:sz="0" w:space="0" w:color="auto"/>
            <w:bottom w:val="none" w:sz="0" w:space="0" w:color="auto"/>
            <w:right w:val="none" w:sz="0" w:space="0" w:color="auto"/>
          </w:divBdr>
        </w:div>
        <w:div w:id="868838492">
          <w:marLeft w:val="640"/>
          <w:marRight w:val="0"/>
          <w:marTop w:val="0"/>
          <w:marBottom w:val="0"/>
          <w:divBdr>
            <w:top w:val="none" w:sz="0" w:space="0" w:color="auto"/>
            <w:left w:val="none" w:sz="0" w:space="0" w:color="auto"/>
            <w:bottom w:val="none" w:sz="0" w:space="0" w:color="auto"/>
            <w:right w:val="none" w:sz="0" w:space="0" w:color="auto"/>
          </w:divBdr>
        </w:div>
        <w:div w:id="874392468">
          <w:marLeft w:val="640"/>
          <w:marRight w:val="0"/>
          <w:marTop w:val="0"/>
          <w:marBottom w:val="0"/>
          <w:divBdr>
            <w:top w:val="none" w:sz="0" w:space="0" w:color="auto"/>
            <w:left w:val="none" w:sz="0" w:space="0" w:color="auto"/>
            <w:bottom w:val="none" w:sz="0" w:space="0" w:color="auto"/>
            <w:right w:val="none" w:sz="0" w:space="0" w:color="auto"/>
          </w:divBdr>
        </w:div>
        <w:div w:id="920524837">
          <w:marLeft w:val="640"/>
          <w:marRight w:val="0"/>
          <w:marTop w:val="0"/>
          <w:marBottom w:val="0"/>
          <w:divBdr>
            <w:top w:val="none" w:sz="0" w:space="0" w:color="auto"/>
            <w:left w:val="none" w:sz="0" w:space="0" w:color="auto"/>
            <w:bottom w:val="none" w:sz="0" w:space="0" w:color="auto"/>
            <w:right w:val="none" w:sz="0" w:space="0" w:color="auto"/>
          </w:divBdr>
        </w:div>
        <w:div w:id="950668488">
          <w:marLeft w:val="640"/>
          <w:marRight w:val="0"/>
          <w:marTop w:val="0"/>
          <w:marBottom w:val="0"/>
          <w:divBdr>
            <w:top w:val="none" w:sz="0" w:space="0" w:color="auto"/>
            <w:left w:val="none" w:sz="0" w:space="0" w:color="auto"/>
            <w:bottom w:val="none" w:sz="0" w:space="0" w:color="auto"/>
            <w:right w:val="none" w:sz="0" w:space="0" w:color="auto"/>
          </w:divBdr>
        </w:div>
        <w:div w:id="955714316">
          <w:marLeft w:val="640"/>
          <w:marRight w:val="0"/>
          <w:marTop w:val="0"/>
          <w:marBottom w:val="0"/>
          <w:divBdr>
            <w:top w:val="none" w:sz="0" w:space="0" w:color="auto"/>
            <w:left w:val="none" w:sz="0" w:space="0" w:color="auto"/>
            <w:bottom w:val="none" w:sz="0" w:space="0" w:color="auto"/>
            <w:right w:val="none" w:sz="0" w:space="0" w:color="auto"/>
          </w:divBdr>
        </w:div>
        <w:div w:id="1009212900">
          <w:marLeft w:val="640"/>
          <w:marRight w:val="0"/>
          <w:marTop w:val="0"/>
          <w:marBottom w:val="0"/>
          <w:divBdr>
            <w:top w:val="none" w:sz="0" w:space="0" w:color="auto"/>
            <w:left w:val="none" w:sz="0" w:space="0" w:color="auto"/>
            <w:bottom w:val="none" w:sz="0" w:space="0" w:color="auto"/>
            <w:right w:val="none" w:sz="0" w:space="0" w:color="auto"/>
          </w:divBdr>
        </w:div>
        <w:div w:id="1014498340">
          <w:marLeft w:val="640"/>
          <w:marRight w:val="0"/>
          <w:marTop w:val="0"/>
          <w:marBottom w:val="0"/>
          <w:divBdr>
            <w:top w:val="none" w:sz="0" w:space="0" w:color="auto"/>
            <w:left w:val="none" w:sz="0" w:space="0" w:color="auto"/>
            <w:bottom w:val="none" w:sz="0" w:space="0" w:color="auto"/>
            <w:right w:val="none" w:sz="0" w:space="0" w:color="auto"/>
          </w:divBdr>
        </w:div>
        <w:div w:id="1208028591">
          <w:marLeft w:val="640"/>
          <w:marRight w:val="0"/>
          <w:marTop w:val="0"/>
          <w:marBottom w:val="0"/>
          <w:divBdr>
            <w:top w:val="none" w:sz="0" w:space="0" w:color="auto"/>
            <w:left w:val="none" w:sz="0" w:space="0" w:color="auto"/>
            <w:bottom w:val="none" w:sz="0" w:space="0" w:color="auto"/>
            <w:right w:val="none" w:sz="0" w:space="0" w:color="auto"/>
          </w:divBdr>
        </w:div>
        <w:div w:id="1274824082">
          <w:marLeft w:val="640"/>
          <w:marRight w:val="0"/>
          <w:marTop w:val="0"/>
          <w:marBottom w:val="0"/>
          <w:divBdr>
            <w:top w:val="none" w:sz="0" w:space="0" w:color="auto"/>
            <w:left w:val="none" w:sz="0" w:space="0" w:color="auto"/>
            <w:bottom w:val="none" w:sz="0" w:space="0" w:color="auto"/>
            <w:right w:val="none" w:sz="0" w:space="0" w:color="auto"/>
          </w:divBdr>
        </w:div>
        <w:div w:id="1276982465">
          <w:marLeft w:val="640"/>
          <w:marRight w:val="0"/>
          <w:marTop w:val="0"/>
          <w:marBottom w:val="0"/>
          <w:divBdr>
            <w:top w:val="none" w:sz="0" w:space="0" w:color="auto"/>
            <w:left w:val="none" w:sz="0" w:space="0" w:color="auto"/>
            <w:bottom w:val="none" w:sz="0" w:space="0" w:color="auto"/>
            <w:right w:val="none" w:sz="0" w:space="0" w:color="auto"/>
          </w:divBdr>
          <w:divsChild>
            <w:div w:id="353191063">
              <w:marLeft w:val="0"/>
              <w:marRight w:val="0"/>
              <w:marTop w:val="0"/>
              <w:marBottom w:val="0"/>
              <w:divBdr>
                <w:top w:val="none" w:sz="0" w:space="0" w:color="auto"/>
                <w:left w:val="none" w:sz="0" w:space="0" w:color="auto"/>
                <w:bottom w:val="none" w:sz="0" w:space="0" w:color="auto"/>
                <w:right w:val="none" w:sz="0" w:space="0" w:color="auto"/>
              </w:divBdr>
            </w:div>
            <w:div w:id="786702338">
              <w:marLeft w:val="0"/>
              <w:marRight w:val="0"/>
              <w:marTop w:val="0"/>
              <w:marBottom w:val="0"/>
              <w:divBdr>
                <w:top w:val="none" w:sz="0" w:space="0" w:color="auto"/>
                <w:left w:val="none" w:sz="0" w:space="0" w:color="auto"/>
                <w:bottom w:val="none" w:sz="0" w:space="0" w:color="auto"/>
                <w:right w:val="none" w:sz="0" w:space="0" w:color="auto"/>
              </w:divBdr>
            </w:div>
          </w:divsChild>
        </w:div>
        <w:div w:id="1291979624">
          <w:marLeft w:val="640"/>
          <w:marRight w:val="0"/>
          <w:marTop w:val="0"/>
          <w:marBottom w:val="0"/>
          <w:divBdr>
            <w:top w:val="none" w:sz="0" w:space="0" w:color="auto"/>
            <w:left w:val="none" w:sz="0" w:space="0" w:color="auto"/>
            <w:bottom w:val="none" w:sz="0" w:space="0" w:color="auto"/>
            <w:right w:val="none" w:sz="0" w:space="0" w:color="auto"/>
          </w:divBdr>
        </w:div>
        <w:div w:id="1303273792">
          <w:marLeft w:val="640"/>
          <w:marRight w:val="0"/>
          <w:marTop w:val="0"/>
          <w:marBottom w:val="0"/>
          <w:divBdr>
            <w:top w:val="none" w:sz="0" w:space="0" w:color="auto"/>
            <w:left w:val="none" w:sz="0" w:space="0" w:color="auto"/>
            <w:bottom w:val="none" w:sz="0" w:space="0" w:color="auto"/>
            <w:right w:val="none" w:sz="0" w:space="0" w:color="auto"/>
          </w:divBdr>
        </w:div>
        <w:div w:id="1392772933">
          <w:marLeft w:val="640"/>
          <w:marRight w:val="0"/>
          <w:marTop w:val="0"/>
          <w:marBottom w:val="0"/>
          <w:divBdr>
            <w:top w:val="none" w:sz="0" w:space="0" w:color="auto"/>
            <w:left w:val="none" w:sz="0" w:space="0" w:color="auto"/>
            <w:bottom w:val="none" w:sz="0" w:space="0" w:color="auto"/>
            <w:right w:val="none" w:sz="0" w:space="0" w:color="auto"/>
          </w:divBdr>
        </w:div>
        <w:div w:id="1400594474">
          <w:marLeft w:val="640"/>
          <w:marRight w:val="0"/>
          <w:marTop w:val="0"/>
          <w:marBottom w:val="0"/>
          <w:divBdr>
            <w:top w:val="none" w:sz="0" w:space="0" w:color="auto"/>
            <w:left w:val="none" w:sz="0" w:space="0" w:color="auto"/>
            <w:bottom w:val="none" w:sz="0" w:space="0" w:color="auto"/>
            <w:right w:val="none" w:sz="0" w:space="0" w:color="auto"/>
          </w:divBdr>
        </w:div>
        <w:div w:id="1460757020">
          <w:marLeft w:val="640"/>
          <w:marRight w:val="0"/>
          <w:marTop w:val="0"/>
          <w:marBottom w:val="0"/>
          <w:divBdr>
            <w:top w:val="none" w:sz="0" w:space="0" w:color="auto"/>
            <w:left w:val="none" w:sz="0" w:space="0" w:color="auto"/>
            <w:bottom w:val="none" w:sz="0" w:space="0" w:color="auto"/>
            <w:right w:val="none" w:sz="0" w:space="0" w:color="auto"/>
          </w:divBdr>
        </w:div>
        <w:div w:id="1471897154">
          <w:marLeft w:val="640"/>
          <w:marRight w:val="0"/>
          <w:marTop w:val="0"/>
          <w:marBottom w:val="0"/>
          <w:divBdr>
            <w:top w:val="none" w:sz="0" w:space="0" w:color="auto"/>
            <w:left w:val="none" w:sz="0" w:space="0" w:color="auto"/>
            <w:bottom w:val="none" w:sz="0" w:space="0" w:color="auto"/>
            <w:right w:val="none" w:sz="0" w:space="0" w:color="auto"/>
          </w:divBdr>
        </w:div>
        <w:div w:id="1488087369">
          <w:marLeft w:val="640"/>
          <w:marRight w:val="0"/>
          <w:marTop w:val="0"/>
          <w:marBottom w:val="0"/>
          <w:divBdr>
            <w:top w:val="none" w:sz="0" w:space="0" w:color="auto"/>
            <w:left w:val="none" w:sz="0" w:space="0" w:color="auto"/>
            <w:bottom w:val="none" w:sz="0" w:space="0" w:color="auto"/>
            <w:right w:val="none" w:sz="0" w:space="0" w:color="auto"/>
          </w:divBdr>
        </w:div>
        <w:div w:id="1493065490">
          <w:marLeft w:val="640"/>
          <w:marRight w:val="0"/>
          <w:marTop w:val="0"/>
          <w:marBottom w:val="0"/>
          <w:divBdr>
            <w:top w:val="none" w:sz="0" w:space="0" w:color="auto"/>
            <w:left w:val="none" w:sz="0" w:space="0" w:color="auto"/>
            <w:bottom w:val="none" w:sz="0" w:space="0" w:color="auto"/>
            <w:right w:val="none" w:sz="0" w:space="0" w:color="auto"/>
          </w:divBdr>
          <w:divsChild>
            <w:div w:id="517551167">
              <w:marLeft w:val="0"/>
              <w:marRight w:val="0"/>
              <w:marTop w:val="0"/>
              <w:marBottom w:val="0"/>
              <w:divBdr>
                <w:top w:val="none" w:sz="0" w:space="0" w:color="auto"/>
                <w:left w:val="none" w:sz="0" w:space="0" w:color="auto"/>
                <w:bottom w:val="none" w:sz="0" w:space="0" w:color="auto"/>
                <w:right w:val="none" w:sz="0" w:space="0" w:color="auto"/>
              </w:divBdr>
            </w:div>
            <w:div w:id="1241403118">
              <w:marLeft w:val="0"/>
              <w:marRight w:val="0"/>
              <w:marTop w:val="0"/>
              <w:marBottom w:val="0"/>
              <w:divBdr>
                <w:top w:val="none" w:sz="0" w:space="0" w:color="auto"/>
                <w:left w:val="none" w:sz="0" w:space="0" w:color="auto"/>
                <w:bottom w:val="none" w:sz="0" w:space="0" w:color="auto"/>
                <w:right w:val="none" w:sz="0" w:space="0" w:color="auto"/>
              </w:divBdr>
            </w:div>
          </w:divsChild>
        </w:div>
        <w:div w:id="1496146975">
          <w:marLeft w:val="640"/>
          <w:marRight w:val="0"/>
          <w:marTop w:val="0"/>
          <w:marBottom w:val="0"/>
          <w:divBdr>
            <w:top w:val="none" w:sz="0" w:space="0" w:color="auto"/>
            <w:left w:val="none" w:sz="0" w:space="0" w:color="auto"/>
            <w:bottom w:val="none" w:sz="0" w:space="0" w:color="auto"/>
            <w:right w:val="none" w:sz="0" w:space="0" w:color="auto"/>
          </w:divBdr>
        </w:div>
        <w:div w:id="1552962076">
          <w:marLeft w:val="640"/>
          <w:marRight w:val="0"/>
          <w:marTop w:val="0"/>
          <w:marBottom w:val="0"/>
          <w:divBdr>
            <w:top w:val="none" w:sz="0" w:space="0" w:color="auto"/>
            <w:left w:val="none" w:sz="0" w:space="0" w:color="auto"/>
            <w:bottom w:val="none" w:sz="0" w:space="0" w:color="auto"/>
            <w:right w:val="none" w:sz="0" w:space="0" w:color="auto"/>
          </w:divBdr>
        </w:div>
        <w:div w:id="1598824827">
          <w:marLeft w:val="640"/>
          <w:marRight w:val="0"/>
          <w:marTop w:val="0"/>
          <w:marBottom w:val="0"/>
          <w:divBdr>
            <w:top w:val="none" w:sz="0" w:space="0" w:color="auto"/>
            <w:left w:val="none" w:sz="0" w:space="0" w:color="auto"/>
            <w:bottom w:val="none" w:sz="0" w:space="0" w:color="auto"/>
            <w:right w:val="none" w:sz="0" w:space="0" w:color="auto"/>
          </w:divBdr>
        </w:div>
        <w:div w:id="1606039917">
          <w:marLeft w:val="640"/>
          <w:marRight w:val="0"/>
          <w:marTop w:val="0"/>
          <w:marBottom w:val="0"/>
          <w:divBdr>
            <w:top w:val="none" w:sz="0" w:space="0" w:color="auto"/>
            <w:left w:val="none" w:sz="0" w:space="0" w:color="auto"/>
            <w:bottom w:val="none" w:sz="0" w:space="0" w:color="auto"/>
            <w:right w:val="none" w:sz="0" w:space="0" w:color="auto"/>
          </w:divBdr>
        </w:div>
        <w:div w:id="1611937887">
          <w:marLeft w:val="640"/>
          <w:marRight w:val="0"/>
          <w:marTop w:val="0"/>
          <w:marBottom w:val="0"/>
          <w:divBdr>
            <w:top w:val="none" w:sz="0" w:space="0" w:color="auto"/>
            <w:left w:val="none" w:sz="0" w:space="0" w:color="auto"/>
            <w:bottom w:val="none" w:sz="0" w:space="0" w:color="auto"/>
            <w:right w:val="none" w:sz="0" w:space="0" w:color="auto"/>
          </w:divBdr>
        </w:div>
        <w:div w:id="1626765287">
          <w:marLeft w:val="640"/>
          <w:marRight w:val="0"/>
          <w:marTop w:val="0"/>
          <w:marBottom w:val="0"/>
          <w:divBdr>
            <w:top w:val="none" w:sz="0" w:space="0" w:color="auto"/>
            <w:left w:val="none" w:sz="0" w:space="0" w:color="auto"/>
            <w:bottom w:val="none" w:sz="0" w:space="0" w:color="auto"/>
            <w:right w:val="none" w:sz="0" w:space="0" w:color="auto"/>
          </w:divBdr>
        </w:div>
        <w:div w:id="1639533197">
          <w:marLeft w:val="640"/>
          <w:marRight w:val="0"/>
          <w:marTop w:val="0"/>
          <w:marBottom w:val="0"/>
          <w:divBdr>
            <w:top w:val="none" w:sz="0" w:space="0" w:color="auto"/>
            <w:left w:val="none" w:sz="0" w:space="0" w:color="auto"/>
            <w:bottom w:val="none" w:sz="0" w:space="0" w:color="auto"/>
            <w:right w:val="none" w:sz="0" w:space="0" w:color="auto"/>
          </w:divBdr>
        </w:div>
        <w:div w:id="1641306013">
          <w:marLeft w:val="640"/>
          <w:marRight w:val="0"/>
          <w:marTop w:val="0"/>
          <w:marBottom w:val="0"/>
          <w:divBdr>
            <w:top w:val="none" w:sz="0" w:space="0" w:color="auto"/>
            <w:left w:val="none" w:sz="0" w:space="0" w:color="auto"/>
            <w:bottom w:val="none" w:sz="0" w:space="0" w:color="auto"/>
            <w:right w:val="none" w:sz="0" w:space="0" w:color="auto"/>
          </w:divBdr>
        </w:div>
        <w:div w:id="1660689958">
          <w:marLeft w:val="640"/>
          <w:marRight w:val="0"/>
          <w:marTop w:val="0"/>
          <w:marBottom w:val="0"/>
          <w:divBdr>
            <w:top w:val="none" w:sz="0" w:space="0" w:color="auto"/>
            <w:left w:val="none" w:sz="0" w:space="0" w:color="auto"/>
            <w:bottom w:val="none" w:sz="0" w:space="0" w:color="auto"/>
            <w:right w:val="none" w:sz="0" w:space="0" w:color="auto"/>
          </w:divBdr>
        </w:div>
        <w:div w:id="1663703665">
          <w:marLeft w:val="640"/>
          <w:marRight w:val="0"/>
          <w:marTop w:val="0"/>
          <w:marBottom w:val="0"/>
          <w:divBdr>
            <w:top w:val="none" w:sz="0" w:space="0" w:color="auto"/>
            <w:left w:val="none" w:sz="0" w:space="0" w:color="auto"/>
            <w:bottom w:val="none" w:sz="0" w:space="0" w:color="auto"/>
            <w:right w:val="none" w:sz="0" w:space="0" w:color="auto"/>
          </w:divBdr>
        </w:div>
        <w:div w:id="1730492930">
          <w:marLeft w:val="640"/>
          <w:marRight w:val="0"/>
          <w:marTop w:val="0"/>
          <w:marBottom w:val="0"/>
          <w:divBdr>
            <w:top w:val="none" w:sz="0" w:space="0" w:color="auto"/>
            <w:left w:val="none" w:sz="0" w:space="0" w:color="auto"/>
            <w:bottom w:val="none" w:sz="0" w:space="0" w:color="auto"/>
            <w:right w:val="none" w:sz="0" w:space="0" w:color="auto"/>
          </w:divBdr>
        </w:div>
        <w:div w:id="1741051205">
          <w:marLeft w:val="640"/>
          <w:marRight w:val="0"/>
          <w:marTop w:val="0"/>
          <w:marBottom w:val="0"/>
          <w:divBdr>
            <w:top w:val="none" w:sz="0" w:space="0" w:color="auto"/>
            <w:left w:val="none" w:sz="0" w:space="0" w:color="auto"/>
            <w:bottom w:val="none" w:sz="0" w:space="0" w:color="auto"/>
            <w:right w:val="none" w:sz="0" w:space="0" w:color="auto"/>
          </w:divBdr>
        </w:div>
        <w:div w:id="1753432490">
          <w:marLeft w:val="640"/>
          <w:marRight w:val="0"/>
          <w:marTop w:val="0"/>
          <w:marBottom w:val="0"/>
          <w:divBdr>
            <w:top w:val="none" w:sz="0" w:space="0" w:color="auto"/>
            <w:left w:val="none" w:sz="0" w:space="0" w:color="auto"/>
            <w:bottom w:val="none" w:sz="0" w:space="0" w:color="auto"/>
            <w:right w:val="none" w:sz="0" w:space="0" w:color="auto"/>
          </w:divBdr>
        </w:div>
        <w:div w:id="1781487615">
          <w:marLeft w:val="640"/>
          <w:marRight w:val="0"/>
          <w:marTop w:val="0"/>
          <w:marBottom w:val="0"/>
          <w:divBdr>
            <w:top w:val="none" w:sz="0" w:space="0" w:color="auto"/>
            <w:left w:val="none" w:sz="0" w:space="0" w:color="auto"/>
            <w:bottom w:val="none" w:sz="0" w:space="0" w:color="auto"/>
            <w:right w:val="none" w:sz="0" w:space="0" w:color="auto"/>
          </w:divBdr>
        </w:div>
        <w:div w:id="1817598895">
          <w:marLeft w:val="640"/>
          <w:marRight w:val="0"/>
          <w:marTop w:val="0"/>
          <w:marBottom w:val="0"/>
          <w:divBdr>
            <w:top w:val="none" w:sz="0" w:space="0" w:color="auto"/>
            <w:left w:val="none" w:sz="0" w:space="0" w:color="auto"/>
            <w:bottom w:val="none" w:sz="0" w:space="0" w:color="auto"/>
            <w:right w:val="none" w:sz="0" w:space="0" w:color="auto"/>
          </w:divBdr>
        </w:div>
        <w:div w:id="1861972316">
          <w:marLeft w:val="640"/>
          <w:marRight w:val="0"/>
          <w:marTop w:val="0"/>
          <w:marBottom w:val="0"/>
          <w:divBdr>
            <w:top w:val="none" w:sz="0" w:space="0" w:color="auto"/>
            <w:left w:val="none" w:sz="0" w:space="0" w:color="auto"/>
            <w:bottom w:val="none" w:sz="0" w:space="0" w:color="auto"/>
            <w:right w:val="none" w:sz="0" w:space="0" w:color="auto"/>
          </w:divBdr>
        </w:div>
        <w:div w:id="1880968308">
          <w:marLeft w:val="640"/>
          <w:marRight w:val="0"/>
          <w:marTop w:val="0"/>
          <w:marBottom w:val="0"/>
          <w:divBdr>
            <w:top w:val="none" w:sz="0" w:space="0" w:color="auto"/>
            <w:left w:val="none" w:sz="0" w:space="0" w:color="auto"/>
            <w:bottom w:val="none" w:sz="0" w:space="0" w:color="auto"/>
            <w:right w:val="none" w:sz="0" w:space="0" w:color="auto"/>
          </w:divBdr>
        </w:div>
        <w:div w:id="1914580346">
          <w:marLeft w:val="640"/>
          <w:marRight w:val="0"/>
          <w:marTop w:val="0"/>
          <w:marBottom w:val="0"/>
          <w:divBdr>
            <w:top w:val="none" w:sz="0" w:space="0" w:color="auto"/>
            <w:left w:val="none" w:sz="0" w:space="0" w:color="auto"/>
            <w:bottom w:val="none" w:sz="0" w:space="0" w:color="auto"/>
            <w:right w:val="none" w:sz="0" w:space="0" w:color="auto"/>
          </w:divBdr>
        </w:div>
        <w:div w:id="1967226341">
          <w:marLeft w:val="640"/>
          <w:marRight w:val="0"/>
          <w:marTop w:val="0"/>
          <w:marBottom w:val="0"/>
          <w:divBdr>
            <w:top w:val="none" w:sz="0" w:space="0" w:color="auto"/>
            <w:left w:val="none" w:sz="0" w:space="0" w:color="auto"/>
            <w:bottom w:val="none" w:sz="0" w:space="0" w:color="auto"/>
            <w:right w:val="none" w:sz="0" w:space="0" w:color="auto"/>
          </w:divBdr>
        </w:div>
        <w:div w:id="2004696783">
          <w:marLeft w:val="640"/>
          <w:marRight w:val="0"/>
          <w:marTop w:val="0"/>
          <w:marBottom w:val="0"/>
          <w:divBdr>
            <w:top w:val="none" w:sz="0" w:space="0" w:color="auto"/>
            <w:left w:val="none" w:sz="0" w:space="0" w:color="auto"/>
            <w:bottom w:val="none" w:sz="0" w:space="0" w:color="auto"/>
            <w:right w:val="none" w:sz="0" w:space="0" w:color="auto"/>
          </w:divBdr>
        </w:div>
        <w:div w:id="2028291290">
          <w:marLeft w:val="640"/>
          <w:marRight w:val="0"/>
          <w:marTop w:val="0"/>
          <w:marBottom w:val="0"/>
          <w:divBdr>
            <w:top w:val="none" w:sz="0" w:space="0" w:color="auto"/>
            <w:left w:val="none" w:sz="0" w:space="0" w:color="auto"/>
            <w:bottom w:val="none" w:sz="0" w:space="0" w:color="auto"/>
            <w:right w:val="none" w:sz="0" w:space="0" w:color="auto"/>
          </w:divBdr>
        </w:div>
        <w:div w:id="2030793586">
          <w:marLeft w:val="640"/>
          <w:marRight w:val="0"/>
          <w:marTop w:val="0"/>
          <w:marBottom w:val="0"/>
          <w:divBdr>
            <w:top w:val="none" w:sz="0" w:space="0" w:color="auto"/>
            <w:left w:val="none" w:sz="0" w:space="0" w:color="auto"/>
            <w:bottom w:val="none" w:sz="0" w:space="0" w:color="auto"/>
            <w:right w:val="none" w:sz="0" w:space="0" w:color="auto"/>
          </w:divBdr>
        </w:div>
        <w:div w:id="2142267798">
          <w:marLeft w:val="640"/>
          <w:marRight w:val="0"/>
          <w:marTop w:val="0"/>
          <w:marBottom w:val="0"/>
          <w:divBdr>
            <w:top w:val="none" w:sz="0" w:space="0" w:color="auto"/>
            <w:left w:val="none" w:sz="0" w:space="0" w:color="auto"/>
            <w:bottom w:val="none" w:sz="0" w:space="0" w:color="auto"/>
            <w:right w:val="none" w:sz="0" w:space="0" w:color="auto"/>
          </w:divBdr>
        </w:div>
      </w:divsChild>
    </w:div>
    <w:div w:id="1023215800">
      <w:bodyDiv w:val="1"/>
      <w:marLeft w:val="0"/>
      <w:marRight w:val="0"/>
      <w:marTop w:val="0"/>
      <w:marBottom w:val="0"/>
      <w:divBdr>
        <w:top w:val="none" w:sz="0" w:space="0" w:color="auto"/>
        <w:left w:val="none" w:sz="0" w:space="0" w:color="auto"/>
        <w:bottom w:val="none" w:sz="0" w:space="0" w:color="auto"/>
        <w:right w:val="none" w:sz="0" w:space="0" w:color="auto"/>
      </w:divBdr>
    </w:div>
    <w:div w:id="1024286516">
      <w:bodyDiv w:val="1"/>
      <w:marLeft w:val="0"/>
      <w:marRight w:val="0"/>
      <w:marTop w:val="0"/>
      <w:marBottom w:val="0"/>
      <w:divBdr>
        <w:top w:val="none" w:sz="0" w:space="0" w:color="auto"/>
        <w:left w:val="none" w:sz="0" w:space="0" w:color="auto"/>
        <w:bottom w:val="none" w:sz="0" w:space="0" w:color="auto"/>
        <w:right w:val="none" w:sz="0" w:space="0" w:color="auto"/>
      </w:divBdr>
    </w:div>
    <w:div w:id="1029182691">
      <w:bodyDiv w:val="1"/>
      <w:marLeft w:val="0"/>
      <w:marRight w:val="0"/>
      <w:marTop w:val="0"/>
      <w:marBottom w:val="0"/>
      <w:divBdr>
        <w:top w:val="none" w:sz="0" w:space="0" w:color="auto"/>
        <w:left w:val="none" w:sz="0" w:space="0" w:color="auto"/>
        <w:bottom w:val="none" w:sz="0" w:space="0" w:color="auto"/>
        <w:right w:val="none" w:sz="0" w:space="0" w:color="auto"/>
      </w:divBdr>
    </w:div>
    <w:div w:id="1029598513">
      <w:bodyDiv w:val="1"/>
      <w:marLeft w:val="0"/>
      <w:marRight w:val="0"/>
      <w:marTop w:val="0"/>
      <w:marBottom w:val="0"/>
      <w:divBdr>
        <w:top w:val="none" w:sz="0" w:space="0" w:color="auto"/>
        <w:left w:val="none" w:sz="0" w:space="0" w:color="auto"/>
        <w:bottom w:val="none" w:sz="0" w:space="0" w:color="auto"/>
        <w:right w:val="none" w:sz="0" w:space="0" w:color="auto"/>
      </w:divBdr>
    </w:div>
    <w:div w:id="1030187334">
      <w:bodyDiv w:val="1"/>
      <w:marLeft w:val="0"/>
      <w:marRight w:val="0"/>
      <w:marTop w:val="0"/>
      <w:marBottom w:val="0"/>
      <w:divBdr>
        <w:top w:val="none" w:sz="0" w:space="0" w:color="auto"/>
        <w:left w:val="none" w:sz="0" w:space="0" w:color="auto"/>
        <w:bottom w:val="none" w:sz="0" w:space="0" w:color="auto"/>
        <w:right w:val="none" w:sz="0" w:space="0" w:color="auto"/>
      </w:divBdr>
    </w:div>
    <w:div w:id="1030226040">
      <w:bodyDiv w:val="1"/>
      <w:marLeft w:val="0"/>
      <w:marRight w:val="0"/>
      <w:marTop w:val="0"/>
      <w:marBottom w:val="0"/>
      <w:divBdr>
        <w:top w:val="none" w:sz="0" w:space="0" w:color="auto"/>
        <w:left w:val="none" w:sz="0" w:space="0" w:color="auto"/>
        <w:bottom w:val="none" w:sz="0" w:space="0" w:color="auto"/>
        <w:right w:val="none" w:sz="0" w:space="0" w:color="auto"/>
      </w:divBdr>
    </w:div>
    <w:div w:id="1030448526">
      <w:bodyDiv w:val="1"/>
      <w:marLeft w:val="0"/>
      <w:marRight w:val="0"/>
      <w:marTop w:val="0"/>
      <w:marBottom w:val="0"/>
      <w:divBdr>
        <w:top w:val="none" w:sz="0" w:space="0" w:color="auto"/>
        <w:left w:val="none" w:sz="0" w:space="0" w:color="auto"/>
        <w:bottom w:val="none" w:sz="0" w:space="0" w:color="auto"/>
        <w:right w:val="none" w:sz="0" w:space="0" w:color="auto"/>
      </w:divBdr>
    </w:div>
    <w:div w:id="1032532437">
      <w:bodyDiv w:val="1"/>
      <w:marLeft w:val="0"/>
      <w:marRight w:val="0"/>
      <w:marTop w:val="0"/>
      <w:marBottom w:val="0"/>
      <w:divBdr>
        <w:top w:val="none" w:sz="0" w:space="0" w:color="auto"/>
        <w:left w:val="none" w:sz="0" w:space="0" w:color="auto"/>
        <w:bottom w:val="none" w:sz="0" w:space="0" w:color="auto"/>
        <w:right w:val="none" w:sz="0" w:space="0" w:color="auto"/>
      </w:divBdr>
    </w:div>
    <w:div w:id="1034575641">
      <w:bodyDiv w:val="1"/>
      <w:marLeft w:val="0"/>
      <w:marRight w:val="0"/>
      <w:marTop w:val="0"/>
      <w:marBottom w:val="0"/>
      <w:divBdr>
        <w:top w:val="none" w:sz="0" w:space="0" w:color="auto"/>
        <w:left w:val="none" w:sz="0" w:space="0" w:color="auto"/>
        <w:bottom w:val="none" w:sz="0" w:space="0" w:color="auto"/>
        <w:right w:val="none" w:sz="0" w:space="0" w:color="auto"/>
      </w:divBdr>
    </w:div>
    <w:div w:id="1036469425">
      <w:bodyDiv w:val="1"/>
      <w:marLeft w:val="0"/>
      <w:marRight w:val="0"/>
      <w:marTop w:val="0"/>
      <w:marBottom w:val="0"/>
      <w:divBdr>
        <w:top w:val="none" w:sz="0" w:space="0" w:color="auto"/>
        <w:left w:val="none" w:sz="0" w:space="0" w:color="auto"/>
        <w:bottom w:val="none" w:sz="0" w:space="0" w:color="auto"/>
        <w:right w:val="none" w:sz="0" w:space="0" w:color="auto"/>
      </w:divBdr>
    </w:div>
    <w:div w:id="1039428884">
      <w:bodyDiv w:val="1"/>
      <w:marLeft w:val="0"/>
      <w:marRight w:val="0"/>
      <w:marTop w:val="0"/>
      <w:marBottom w:val="0"/>
      <w:divBdr>
        <w:top w:val="none" w:sz="0" w:space="0" w:color="auto"/>
        <w:left w:val="none" w:sz="0" w:space="0" w:color="auto"/>
        <w:bottom w:val="none" w:sz="0" w:space="0" w:color="auto"/>
        <w:right w:val="none" w:sz="0" w:space="0" w:color="auto"/>
      </w:divBdr>
    </w:div>
    <w:div w:id="1046834174">
      <w:bodyDiv w:val="1"/>
      <w:marLeft w:val="0"/>
      <w:marRight w:val="0"/>
      <w:marTop w:val="0"/>
      <w:marBottom w:val="0"/>
      <w:divBdr>
        <w:top w:val="none" w:sz="0" w:space="0" w:color="auto"/>
        <w:left w:val="none" w:sz="0" w:space="0" w:color="auto"/>
        <w:bottom w:val="none" w:sz="0" w:space="0" w:color="auto"/>
        <w:right w:val="none" w:sz="0" w:space="0" w:color="auto"/>
      </w:divBdr>
    </w:div>
    <w:div w:id="1048144011">
      <w:bodyDiv w:val="1"/>
      <w:marLeft w:val="0"/>
      <w:marRight w:val="0"/>
      <w:marTop w:val="0"/>
      <w:marBottom w:val="0"/>
      <w:divBdr>
        <w:top w:val="none" w:sz="0" w:space="0" w:color="auto"/>
        <w:left w:val="none" w:sz="0" w:space="0" w:color="auto"/>
        <w:bottom w:val="none" w:sz="0" w:space="0" w:color="auto"/>
        <w:right w:val="none" w:sz="0" w:space="0" w:color="auto"/>
      </w:divBdr>
    </w:div>
    <w:div w:id="1049380312">
      <w:bodyDiv w:val="1"/>
      <w:marLeft w:val="0"/>
      <w:marRight w:val="0"/>
      <w:marTop w:val="0"/>
      <w:marBottom w:val="0"/>
      <w:divBdr>
        <w:top w:val="none" w:sz="0" w:space="0" w:color="auto"/>
        <w:left w:val="none" w:sz="0" w:space="0" w:color="auto"/>
        <w:bottom w:val="none" w:sz="0" w:space="0" w:color="auto"/>
        <w:right w:val="none" w:sz="0" w:space="0" w:color="auto"/>
      </w:divBdr>
      <w:divsChild>
        <w:div w:id="7491561">
          <w:marLeft w:val="640"/>
          <w:marRight w:val="0"/>
          <w:marTop w:val="0"/>
          <w:marBottom w:val="0"/>
          <w:divBdr>
            <w:top w:val="none" w:sz="0" w:space="0" w:color="auto"/>
            <w:left w:val="none" w:sz="0" w:space="0" w:color="auto"/>
            <w:bottom w:val="none" w:sz="0" w:space="0" w:color="auto"/>
            <w:right w:val="none" w:sz="0" w:space="0" w:color="auto"/>
          </w:divBdr>
        </w:div>
        <w:div w:id="42103430">
          <w:marLeft w:val="640"/>
          <w:marRight w:val="0"/>
          <w:marTop w:val="0"/>
          <w:marBottom w:val="0"/>
          <w:divBdr>
            <w:top w:val="none" w:sz="0" w:space="0" w:color="auto"/>
            <w:left w:val="none" w:sz="0" w:space="0" w:color="auto"/>
            <w:bottom w:val="none" w:sz="0" w:space="0" w:color="auto"/>
            <w:right w:val="none" w:sz="0" w:space="0" w:color="auto"/>
          </w:divBdr>
        </w:div>
        <w:div w:id="50080656">
          <w:marLeft w:val="640"/>
          <w:marRight w:val="0"/>
          <w:marTop w:val="0"/>
          <w:marBottom w:val="0"/>
          <w:divBdr>
            <w:top w:val="none" w:sz="0" w:space="0" w:color="auto"/>
            <w:left w:val="none" w:sz="0" w:space="0" w:color="auto"/>
            <w:bottom w:val="none" w:sz="0" w:space="0" w:color="auto"/>
            <w:right w:val="none" w:sz="0" w:space="0" w:color="auto"/>
          </w:divBdr>
        </w:div>
        <w:div w:id="79108783">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95640976">
          <w:marLeft w:val="640"/>
          <w:marRight w:val="0"/>
          <w:marTop w:val="0"/>
          <w:marBottom w:val="0"/>
          <w:divBdr>
            <w:top w:val="none" w:sz="0" w:space="0" w:color="auto"/>
            <w:left w:val="none" w:sz="0" w:space="0" w:color="auto"/>
            <w:bottom w:val="none" w:sz="0" w:space="0" w:color="auto"/>
            <w:right w:val="none" w:sz="0" w:space="0" w:color="auto"/>
          </w:divBdr>
        </w:div>
        <w:div w:id="132065410">
          <w:marLeft w:val="640"/>
          <w:marRight w:val="0"/>
          <w:marTop w:val="0"/>
          <w:marBottom w:val="0"/>
          <w:divBdr>
            <w:top w:val="none" w:sz="0" w:space="0" w:color="auto"/>
            <w:left w:val="none" w:sz="0" w:space="0" w:color="auto"/>
            <w:bottom w:val="none" w:sz="0" w:space="0" w:color="auto"/>
            <w:right w:val="none" w:sz="0" w:space="0" w:color="auto"/>
          </w:divBdr>
        </w:div>
        <w:div w:id="145780119">
          <w:marLeft w:val="640"/>
          <w:marRight w:val="0"/>
          <w:marTop w:val="0"/>
          <w:marBottom w:val="0"/>
          <w:divBdr>
            <w:top w:val="none" w:sz="0" w:space="0" w:color="auto"/>
            <w:left w:val="none" w:sz="0" w:space="0" w:color="auto"/>
            <w:bottom w:val="none" w:sz="0" w:space="0" w:color="auto"/>
            <w:right w:val="none" w:sz="0" w:space="0" w:color="auto"/>
          </w:divBdr>
        </w:div>
        <w:div w:id="163858905">
          <w:marLeft w:val="640"/>
          <w:marRight w:val="0"/>
          <w:marTop w:val="0"/>
          <w:marBottom w:val="0"/>
          <w:divBdr>
            <w:top w:val="none" w:sz="0" w:space="0" w:color="auto"/>
            <w:left w:val="none" w:sz="0" w:space="0" w:color="auto"/>
            <w:bottom w:val="none" w:sz="0" w:space="0" w:color="auto"/>
            <w:right w:val="none" w:sz="0" w:space="0" w:color="auto"/>
          </w:divBdr>
        </w:div>
        <w:div w:id="219287004">
          <w:marLeft w:val="640"/>
          <w:marRight w:val="0"/>
          <w:marTop w:val="0"/>
          <w:marBottom w:val="0"/>
          <w:divBdr>
            <w:top w:val="none" w:sz="0" w:space="0" w:color="auto"/>
            <w:left w:val="none" w:sz="0" w:space="0" w:color="auto"/>
            <w:bottom w:val="none" w:sz="0" w:space="0" w:color="auto"/>
            <w:right w:val="none" w:sz="0" w:space="0" w:color="auto"/>
          </w:divBdr>
        </w:div>
        <w:div w:id="230584546">
          <w:marLeft w:val="640"/>
          <w:marRight w:val="0"/>
          <w:marTop w:val="0"/>
          <w:marBottom w:val="0"/>
          <w:divBdr>
            <w:top w:val="none" w:sz="0" w:space="0" w:color="auto"/>
            <w:left w:val="none" w:sz="0" w:space="0" w:color="auto"/>
            <w:bottom w:val="none" w:sz="0" w:space="0" w:color="auto"/>
            <w:right w:val="none" w:sz="0" w:space="0" w:color="auto"/>
          </w:divBdr>
        </w:div>
        <w:div w:id="389882782">
          <w:marLeft w:val="640"/>
          <w:marRight w:val="0"/>
          <w:marTop w:val="0"/>
          <w:marBottom w:val="0"/>
          <w:divBdr>
            <w:top w:val="none" w:sz="0" w:space="0" w:color="auto"/>
            <w:left w:val="none" w:sz="0" w:space="0" w:color="auto"/>
            <w:bottom w:val="none" w:sz="0" w:space="0" w:color="auto"/>
            <w:right w:val="none" w:sz="0" w:space="0" w:color="auto"/>
          </w:divBdr>
        </w:div>
        <w:div w:id="398676687">
          <w:marLeft w:val="640"/>
          <w:marRight w:val="0"/>
          <w:marTop w:val="0"/>
          <w:marBottom w:val="0"/>
          <w:divBdr>
            <w:top w:val="none" w:sz="0" w:space="0" w:color="auto"/>
            <w:left w:val="none" w:sz="0" w:space="0" w:color="auto"/>
            <w:bottom w:val="none" w:sz="0" w:space="0" w:color="auto"/>
            <w:right w:val="none" w:sz="0" w:space="0" w:color="auto"/>
          </w:divBdr>
        </w:div>
        <w:div w:id="430861269">
          <w:marLeft w:val="640"/>
          <w:marRight w:val="0"/>
          <w:marTop w:val="0"/>
          <w:marBottom w:val="0"/>
          <w:divBdr>
            <w:top w:val="none" w:sz="0" w:space="0" w:color="auto"/>
            <w:left w:val="none" w:sz="0" w:space="0" w:color="auto"/>
            <w:bottom w:val="none" w:sz="0" w:space="0" w:color="auto"/>
            <w:right w:val="none" w:sz="0" w:space="0" w:color="auto"/>
          </w:divBdr>
        </w:div>
        <w:div w:id="436559266">
          <w:marLeft w:val="640"/>
          <w:marRight w:val="0"/>
          <w:marTop w:val="0"/>
          <w:marBottom w:val="0"/>
          <w:divBdr>
            <w:top w:val="none" w:sz="0" w:space="0" w:color="auto"/>
            <w:left w:val="none" w:sz="0" w:space="0" w:color="auto"/>
            <w:bottom w:val="none" w:sz="0" w:space="0" w:color="auto"/>
            <w:right w:val="none" w:sz="0" w:space="0" w:color="auto"/>
          </w:divBdr>
        </w:div>
        <w:div w:id="493843715">
          <w:marLeft w:val="640"/>
          <w:marRight w:val="0"/>
          <w:marTop w:val="0"/>
          <w:marBottom w:val="0"/>
          <w:divBdr>
            <w:top w:val="none" w:sz="0" w:space="0" w:color="auto"/>
            <w:left w:val="none" w:sz="0" w:space="0" w:color="auto"/>
            <w:bottom w:val="none" w:sz="0" w:space="0" w:color="auto"/>
            <w:right w:val="none" w:sz="0" w:space="0" w:color="auto"/>
          </w:divBdr>
        </w:div>
        <w:div w:id="497572904">
          <w:marLeft w:val="640"/>
          <w:marRight w:val="0"/>
          <w:marTop w:val="0"/>
          <w:marBottom w:val="0"/>
          <w:divBdr>
            <w:top w:val="none" w:sz="0" w:space="0" w:color="auto"/>
            <w:left w:val="none" w:sz="0" w:space="0" w:color="auto"/>
            <w:bottom w:val="none" w:sz="0" w:space="0" w:color="auto"/>
            <w:right w:val="none" w:sz="0" w:space="0" w:color="auto"/>
          </w:divBdr>
        </w:div>
        <w:div w:id="505830232">
          <w:marLeft w:val="640"/>
          <w:marRight w:val="0"/>
          <w:marTop w:val="0"/>
          <w:marBottom w:val="0"/>
          <w:divBdr>
            <w:top w:val="none" w:sz="0" w:space="0" w:color="auto"/>
            <w:left w:val="none" w:sz="0" w:space="0" w:color="auto"/>
            <w:bottom w:val="none" w:sz="0" w:space="0" w:color="auto"/>
            <w:right w:val="none" w:sz="0" w:space="0" w:color="auto"/>
          </w:divBdr>
        </w:div>
        <w:div w:id="543912133">
          <w:marLeft w:val="640"/>
          <w:marRight w:val="0"/>
          <w:marTop w:val="0"/>
          <w:marBottom w:val="0"/>
          <w:divBdr>
            <w:top w:val="none" w:sz="0" w:space="0" w:color="auto"/>
            <w:left w:val="none" w:sz="0" w:space="0" w:color="auto"/>
            <w:bottom w:val="none" w:sz="0" w:space="0" w:color="auto"/>
            <w:right w:val="none" w:sz="0" w:space="0" w:color="auto"/>
          </w:divBdr>
        </w:div>
        <w:div w:id="551116173">
          <w:marLeft w:val="640"/>
          <w:marRight w:val="0"/>
          <w:marTop w:val="0"/>
          <w:marBottom w:val="0"/>
          <w:divBdr>
            <w:top w:val="none" w:sz="0" w:space="0" w:color="auto"/>
            <w:left w:val="none" w:sz="0" w:space="0" w:color="auto"/>
            <w:bottom w:val="none" w:sz="0" w:space="0" w:color="auto"/>
            <w:right w:val="none" w:sz="0" w:space="0" w:color="auto"/>
          </w:divBdr>
        </w:div>
        <w:div w:id="629480650">
          <w:marLeft w:val="640"/>
          <w:marRight w:val="0"/>
          <w:marTop w:val="0"/>
          <w:marBottom w:val="0"/>
          <w:divBdr>
            <w:top w:val="none" w:sz="0" w:space="0" w:color="auto"/>
            <w:left w:val="none" w:sz="0" w:space="0" w:color="auto"/>
            <w:bottom w:val="none" w:sz="0" w:space="0" w:color="auto"/>
            <w:right w:val="none" w:sz="0" w:space="0" w:color="auto"/>
          </w:divBdr>
        </w:div>
        <w:div w:id="633294732">
          <w:marLeft w:val="640"/>
          <w:marRight w:val="0"/>
          <w:marTop w:val="0"/>
          <w:marBottom w:val="0"/>
          <w:divBdr>
            <w:top w:val="none" w:sz="0" w:space="0" w:color="auto"/>
            <w:left w:val="none" w:sz="0" w:space="0" w:color="auto"/>
            <w:bottom w:val="none" w:sz="0" w:space="0" w:color="auto"/>
            <w:right w:val="none" w:sz="0" w:space="0" w:color="auto"/>
          </w:divBdr>
        </w:div>
        <w:div w:id="752821299">
          <w:marLeft w:val="640"/>
          <w:marRight w:val="0"/>
          <w:marTop w:val="0"/>
          <w:marBottom w:val="0"/>
          <w:divBdr>
            <w:top w:val="none" w:sz="0" w:space="0" w:color="auto"/>
            <w:left w:val="none" w:sz="0" w:space="0" w:color="auto"/>
            <w:bottom w:val="none" w:sz="0" w:space="0" w:color="auto"/>
            <w:right w:val="none" w:sz="0" w:space="0" w:color="auto"/>
          </w:divBdr>
        </w:div>
        <w:div w:id="758453344">
          <w:marLeft w:val="640"/>
          <w:marRight w:val="0"/>
          <w:marTop w:val="0"/>
          <w:marBottom w:val="0"/>
          <w:divBdr>
            <w:top w:val="none" w:sz="0" w:space="0" w:color="auto"/>
            <w:left w:val="none" w:sz="0" w:space="0" w:color="auto"/>
            <w:bottom w:val="none" w:sz="0" w:space="0" w:color="auto"/>
            <w:right w:val="none" w:sz="0" w:space="0" w:color="auto"/>
          </w:divBdr>
        </w:div>
        <w:div w:id="796526442">
          <w:marLeft w:val="640"/>
          <w:marRight w:val="0"/>
          <w:marTop w:val="0"/>
          <w:marBottom w:val="0"/>
          <w:divBdr>
            <w:top w:val="none" w:sz="0" w:space="0" w:color="auto"/>
            <w:left w:val="none" w:sz="0" w:space="0" w:color="auto"/>
            <w:bottom w:val="none" w:sz="0" w:space="0" w:color="auto"/>
            <w:right w:val="none" w:sz="0" w:space="0" w:color="auto"/>
          </w:divBdr>
        </w:div>
        <w:div w:id="811872741">
          <w:marLeft w:val="640"/>
          <w:marRight w:val="0"/>
          <w:marTop w:val="0"/>
          <w:marBottom w:val="0"/>
          <w:divBdr>
            <w:top w:val="none" w:sz="0" w:space="0" w:color="auto"/>
            <w:left w:val="none" w:sz="0" w:space="0" w:color="auto"/>
            <w:bottom w:val="none" w:sz="0" w:space="0" w:color="auto"/>
            <w:right w:val="none" w:sz="0" w:space="0" w:color="auto"/>
          </w:divBdr>
        </w:div>
        <w:div w:id="894968287">
          <w:marLeft w:val="640"/>
          <w:marRight w:val="0"/>
          <w:marTop w:val="0"/>
          <w:marBottom w:val="0"/>
          <w:divBdr>
            <w:top w:val="none" w:sz="0" w:space="0" w:color="auto"/>
            <w:left w:val="none" w:sz="0" w:space="0" w:color="auto"/>
            <w:bottom w:val="none" w:sz="0" w:space="0" w:color="auto"/>
            <w:right w:val="none" w:sz="0" w:space="0" w:color="auto"/>
          </w:divBdr>
        </w:div>
        <w:div w:id="899827133">
          <w:marLeft w:val="640"/>
          <w:marRight w:val="0"/>
          <w:marTop w:val="0"/>
          <w:marBottom w:val="0"/>
          <w:divBdr>
            <w:top w:val="none" w:sz="0" w:space="0" w:color="auto"/>
            <w:left w:val="none" w:sz="0" w:space="0" w:color="auto"/>
            <w:bottom w:val="none" w:sz="0" w:space="0" w:color="auto"/>
            <w:right w:val="none" w:sz="0" w:space="0" w:color="auto"/>
          </w:divBdr>
        </w:div>
        <w:div w:id="914633985">
          <w:marLeft w:val="640"/>
          <w:marRight w:val="0"/>
          <w:marTop w:val="0"/>
          <w:marBottom w:val="0"/>
          <w:divBdr>
            <w:top w:val="none" w:sz="0" w:space="0" w:color="auto"/>
            <w:left w:val="none" w:sz="0" w:space="0" w:color="auto"/>
            <w:bottom w:val="none" w:sz="0" w:space="0" w:color="auto"/>
            <w:right w:val="none" w:sz="0" w:space="0" w:color="auto"/>
          </w:divBdr>
        </w:div>
        <w:div w:id="927469703">
          <w:marLeft w:val="640"/>
          <w:marRight w:val="0"/>
          <w:marTop w:val="0"/>
          <w:marBottom w:val="0"/>
          <w:divBdr>
            <w:top w:val="none" w:sz="0" w:space="0" w:color="auto"/>
            <w:left w:val="none" w:sz="0" w:space="0" w:color="auto"/>
            <w:bottom w:val="none" w:sz="0" w:space="0" w:color="auto"/>
            <w:right w:val="none" w:sz="0" w:space="0" w:color="auto"/>
          </w:divBdr>
        </w:div>
        <w:div w:id="965507355">
          <w:marLeft w:val="640"/>
          <w:marRight w:val="0"/>
          <w:marTop w:val="0"/>
          <w:marBottom w:val="0"/>
          <w:divBdr>
            <w:top w:val="none" w:sz="0" w:space="0" w:color="auto"/>
            <w:left w:val="none" w:sz="0" w:space="0" w:color="auto"/>
            <w:bottom w:val="none" w:sz="0" w:space="0" w:color="auto"/>
            <w:right w:val="none" w:sz="0" w:space="0" w:color="auto"/>
          </w:divBdr>
        </w:div>
        <w:div w:id="1012029404">
          <w:marLeft w:val="640"/>
          <w:marRight w:val="0"/>
          <w:marTop w:val="0"/>
          <w:marBottom w:val="0"/>
          <w:divBdr>
            <w:top w:val="none" w:sz="0" w:space="0" w:color="auto"/>
            <w:left w:val="none" w:sz="0" w:space="0" w:color="auto"/>
            <w:bottom w:val="none" w:sz="0" w:space="0" w:color="auto"/>
            <w:right w:val="none" w:sz="0" w:space="0" w:color="auto"/>
          </w:divBdr>
        </w:div>
        <w:div w:id="1028409568">
          <w:marLeft w:val="640"/>
          <w:marRight w:val="0"/>
          <w:marTop w:val="0"/>
          <w:marBottom w:val="0"/>
          <w:divBdr>
            <w:top w:val="none" w:sz="0" w:space="0" w:color="auto"/>
            <w:left w:val="none" w:sz="0" w:space="0" w:color="auto"/>
            <w:bottom w:val="none" w:sz="0" w:space="0" w:color="auto"/>
            <w:right w:val="none" w:sz="0" w:space="0" w:color="auto"/>
          </w:divBdr>
        </w:div>
        <w:div w:id="1036539551">
          <w:marLeft w:val="640"/>
          <w:marRight w:val="0"/>
          <w:marTop w:val="0"/>
          <w:marBottom w:val="0"/>
          <w:divBdr>
            <w:top w:val="none" w:sz="0" w:space="0" w:color="auto"/>
            <w:left w:val="none" w:sz="0" w:space="0" w:color="auto"/>
            <w:bottom w:val="none" w:sz="0" w:space="0" w:color="auto"/>
            <w:right w:val="none" w:sz="0" w:space="0" w:color="auto"/>
          </w:divBdr>
        </w:div>
        <w:div w:id="1045108327">
          <w:marLeft w:val="640"/>
          <w:marRight w:val="0"/>
          <w:marTop w:val="0"/>
          <w:marBottom w:val="0"/>
          <w:divBdr>
            <w:top w:val="none" w:sz="0" w:space="0" w:color="auto"/>
            <w:left w:val="none" w:sz="0" w:space="0" w:color="auto"/>
            <w:bottom w:val="none" w:sz="0" w:space="0" w:color="auto"/>
            <w:right w:val="none" w:sz="0" w:space="0" w:color="auto"/>
          </w:divBdr>
        </w:div>
        <w:div w:id="1051272852">
          <w:marLeft w:val="640"/>
          <w:marRight w:val="0"/>
          <w:marTop w:val="0"/>
          <w:marBottom w:val="0"/>
          <w:divBdr>
            <w:top w:val="none" w:sz="0" w:space="0" w:color="auto"/>
            <w:left w:val="none" w:sz="0" w:space="0" w:color="auto"/>
            <w:bottom w:val="none" w:sz="0" w:space="0" w:color="auto"/>
            <w:right w:val="none" w:sz="0" w:space="0" w:color="auto"/>
          </w:divBdr>
        </w:div>
        <w:div w:id="1051878048">
          <w:marLeft w:val="640"/>
          <w:marRight w:val="0"/>
          <w:marTop w:val="0"/>
          <w:marBottom w:val="0"/>
          <w:divBdr>
            <w:top w:val="none" w:sz="0" w:space="0" w:color="auto"/>
            <w:left w:val="none" w:sz="0" w:space="0" w:color="auto"/>
            <w:bottom w:val="none" w:sz="0" w:space="0" w:color="auto"/>
            <w:right w:val="none" w:sz="0" w:space="0" w:color="auto"/>
          </w:divBdr>
        </w:div>
        <w:div w:id="1084958961">
          <w:marLeft w:val="640"/>
          <w:marRight w:val="0"/>
          <w:marTop w:val="0"/>
          <w:marBottom w:val="0"/>
          <w:divBdr>
            <w:top w:val="none" w:sz="0" w:space="0" w:color="auto"/>
            <w:left w:val="none" w:sz="0" w:space="0" w:color="auto"/>
            <w:bottom w:val="none" w:sz="0" w:space="0" w:color="auto"/>
            <w:right w:val="none" w:sz="0" w:space="0" w:color="auto"/>
          </w:divBdr>
        </w:div>
        <w:div w:id="1086727271">
          <w:marLeft w:val="640"/>
          <w:marRight w:val="0"/>
          <w:marTop w:val="0"/>
          <w:marBottom w:val="0"/>
          <w:divBdr>
            <w:top w:val="none" w:sz="0" w:space="0" w:color="auto"/>
            <w:left w:val="none" w:sz="0" w:space="0" w:color="auto"/>
            <w:bottom w:val="none" w:sz="0" w:space="0" w:color="auto"/>
            <w:right w:val="none" w:sz="0" w:space="0" w:color="auto"/>
          </w:divBdr>
        </w:div>
        <w:div w:id="1095247937">
          <w:marLeft w:val="640"/>
          <w:marRight w:val="0"/>
          <w:marTop w:val="0"/>
          <w:marBottom w:val="0"/>
          <w:divBdr>
            <w:top w:val="none" w:sz="0" w:space="0" w:color="auto"/>
            <w:left w:val="none" w:sz="0" w:space="0" w:color="auto"/>
            <w:bottom w:val="none" w:sz="0" w:space="0" w:color="auto"/>
            <w:right w:val="none" w:sz="0" w:space="0" w:color="auto"/>
          </w:divBdr>
        </w:div>
        <w:div w:id="1125319278">
          <w:marLeft w:val="640"/>
          <w:marRight w:val="0"/>
          <w:marTop w:val="0"/>
          <w:marBottom w:val="0"/>
          <w:divBdr>
            <w:top w:val="none" w:sz="0" w:space="0" w:color="auto"/>
            <w:left w:val="none" w:sz="0" w:space="0" w:color="auto"/>
            <w:bottom w:val="none" w:sz="0" w:space="0" w:color="auto"/>
            <w:right w:val="none" w:sz="0" w:space="0" w:color="auto"/>
          </w:divBdr>
        </w:div>
        <w:div w:id="1143696145">
          <w:marLeft w:val="640"/>
          <w:marRight w:val="0"/>
          <w:marTop w:val="0"/>
          <w:marBottom w:val="0"/>
          <w:divBdr>
            <w:top w:val="none" w:sz="0" w:space="0" w:color="auto"/>
            <w:left w:val="none" w:sz="0" w:space="0" w:color="auto"/>
            <w:bottom w:val="none" w:sz="0" w:space="0" w:color="auto"/>
            <w:right w:val="none" w:sz="0" w:space="0" w:color="auto"/>
          </w:divBdr>
        </w:div>
        <w:div w:id="1182427257">
          <w:marLeft w:val="640"/>
          <w:marRight w:val="0"/>
          <w:marTop w:val="0"/>
          <w:marBottom w:val="0"/>
          <w:divBdr>
            <w:top w:val="none" w:sz="0" w:space="0" w:color="auto"/>
            <w:left w:val="none" w:sz="0" w:space="0" w:color="auto"/>
            <w:bottom w:val="none" w:sz="0" w:space="0" w:color="auto"/>
            <w:right w:val="none" w:sz="0" w:space="0" w:color="auto"/>
          </w:divBdr>
        </w:div>
        <w:div w:id="1194658314">
          <w:marLeft w:val="640"/>
          <w:marRight w:val="0"/>
          <w:marTop w:val="0"/>
          <w:marBottom w:val="0"/>
          <w:divBdr>
            <w:top w:val="none" w:sz="0" w:space="0" w:color="auto"/>
            <w:left w:val="none" w:sz="0" w:space="0" w:color="auto"/>
            <w:bottom w:val="none" w:sz="0" w:space="0" w:color="auto"/>
            <w:right w:val="none" w:sz="0" w:space="0" w:color="auto"/>
          </w:divBdr>
        </w:div>
        <w:div w:id="1198082726">
          <w:marLeft w:val="640"/>
          <w:marRight w:val="0"/>
          <w:marTop w:val="0"/>
          <w:marBottom w:val="0"/>
          <w:divBdr>
            <w:top w:val="none" w:sz="0" w:space="0" w:color="auto"/>
            <w:left w:val="none" w:sz="0" w:space="0" w:color="auto"/>
            <w:bottom w:val="none" w:sz="0" w:space="0" w:color="auto"/>
            <w:right w:val="none" w:sz="0" w:space="0" w:color="auto"/>
          </w:divBdr>
        </w:div>
        <w:div w:id="1215851908">
          <w:marLeft w:val="640"/>
          <w:marRight w:val="0"/>
          <w:marTop w:val="0"/>
          <w:marBottom w:val="0"/>
          <w:divBdr>
            <w:top w:val="none" w:sz="0" w:space="0" w:color="auto"/>
            <w:left w:val="none" w:sz="0" w:space="0" w:color="auto"/>
            <w:bottom w:val="none" w:sz="0" w:space="0" w:color="auto"/>
            <w:right w:val="none" w:sz="0" w:space="0" w:color="auto"/>
          </w:divBdr>
        </w:div>
        <w:div w:id="1298412096">
          <w:marLeft w:val="640"/>
          <w:marRight w:val="0"/>
          <w:marTop w:val="0"/>
          <w:marBottom w:val="0"/>
          <w:divBdr>
            <w:top w:val="none" w:sz="0" w:space="0" w:color="auto"/>
            <w:left w:val="none" w:sz="0" w:space="0" w:color="auto"/>
            <w:bottom w:val="none" w:sz="0" w:space="0" w:color="auto"/>
            <w:right w:val="none" w:sz="0" w:space="0" w:color="auto"/>
          </w:divBdr>
        </w:div>
        <w:div w:id="1438335099">
          <w:marLeft w:val="640"/>
          <w:marRight w:val="0"/>
          <w:marTop w:val="0"/>
          <w:marBottom w:val="0"/>
          <w:divBdr>
            <w:top w:val="none" w:sz="0" w:space="0" w:color="auto"/>
            <w:left w:val="none" w:sz="0" w:space="0" w:color="auto"/>
            <w:bottom w:val="none" w:sz="0" w:space="0" w:color="auto"/>
            <w:right w:val="none" w:sz="0" w:space="0" w:color="auto"/>
          </w:divBdr>
        </w:div>
        <w:div w:id="1459685803">
          <w:marLeft w:val="640"/>
          <w:marRight w:val="0"/>
          <w:marTop w:val="0"/>
          <w:marBottom w:val="0"/>
          <w:divBdr>
            <w:top w:val="none" w:sz="0" w:space="0" w:color="auto"/>
            <w:left w:val="none" w:sz="0" w:space="0" w:color="auto"/>
            <w:bottom w:val="none" w:sz="0" w:space="0" w:color="auto"/>
            <w:right w:val="none" w:sz="0" w:space="0" w:color="auto"/>
          </w:divBdr>
        </w:div>
        <w:div w:id="1473792426">
          <w:marLeft w:val="640"/>
          <w:marRight w:val="0"/>
          <w:marTop w:val="0"/>
          <w:marBottom w:val="0"/>
          <w:divBdr>
            <w:top w:val="none" w:sz="0" w:space="0" w:color="auto"/>
            <w:left w:val="none" w:sz="0" w:space="0" w:color="auto"/>
            <w:bottom w:val="none" w:sz="0" w:space="0" w:color="auto"/>
            <w:right w:val="none" w:sz="0" w:space="0" w:color="auto"/>
          </w:divBdr>
        </w:div>
        <w:div w:id="1552961585">
          <w:marLeft w:val="640"/>
          <w:marRight w:val="0"/>
          <w:marTop w:val="0"/>
          <w:marBottom w:val="0"/>
          <w:divBdr>
            <w:top w:val="none" w:sz="0" w:space="0" w:color="auto"/>
            <w:left w:val="none" w:sz="0" w:space="0" w:color="auto"/>
            <w:bottom w:val="none" w:sz="0" w:space="0" w:color="auto"/>
            <w:right w:val="none" w:sz="0" w:space="0" w:color="auto"/>
          </w:divBdr>
        </w:div>
        <w:div w:id="1557157358">
          <w:marLeft w:val="640"/>
          <w:marRight w:val="0"/>
          <w:marTop w:val="0"/>
          <w:marBottom w:val="0"/>
          <w:divBdr>
            <w:top w:val="none" w:sz="0" w:space="0" w:color="auto"/>
            <w:left w:val="none" w:sz="0" w:space="0" w:color="auto"/>
            <w:bottom w:val="none" w:sz="0" w:space="0" w:color="auto"/>
            <w:right w:val="none" w:sz="0" w:space="0" w:color="auto"/>
          </w:divBdr>
        </w:div>
        <w:div w:id="1610504311">
          <w:marLeft w:val="640"/>
          <w:marRight w:val="0"/>
          <w:marTop w:val="0"/>
          <w:marBottom w:val="0"/>
          <w:divBdr>
            <w:top w:val="none" w:sz="0" w:space="0" w:color="auto"/>
            <w:left w:val="none" w:sz="0" w:space="0" w:color="auto"/>
            <w:bottom w:val="none" w:sz="0" w:space="0" w:color="auto"/>
            <w:right w:val="none" w:sz="0" w:space="0" w:color="auto"/>
          </w:divBdr>
        </w:div>
        <w:div w:id="1634015996">
          <w:marLeft w:val="640"/>
          <w:marRight w:val="0"/>
          <w:marTop w:val="0"/>
          <w:marBottom w:val="0"/>
          <w:divBdr>
            <w:top w:val="none" w:sz="0" w:space="0" w:color="auto"/>
            <w:left w:val="none" w:sz="0" w:space="0" w:color="auto"/>
            <w:bottom w:val="none" w:sz="0" w:space="0" w:color="auto"/>
            <w:right w:val="none" w:sz="0" w:space="0" w:color="auto"/>
          </w:divBdr>
        </w:div>
        <w:div w:id="1671103275">
          <w:marLeft w:val="640"/>
          <w:marRight w:val="0"/>
          <w:marTop w:val="0"/>
          <w:marBottom w:val="0"/>
          <w:divBdr>
            <w:top w:val="none" w:sz="0" w:space="0" w:color="auto"/>
            <w:left w:val="none" w:sz="0" w:space="0" w:color="auto"/>
            <w:bottom w:val="none" w:sz="0" w:space="0" w:color="auto"/>
            <w:right w:val="none" w:sz="0" w:space="0" w:color="auto"/>
          </w:divBdr>
        </w:div>
        <w:div w:id="1677229401">
          <w:marLeft w:val="640"/>
          <w:marRight w:val="0"/>
          <w:marTop w:val="0"/>
          <w:marBottom w:val="0"/>
          <w:divBdr>
            <w:top w:val="none" w:sz="0" w:space="0" w:color="auto"/>
            <w:left w:val="none" w:sz="0" w:space="0" w:color="auto"/>
            <w:bottom w:val="none" w:sz="0" w:space="0" w:color="auto"/>
            <w:right w:val="none" w:sz="0" w:space="0" w:color="auto"/>
          </w:divBdr>
        </w:div>
        <w:div w:id="1693455877">
          <w:marLeft w:val="640"/>
          <w:marRight w:val="0"/>
          <w:marTop w:val="0"/>
          <w:marBottom w:val="0"/>
          <w:divBdr>
            <w:top w:val="none" w:sz="0" w:space="0" w:color="auto"/>
            <w:left w:val="none" w:sz="0" w:space="0" w:color="auto"/>
            <w:bottom w:val="none" w:sz="0" w:space="0" w:color="auto"/>
            <w:right w:val="none" w:sz="0" w:space="0" w:color="auto"/>
          </w:divBdr>
        </w:div>
        <w:div w:id="1738085739">
          <w:marLeft w:val="640"/>
          <w:marRight w:val="0"/>
          <w:marTop w:val="0"/>
          <w:marBottom w:val="0"/>
          <w:divBdr>
            <w:top w:val="none" w:sz="0" w:space="0" w:color="auto"/>
            <w:left w:val="none" w:sz="0" w:space="0" w:color="auto"/>
            <w:bottom w:val="none" w:sz="0" w:space="0" w:color="auto"/>
            <w:right w:val="none" w:sz="0" w:space="0" w:color="auto"/>
          </w:divBdr>
        </w:div>
        <w:div w:id="1766803135">
          <w:marLeft w:val="640"/>
          <w:marRight w:val="0"/>
          <w:marTop w:val="0"/>
          <w:marBottom w:val="0"/>
          <w:divBdr>
            <w:top w:val="none" w:sz="0" w:space="0" w:color="auto"/>
            <w:left w:val="none" w:sz="0" w:space="0" w:color="auto"/>
            <w:bottom w:val="none" w:sz="0" w:space="0" w:color="auto"/>
            <w:right w:val="none" w:sz="0" w:space="0" w:color="auto"/>
          </w:divBdr>
        </w:div>
        <w:div w:id="1807115769">
          <w:marLeft w:val="640"/>
          <w:marRight w:val="0"/>
          <w:marTop w:val="0"/>
          <w:marBottom w:val="0"/>
          <w:divBdr>
            <w:top w:val="none" w:sz="0" w:space="0" w:color="auto"/>
            <w:left w:val="none" w:sz="0" w:space="0" w:color="auto"/>
            <w:bottom w:val="none" w:sz="0" w:space="0" w:color="auto"/>
            <w:right w:val="none" w:sz="0" w:space="0" w:color="auto"/>
          </w:divBdr>
        </w:div>
        <w:div w:id="1815222626">
          <w:marLeft w:val="640"/>
          <w:marRight w:val="0"/>
          <w:marTop w:val="0"/>
          <w:marBottom w:val="0"/>
          <w:divBdr>
            <w:top w:val="none" w:sz="0" w:space="0" w:color="auto"/>
            <w:left w:val="none" w:sz="0" w:space="0" w:color="auto"/>
            <w:bottom w:val="none" w:sz="0" w:space="0" w:color="auto"/>
            <w:right w:val="none" w:sz="0" w:space="0" w:color="auto"/>
          </w:divBdr>
        </w:div>
        <w:div w:id="1822572574">
          <w:marLeft w:val="640"/>
          <w:marRight w:val="0"/>
          <w:marTop w:val="0"/>
          <w:marBottom w:val="0"/>
          <w:divBdr>
            <w:top w:val="none" w:sz="0" w:space="0" w:color="auto"/>
            <w:left w:val="none" w:sz="0" w:space="0" w:color="auto"/>
            <w:bottom w:val="none" w:sz="0" w:space="0" w:color="auto"/>
            <w:right w:val="none" w:sz="0" w:space="0" w:color="auto"/>
          </w:divBdr>
        </w:div>
        <w:div w:id="1838037267">
          <w:marLeft w:val="640"/>
          <w:marRight w:val="0"/>
          <w:marTop w:val="0"/>
          <w:marBottom w:val="0"/>
          <w:divBdr>
            <w:top w:val="none" w:sz="0" w:space="0" w:color="auto"/>
            <w:left w:val="none" w:sz="0" w:space="0" w:color="auto"/>
            <w:bottom w:val="none" w:sz="0" w:space="0" w:color="auto"/>
            <w:right w:val="none" w:sz="0" w:space="0" w:color="auto"/>
          </w:divBdr>
        </w:div>
        <w:div w:id="1873497280">
          <w:marLeft w:val="640"/>
          <w:marRight w:val="0"/>
          <w:marTop w:val="0"/>
          <w:marBottom w:val="0"/>
          <w:divBdr>
            <w:top w:val="none" w:sz="0" w:space="0" w:color="auto"/>
            <w:left w:val="none" w:sz="0" w:space="0" w:color="auto"/>
            <w:bottom w:val="none" w:sz="0" w:space="0" w:color="auto"/>
            <w:right w:val="none" w:sz="0" w:space="0" w:color="auto"/>
          </w:divBdr>
        </w:div>
        <w:div w:id="1955208159">
          <w:marLeft w:val="640"/>
          <w:marRight w:val="0"/>
          <w:marTop w:val="0"/>
          <w:marBottom w:val="0"/>
          <w:divBdr>
            <w:top w:val="none" w:sz="0" w:space="0" w:color="auto"/>
            <w:left w:val="none" w:sz="0" w:space="0" w:color="auto"/>
            <w:bottom w:val="none" w:sz="0" w:space="0" w:color="auto"/>
            <w:right w:val="none" w:sz="0" w:space="0" w:color="auto"/>
          </w:divBdr>
        </w:div>
        <w:div w:id="1964340562">
          <w:marLeft w:val="640"/>
          <w:marRight w:val="0"/>
          <w:marTop w:val="0"/>
          <w:marBottom w:val="0"/>
          <w:divBdr>
            <w:top w:val="none" w:sz="0" w:space="0" w:color="auto"/>
            <w:left w:val="none" w:sz="0" w:space="0" w:color="auto"/>
            <w:bottom w:val="none" w:sz="0" w:space="0" w:color="auto"/>
            <w:right w:val="none" w:sz="0" w:space="0" w:color="auto"/>
          </w:divBdr>
        </w:div>
        <w:div w:id="2033416826">
          <w:marLeft w:val="640"/>
          <w:marRight w:val="0"/>
          <w:marTop w:val="0"/>
          <w:marBottom w:val="0"/>
          <w:divBdr>
            <w:top w:val="none" w:sz="0" w:space="0" w:color="auto"/>
            <w:left w:val="none" w:sz="0" w:space="0" w:color="auto"/>
            <w:bottom w:val="none" w:sz="0" w:space="0" w:color="auto"/>
            <w:right w:val="none" w:sz="0" w:space="0" w:color="auto"/>
          </w:divBdr>
        </w:div>
        <w:div w:id="2049835790">
          <w:marLeft w:val="640"/>
          <w:marRight w:val="0"/>
          <w:marTop w:val="0"/>
          <w:marBottom w:val="0"/>
          <w:divBdr>
            <w:top w:val="none" w:sz="0" w:space="0" w:color="auto"/>
            <w:left w:val="none" w:sz="0" w:space="0" w:color="auto"/>
            <w:bottom w:val="none" w:sz="0" w:space="0" w:color="auto"/>
            <w:right w:val="none" w:sz="0" w:space="0" w:color="auto"/>
          </w:divBdr>
        </w:div>
        <w:div w:id="2100369807">
          <w:marLeft w:val="640"/>
          <w:marRight w:val="0"/>
          <w:marTop w:val="0"/>
          <w:marBottom w:val="0"/>
          <w:divBdr>
            <w:top w:val="none" w:sz="0" w:space="0" w:color="auto"/>
            <w:left w:val="none" w:sz="0" w:space="0" w:color="auto"/>
            <w:bottom w:val="none" w:sz="0" w:space="0" w:color="auto"/>
            <w:right w:val="none" w:sz="0" w:space="0" w:color="auto"/>
          </w:divBdr>
        </w:div>
        <w:div w:id="2110268011">
          <w:marLeft w:val="640"/>
          <w:marRight w:val="0"/>
          <w:marTop w:val="0"/>
          <w:marBottom w:val="0"/>
          <w:divBdr>
            <w:top w:val="none" w:sz="0" w:space="0" w:color="auto"/>
            <w:left w:val="none" w:sz="0" w:space="0" w:color="auto"/>
            <w:bottom w:val="none" w:sz="0" w:space="0" w:color="auto"/>
            <w:right w:val="none" w:sz="0" w:space="0" w:color="auto"/>
          </w:divBdr>
        </w:div>
        <w:div w:id="2130513697">
          <w:marLeft w:val="640"/>
          <w:marRight w:val="0"/>
          <w:marTop w:val="0"/>
          <w:marBottom w:val="0"/>
          <w:divBdr>
            <w:top w:val="none" w:sz="0" w:space="0" w:color="auto"/>
            <w:left w:val="none" w:sz="0" w:space="0" w:color="auto"/>
            <w:bottom w:val="none" w:sz="0" w:space="0" w:color="auto"/>
            <w:right w:val="none" w:sz="0" w:space="0" w:color="auto"/>
          </w:divBdr>
        </w:div>
      </w:divsChild>
    </w:div>
    <w:div w:id="1051075601">
      <w:bodyDiv w:val="1"/>
      <w:marLeft w:val="0"/>
      <w:marRight w:val="0"/>
      <w:marTop w:val="0"/>
      <w:marBottom w:val="0"/>
      <w:divBdr>
        <w:top w:val="none" w:sz="0" w:space="0" w:color="auto"/>
        <w:left w:val="none" w:sz="0" w:space="0" w:color="auto"/>
        <w:bottom w:val="none" w:sz="0" w:space="0" w:color="auto"/>
        <w:right w:val="none" w:sz="0" w:space="0" w:color="auto"/>
      </w:divBdr>
    </w:div>
    <w:div w:id="1052271751">
      <w:bodyDiv w:val="1"/>
      <w:marLeft w:val="0"/>
      <w:marRight w:val="0"/>
      <w:marTop w:val="0"/>
      <w:marBottom w:val="0"/>
      <w:divBdr>
        <w:top w:val="none" w:sz="0" w:space="0" w:color="auto"/>
        <w:left w:val="none" w:sz="0" w:space="0" w:color="auto"/>
        <w:bottom w:val="none" w:sz="0" w:space="0" w:color="auto"/>
        <w:right w:val="none" w:sz="0" w:space="0" w:color="auto"/>
      </w:divBdr>
    </w:div>
    <w:div w:id="1052844397">
      <w:bodyDiv w:val="1"/>
      <w:marLeft w:val="0"/>
      <w:marRight w:val="0"/>
      <w:marTop w:val="0"/>
      <w:marBottom w:val="0"/>
      <w:divBdr>
        <w:top w:val="none" w:sz="0" w:space="0" w:color="auto"/>
        <w:left w:val="none" w:sz="0" w:space="0" w:color="auto"/>
        <w:bottom w:val="none" w:sz="0" w:space="0" w:color="auto"/>
        <w:right w:val="none" w:sz="0" w:space="0" w:color="auto"/>
      </w:divBdr>
    </w:div>
    <w:div w:id="1054430987">
      <w:bodyDiv w:val="1"/>
      <w:marLeft w:val="0"/>
      <w:marRight w:val="0"/>
      <w:marTop w:val="0"/>
      <w:marBottom w:val="0"/>
      <w:divBdr>
        <w:top w:val="none" w:sz="0" w:space="0" w:color="auto"/>
        <w:left w:val="none" w:sz="0" w:space="0" w:color="auto"/>
        <w:bottom w:val="none" w:sz="0" w:space="0" w:color="auto"/>
        <w:right w:val="none" w:sz="0" w:space="0" w:color="auto"/>
      </w:divBdr>
    </w:div>
    <w:div w:id="1059355640">
      <w:bodyDiv w:val="1"/>
      <w:marLeft w:val="0"/>
      <w:marRight w:val="0"/>
      <w:marTop w:val="0"/>
      <w:marBottom w:val="0"/>
      <w:divBdr>
        <w:top w:val="none" w:sz="0" w:space="0" w:color="auto"/>
        <w:left w:val="none" w:sz="0" w:space="0" w:color="auto"/>
        <w:bottom w:val="none" w:sz="0" w:space="0" w:color="auto"/>
        <w:right w:val="none" w:sz="0" w:space="0" w:color="auto"/>
      </w:divBdr>
    </w:div>
    <w:div w:id="1063329582">
      <w:bodyDiv w:val="1"/>
      <w:marLeft w:val="0"/>
      <w:marRight w:val="0"/>
      <w:marTop w:val="0"/>
      <w:marBottom w:val="0"/>
      <w:divBdr>
        <w:top w:val="none" w:sz="0" w:space="0" w:color="auto"/>
        <w:left w:val="none" w:sz="0" w:space="0" w:color="auto"/>
        <w:bottom w:val="none" w:sz="0" w:space="0" w:color="auto"/>
        <w:right w:val="none" w:sz="0" w:space="0" w:color="auto"/>
      </w:divBdr>
    </w:div>
    <w:div w:id="1065642989">
      <w:bodyDiv w:val="1"/>
      <w:marLeft w:val="0"/>
      <w:marRight w:val="0"/>
      <w:marTop w:val="0"/>
      <w:marBottom w:val="0"/>
      <w:divBdr>
        <w:top w:val="none" w:sz="0" w:space="0" w:color="auto"/>
        <w:left w:val="none" w:sz="0" w:space="0" w:color="auto"/>
        <w:bottom w:val="none" w:sz="0" w:space="0" w:color="auto"/>
        <w:right w:val="none" w:sz="0" w:space="0" w:color="auto"/>
      </w:divBdr>
    </w:div>
    <w:div w:id="1068771892">
      <w:bodyDiv w:val="1"/>
      <w:marLeft w:val="0"/>
      <w:marRight w:val="0"/>
      <w:marTop w:val="0"/>
      <w:marBottom w:val="0"/>
      <w:divBdr>
        <w:top w:val="none" w:sz="0" w:space="0" w:color="auto"/>
        <w:left w:val="none" w:sz="0" w:space="0" w:color="auto"/>
        <w:bottom w:val="none" w:sz="0" w:space="0" w:color="auto"/>
        <w:right w:val="none" w:sz="0" w:space="0" w:color="auto"/>
      </w:divBdr>
    </w:div>
    <w:div w:id="1069888525">
      <w:bodyDiv w:val="1"/>
      <w:marLeft w:val="0"/>
      <w:marRight w:val="0"/>
      <w:marTop w:val="0"/>
      <w:marBottom w:val="0"/>
      <w:divBdr>
        <w:top w:val="none" w:sz="0" w:space="0" w:color="auto"/>
        <w:left w:val="none" w:sz="0" w:space="0" w:color="auto"/>
        <w:bottom w:val="none" w:sz="0" w:space="0" w:color="auto"/>
        <w:right w:val="none" w:sz="0" w:space="0" w:color="auto"/>
      </w:divBdr>
    </w:div>
    <w:div w:id="1072192789">
      <w:bodyDiv w:val="1"/>
      <w:marLeft w:val="0"/>
      <w:marRight w:val="0"/>
      <w:marTop w:val="0"/>
      <w:marBottom w:val="0"/>
      <w:divBdr>
        <w:top w:val="none" w:sz="0" w:space="0" w:color="auto"/>
        <w:left w:val="none" w:sz="0" w:space="0" w:color="auto"/>
        <w:bottom w:val="none" w:sz="0" w:space="0" w:color="auto"/>
        <w:right w:val="none" w:sz="0" w:space="0" w:color="auto"/>
      </w:divBdr>
      <w:divsChild>
        <w:div w:id="538588733">
          <w:marLeft w:val="640"/>
          <w:marRight w:val="0"/>
          <w:marTop w:val="0"/>
          <w:marBottom w:val="0"/>
          <w:divBdr>
            <w:top w:val="none" w:sz="0" w:space="0" w:color="auto"/>
            <w:left w:val="none" w:sz="0" w:space="0" w:color="auto"/>
            <w:bottom w:val="none" w:sz="0" w:space="0" w:color="auto"/>
            <w:right w:val="none" w:sz="0" w:space="0" w:color="auto"/>
          </w:divBdr>
        </w:div>
        <w:div w:id="1357727771">
          <w:marLeft w:val="640"/>
          <w:marRight w:val="0"/>
          <w:marTop w:val="0"/>
          <w:marBottom w:val="0"/>
          <w:divBdr>
            <w:top w:val="none" w:sz="0" w:space="0" w:color="auto"/>
            <w:left w:val="none" w:sz="0" w:space="0" w:color="auto"/>
            <w:bottom w:val="none" w:sz="0" w:space="0" w:color="auto"/>
            <w:right w:val="none" w:sz="0" w:space="0" w:color="auto"/>
          </w:divBdr>
        </w:div>
        <w:div w:id="1480877939">
          <w:marLeft w:val="640"/>
          <w:marRight w:val="0"/>
          <w:marTop w:val="0"/>
          <w:marBottom w:val="0"/>
          <w:divBdr>
            <w:top w:val="none" w:sz="0" w:space="0" w:color="auto"/>
            <w:left w:val="none" w:sz="0" w:space="0" w:color="auto"/>
            <w:bottom w:val="none" w:sz="0" w:space="0" w:color="auto"/>
            <w:right w:val="none" w:sz="0" w:space="0" w:color="auto"/>
          </w:divBdr>
        </w:div>
        <w:div w:id="1143084781">
          <w:marLeft w:val="640"/>
          <w:marRight w:val="0"/>
          <w:marTop w:val="0"/>
          <w:marBottom w:val="0"/>
          <w:divBdr>
            <w:top w:val="none" w:sz="0" w:space="0" w:color="auto"/>
            <w:left w:val="none" w:sz="0" w:space="0" w:color="auto"/>
            <w:bottom w:val="none" w:sz="0" w:space="0" w:color="auto"/>
            <w:right w:val="none" w:sz="0" w:space="0" w:color="auto"/>
          </w:divBdr>
        </w:div>
        <w:div w:id="577517839">
          <w:marLeft w:val="640"/>
          <w:marRight w:val="0"/>
          <w:marTop w:val="0"/>
          <w:marBottom w:val="0"/>
          <w:divBdr>
            <w:top w:val="none" w:sz="0" w:space="0" w:color="auto"/>
            <w:left w:val="none" w:sz="0" w:space="0" w:color="auto"/>
            <w:bottom w:val="none" w:sz="0" w:space="0" w:color="auto"/>
            <w:right w:val="none" w:sz="0" w:space="0" w:color="auto"/>
          </w:divBdr>
        </w:div>
        <w:div w:id="475339187">
          <w:marLeft w:val="640"/>
          <w:marRight w:val="0"/>
          <w:marTop w:val="0"/>
          <w:marBottom w:val="0"/>
          <w:divBdr>
            <w:top w:val="none" w:sz="0" w:space="0" w:color="auto"/>
            <w:left w:val="none" w:sz="0" w:space="0" w:color="auto"/>
            <w:bottom w:val="none" w:sz="0" w:space="0" w:color="auto"/>
            <w:right w:val="none" w:sz="0" w:space="0" w:color="auto"/>
          </w:divBdr>
        </w:div>
        <w:div w:id="1709255988">
          <w:marLeft w:val="640"/>
          <w:marRight w:val="0"/>
          <w:marTop w:val="0"/>
          <w:marBottom w:val="0"/>
          <w:divBdr>
            <w:top w:val="none" w:sz="0" w:space="0" w:color="auto"/>
            <w:left w:val="none" w:sz="0" w:space="0" w:color="auto"/>
            <w:bottom w:val="none" w:sz="0" w:space="0" w:color="auto"/>
            <w:right w:val="none" w:sz="0" w:space="0" w:color="auto"/>
          </w:divBdr>
        </w:div>
        <w:div w:id="936671735">
          <w:marLeft w:val="640"/>
          <w:marRight w:val="0"/>
          <w:marTop w:val="0"/>
          <w:marBottom w:val="0"/>
          <w:divBdr>
            <w:top w:val="none" w:sz="0" w:space="0" w:color="auto"/>
            <w:left w:val="none" w:sz="0" w:space="0" w:color="auto"/>
            <w:bottom w:val="none" w:sz="0" w:space="0" w:color="auto"/>
            <w:right w:val="none" w:sz="0" w:space="0" w:color="auto"/>
          </w:divBdr>
        </w:div>
        <w:div w:id="499278657">
          <w:marLeft w:val="640"/>
          <w:marRight w:val="0"/>
          <w:marTop w:val="0"/>
          <w:marBottom w:val="0"/>
          <w:divBdr>
            <w:top w:val="none" w:sz="0" w:space="0" w:color="auto"/>
            <w:left w:val="none" w:sz="0" w:space="0" w:color="auto"/>
            <w:bottom w:val="none" w:sz="0" w:space="0" w:color="auto"/>
            <w:right w:val="none" w:sz="0" w:space="0" w:color="auto"/>
          </w:divBdr>
        </w:div>
        <w:div w:id="1438714961">
          <w:marLeft w:val="640"/>
          <w:marRight w:val="0"/>
          <w:marTop w:val="0"/>
          <w:marBottom w:val="0"/>
          <w:divBdr>
            <w:top w:val="none" w:sz="0" w:space="0" w:color="auto"/>
            <w:left w:val="none" w:sz="0" w:space="0" w:color="auto"/>
            <w:bottom w:val="none" w:sz="0" w:space="0" w:color="auto"/>
            <w:right w:val="none" w:sz="0" w:space="0" w:color="auto"/>
          </w:divBdr>
        </w:div>
        <w:div w:id="466508487">
          <w:marLeft w:val="640"/>
          <w:marRight w:val="0"/>
          <w:marTop w:val="0"/>
          <w:marBottom w:val="0"/>
          <w:divBdr>
            <w:top w:val="none" w:sz="0" w:space="0" w:color="auto"/>
            <w:left w:val="none" w:sz="0" w:space="0" w:color="auto"/>
            <w:bottom w:val="none" w:sz="0" w:space="0" w:color="auto"/>
            <w:right w:val="none" w:sz="0" w:space="0" w:color="auto"/>
          </w:divBdr>
        </w:div>
        <w:div w:id="908424584">
          <w:marLeft w:val="640"/>
          <w:marRight w:val="0"/>
          <w:marTop w:val="0"/>
          <w:marBottom w:val="0"/>
          <w:divBdr>
            <w:top w:val="none" w:sz="0" w:space="0" w:color="auto"/>
            <w:left w:val="none" w:sz="0" w:space="0" w:color="auto"/>
            <w:bottom w:val="none" w:sz="0" w:space="0" w:color="auto"/>
            <w:right w:val="none" w:sz="0" w:space="0" w:color="auto"/>
          </w:divBdr>
        </w:div>
        <w:div w:id="51855310">
          <w:marLeft w:val="640"/>
          <w:marRight w:val="0"/>
          <w:marTop w:val="0"/>
          <w:marBottom w:val="0"/>
          <w:divBdr>
            <w:top w:val="none" w:sz="0" w:space="0" w:color="auto"/>
            <w:left w:val="none" w:sz="0" w:space="0" w:color="auto"/>
            <w:bottom w:val="none" w:sz="0" w:space="0" w:color="auto"/>
            <w:right w:val="none" w:sz="0" w:space="0" w:color="auto"/>
          </w:divBdr>
        </w:div>
        <w:div w:id="1314140971">
          <w:marLeft w:val="640"/>
          <w:marRight w:val="0"/>
          <w:marTop w:val="0"/>
          <w:marBottom w:val="0"/>
          <w:divBdr>
            <w:top w:val="none" w:sz="0" w:space="0" w:color="auto"/>
            <w:left w:val="none" w:sz="0" w:space="0" w:color="auto"/>
            <w:bottom w:val="none" w:sz="0" w:space="0" w:color="auto"/>
            <w:right w:val="none" w:sz="0" w:space="0" w:color="auto"/>
          </w:divBdr>
        </w:div>
        <w:div w:id="426930760">
          <w:marLeft w:val="640"/>
          <w:marRight w:val="0"/>
          <w:marTop w:val="0"/>
          <w:marBottom w:val="0"/>
          <w:divBdr>
            <w:top w:val="none" w:sz="0" w:space="0" w:color="auto"/>
            <w:left w:val="none" w:sz="0" w:space="0" w:color="auto"/>
            <w:bottom w:val="none" w:sz="0" w:space="0" w:color="auto"/>
            <w:right w:val="none" w:sz="0" w:space="0" w:color="auto"/>
          </w:divBdr>
        </w:div>
        <w:div w:id="1377391769">
          <w:marLeft w:val="640"/>
          <w:marRight w:val="0"/>
          <w:marTop w:val="0"/>
          <w:marBottom w:val="0"/>
          <w:divBdr>
            <w:top w:val="none" w:sz="0" w:space="0" w:color="auto"/>
            <w:left w:val="none" w:sz="0" w:space="0" w:color="auto"/>
            <w:bottom w:val="none" w:sz="0" w:space="0" w:color="auto"/>
            <w:right w:val="none" w:sz="0" w:space="0" w:color="auto"/>
          </w:divBdr>
        </w:div>
        <w:div w:id="499010028">
          <w:marLeft w:val="640"/>
          <w:marRight w:val="0"/>
          <w:marTop w:val="0"/>
          <w:marBottom w:val="0"/>
          <w:divBdr>
            <w:top w:val="none" w:sz="0" w:space="0" w:color="auto"/>
            <w:left w:val="none" w:sz="0" w:space="0" w:color="auto"/>
            <w:bottom w:val="none" w:sz="0" w:space="0" w:color="auto"/>
            <w:right w:val="none" w:sz="0" w:space="0" w:color="auto"/>
          </w:divBdr>
        </w:div>
        <w:div w:id="34045726">
          <w:marLeft w:val="640"/>
          <w:marRight w:val="0"/>
          <w:marTop w:val="0"/>
          <w:marBottom w:val="0"/>
          <w:divBdr>
            <w:top w:val="none" w:sz="0" w:space="0" w:color="auto"/>
            <w:left w:val="none" w:sz="0" w:space="0" w:color="auto"/>
            <w:bottom w:val="none" w:sz="0" w:space="0" w:color="auto"/>
            <w:right w:val="none" w:sz="0" w:space="0" w:color="auto"/>
          </w:divBdr>
        </w:div>
        <w:div w:id="1652323417">
          <w:marLeft w:val="640"/>
          <w:marRight w:val="0"/>
          <w:marTop w:val="0"/>
          <w:marBottom w:val="0"/>
          <w:divBdr>
            <w:top w:val="none" w:sz="0" w:space="0" w:color="auto"/>
            <w:left w:val="none" w:sz="0" w:space="0" w:color="auto"/>
            <w:bottom w:val="none" w:sz="0" w:space="0" w:color="auto"/>
            <w:right w:val="none" w:sz="0" w:space="0" w:color="auto"/>
          </w:divBdr>
        </w:div>
        <w:div w:id="737244083">
          <w:marLeft w:val="640"/>
          <w:marRight w:val="0"/>
          <w:marTop w:val="0"/>
          <w:marBottom w:val="0"/>
          <w:divBdr>
            <w:top w:val="none" w:sz="0" w:space="0" w:color="auto"/>
            <w:left w:val="none" w:sz="0" w:space="0" w:color="auto"/>
            <w:bottom w:val="none" w:sz="0" w:space="0" w:color="auto"/>
            <w:right w:val="none" w:sz="0" w:space="0" w:color="auto"/>
          </w:divBdr>
        </w:div>
        <w:div w:id="1438329504">
          <w:marLeft w:val="640"/>
          <w:marRight w:val="0"/>
          <w:marTop w:val="0"/>
          <w:marBottom w:val="0"/>
          <w:divBdr>
            <w:top w:val="none" w:sz="0" w:space="0" w:color="auto"/>
            <w:left w:val="none" w:sz="0" w:space="0" w:color="auto"/>
            <w:bottom w:val="none" w:sz="0" w:space="0" w:color="auto"/>
            <w:right w:val="none" w:sz="0" w:space="0" w:color="auto"/>
          </w:divBdr>
        </w:div>
        <w:div w:id="1343585745">
          <w:marLeft w:val="640"/>
          <w:marRight w:val="0"/>
          <w:marTop w:val="0"/>
          <w:marBottom w:val="0"/>
          <w:divBdr>
            <w:top w:val="none" w:sz="0" w:space="0" w:color="auto"/>
            <w:left w:val="none" w:sz="0" w:space="0" w:color="auto"/>
            <w:bottom w:val="none" w:sz="0" w:space="0" w:color="auto"/>
            <w:right w:val="none" w:sz="0" w:space="0" w:color="auto"/>
          </w:divBdr>
        </w:div>
        <w:div w:id="1516185559">
          <w:marLeft w:val="640"/>
          <w:marRight w:val="0"/>
          <w:marTop w:val="0"/>
          <w:marBottom w:val="0"/>
          <w:divBdr>
            <w:top w:val="none" w:sz="0" w:space="0" w:color="auto"/>
            <w:left w:val="none" w:sz="0" w:space="0" w:color="auto"/>
            <w:bottom w:val="none" w:sz="0" w:space="0" w:color="auto"/>
            <w:right w:val="none" w:sz="0" w:space="0" w:color="auto"/>
          </w:divBdr>
        </w:div>
        <w:div w:id="1718122508">
          <w:marLeft w:val="640"/>
          <w:marRight w:val="0"/>
          <w:marTop w:val="0"/>
          <w:marBottom w:val="0"/>
          <w:divBdr>
            <w:top w:val="none" w:sz="0" w:space="0" w:color="auto"/>
            <w:left w:val="none" w:sz="0" w:space="0" w:color="auto"/>
            <w:bottom w:val="none" w:sz="0" w:space="0" w:color="auto"/>
            <w:right w:val="none" w:sz="0" w:space="0" w:color="auto"/>
          </w:divBdr>
        </w:div>
        <w:div w:id="450395583">
          <w:marLeft w:val="640"/>
          <w:marRight w:val="0"/>
          <w:marTop w:val="0"/>
          <w:marBottom w:val="0"/>
          <w:divBdr>
            <w:top w:val="none" w:sz="0" w:space="0" w:color="auto"/>
            <w:left w:val="none" w:sz="0" w:space="0" w:color="auto"/>
            <w:bottom w:val="none" w:sz="0" w:space="0" w:color="auto"/>
            <w:right w:val="none" w:sz="0" w:space="0" w:color="auto"/>
          </w:divBdr>
        </w:div>
        <w:div w:id="918055094">
          <w:marLeft w:val="640"/>
          <w:marRight w:val="0"/>
          <w:marTop w:val="0"/>
          <w:marBottom w:val="0"/>
          <w:divBdr>
            <w:top w:val="none" w:sz="0" w:space="0" w:color="auto"/>
            <w:left w:val="none" w:sz="0" w:space="0" w:color="auto"/>
            <w:bottom w:val="none" w:sz="0" w:space="0" w:color="auto"/>
            <w:right w:val="none" w:sz="0" w:space="0" w:color="auto"/>
          </w:divBdr>
        </w:div>
        <w:div w:id="645015406">
          <w:marLeft w:val="640"/>
          <w:marRight w:val="0"/>
          <w:marTop w:val="0"/>
          <w:marBottom w:val="0"/>
          <w:divBdr>
            <w:top w:val="none" w:sz="0" w:space="0" w:color="auto"/>
            <w:left w:val="none" w:sz="0" w:space="0" w:color="auto"/>
            <w:bottom w:val="none" w:sz="0" w:space="0" w:color="auto"/>
            <w:right w:val="none" w:sz="0" w:space="0" w:color="auto"/>
          </w:divBdr>
        </w:div>
        <w:div w:id="730080019">
          <w:marLeft w:val="640"/>
          <w:marRight w:val="0"/>
          <w:marTop w:val="0"/>
          <w:marBottom w:val="0"/>
          <w:divBdr>
            <w:top w:val="none" w:sz="0" w:space="0" w:color="auto"/>
            <w:left w:val="none" w:sz="0" w:space="0" w:color="auto"/>
            <w:bottom w:val="none" w:sz="0" w:space="0" w:color="auto"/>
            <w:right w:val="none" w:sz="0" w:space="0" w:color="auto"/>
          </w:divBdr>
        </w:div>
        <w:div w:id="403379049">
          <w:marLeft w:val="640"/>
          <w:marRight w:val="0"/>
          <w:marTop w:val="0"/>
          <w:marBottom w:val="0"/>
          <w:divBdr>
            <w:top w:val="none" w:sz="0" w:space="0" w:color="auto"/>
            <w:left w:val="none" w:sz="0" w:space="0" w:color="auto"/>
            <w:bottom w:val="none" w:sz="0" w:space="0" w:color="auto"/>
            <w:right w:val="none" w:sz="0" w:space="0" w:color="auto"/>
          </w:divBdr>
        </w:div>
        <w:div w:id="1104614617">
          <w:marLeft w:val="640"/>
          <w:marRight w:val="0"/>
          <w:marTop w:val="0"/>
          <w:marBottom w:val="0"/>
          <w:divBdr>
            <w:top w:val="none" w:sz="0" w:space="0" w:color="auto"/>
            <w:left w:val="none" w:sz="0" w:space="0" w:color="auto"/>
            <w:bottom w:val="none" w:sz="0" w:space="0" w:color="auto"/>
            <w:right w:val="none" w:sz="0" w:space="0" w:color="auto"/>
          </w:divBdr>
        </w:div>
        <w:div w:id="1343317612">
          <w:marLeft w:val="640"/>
          <w:marRight w:val="0"/>
          <w:marTop w:val="0"/>
          <w:marBottom w:val="0"/>
          <w:divBdr>
            <w:top w:val="none" w:sz="0" w:space="0" w:color="auto"/>
            <w:left w:val="none" w:sz="0" w:space="0" w:color="auto"/>
            <w:bottom w:val="none" w:sz="0" w:space="0" w:color="auto"/>
            <w:right w:val="none" w:sz="0" w:space="0" w:color="auto"/>
          </w:divBdr>
        </w:div>
        <w:div w:id="1538270761">
          <w:marLeft w:val="640"/>
          <w:marRight w:val="0"/>
          <w:marTop w:val="0"/>
          <w:marBottom w:val="0"/>
          <w:divBdr>
            <w:top w:val="none" w:sz="0" w:space="0" w:color="auto"/>
            <w:left w:val="none" w:sz="0" w:space="0" w:color="auto"/>
            <w:bottom w:val="none" w:sz="0" w:space="0" w:color="auto"/>
            <w:right w:val="none" w:sz="0" w:space="0" w:color="auto"/>
          </w:divBdr>
        </w:div>
        <w:div w:id="1981419685">
          <w:marLeft w:val="640"/>
          <w:marRight w:val="0"/>
          <w:marTop w:val="0"/>
          <w:marBottom w:val="0"/>
          <w:divBdr>
            <w:top w:val="none" w:sz="0" w:space="0" w:color="auto"/>
            <w:left w:val="none" w:sz="0" w:space="0" w:color="auto"/>
            <w:bottom w:val="none" w:sz="0" w:space="0" w:color="auto"/>
            <w:right w:val="none" w:sz="0" w:space="0" w:color="auto"/>
          </w:divBdr>
        </w:div>
        <w:div w:id="592976230">
          <w:marLeft w:val="640"/>
          <w:marRight w:val="0"/>
          <w:marTop w:val="0"/>
          <w:marBottom w:val="0"/>
          <w:divBdr>
            <w:top w:val="none" w:sz="0" w:space="0" w:color="auto"/>
            <w:left w:val="none" w:sz="0" w:space="0" w:color="auto"/>
            <w:bottom w:val="none" w:sz="0" w:space="0" w:color="auto"/>
            <w:right w:val="none" w:sz="0" w:space="0" w:color="auto"/>
          </w:divBdr>
        </w:div>
        <w:div w:id="1826509713">
          <w:marLeft w:val="640"/>
          <w:marRight w:val="0"/>
          <w:marTop w:val="0"/>
          <w:marBottom w:val="0"/>
          <w:divBdr>
            <w:top w:val="none" w:sz="0" w:space="0" w:color="auto"/>
            <w:left w:val="none" w:sz="0" w:space="0" w:color="auto"/>
            <w:bottom w:val="none" w:sz="0" w:space="0" w:color="auto"/>
            <w:right w:val="none" w:sz="0" w:space="0" w:color="auto"/>
          </w:divBdr>
        </w:div>
        <w:div w:id="36898141">
          <w:marLeft w:val="640"/>
          <w:marRight w:val="0"/>
          <w:marTop w:val="0"/>
          <w:marBottom w:val="0"/>
          <w:divBdr>
            <w:top w:val="none" w:sz="0" w:space="0" w:color="auto"/>
            <w:left w:val="none" w:sz="0" w:space="0" w:color="auto"/>
            <w:bottom w:val="none" w:sz="0" w:space="0" w:color="auto"/>
            <w:right w:val="none" w:sz="0" w:space="0" w:color="auto"/>
          </w:divBdr>
        </w:div>
        <w:div w:id="1517035938">
          <w:marLeft w:val="640"/>
          <w:marRight w:val="0"/>
          <w:marTop w:val="0"/>
          <w:marBottom w:val="0"/>
          <w:divBdr>
            <w:top w:val="none" w:sz="0" w:space="0" w:color="auto"/>
            <w:left w:val="none" w:sz="0" w:space="0" w:color="auto"/>
            <w:bottom w:val="none" w:sz="0" w:space="0" w:color="auto"/>
            <w:right w:val="none" w:sz="0" w:space="0" w:color="auto"/>
          </w:divBdr>
        </w:div>
        <w:div w:id="1323654741">
          <w:marLeft w:val="640"/>
          <w:marRight w:val="0"/>
          <w:marTop w:val="0"/>
          <w:marBottom w:val="0"/>
          <w:divBdr>
            <w:top w:val="none" w:sz="0" w:space="0" w:color="auto"/>
            <w:left w:val="none" w:sz="0" w:space="0" w:color="auto"/>
            <w:bottom w:val="none" w:sz="0" w:space="0" w:color="auto"/>
            <w:right w:val="none" w:sz="0" w:space="0" w:color="auto"/>
          </w:divBdr>
        </w:div>
        <w:div w:id="353262702">
          <w:marLeft w:val="640"/>
          <w:marRight w:val="0"/>
          <w:marTop w:val="0"/>
          <w:marBottom w:val="0"/>
          <w:divBdr>
            <w:top w:val="none" w:sz="0" w:space="0" w:color="auto"/>
            <w:left w:val="none" w:sz="0" w:space="0" w:color="auto"/>
            <w:bottom w:val="none" w:sz="0" w:space="0" w:color="auto"/>
            <w:right w:val="none" w:sz="0" w:space="0" w:color="auto"/>
          </w:divBdr>
        </w:div>
        <w:div w:id="222643881">
          <w:marLeft w:val="640"/>
          <w:marRight w:val="0"/>
          <w:marTop w:val="0"/>
          <w:marBottom w:val="0"/>
          <w:divBdr>
            <w:top w:val="none" w:sz="0" w:space="0" w:color="auto"/>
            <w:left w:val="none" w:sz="0" w:space="0" w:color="auto"/>
            <w:bottom w:val="none" w:sz="0" w:space="0" w:color="auto"/>
            <w:right w:val="none" w:sz="0" w:space="0" w:color="auto"/>
          </w:divBdr>
        </w:div>
        <w:div w:id="1895194602">
          <w:marLeft w:val="640"/>
          <w:marRight w:val="0"/>
          <w:marTop w:val="0"/>
          <w:marBottom w:val="0"/>
          <w:divBdr>
            <w:top w:val="none" w:sz="0" w:space="0" w:color="auto"/>
            <w:left w:val="none" w:sz="0" w:space="0" w:color="auto"/>
            <w:bottom w:val="none" w:sz="0" w:space="0" w:color="auto"/>
            <w:right w:val="none" w:sz="0" w:space="0" w:color="auto"/>
          </w:divBdr>
        </w:div>
        <w:div w:id="1152212834">
          <w:marLeft w:val="640"/>
          <w:marRight w:val="0"/>
          <w:marTop w:val="0"/>
          <w:marBottom w:val="0"/>
          <w:divBdr>
            <w:top w:val="none" w:sz="0" w:space="0" w:color="auto"/>
            <w:left w:val="none" w:sz="0" w:space="0" w:color="auto"/>
            <w:bottom w:val="none" w:sz="0" w:space="0" w:color="auto"/>
            <w:right w:val="none" w:sz="0" w:space="0" w:color="auto"/>
          </w:divBdr>
        </w:div>
        <w:div w:id="1533306561">
          <w:marLeft w:val="640"/>
          <w:marRight w:val="0"/>
          <w:marTop w:val="0"/>
          <w:marBottom w:val="0"/>
          <w:divBdr>
            <w:top w:val="none" w:sz="0" w:space="0" w:color="auto"/>
            <w:left w:val="none" w:sz="0" w:space="0" w:color="auto"/>
            <w:bottom w:val="none" w:sz="0" w:space="0" w:color="auto"/>
            <w:right w:val="none" w:sz="0" w:space="0" w:color="auto"/>
          </w:divBdr>
        </w:div>
        <w:div w:id="445849999">
          <w:marLeft w:val="640"/>
          <w:marRight w:val="0"/>
          <w:marTop w:val="0"/>
          <w:marBottom w:val="0"/>
          <w:divBdr>
            <w:top w:val="none" w:sz="0" w:space="0" w:color="auto"/>
            <w:left w:val="none" w:sz="0" w:space="0" w:color="auto"/>
            <w:bottom w:val="none" w:sz="0" w:space="0" w:color="auto"/>
            <w:right w:val="none" w:sz="0" w:space="0" w:color="auto"/>
          </w:divBdr>
        </w:div>
        <w:div w:id="113335072">
          <w:marLeft w:val="640"/>
          <w:marRight w:val="0"/>
          <w:marTop w:val="0"/>
          <w:marBottom w:val="0"/>
          <w:divBdr>
            <w:top w:val="none" w:sz="0" w:space="0" w:color="auto"/>
            <w:left w:val="none" w:sz="0" w:space="0" w:color="auto"/>
            <w:bottom w:val="none" w:sz="0" w:space="0" w:color="auto"/>
            <w:right w:val="none" w:sz="0" w:space="0" w:color="auto"/>
          </w:divBdr>
        </w:div>
        <w:div w:id="1998606262">
          <w:marLeft w:val="640"/>
          <w:marRight w:val="0"/>
          <w:marTop w:val="0"/>
          <w:marBottom w:val="0"/>
          <w:divBdr>
            <w:top w:val="none" w:sz="0" w:space="0" w:color="auto"/>
            <w:left w:val="none" w:sz="0" w:space="0" w:color="auto"/>
            <w:bottom w:val="none" w:sz="0" w:space="0" w:color="auto"/>
            <w:right w:val="none" w:sz="0" w:space="0" w:color="auto"/>
          </w:divBdr>
        </w:div>
        <w:div w:id="465396920">
          <w:marLeft w:val="640"/>
          <w:marRight w:val="0"/>
          <w:marTop w:val="0"/>
          <w:marBottom w:val="0"/>
          <w:divBdr>
            <w:top w:val="none" w:sz="0" w:space="0" w:color="auto"/>
            <w:left w:val="none" w:sz="0" w:space="0" w:color="auto"/>
            <w:bottom w:val="none" w:sz="0" w:space="0" w:color="auto"/>
            <w:right w:val="none" w:sz="0" w:space="0" w:color="auto"/>
          </w:divBdr>
        </w:div>
        <w:div w:id="246693451">
          <w:marLeft w:val="640"/>
          <w:marRight w:val="0"/>
          <w:marTop w:val="0"/>
          <w:marBottom w:val="0"/>
          <w:divBdr>
            <w:top w:val="none" w:sz="0" w:space="0" w:color="auto"/>
            <w:left w:val="none" w:sz="0" w:space="0" w:color="auto"/>
            <w:bottom w:val="none" w:sz="0" w:space="0" w:color="auto"/>
            <w:right w:val="none" w:sz="0" w:space="0" w:color="auto"/>
          </w:divBdr>
        </w:div>
        <w:div w:id="1859388794">
          <w:marLeft w:val="640"/>
          <w:marRight w:val="0"/>
          <w:marTop w:val="0"/>
          <w:marBottom w:val="0"/>
          <w:divBdr>
            <w:top w:val="none" w:sz="0" w:space="0" w:color="auto"/>
            <w:left w:val="none" w:sz="0" w:space="0" w:color="auto"/>
            <w:bottom w:val="none" w:sz="0" w:space="0" w:color="auto"/>
            <w:right w:val="none" w:sz="0" w:space="0" w:color="auto"/>
          </w:divBdr>
        </w:div>
        <w:div w:id="278682800">
          <w:marLeft w:val="640"/>
          <w:marRight w:val="0"/>
          <w:marTop w:val="0"/>
          <w:marBottom w:val="0"/>
          <w:divBdr>
            <w:top w:val="none" w:sz="0" w:space="0" w:color="auto"/>
            <w:left w:val="none" w:sz="0" w:space="0" w:color="auto"/>
            <w:bottom w:val="none" w:sz="0" w:space="0" w:color="auto"/>
            <w:right w:val="none" w:sz="0" w:space="0" w:color="auto"/>
          </w:divBdr>
        </w:div>
        <w:div w:id="1622760310">
          <w:marLeft w:val="640"/>
          <w:marRight w:val="0"/>
          <w:marTop w:val="0"/>
          <w:marBottom w:val="0"/>
          <w:divBdr>
            <w:top w:val="none" w:sz="0" w:space="0" w:color="auto"/>
            <w:left w:val="none" w:sz="0" w:space="0" w:color="auto"/>
            <w:bottom w:val="none" w:sz="0" w:space="0" w:color="auto"/>
            <w:right w:val="none" w:sz="0" w:space="0" w:color="auto"/>
          </w:divBdr>
        </w:div>
        <w:div w:id="1874998560">
          <w:marLeft w:val="640"/>
          <w:marRight w:val="0"/>
          <w:marTop w:val="0"/>
          <w:marBottom w:val="0"/>
          <w:divBdr>
            <w:top w:val="none" w:sz="0" w:space="0" w:color="auto"/>
            <w:left w:val="none" w:sz="0" w:space="0" w:color="auto"/>
            <w:bottom w:val="none" w:sz="0" w:space="0" w:color="auto"/>
            <w:right w:val="none" w:sz="0" w:space="0" w:color="auto"/>
          </w:divBdr>
        </w:div>
        <w:div w:id="892041225">
          <w:marLeft w:val="640"/>
          <w:marRight w:val="0"/>
          <w:marTop w:val="0"/>
          <w:marBottom w:val="0"/>
          <w:divBdr>
            <w:top w:val="none" w:sz="0" w:space="0" w:color="auto"/>
            <w:left w:val="none" w:sz="0" w:space="0" w:color="auto"/>
            <w:bottom w:val="none" w:sz="0" w:space="0" w:color="auto"/>
            <w:right w:val="none" w:sz="0" w:space="0" w:color="auto"/>
          </w:divBdr>
        </w:div>
        <w:div w:id="605045972">
          <w:marLeft w:val="640"/>
          <w:marRight w:val="0"/>
          <w:marTop w:val="0"/>
          <w:marBottom w:val="0"/>
          <w:divBdr>
            <w:top w:val="none" w:sz="0" w:space="0" w:color="auto"/>
            <w:left w:val="none" w:sz="0" w:space="0" w:color="auto"/>
            <w:bottom w:val="none" w:sz="0" w:space="0" w:color="auto"/>
            <w:right w:val="none" w:sz="0" w:space="0" w:color="auto"/>
          </w:divBdr>
        </w:div>
        <w:div w:id="404646961">
          <w:marLeft w:val="640"/>
          <w:marRight w:val="0"/>
          <w:marTop w:val="0"/>
          <w:marBottom w:val="0"/>
          <w:divBdr>
            <w:top w:val="none" w:sz="0" w:space="0" w:color="auto"/>
            <w:left w:val="none" w:sz="0" w:space="0" w:color="auto"/>
            <w:bottom w:val="none" w:sz="0" w:space="0" w:color="auto"/>
            <w:right w:val="none" w:sz="0" w:space="0" w:color="auto"/>
          </w:divBdr>
        </w:div>
        <w:div w:id="753863885">
          <w:marLeft w:val="640"/>
          <w:marRight w:val="0"/>
          <w:marTop w:val="0"/>
          <w:marBottom w:val="0"/>
          <w:divBdr>
            <w:top w:val="none" w:sz="0" w:space="0" w:color="auto"/>
            <w:left w:val="none" w:sz="0" w:space="0" w:color="auto"/>
            <w:bottom w:val="none" w:sz="0" w:space="0" w:color="auto"/>
            <w:right w:val="none" w:sz="0" w:space="0" w:color="auto"/>
          </w:divBdr>
        </w:div>
        <w:div w:id="501818527">
          <w:marLeft w:val="640"/>
          <w:marRight w:val="0"/>
          <w:marTop w:val="0"/>
          <w:marBottom w:val="0"/>
          <w:divBdr>
            <w:top w:val="none" w:sz="0" w:space="0" w:color="auto"/>
            <w:left w:val="none" w:sz="0" w:space="0" w:color="auto"/>
            <w:bottom w:val="none" w:sz="0" w:space="0" w:color="auto"/>
            <w:right w:val="none" w:sz="0" w:space="0" w:color="auto"/>
          </w:divBdr>
        </w:div>
        <w:div w:id="2042901169">
          <w:marLeft w:val="640"/>
          <w:marRight w:val="0"/>
          <w:marTop w:val="0"/>
          <w:marBottom w:val="0"/>
          <w:divBdr>
            <w:top w:val="none" w:sz="0" w:space="0" w:color="auto"/>
            <w:left w:val="none" w:sz="0" w:space="0" w:color="auto"/>
            <w:bottom w:val="none" w:sz="0" w:space="0" w:color="auto"/>
            <w:right w:val="none" w:sz="0" w:space="0" w:color="auto"/>
          </w:divBdr>
        </w:div>
        <w:div w:id="1495142882">
          <w:marLeft w:val="640"/>
          <w:marRight w:val="0"/>
          <w:marTop w:val="0"/>
          <w:marBottom w:val="0"/>
          <w:divBdr>
            <w:top w:val="none" w:sz="0" w:space="0" w:color="auto"/>
            <w:left w:val="none" w:sz="0" w:space="0" w:color="auto"/>
            <w:bottom w:val="none" w:sz="0" w:space="0" w:color="auto"/>
            <w:right w:val="none" w:sz="0" w:space="0" w:color="auto"/>
          </w:divBdr>
        </w:div>
        <w:div w:id="404374469">
          <w:marLeft w:val="640"/>
          <w:marRight w:val="0"/>
          <w:marTop w:val="0"/>
          <w:marBottom w:val="0"/>
          <w:divBdr>
            <w:top w:val="none" w:sz="0" w:space="0" w:color="auto"/>
            <w:left w:val="none" w:sz="0" w:space="0" w:color="auto"/>
            <w:bottom w:val="none" w:sz="0" w:space="0" w:color="auto"/>
            <w:right w:val="none" w:sz="0" w:space="0" w:color="auto"/>
          </w:divBdr>
        </w:div>
        <w:div w:id="27219944">
          <w:marLeft w:val="640"/>
          <w:marRight w:val="0"/>
          <w:marTop w:val="0"/>
          <w:marBottom w:val="0"/>
          <w:divBdr>
            <w:top w:val="none" w:sz="0" w:space="0" w:color="auto"/>
            <w:left w:val="none" w:sz="0" w:space="0" w:color="auto"/>
            <w:bottom w:val="none" w:sz="0" w:space="0" w:color="auto"/>
            <w:right w:val="none" w:sz="0" w:space="0" w:color="auto"/>
          </w:divBdr>
        </w:div>
        <w:div w:id="94596679">
          <w:marLeft w:val="640"/>
          <w:marRight w:val="0"/>
          <w:marTop w:val="0"/>
          <w:marBottom w:val="0"/>
          <w:divBdr>
            <w:top w:val="none" w:sz="0" w:space="0" w:color="auto"/>
            <w:left w:val="none" w:sz="0" w:space="0" w:color="auto"/>
            <w:bottom w:val="none" w:sz="0" w:space="0" w:color="auto"/>
            <w:right w:val="none" w:sz="0" w:space="0" w:color="auto"/>
          </w:divBdr>
        </w:div>
        <w:div w:id="842672633">
          <w:marLeft w:val="640"/>
          <w:marRight w:val="0"/>
          <w:marTop w:val="0"/>
          <w:marBottom w:val="0"/>
          <w:divBdr>
            <w:top w:val="none" w:sz="0" w:space="0" w:color="auto"/>
            <w:left w:val="none" w:sz="0" w:space="0" w:color="auto"/>
            <w:bottom w:val="none" w:sz="0" w:space="0" w:color="auto"/>
            <w:right w:val="none" w:sz="0" w:space="0" w:color="auto"/>
          </w:divBdr>
        </w:div>
        <w:div w:id="1396930464">
          <w:marLeft w:val="640"/>
          <w:marRight w:val="0"/>
          <w:marTop w:val="0"/>
          <w:marBottom w:val="0"/>
          <w:divBdr>
            <w:top w:val="none" w:sz="0" w:space="0" w:color="auto"/>
            <w:left w:val="none" w:sz="0" w:space="0" w:color="auto"/>
            <w:bottom w:val="none" w:sz="0" w:space="0" w:color="auto"/>
            <w:right w:val="none" w:sz="0" w:space="0" w:color="auto"/>
          </w:divBdr>
        </w:div>
        <w:div w:id="1323201353">
          <w:marLeft w:val="640"/>
          <w:marRight w:val="0"/>
          <w:marTop w:val="0"/>
          <w:marBottom w:val="0"/>
          <w:divBdr>
            <w:top w:val="none" w:sz="0" w:space="0" w:color="auto"/>
            <w:left w:val="none" w:sz="0" w:space="0" w:color="auto"/>
            <w:bottom w:val="none" w:sz="0" w:space="0" w:color="auto"/>
            <w:right w:val="none" w:sz="0" w:space="0" w:color="auto"/>
          </w:divBdr>
        </w:div>
        <w:div w:id="1337339647">
          <w:marLeft w:val="640"/>
          <w:marRight w:val="0"/>
          <w:marTop w:val="0"/>
          <w:marBottom w:val="0"/>
          <w:divBdr>
            <w:top w:val="none" w:sz="0" w:space="0" w:color="auto"/>
            <w:left w:val="none" w:sz="0" w:space="0" w:color="auto"/>
            <w:bottom w:val="none" w:sz="0" w:space="0" w:color="auto"/>
            <w:right w:val="none" w:sz="0" w:space="0" w:color="auto"/>
          </w:divBdr>
        </w:div>
        <w:div w:id="1928951904">
          <w:marLeft w:val="640"/>
          <w:marRight w:val="0"/>
          <w:marTop w:val="0"/>
          <w:marBottom w:val="0"/>
          <w:divBdr>
            <w:top w:val="none" w:sz="0" w:space="0" w:color="auto"/>
            <w:left w:val="none" w:sz="0" w:space="0" w:color="auto"/>
            <w:bottom w:val="none" w:sz="0" w:space="0" w:color="auto"/>
            <w:right w:val="none" w:sz="0" w:space="0" w:color="auto"/>
          </w:divBdr>
        </w:div>
        <w:div w:id="446581371">
          <w:marLeft w:val="640"/>
          <w:marRight w:val="0"/>
          <w:marTop w:val="0"/>
          <w:marBottom w:val="0"/>
          <w:divBdr>
            <w:top w:val="none" w:sz="0" w:space="0" w:color="auto"/>
            <w:left w:val="none" w:sz="0" w:space="0" w:color="auto"/>
            <w:bottom w:val="none" w:sz="0" w:space="0" w:color="auto"/>
            <w:right w:val="none" w:sz="0" w:space="0" w:color="auto"/>
          </w:divBdr>
        </w:div>
        <w:div w:id="1628269494">
          <w:marLeft w:val="640"/>
          <w:marRight w:val="0"/>
          <w:marTop w:val="0"/>
          <w:marBottom w:val="0"/>
          <w:divBdr>
            <w:top w:val="none" w:sz="0" w:space="0" w:color="auto"/>
            <w:left w:val="none" w:sz="0" w:space="0" w:color="auto"/>
            <w:bottom w:val="none" w:sz="0" w:space="0" w:color="auto"/>
            <w:right w:val="none" w:sz="0" w:space="0" w:color="auto"/>
          </w:divBdr>
        </w:div>
        <w:div w:id="1464690073">
          <w:marLeft w:val="640"/>
          <w:marRight w:val="0"/>
          <w:marTop w:val="0"/>
          <w:marBottom w:val="0"/>
          <w:divBdr>
            <w:top w:val="none" w:sz="0" w:space="0" w:color="auto"/>
            <w:left w:val="none" w:sz="0" w:space="0" w:color="auto"/>
            <w:bottom w:val="none" w:sz="0" w:space="0" w:color="auto"/>
            <w:right w:val="none" w:sz="0" w:space="0" w:color="auto"/>
          </w:divBdr>
        </w:div>
        <w:div w:id="1097948489">
          <w:marLeft w:val="640"/>
          <w:marRight w:val="0"/>
          <w:marTop w:val="0"/>
          <w:marBottom w:val="0"/>
          <w:divBdr>
            <w:top w:val="none" w:sz="0" w:space="0" w:color="auto"/>
            <w:left w:val="none" w:sz="0" w:space="0" w:color="auto"/>
            <w:bottom w:val="none" w:sz="0" w:space="0" w:color="auto"/>
            <w:right w:val="none" w:sz="0" w:space="0" w:color="auto"/>
          </w:divBdr>
        </w:div>
        <w:div w:id="1441610364">
          <w:marLeft w:val="640"/>
          <w:marRight w:val="0"/>
          <w:marTop w:val="0"/>
          <w:marBottom w:val="0"/>
          <w:divBdr>
            <w:top w:val="none" w:sz="0" w:space="0" w:color="auto"/>
            <w:left w:val="none" w:sz="0" w:space="0" w:color="auto"/>
            <w:bottom w:val="none" w:sz="0" w:space="0" w:color="auto"/>
            <w:right w:val="none" w:sz="0" w:space="0" w:color="auto"/>
          </w:divBdr>
        </w:div>
      </w:divsChild>
    </w:div>
    <w:div w:id="1076243793">
      <w:bodyDiv w:val="1"/>
      <w:marLeft w:val="0"/>
      <w:marRight w:val="0"/>
      <w:marTop w:val="0"/>
      <w:marBottom w:val="0"/>
      <w:divBdr>
        <w:top w:val="none" w:sz="0" w:space="0" w:color="auto"/>
        <w:left w:val="none" w:sz="0" w:space="0" w:color="auto"/>
        <w:bottom w:val="none" w:sz="0" w:space="0" w:color="auto"/>
        <w:right w:val="none" w:sz="0" w:space="0" w:color="auto"/>
      </w:divBdr>
      <w:divsChild>
        <w:div w:id="1560703224">
          <w:marLeft w:val="640"/>
          <w:marRight w:val="0"/>
          <w:marTop w:val="0"/>
          <w:marBottom w:val="0"/>
          <w:divBdr>
            <w:top w:val="none" w:sz="0" w:space="0" w:color="auto"/>
            <w:left w:val="none" w:sz="0" w:space="0" w:color="auto"/>
            <w:bottom w:val="none" w:sz="0" w:space="0" w:color="auto"/>
            <w:right w:val="none" w:sz="0" w:space="0" w:color="auto"/>
          </w:divBdr>
        </w:div>
        <w:div w:id="344719473">
          <w:marLeft w:val="640"/>
          <w:marRight w:val="0"/>
          <w:marTop w:val="0"/>
          <w:marBottom w:val="0"/>
          <w:divBdr>
            <w:top w:val="none" w:sz="0" w:space="0" w:color="auto"/>
            <w:left w:val="none" w:sz="0" w:space="0" w:color="auto"/>
            <w:bottom w:val="none" w:sz="0" w:space="0" w:color="auto"/>
            <w:right w:val="none" w:sz="0" w:space="0" w:color="auto"/>
          </w:divBdr>
        </w:div>
        <w:div w:id="2142191389">
          <w:marLeft w:val="640"/>
          <w:marRight w:val="0"/>
          <w:marTop w:val="0"/>
          <w:marBottom w:val="0"/>
          <w:divBdr>
            <w:top w:val="none" w:sz="0" w:space="0" w:color="auto"/>
            <w:left w:val="none" w:sz="0" w:space="0" w:color="auto"/>
            <w:bottom w:val="none" w:sz="0" w:space="0" w:color="auto"/>
            <w:right w:val="none" w:sz="0" w:space="0" w:color="auto"/>
          </w:divBdr>
        </w:div>
        <w:div w:id="1614171531">
          <w:marLeft w:val="640"/>
          <w:marRight w:val="0"/>
          <w:marTop w:val="0"/>
          <w:marBottom w:val="0"/>
          <w:divBdr>
            <w:top w:val="none" w:sz="0" w:space="0" w:color="auto"/>
            <w:left w:val="none" w:sz="0" w:space="0" w:color="auto"/>
            <w:bottom w:val="none" w:sz="0" w:space="0" w:color="auto"/>
            <w:right w:val="none" w:sz="0" w:space="0" w:color="auto"/>
          </w:divBdr>
        </w:div>
        <w:div w:id="1825707540">
          <w:marLeft w:val="640"/>
          <w:marRight w:val="0"/>
          <w:marTop w:val="0"/>
          <w:marBottom w:val="0"/>
          <w:divBdr>
            <w:top w:val="none" w:sz="0" w:space="0" w:color="auto"/>
            <w:left w:val="none" w:sz="0" w:space="0" w:color="auto"/>
            <w:bottom w:val="none" w:sz="0" w:space="0" w:color="auto"/>
            <w:right w:val="none" w:sz="0" w:space="0" w:color="auto"/>
          </w:divBdr>
        </w:div>
        <w:div w:id="370232605">
          <w:marLeft w:val="640"/>
          <w:marRight w:val="0"/>
          <w:marTop w:val="0"/>
          <w:marBottom w:val="0"/>
          <w:divBdr>
            <w:top w:val="none" w:sz="0" w:space="0" w:color="auto"/>
            <w:left w:val="none" w:sz="0" w:space="0" w:color="auto"/>
            <w:bottom w:val="none" w:sz="0" w:space="0" w:color="auto"/>
            <w:right w:val="none" w:sz="0" w:space="0" w:color="auto"/>
          </w:divBdr>
        </w:div>
        <w:div w:id="2138065388">
          <w:marLeft w:val="640"/>
          <w:marRight w:val="0"/>
          <w:marTop w:val="0"/>
          <w:marBottom w:val="0"/>
          <w:divBdr>
            <w:top w:val="none" w:sz="0" w:space="0" w:color="auto"/>
            <w:left w:val="none" w:sz="0" w:space="0" w:color="auto"/>
            <w:bottom w:val="none" w:sz="0" w:space="0" w:color="auto"/>
            <w:right w:val="none" w:sz="0" w:space="0" w:color="auto"/>
          </w:divBdr>
        </w:div>
        <w:div w:id="83039986">
          <w:marLeft w:val="640"/>
          <w:marRight w:val="0"/>
          <w:marTop w:val="0"/>
          <w:marBottom w:val="0"/>
          <w:divBdr>
            <w:top w:val="none" w:sz="0" w:space="0" w:color="auto"/>
            <w:left w:val="none" w:sz="0" w:space="0" w:color="auto"/>
            <w:bottom w:val="none" w:sz="0" w:space="0" w:color="auto"/>
            <w:right w:val="none" w:sz="0" w:space="0" w:color="auto"/>
          </w:divBdr>
        </w:div>
        <w:div w:id="1434129431">
          <w:marLeft w:val="640"/>
          <w:marRight w:val="0"/>
          <w:marTop w:val="0"/>
          <w:marBottom w:val="0"/>
          <w:divBdr>
            <w:top w:val="none" w:sz="0" w:space="0" w:color="auto"/>
            <w:left w:val="none" w:sz="0" w:space="0" w:color="auto"/>
            <w:bottom w:val="none" w:sz="0" w:space="0" w:color="auto"/>
            <w:right w:val="none" w:sz="0" w:space="0" w:color="auto"/>
          </w:divBdr>
        </w:div>
        <w:div w:id="1049956580">
          <w:marLeft w:val="640"/>
          <w:marRight w:val="0"/>
          <w:marTop w:val="0"/>
          <w:marBottom w:val="0"/>
          <w:divBdr>
            <w:top w:val="none" w:sz="0" w:space="0" w:color="auto"/>
            <w:left w:val="none" w:sz="0" w:space="0" w:color="auto"/>
            <w:bottom w:val="none" w:sz="0" w:space="0" w:color="auto"/>
            <w:right w:val="none" w:sz="0" w:space="0" w:color="auto"/>
          </w:divBdr>
        </w:div>
        <w:div w:id="5135994">
          <w:marLeft w:val="640"/>
          <w:marRight w:val="0"/>
          <w:marTop w:val="0"/>
          <w:marBottom w:val="0"/>
          <w:divBdr>
            <w:top w:val="none" w:sz="0" w:space="0" w:color="auto"/>
            <w:left w:val="none" w:sz="0" w:space="0" w:color="auto"/>
            <w:bottom w:val="none" w:sz="0" w:space="0" w:color="auto"/>
            <w:right w:val="none" w:sz="0" w:space="0" w:color="auto"/>
          </w:divBdr>
        </w:div>
        <w:div w:id="592318730">
          <w:marLeft w:val="640"/>
          <w:marRight w:val="0"/>
          <w:marTop w:val="0"/>
          <w:marBottom w:val="0"/>
          <w:divBdr>
            <w:top w:val="none" w:sz="0" w:space="0" w:color="auto"/>
            <w:left w:val="none" w:sz="0" w:space="0" w:color="auto"/>
            <w:bottom w:val="none" w:sz="0" w:space="0" w:color="auto"/>
            <w:right w:val="none" w:sz="0" w:space="0" w:color="auto"/>
          </w:divBdr>
        </w:div>
        <w:div w:id="1284339548">
          <w:marLeft w:val="640"/>
          <w:marRight w:val="0"/>
          <w:marTop w:val="0"/>
          <w:marBottom w:val="0"/>
          <w:divBdr>
            <w:top w:val="none" w:sz="0" w:space="0" w:color="auto"/>
            <w:left w:val="none" w:sz="0" w:space="0" w:color="auto"/>
            <w:bottom w:val="none" w:sz="0" w:space="0" w:color="auto"/>
            <w:right w:val="none" w:sz="0" w:space="0" w:color="auto"/>
          </w:divBdr>
        </w:div>
        <w:div w:id="768740806">
          <w:marLeft w:val="640"/>
          <w:marRight w:val="0"/>
          <w:marTop w:val="0"/>
          <w:marBottom w:val="0"/>
          <w:divBdr>
            <w:top w:val="none" w:sz="0" w:space="0" w:color="auto"/>
            <w:left w:val="none" w:sz="0" w:space="0" w:color="auto"/>
            <w:bottom w:val="none" w:sz="0" w:space="0" w:color="auto"/>
            <w:right w:val="none" w:sz="0" w:space="0" w:color="auto"/>
          </w:divBdr>
        </w:div>
        <w:div w:id="17782029">
          <w:marLeft w:val="640"/>
          <w:marRight w:val="0"/>
          <w:marTop w:val="0"/>
          <w:marBottom w:val="0"/>
          <w:divBdr>
            <w:top w:val="none" w:sz="0" w:space="0" w:color="auto"/>
            <w:left w:val="none" w:sz="0" w:space="0" w:color="auto"/>
            <w:bottom w:val="none" w:sz="0" w:space="0" w:color="auto"/>
            <w:right w:val="none" w:sz="0" w:space="0" w:color="auto"/>
          </w:divBdr>
        </w:div>
        <w:div w:id="54396826">
          <w:marLeft w:val="640"/>
          <w:marRight w:val="0"/>
          <w:marTop w:val="0"/>
          <w:marBottom w:val="0"/>
          <w:divBdr>
            <w:top w:val="none" w:sz="0" w:space="0" w:color="auto"/>
            <w:left w:val="none" w:sz="0" w:space="0" w:color="auto"/>
            <w:bottom w:val="none" w:sz="0" w:space="0" w:color="auto"/>
            <w:right w:val="none" w:sz="0" w:space="0" w:color="auto"/>
          </w:divBdr>
        </w:div>
        <w:div w:id="536086676">
          <w:marLeft w:val="640"/>
          <w:marRight w:val="0"/>
          <w:marTop w:val="0"/>
          <w:marBottom w:val="0"/>
          <w:divBdr>
            <w:top w:val="none" w:sz="0" w:space="0" w:color="auto"/>
            <w:left w:val="none" w:sz="0" w:space="0" w:color="auto"/>
            <w:bottom w:val="none" w:sz="0" w:space="0" w:color="auto"/>
            <w:right w:val="none" w:sz="0" w:space="0" w:color="auto"/>
          </w:divBdr>
        </w:div>
        <w:div w:id="335546972">
          <w:marLeft w:val="640"/>
          <w:marRight w:val="0"/>
          <w:marTop w:val="0"/>
          <w:marBottom w:val="0"/>
          <w:divBdr>
            <w:top w:val="none" w:sz="0" w:space="0" w:color="auto"/>
            <w:left w:val="none" w:sz="0" w:space="0" w:color="auto"/>
            <w:bottom w:val="none" w:sz="0" w:space="0" w:color="auto"/>
            <w:right w:val="none" w:sz="0" w:space="0" w:color="auto"/>
          </w:divBdr>
        </w:div>
        <w:div w:id="2027099882">
          <w:marLeft w:val="640"/>
          <w:marRight w:val="0"/>
          <w:marTop w:val="0"/>
          <w:marBottom w:val="0"/>
          <w:divBdr>
            <w:top w:val="none" w:sz="0" w:space="0" w:color="auto"/>
            <w:left w:val="none" w:sz="0" w:space="0" w:color="auto"/>
            <w:bottom w:val="none" w:sz="0" w:space="0" w:color="auto"/>
            <w:right w:val="none" w:sz="0" w:space="0" w:color="auto"/>
          </w:divBdr>
        </w:div>
        <w:div w:id="505560065">
          <w:marLeft w:val="640"/>
          <w:marRight w:val="0"/>
          <w:marTop w:val="0"/>
          <w:marBottom w:val="0"/>
          <w:divBdr>
            <w:top w:val="none" w:sz="0" w:space="0" w:color="auto"/>
            <w:left w:val="none" w:sz="0" w:space="0" w:color="auto"/>
            <w:bottom w:val="none" w:sz="0" w:space="0" w:color="auto"/>
            <w:right w:val="none" w:sz="0" w:space="0" w:color="auto"/>
          </w:divBdr>
        </w:div>
        <w:div w:id="76876354">
          <w:marLeft w:val="640"/>
          <w:marRight w:val="0"/>
          <w:marTop w:val="0"/>
          <w:marBottom w:val="0"/>
          <w:divBdr>
            <w:top w:val="none" w:sz="0" w:space="0" w:color="auto"/>
            <w:left w:val="none" w:sz="0" w:space="0" w:color="auto"/>
            <w:bottom w:val="none" w:sz="0" w:space="0" w:color="auto"/>
            <w:right w:val="none" w:sz="0" w:space="0" w:color="auto"/>
          </w:divBdr>
        </w:div>
        <w:div w:id="123041669">
          <w:marLeft w:val="640"/>
          <w:marRight w:val="0"/>
          <w:marTop w:val="0"/>
          <w:marBottom w:val="0"/>
          <w:divBdr>
            <w:top w:val="none" w:sz="0" w:space="0" w:color="auto"/>
            <w:left w:val="none" w:sz="0" w:space="0" w:color="auto"/>
            <w:bottom w:val="none" w:sz="0" w:space="0" w:color="auto"/>
            <w:right w:val="none" w:sz="0" w:space="0" w:color="auto"/>
          </w:divBdr>
        </w:div>
        <w:div w:id="1168639857">
          <w:marLeft w:val="640"/>
          <w:marRight w:val="0"/>
          <w:marTop w:val="0"/>
          <w:marBottom w:val="0"/>
          <w:divBdr>
            <w:top w:val="none" w:sz="0" w:space="0" w:color="auto"/>
            <w:left w:val="none" w:sz="0" w:space="0" w:color="auto"/>
            <w:bottom w:val="none" w:sz="0" w:space="0" w:color="auto"/>
            <w:right w:val="none" w:sz="0" w:space="0" w:color="auto"/>
          </w:divBdr>
        </w:div>
        <w:div w:id="2146849561">
          <w:marLeft w:val="640"/>
          <w:marRight w:val="0"/>
          <w:marTop w:val="0"/>
          <w:marBottom w:val="0"/>
          <w:divBdr>
            <w:top w:val="none" w:sz="0" w:space="0" w:color="auto"/>
            <w:left w:val="none" w:sz="0" w:space="0" w:color="auto"/>
            <w:bottom w:val="none" w:sz="0" w:space="0" w:color="auto"/>
            <w:right w:val="none" w:sz="0" w:space="0" w:color="auto"/>
          </w:divBdr>
        </w:div>
        <w:div w:id="2050255680">
          <w:marLeft w:val="640"/>
          <w:marRight w:val="0"/>
          <w:marTop w:val="0"/>
          <w:marBottom w:val="0"/>
          <w:divBdr>
            <w:top w:val="none" w:sz="0" w:space="0" w:color="auto"/>
            <w:left w:val="none" w:sz="0" w:space="0" w:color="auto"/>
            <w:bottom w:val="none" w:sz="0" w:space="0" w:color="auto"/>
            <w:right w:val="none" w:sz="0" w:space="0" w:color="auto"/>
          </w:divBdr>
        </w:div>
        <w:div w:id="592784092">
          <w:marLeft w:val="640"/>
          <w:marRight w:val="0"/>
          <w:marTop w:val="0"/>
          <w:marBottom w:val="0"/>
          <w:divBdr>
            <w:top w:val="none" w:sz="0" w:space="0" w:color="auto"/>
            <w:left w:val="none" w:sz="0" w:space="0" w:color="auto"/>
            <w:bottom w:val="none" w:sz="0" w:space="0" w:color="auto"/>
            <w:right w:val="none" w:sz="0" w:space="0" w:color="auto"/>
          </w:divBdr>
        </w:div>
        <w:div w:id="1529947885">
          <w:marLeft w:val="640"/>
          <w:marRight w:val="0"/>
          <w:marTop w:val="0"/>
          <w:marBottom w:val="0"/>
          <w:divBdr>
            <w:top w:val="none" w:sz="0" w:space="0" w:color="auto"/>
            <w:left w:val="none" w:sz="0" w:space="0" w:color="auto"/>
            <w:bottom w:val="none" w:sz="0" w:space="0" w:color="auto"/>
            <w:right w:val="none" w:sz="0" w:space="0" w:color="auto"/>
          </w:divBdr>
        </w:div>
        <w:div w:id="2014792143">
          <w:marLeft w:val="640"/>
          <w:marRight w:val="0"/>
          <w:marTop w:val="0"/>
          <w:marBottom w:val="0"/>
          <w:divBdr>
            <w:top w:val="none" w:sz="0" w:space="0" w:color="auto"/>
            <w:left w:val="none" w:sz="0" w:space="0" w:color="auto"/>
            <w:bottom w:val="none" w:sz="0" w:space="0" w:color="auto"/>
            <w:right w:val="none" w:sz="0" w:space="0" w:color="auto"/>
          </w:divBdr>
        </w:div>
        <w:div w:id="841966226">
          <w:marLeft w:val="640"/>
          <w:marRight w:val="0"/>
          <w:marTop w:val="0"/>
          <w:marBottom w:val="0"/>
          <w:divBdr>
            <w:top w:val="none" w:sz="0" w:space="0" w:color="auto"/>
            <w:left w:val="none" w:sz="0" w:space="0" w:color="auto"/>
            <w:bottom w:val="none" w:sz="0" w:space="0" w:color="auto"/>
            <w:right w:val="none" w:sz="0" w:space="0" w:color="auto"/>
          </w:divBdr>
        </w:div>
        <w:div w:id="700398189">
          <w:marLeft w:val="640"/>
          <w:marRight w:val="0"/>
          <w:marTop w:val="0"/>
          <w:marBottom w:val="0"/>
          <w:divBdr>
            <w:top w:val="none" w:sz="0" w:space="0" w:color="auto"/>
            <w:left w:val="none" w:sz="0" w:space="0" w:color="auto"/>
            <w:bottom w:val="none" w:sz="0" w:space="0" w:color="auto"/>
            <w:right w:val="none" w:sz="0" w:space="0" w:color="auto"/>
          </w:divBdr>
        </w:div>
        <w:div w:id="327680811">
          <w:marLeft w:val="640"/>
          <w:marRight w:val="0"/>
          <w:marTop w:val="0"/>
          <w:marBottom w:val="0"/>
          <w:divBdr>
            <w:top w:val="none" w:sz="0" w:space="0" w:color="auto"/>
            <w:left w:val="none" w:sz="0" w:space="0" w:color="auto"/>
            <w:bottom w:val="none" w:sz="0" w:space="0" w:color="auto"/>
            <w:right w:val="none" w:sz="0" w:space="0" w:color="auto"/>
          </w:divBdr>
        </w:div>
        <w:div w:id="234512709">
          <w:marLeft w:val="640"/>
          <w:marRight w:val="0"/>
          <w:marTop w:val="0"/>
          <w:marBottom w:val="0"/>
          <w:divBdr>
            <w:top w:val="none" w:sz="0" w:space="0" w:color="auto"/>
            <w:left w:val="none" w:sz="0" w:space="0" w:color="auto"/>
            <w:bottom w:val="none" w:sz="0" w:space="0" w:color="auto"/>
            <w:right w:val="none" w:sz="0" w:space="0" w:color="auto"/>
          </w:divBdr>
        </w:div>
        <w:div w:id="1133525058">
          <w:marLeft w:val="640"/>
          <w:marRight w:val="0"/>
          <w:marTop w:val="0"/>
          <w:marBottom w:val="0"/>
          <w:divBdr>
            <w:top w:val="none" w:sz="0" w:space="0" w:color="auto"/>
            <w:left w:val="none" w:sz="0" w:space="0" w:color="auto"/>
            <w:bottom w:val="none" w:sz="0" w:space="0" w:color="auto"/>
            <w:right w:val="none" w:sz="0" w:space="0" w:color="auto"/>
          </w:divBdr>
        </w:div>
        <w:div w:id="1224220980">
          <w:marLeft w:val="640"/>
          <w:marRight w:val="0"/>
          <w:marTop w:val="0"/>
          <w:marBottom w:val="0"/>
          <w:divBdr>
            <w:top w:val="none" w:sz="0" w:space="0" w:color="auto"/>
            <w:left w:val="none" w:sz="0" w:space="0" w:color="auto"/>
            <w:bottom w:val="none" w:sz="0" w:space="0" w:color="auto"/>
            <w:right w:val="none" w:sz="0" w:space="0" w:color="auto"/>
          </w:divBdr>
        </w:div>
        <w:div w:id="1661734674">
          <w:marLeft w:val="640"/>
          <w:marRight w:val="0"/>
          <w:marTop w:val="0"/>
          <w:marBottom w:val="0"/>
          <w:divBdr>
            <w:top w:val="none" w:sz="0" w:space="0" w:color="auto"/>
            <w:left w:val="none" w:sz="0" w:space="0" w:color="auto"/>
            <w:bottom w:val="none" w:sz="0" w:space="0" w:color="auto"/>
            <w:right w:val="none" w:sz="0" w:space="0" w:color="auto"/>
          </w:divBdr>
        </w:div>
        <w:div w:id="727607036">
          <w:marLeft w:val="640"/>
          <w:marRight w:val="0"/>
          <w:marTop w:val="0"/>
          <w:marBottom w:val="0"/>
          <w:divBdr>
            <w:top w:val="none" w:sz="0" w:space="0" w:color="auto"/>
            <w:left w:val="none" w:sz="0" w:space="0" w:color="auto"/>
            <w:bottom w:val="none" w:sz="0" w:space="0" w:color="auto"/>
            <w:right w:val="none" w:sz="0" w:space="0" w:color="auto"/>
          </w:divBdr>
        </w:div>
        <w:div w:id="2011911490">
          <w:marLeft w:val="640"/>
          <w:marRight w:val="0"/>
          <w:marTop w:val="0"/>
          <w:marBottom w:val="0"/>
          <w:divBdr>
            <w:top w:val="none" w:sz="0" w:space="0" w:color="auto"/>
            <w:left w:val="none" w:sz="0" w:space="0" w:color="auto"/>
            <w:bottom w:val="none" w:sz="0" w:space="0" w:color="auto"/>
            <w:right w:val="none" w:sz="0" w:space="0" w:color="auto"/>
          </w:divBdr>
        </w:div>
        <w:div w:id="1978761098">
          <w:marLeft w:val="640"/>
          <w:marRight w:val="0"/>
          <w:marTop w:val="0"/>
          <w:marBottom w:val="0"/>
          <w:divBdr>
            <w:top w:val="none" w:sz="0" w:space="0" w:color="auto"/>
            <w:left w:val="none" w:sz="0" w:space="0" w:color="auto"/>
            <w:bottom w:val="none" w:sz="0" w:space="0" w:color="auto"/>
            <w:right w:val="none" w:sz="0" w:space="0" w:color="auto"/>
          </w:divBdr>
        </w:div>
        <w:div w:id="2061199640">
          <w:marLeft w:val="640"/>
          <w:marRight w:val="0"/>
          <w:marTop w:val="0"/>
          <w:marBottom w:val="0"/>
          <w:divBdr>
            <w:top w:val="none" w:sz="0" w:space="0" w:color="auto"/>
            <w:left w:val="none" w:sz="0" w:space="0" w:color="auto"/>
            <w:bottom w:val="none" w:sz="0" w:space="0" w:color="auto"/>
            <w:right w:val="none" w:sz="0" w:space="0" w:color="auto"/>
          </w:divBdr>
        </w:div>
        <w:div w:id="1723091750">
          <w:marLeft w:val="640"/>
          <w:marRight w:val="0"/>
          <w:marTop w:val="0"/>
          <w:marBottom w:val="0"/>
          <w:divBdr>
            <w:top w:val="none" w:sz="0" w:space="0" w:color="auto"/>
            <w:left w:val="none" w:sz="0" w:space="0" w:color="auto"/>
            <w:bottom w:val="none" w:sz="0" w:space="0" w:color="auto"/>
            <w:right w:val="none" w:sz="0" w:space="0" w:color="auto"/>
          </w:divBdr>
        </w:div>
        <w:div w:id="2125035256">
          <w:marLeft w:val="640"/>
          <w:marRight w:val="0"/>
          <w:marTop w:val="0"/>
          <w:marBottom w:val="0"/>
          <w:divBdr>
            <w:top w:val="none" w:sz="0" w:space="0" w:color="auto"/>
            <w:left w:val="none" w:sz="0" w:space="0" w:color="auto"/>
            <w:bottom w:val="none" w:sz="0" w:space="0" w:color="auto"/>
            <w:right w:val="none" w:sz="0" w:space="0" w:color="auto"/>
          </w:divBdr>
        </w:div>
        <w:div w:id="771097427">
          <w:marLeft w:val="640"/>
          <w:marRight w:val="0"/>
          <w:marTop w:val="0"/>
          <w:marBottom w:val="0"/>
          <w:divBdr>
            <w:top w:val="none" w:sz="0" w:space="0" w:color="auto"/>
            <w:left w:val="none" w:sz="0" w:space="0" w:color="auto"/>
            <w:bottom w:val="none" w:sz="0" w:space="0" w:color="auto"/>
            <w:right w:val="none" w:sz="0" w:space="0" w:color="auto"/>
          </w:divBdr>
        </w:div>
        <w:div w:id="2133592754">
          <w:marLeft w:val="640"/>
          <w:marRight w:val="0"/>
          <w:marTop w:val="0"/>
          <w:marBottom w:val="0"/>
          <w:divBdr>
            <w:top w:val="none" w:sz="0" w:space="0" w:color="auto"/>
            <w:left w:val="none" w:sz="0" w:space="0" w:color="auto"/>
            <w:bottom w:val="none" w:sz="0" w:space="0" w:color="auto"/>
            <w:right w:val="none" w:sz="0" w:space="0" w:color="auto"/>
          </w:divBdr>
        </w:div>
        <w:div w:id="1190920510">
          <w:marLeft w:val="640"/>
          <w:marRight w:val="0"/>
          <w:marTop w:val="0"/>
          <w:marBottom w:val="0"/>
          <w:divBdr>
            <w:top w:val="none" w:sz="0" w:space="0" w:color="auto"/>
            <w:left w:val="none" w:sz="0" w:space="0" w:color="auto"/>
            <w:bottom w:val="none" w:sz="0" w:space="0" w:color="auto"/>
            <w:right w:val="none" w:sz="0" w:space="0" w:color="auto"/>
          </w:divBdr>
        </w:div>
        <w:div w:id="839319883">
          <w:marLeft w:val="640"/>
          <w:marRight w:val="0"/>
          <w:marTop w:val="0"/>
          <w:marBottom w:val="0"/>
          <w:divBdr>
            <w:top w:val="none" w:sz="0" w:space="0" w:color="auto"/>
            <w:left w:val="none" w:sz="0" w:space="0" w:color="auto"/>
            <w:bottom w:val="none" w:sz="0" w:space="0" w:color="auto"/>
            <w:right w:val="none" w:sz="0" w:space="0" w:color="auto"/>
          </w:divBdr>
        </w:div>
        <w:div w:id="271867672">
          <w:marLeft w:val="640"/>
          <w:marRight w:val="0"/>
          <w:marTop w:val="0"/>
          <w:marBottom w:val="0"/>
          <w:divBdr>
            <w:top w:val="none" w:sz="0" w:space="0" w:color="auto"/>
            <w:left w:val="none" w:sz="0" w:space="0" w:color="auto"/>
            <w:bottom w:val="none" w:sz="0" w:space="0" w:color="auto"/>
            <w:right w:val="none" w:sz="0" w:space="0" w:color="auto"/>
          </w:divBdr>
        </w:div>
        <w:div w:id="999576905">
          <w:marLeft w:val="640"/>
          <w:marRight w:val="0"/>
          <w:marTop w:val="0"/>
          <w:marBottom w:val="0"/>
          <w:divBdr>
            <w:top w:val="none" w:sz="0" w:space="0" w:color="auto"/>
            <w:left w:val="none" w:sz="0" w:space="0" w:color="auto"/>
            <w:bottom w:val="none" w:sz="0" w:space="0" w:color="auto"/>
            <w:right w:val="none" w:sz="0" w:space="0" w:color="auto"/>
          </w:divBdr>
        </w:div>
        <w:div w:id="2118602243">
          <w:marLeft w:val="640"/>
          <w:marRight w:val="0"/>
          <w:marTop w:val="0"/>
          <w:marBottom w:val="0"/>
          <w:divBdr>
            <w:top w:val="none" w:sz="0" w:space="0" w:color="auto"/>
            <w:left w:val="none" w:sz="0" w:space="0" w:color="auto"/>
            <w:bottom w:val="none" w:sz="0" w:space="0" w:color="auto"/>
            <w:right w:val="none" w:sz="0" w:space="0" w:color="auto"/>
          </w:divBdr>
        </w:div>
        <w:div w:id="1685941450">
          <w:marLeft w:val="640"/>
          <w:marRight w:val="0"/>
          <w:marTop w:val="0"/>
          <w:marBottom w:val="0"/>
          <w:divBdr>
            <w:top w:val="none" w:sz="0" w:space="0" w:color="auto"/>
            <w:left w:val="none" w:sz="0" w:space="0" w:color="auto"/>
            <w:bottom w:val="none" w:sz="0" w:space="0" w:color="auto"/>
            <w:right w:val="none" w:sz="0" w:space="0" w:color="auto"/>
          </w:divBdr>
        </w:div>
        <w:div w:id="647632169">
          <w:marLeft w:val="640"/>
          <w:marRight w:val="0"/>
          <w:marTop w:val="0"/>
          <w:marBottom w:val="0"/>
          <w:divBdr>
            <w:top w:val="none" w:sz="0" w:space="0" w:color="auto"/>
            <w:left w:val="none" w:sz="0" w:space="0" w:color="auto"/>
            <w:bottom w:val="none" w:sz="0" w:space="0" w:color="auto"/>
            <w:right w:val="none" w:sz="0" w:space="0" w:color="auto"/>
          </w:divBdr>
        </w:div>
        <w:div w:id="1472096607">
          <w:marLeft w:val="640"/>
          <w:marRight w:val="0"/>
          <w:marTop w:val="0"/>
          <w:marBottom w:val="0"/>
          <w:divBdr>
            <w:top w:val="none" w:sz="0" w:space="0" w:color="auto"/>
            <w:left w:val="none" w:sz="0" w:space="0" w:color="auto"/>
            <w:bottom w:val="none" w:sz="0" w:space="0" w:color="auto"/>
            <w:right w:val="none" w:sz="0" w:space="0" w:color="auto"/>
          </w:divBdr>
        </w:div>
        <w:div w:id="302731394">
          <w:marLeft w:val="640"/>
          <w:marRight w:val="0"/>
          <w:marTop w:val="0"/>
          <w:marBottom w:val="0"/>
          <w:divBdr>
            <w:top w:val="none" w:sz="0" w:space="0" w:color="auto"/>
            <w:left w:val="none" w:sz="0" w:space="0" w:color="auto"/>
            <w:bottom w:val="none" w:sz="0" w:space="0" w:color="auto"/>
            <w:right w:val="none" w:sz="0" w:space="0" w:color="auto"/>
          </w:divBdr>
        </w:div>
        <w:div w:id="638265653">
          <w:marLeft w:val="640"/>
          <w:marRight w:val="0"/>
          <w:marTop w:val="0"/>
          <w:marBottom w:val="0"/>
          <w:divBdr>
            <w:top w:val="none" w:sz="0" w:space="0" w:color="auto"/>
            <w:left w:val="none" w:sz="0" w:space="0" w:color="auto"/>
            <w:bottom w:val="none" w:sz="0" w:space="0" w:color="auto"/>
            <w:right w:val="none" w:sz="0" w:space="0" w:color="auto"/>
          </w:divBdr>
        </w:div>
        <w:div w:id="1656758835">
          <w:marLeft w:val="640"/>
          <w:marRight w:val="0"/>
          <w:marTop w:val="0"/>
          <w:marBottom w:val="0"/>
          <w:divBdr>
            <w:top w:val="none" w:sz="0" w:space="0" w:color="auto"/>
            <w:left w:val="none" w:sz="0" w:space="0" w:color="auto"/>
            <w:bottom w:val="none" w:sz="0" w:space="0" w:color="auto"/>
            <w:right w:val="none" w:sz="0" w:space="0" w:color="auto"/>
          </w:divBdr>
        </w:div>
        <w:div w:id="2109235903">
          <w:marLeft w:val="640"/>
          <w:marRight w:val="0"/>
          <w:marTop w:val="0"/>
          <w:marBottom w:val="0"/>
          <w:divBdr>
            <w:top w:val="none" w:sz="0" w:space="0" w:color="auto"/>
            <w:left w:val="none" w:sz="0" w:space="0" w:color="auto"/>
            <w:bottom w:val="none" w:sz="0" w:space="0" w:color="auto"/>
            <w:right w:val="none" w:sz="0" w:space="0" w:color="auto"/>
          </w:divBdr>
        </w:div>
        <w:div w:id="1496263664">
          <w:marLeft w:val="640"/>
          <w:marRight w:val="0"/>
          <w:marTop w:val="0"/>
          <w:marBottom w:val="0"/>
          <w:divBdr>
            <w:top w:val="none" w:sz="0" w:space="0" w:color="auto"/>
            <w:left w:val="none" w:sz="0" w:space="0" w:color="auto"/>
            <w:bottom w:val="none" w:sz="0" w:space="0" w:color="auto"/>
            <w:right w:val="none" w:sz="0" w:space="0" w:color="auto"/>
          </w:divBdr>
        </w:div>
        <w:div w:id="879126299">
          <w:marLeft w:val="640"/>
          <w:marRight w:val="0"/>
          <w:marTop w:val="0"/>
          <w:marBottom w:val="0"/>
          <w:divBdr>
            <w:top w:val="none" w:sz="0" w:space="0" w:color="auto"/>
            <w:left w:val="none" w:sz="0" w:space="0" w:color="auto"/>
            <w:bottom w:val="none" w:sz="0" w:space="0" w:color="auto"/>
            <w:right w:val="none" w:sz="0" w:space="0" w:color="auto"/>
          </w:divBdr>
        </w:div>
        <w:div w:id="549266320">
          <w:marLeft w:val="640"/>
          <w:marRight w:val="0"/>
          <w:marTop w:val="0"/>
          <w:marBottom w:val="0"/>
          <w:divBdr>
            <w:top w:val="none" w:sz="0" w:space="0" w:color="auto"/>
            <w:left w:val="none" w:sz="0" w:space="0" w:color="auto"/>
            <w:bottom w:val="none" w:sz="0" w:space="0" w:color="auto"/>
            <w:right w:val="none" w:sz="0" w:space="0" w:color="auto"/>
          </w:divBdr>
        </w:div>
        <w:div w:id="1436514064">
          <w:marLeft w:val="640"/>
          <w:marRight w:val="0"/>
          <w:marTop w:val="0"/>
          <w:marBottom w:val="0"/>
          <w:divBdr>
            <w:top w:val="none" w:sz="0" w:space="0" w:color="auto"/>
            <w:left w:val="none" w:sz="0" w:space="0" w:color="auto"/>
            <w:bottom w:val="none" w:sz="0" w:space="0" w:color="auto"/>
            <w:right w:val="none" w:sz="0" w:space="0" w:color="auto"/>
          </w:divBdr>
        </w:div>
        <w:div w:id="1302223341">
          <w:marLeft w:val="640"/>
          <w:marRight w:val="0"/>
          <w:marTop w:val="0"/>
          <w:marBottom w:val="0"/>
          <w:divBdr>
            <w:top w:val="none" w:sz="0" w:space="0" w:color="auto"/>
            <w:left w:val="none" w:sz="0" w:space="0" w:color="auto"/>
            <w:bottom w:val="none" w:sz="0" w:space="0" w:color="auto"/>
            <w:right w:val="none" w:sz="0" w:space="0" w:color="auto"/>
          </w:divBdr>
        </w:div>
        <w:div w:id="195777975">
          <w:marLeft w:val="640"/>
          <w:marRight w:val="0"/>
          <w:marTop w:val="0"/>
          <w:marBottom w:val="0"/>
          <w:divBdr>
            <w:top w:val="none" w:sz="0" w:space="0" w:color="auto"/>
            <w:left w:val="none" w:sz="0" w:space="0" w:color="auto"/>
            <w:bottom w:val="none" w:sz="0" w:space="0" w:color="auto"/>
            <w:right w:val="none" w:sz="0" w:space="0" w:color="auto"/>
          </w:divBdr>
        </w:div>
        <w:div w:id="1773552196">
          <w:marLeft w:val="640"/>
          <w:marRight w:val="0"/>
          <w:marTop w:val="0"/>
          <w:marBottom w:val="0"/>
          <w:divBdr>
            <w:top w:val="none" w:sz="0" w:space="0" w:color="auto"/>
            <w:left w:val="none" w:sz="0" w:space="0" w:color="auto"/>
            <w:bottom w:val="none" w:sz="0" w:space="0" w:color="auto"/>
            <w:right w:val="none" w:sz="0" w:space="0" w:color="auto"/>
          </w:divBdr>
        </w:div>
        <w:div w:id="1352611301">
          <w:marLeft w:val="640"/>
          <w:marRight w:val="0"/>
          <w:marTop w:val="0"/>
          <w:marBottom w:val="0"/>
          <w:divBdr>
            <w:top w:val="none" w:sz="0" w:space="0" w:color="auto"/>
            <w:left w:val="none" w:sz="0" w:space="0" w:color="auto"/>
            <w:bottom w:val="none" w:sz="0" w:space="0" w:color="auto"/>
            <w:right w:val="none" w:sz="0" w:space="0" w:color="auto"/>
          </w:divBdr>
        </w:div>
        <w:div w:id="624316990">
          <w:marLeft w:val="640"/>
          <w:marRight w:val="0"/>
          <w:marTop w:val="0"/>
          <w:marBottom w:val="0"/>
          <w:divBdr>
            <w:top w:val="none" w:sz="0" w:space="0" w:color="auto"/>
            <w:left w:val="none" w:sz="0" w:space="0" w:color="auto"/>
            <w:bottom w:val="none" w:sz="0" w:space="0" w:color="auto"/>
            <w:right w:val="none" w:sz="0" w:space="0" w:color="auto"/>
          </w:divBdr>
        </w:div>
        <w:div w:id="983973909">
          <w:marLeft w:val="640"/>
          <w:marRight w:val="0"/>
          <w:marTop w:val="0"/>
          <w:marBottom w:val="0"/>
          <w:divBdr>
            <w:top w:val="none" w:sz="0" w:space="0" w:color="auto"/>
            <w:left w:val="none" w:sz="0" w:space="0" w:color="auto"/>
            <w:bottom w:val="none" w:sz="0" w:space="0" w:color="auto"/>
            <w:right w:val="none" w:sz="0" w:space="0" w:color="auto"/>
          </w:divBdr>
        </w:div>
        <w:div w:id="17127273">
          <w:marLeft w:val="640"/>
          <w:marRight w:val="0"/>
          <w:marTop w:val="0"/>
          <w:marBottom w:val="0"/>
          <w:divBdr>
            <w:top w:val="none" w:sz="0" w:space="0" w:color="auto"/>
            <w:left w:val="none" w:sz="0" w:space="0" w:color="auto"/>
            <w:bottom w:val="none" w:sz="0" w:space="0" w:color="auto"/>
            <w:right w:val="none" w:sz="0" w:space="0" w:color="auto"/>
          </w:divBdr>
        </w:div>
        <w:div w:id="191234672">
          <w:marLeft w:val="640"/>
          <w:marRight w:val="0"/>
          <w:marTop w:val="0"/>
          <w:marBottom w:val="0"/>
          <w:divBdr>
            <w:top w:val="none" w:sz="0" w:space="0" w:color="auto"/>
            <w:left w:val="none" w:sz="0" w:space="0" w:color="auto"/>
            <w:bottom w:val="none" w:sz="0" w:space="0" w:color="auto"/>
            <w:right w:val="none" w:sz="0" w:space="0" w:color="auto"/>
          </w:divBdr>
        </w:div>
        <w:div w:id="177934315">
          <w:marLeft w:val="640"/>
          <w:marRight w:val="0"/>
          <w:marTop w:val="0"/>
          <w:marBottom w:val="0"/>
          <w:divBdr>
            <w:top w:val="none" w:sz="0" w:space="0" w:color="auto"/>
            <w:left w:val="none" w:sz="0" w:space="0" w:color="auto"/>
            <w:bottom w:val="none" w:sz="0" w:space="0" w:color="auto"/>
            <w:right w:val="none" w:sz="0" w:space="0" w:color="auto"/>
          </w:divBdr>
        </w:div>
        <w:div w:id="1121605549">
          <w:marLeft w:val="640"/>
          <w:marRight w:val="0"/>
          <w:marTop w:val="0"/>
          <w:marBottom w:val="0"/>
          <w:divBdr>
            <w:top w:val="none" w:sz="0" w:space="0" w:color="auto"/>
            <w:left w:val="none" w:sz="0" w:space="0" w:color="auto"/>
            <w:bottom w:val="none" w:sz="0" w:space="0" w:color="auto"/>
            <w:right w:val="none" w:sz="0" w:space="0" w:color="auto"/>
          </w:divBdr>
        </w:div>
        <w:div w:id="443498278">
          <w:marLeft w:val="640"/>
          <w:marRight w:val="0"/>
          <w:marTop w:val="0"/>
          <w:marBottom w:val="0"/>
          <w:divBdr>
            <w:top w:val="none" w:sz="0" w:space="0" w:color="auto"/>
            <w:left w:val="none" w:sz="0" w:space="0" w:color="auto"/>
            <w:bottom w:val="none" w:sz="0" w:space="0" w:color="auto"/>
            <w:right w:val="none" w:sz="0" w:space="0" w:color="auto"/>
          </w:divBdr>
        </w:div>
        <w:div w:id="487594188">
          <w:marLeft w:val="640"/>
          <w:marRight w:val="0"/>
          <w:marTop w:val="0"/>
          <w:marBottom w:val="0"/>
          <w:divBdr>
            <w:top w:val="none" w:sz="0" w:space="0" w:color="auto"/>
            <w:left w:val="none" w:sz="0" w:space="0" w:color="auto"/>
            <w:bottom w:val="none" w:sz="0" w:space="0" w:color="auto"/>
            <w:right w:val="none" w:sz="0" w:space="0" w:color="auto"/>
          </w:divBdr>
        </w:div>
        <w:div w:id="1587349613">
          <w:marLeft w:val="640"/>
          <w:marRight w:val="0"/>
          <w:marTop w:val="0"/>
          <w:marBottom w:val="0"/>
          <w:divBdr>
            <w:top w:val="none" w:sz="0" w:space="0" w:color="auto"/>
            <w:left w:val="none" w:sz="0" w:space="0" w:color="auto"/>
            <w:bottom w:val="none" w:sz="0" w:space="0" w:color="auto"/>
            <w:right w:val="none" w:sz="0" w:space="0" w:color="auto"/>
          </w:divBdr>
        </w:div>
      </w:divsChild>
    </w:div>
    <w:div w:id="1080522383">
      <w:bodyDiv w:val="1"/>
      <w:marLeft w:val="0"/>
      <w:marRight w:val="0"/>
      <w:marTop w:val="0"/>
      <w:marBottom w:val="0"/>
      <w:divBdr>
        <w:top w:val="none" w:sz="0" w:space="0" w:color="auto"/>
        <w:left w:val="none" w:sz="0" w:space="0" w:color="auto"/>
        <w:bottom w:val="none" w:sz="0" w:space="0" w:color="auto"/>
        <w:right w:val="none" w:sz="0" w:space="0" w:color="auto"/>
      </w:divBdr>
    </w:div>
    <w:div w:id="1081100695">
      <w:bodyDiv w:val="1"/>
      <w:marLeft w:val="0"/>
      <w:marRight w:val="0"/>
      <w:marTop w:val="0"/>
      <w:marBottom w:val="0"/>
      <w:divBdr>
        <w:top w:val="none" w:sz="0" w:space="0" w:color="auto"/>
        <w:left w:val="none" w:sz="0" w:space="0" w:color="auto"/>
        <w:bottom w:val="none" w:sz="0" w:space="0" w:color="auto"/>
        <w:right w:val="none" w:sz="0" w:space="0" w:color="auto"/>
      </w:divBdr>
    </w:div>
    <w:div w:id="1084644082">
      <w:bodyDiv w:val="1"/>
      <w:marLeft w:val="0"/>
      <w:marRight w:val="0"/>
      <w:marTop w:val="0"/>
      <w:marBottom w:val="0"/>
      <w:divBdr>
        <w:top w:val="none" w:sz="0" w:space="0" w:color="auto"/>
        <w:left w:val="none" w:sz="0" w:space="0" w:color="auto"/>
        <w:bottom w:val="none" w:sz="0" w:space="0" w:color="auto"/>
        <w:right w:val="none" w:sz="0" w:space="0" w:color="auto"/>
      </w:divBdr>
      <w:divsChild>
        <w:div w:id="128590845">
          <w:marLeft w:val="640"/>
          <w:marRight w:val="0"/>
          <w:marTop w:val="0"/>
          <w:marBottom w:val="0"/>
          <w:divBdr>
            <w:top w:val="none" w:sz="0" w:space="0" w:color="auto"/>
            <w:left w:val="none" w:sz="0" w:space="0" w:color="auto"/>
            <w:bottom w:val="none" w:sz="0" w:space="0" w:color="auto"/>
            <w:right w:val="none" w:sz="0" w:space="0" w:color="auto"/>
          </w:divBdr>
        </w:div>
        <w:div w:id="132528317">
          <w:marLeft w:val="640"/>
          <w:marRight w:val="0"/>
          <w:marTop w:val="0"/>
          <w:marBottom w:val="0"/>
          <w:divBdr>
            <w:top w:val="none" w:sz="0" w:space="0" w:color="auto"/>
            <w:left w:val="none" w:sz="0" w:space="0" w:color="auto"/>
            <w:bottom w:val="none" w:sz="0" w:space="0" w:color="auto"/>
            <w:right w:val="none" w:sz="0" w:space="0" w:color="auto"/>
          </w:divBdr>
        </w:div>
        <w:div w:id="160587340">
          <w:marLeft w:val="640"/>
          <w:marRight w:val="0"/>
          <w:marTop w:val="0"/>
          <w:marBottom w:val="0"/>
          <w:divBdr>
            <w:top w:val="none" w:sz="0" w:space="0" w:color="auto"/>
            <w:left w:val="none" w:sz="0" w:space="0" w:color="auto"/>
            <w:bottom w:val="none" w:sz="0" w:space="0" w:color="auto"/>
            <w:right w:val="none" w:sz="0" w:space="0" w:color="auto"/>
          </w:divBdr>
        </w:div>
        <w:div w:id="161943021">
          <w:marLeft w:val="640"/>
          <w:marRight w:val="0"/>
          <w:marTop w:val="0"/>
          <w:marBottom w:val="0"/>
          <w:divBdr>
            <w:top w:val="none" w:sz="0" w:space="0" w:color="auto"/>
            <w:left w:val="none" w:sz="0" w:space="0" w:color="auto"/>
            <w:bottom w:val="none" w:sz="0" w:space="0" w:color="auto"/>
            <w:right w:val="none" w:sz="0" w:space="0" w:color="auto"/>
          </w:divBdr>
        </w:div>
        <w:div w:id="204099617">
          <w:marLeft w:val="640"/>
          <w:marRight w:val="0"/>
          <w:marTop w:val="0"/>
          <w:marBottom w:val="0"/>
          <w:divBdr>
            <w:top w:val="none" w:sz="0" w:space="0" w:color="auto"/>
            <w:left w:val="none" w:sz="0" w:space="0" w:color="auto"/>
            <w:bottom w:val="none" w:sz="0" w:space="0" w:color="auto"/>
            <w:right w:val="none" w:sz="0" w:space="0" w:color="auto"/>
          </w:divBdr>
        </w:div>
        <w:div w:id="205794658">
          <w:marLeft w:val="640"/>
          <w:marRight w:val="0"/>
          <w:marTop w:val="0"/>
          <w:marBottom w:val="0"/>
          <w:divBdr>
            <w:top w:val="none" w:sz="0" w:space="0" w:color="auto"/>
            <w:left w:val="none" w:sz="0" w:space="0" w:color="auto"/>
            <w:bottom w:val="none" w:sz="0" w:space="0" w:color="auto"/>
            <w:right w:val="none" w:sz="0" w:space="0" w:color="auto"/>
          </w:divBdr>
        </w:div>
        <w:div w:id="212080653">
          <w:marLeft w:val="640"/>
          <w:marRight w:val="0"/>
          <w:marTop w:val="0"/>
          <w:marBottom w:val="0"/>
          <w:divBdr>
            <w:top w:val="none" w:sz="0" w:space="0" w:color="auto"/>
            <w:left w:val="none" w:sz="0" w:space="0" w:color="auto"/>
            <w:bottom w:val="none" w:sz="0" w:space="0" w:color="auto"/>
            <w:right w:val="none" w:sz="0" w:space="0" w:color="auto"/>
          </w:divBdr>
        </w:div>
        <w:div w:id="237256261">
          <w:marLeft w:val="640"/>
          <w:marRight w:val="0"/>
          <w:marTop w:val="0"/>
          <w:marBottom w:val="0"/>
          <w:divBdr>
            <w:top w:val="none" w:sz="0" w:space="0" w:color="auto"/>
            <w:left w:val="none" w:sz="0" w:space="0" w:color="auto"/>
            <w:bottom w:val="none" w:sz="0" w:space="0" w:color="auto"/>
            <w:right w:val="none" w:sz="0" w:space="0" w:color="auto"/>
          </w:divBdr>
        </w:div>
        <w:div w:id="269244893">
          <w:marLeft w:val="640"/>
          <w:marRight w:val="0"/>
          <w:marTop w:val="0"/>
          <w:marBottom w:val="0"/>
          <w:divBdr>
            <w:top w:val="none" w:sz="0" w:space="0" w:color="auto"/>
            <w:left w:val="none" w:sz="0" w:space="0" w:color="auto"/>
            <w:bottom w:val="none" w:sz="0" w:space="0" w:color="auto"/>
            <w:right w:val="none" w:sz="0" w:space="0" w:color="auto"/>
          </w:divBdr>
        </w:div>
        <w:div w:id="272784837">
          <w:marLeft w:val="640"/>
          <w:marRight w:val="0"/>
          <w:marTop w:val="0"/>
          <w:marBottom w:val="0"/>
          <w:divBdr>
            <w:top w:val="none" w:sz="0" w:space="0" w:color="auto"/>
            <w:left w:val="none" w:sz="0" w:space="0" w:color="auto"/>
            <w:bottom w:val="none" w:sz="0" w:space="0" w:color="auto"/>
            <w:right w:val="none" w:sz="0" w:space="0" w:color="auto"/>
          </w:divBdr>
        </w:div>
        <w:div w:id="287128522">
          <w:marLeft w:val="640"/>
          <w:marRight w:val="0"/>
          <w:marTop w:val="0"/>
          <w:marBottom w:val="0"/>
          <w:divBdr>
            <w:top w:val="none" w:sz="0" w:space="0" w:color="auto"/>
            <w:left w:val="none" w:sz="0" w:space="0" w:color="auto"/>
            <w:bottom w:val="none" w:sz="0" w:space="0" w:color="auto"/>
            <w:right w:val="none" w:sz="0" w:space="0" w:color="auto"/>
          </w:divBdr>
        </w:div>
        <w:div w:id="344870622">
          <w:marLeft w:val="640"/>
          <w:marRight w:val="0"/>
          <w:marTop w:val="0"/>
          <w:marBottom w:val="0"/>
          <w:divBdr>
            <w:top w:val="none" w:sz="0" w:space="0" w:color="auto"/>
            <w:left w:val="none" w:sz="0" w:space="0" w:color="auto"/>
            <w:bottom w:val="none" w:sz="0" w:space="0" w:color="auto"/>
            <w:right w:val="none" w:sz="0" w:space="0" w:color="auto"/>
          </w:divBdr>
        </w:div>
        <w:div w:id="366759649">
          <w:marLeft w:val="640"/>
          <w:marRight w:val="0"/>
          <w:marTop w:val="0"/>
          <w:marBottom w:val="0"/>
          <w:divBdr>
            <w:top w:val="none" w:sz="0" w:space="0" w:color="auto"/>
            <w:left w:val="none" w:sz="0" w:space="0" w:color="auto"/>
            <w:bottom w:val="none" w:sz="0" w:space="0" w:color="auto"/>
            <w:right w:val="none" w:sz="0" w:space="0" w:color="auto"/>
          </w:divBdr>
        </w:div>
        <w:div w:id="489910335">
          <w:marLeft w:val="640"/>
          <w:marRight w:val="0"/>
          <w:marTop w:val="0"/>
          <w:marBottom w:val="0"/>
          <w:divBdr>
            <w:top w:val="none" w:sz="0" w:space="0" w:color="auto"/>
            <w:left w:val="none" w:sz="0" w:space="0" w:color="auto"/>
            <w:bottom w:val="none" w:sz="0" w:space="0" w:color="auto"/>
            <w:right w:val="none" w:sz="0" w:space="0" w:color="auto"/>
          </w:divBdr>
        </w:div>
        <w:div w:id="495539649">
          <w:marLeft w:val="640"/>
          <w:marRight w:val="0"/>
          <w:marTop w:val="0"/>
          <w:marBottom w:val="0"/>
          <w:divBdr>
            <w:top w:val="none" w:sz="0" w:space="0" w:color="auto"/>
            <w:left w:val="none" w:sz="0" w:space="0" w:color="auto"/>
            <w:bottom w:val="none" w:sz="0" w:space="0" w:color="auto"/>
            <w:right w:val="none" w:sz="0" w:space="0" w:color="auto"/>
          </w:divBdr>
        </w:div>
        <w:div w:id="509150268">
          <w:marLeft w:val="640"/>
          <w:marRight w:val="0"/>
          <w:marTop w:val="0"/>
          <w:marBottom w:val="0"/>
          <w:divBdr>
            <w:top w:val="none" w:sz="0" w:space="0" w:color="auto"/>
            <w:left w:val="none" w:sz="0" w:space="0" w:color="auto"/>
            <w:bottom w:val="none" w:sz="0" w:space="0" w:color="auto"/>
            <w:right w:val="none" w:sz="0" w:space="0" w:color="auto"/>
          </w:divBdr>
        </w:div>
        <w:div w:id="521944627">
          <w:marLeft w:val="640"/>
          <w:marRight w:val="0"/>
          <w:marTop w:val="0"/>
          <w:marBottom w:val="0"/>
          <w:divBdr>
            <w:top w:val="none" w:sz="0" w:space="0" w:color="auto"/>
            <w:left w:val="none" w:sz="0" w:space="0" w:color="auto"/>
            <w:bottom w:val="none" w:sz="0" w:space="0" w:color="auto"/>
            <w:right w:val="none" w:sz="0" w:space="0" w:color="auto"/>
          </w:divBdr>
        </w:div>
        <w:div w:id="535891561">
          <w:marLeft w:val="640"/>
          <w:marRight w:val="0"/>
          <w:marTop w:val="0"/>
          <w:marBottom w:val="0"/>
          <w:divBdr>
            <w:top w:val="none" w:sz="0" w:space="0" w:color="auto"/>
            <w:left w:val="none" w:sz="0" w:space="0" w:color="auto"/>
            <w:bottom w:val="none" w:sz="0" w:space="0" w:color="auto"/>
            <w:right w:val="none" w:sz="0" w:space="0" w:color="auto"/>
          </w:divBdr>
        </w:div>
        <w:div w:id="560992345">
          <w:marLeft w:val="640"/>
          <w:marRight w:val="0"/>
          <w:marTop w:val="0"/>
          <w:marBottom w:val="0"/>
          <w:divBdr>
            <w:top w:val="none" w:sz="0" w:space="0" w:color="auto"/>
            <w:left w:val="none" w:sz="0" w:space="0" w:color="auto"/>
            <w:bottom w:val="none" w:sz="0" w:space="0" w:color="auto"/>
            <w:right w:val="none" w:sz="0" w:space="0" w:color="auto"/>
          </w:divBdr>
        </w:div>
        <w:div w:id="635793097">
          <w:marLeft w:val="640"/>
          <w:marRight w:val="0"/>
          <w:marTop w:val="0"/>
          <w:marBottom w:val="0"/>
          <w:divBdr>
            <w:top w:val="none" w:sz="0" w:space="0" w:color="auto"/>
            <w:left w:val="none" w:sz="0" w:space="0" w:color="auto"/>
            <w:bottom w:val="none" w:sz="0" w:space="0" w:color="auto"/>
            <w:right w:val="none" w:sz="0" w:space="0" w:color="auto"/>
          </w:divBdr>
        </w:div>
        <w:div w:id="689797085">
          <w:marLeft w:val="640"/>
          <w:marRight w:val="0"/>
          <w:marTop w:val="0"/>
          <w:marBottom w:val="0"/>
          <w:divBdr>
            <w:top w:val="none" w:sz="0" w:space="0" w:color="auto"/>
            <w:left w:val="none" w:sz="0" w:space="0" w:color="auto"/>
            <w:bottom w:val="none" w:sz="0" w:space="0" w:color="auto"/>
            <w:right w:val="none" w:sz="0" w:space="0" w:color="auto"/>
          </w:divBdr>
        </w:div>
        <w:div w:id="729962647">
          <w:marLeft w:val="640"/>
          <w:marRight w:val="0"/>
          <w:marTop w:val="0"/>
          <w:marBottom w:val="0"/>
          <w:divBdr>
            <w:top w:val="none" w:sz="0" w:space="0" w:color="auto"/>
            <w:left w:val="none" w:sz="0" w:space="0" w:color="auto"/>
            <w:bottom w:val="none" w:sz="0" w:space="0" w:color="auto"/>
            <w:right w:val="none" w:sz="0" w:space="0" w:color="auto"/>
          </w:divBdr>
        </w:div>
        <w:div w:id="735782487">
          <w:marLeft w:val="640"/>
          <w:marRight w:val="0"/>
          <w:marTop w:val="0"/>
          <w:marBottom w:val="0"/>
          <w:divBdr>
            <w:top w:val="none" w:sz="0" w:space="0" w:color="auto"/>
            <w:left w:val="none" w:sz="0" w:space="0" w:color="auto"/>
            <w:bottom w:val="none" w:sz="0" w:space="0" w:color="auto"/>
            <w:right w:val="none" w:sz="0" w:space="0" w:color="auto"/>
          </w:divBdr>
        </w:div>
        <w:div w:id="740105459">
          <w:marLeft w:val="640"/>
          <w:marRight w:val="0"/>
          <w:marTop w:val="0"/>
          <w:marBottom w:val="0"/>
          <w:divBdr>
            <w:top w:val="none" w:sz="0" w:space="0" w:color="auto"/>
            <w:left w:val="none" w:sz="0" w:space="0" w:color="auto"/>
            <w:bottom w:val="none" w:sz="0" w:space="0" w:color="auto"/>
            <w:right w:val="none" w:sz="0" w:space="0" w:color="auto"/>
          </w:divBdr>
        </w:div>
        <w:div w:id="779564225">
          <w:marLeft w:val="640"/>
          <w:marRight w:val="0"/>
          <w:marTop w:val="0"/>
          <w:marBottom w:val="0"/>
          <w:divBdr>
            <w:top w:val="none" w:sz="0" w:space="0" w:color="auto"/>
            <w:left w:val="none" w:sz="0" w:space="0" w:color="auto"/>
            <w:bottom w:val="none" w:sz="0" w:space="0" w:color="auto"/>
            <w:right w:val="none" w:sz="0" w:space="0" w:color="auto"/>
          </w:divBdr>
        </w:div>
        <w:div w:id="853810620">
          <w:marLeft w:val="640"/>
          <w:marRight w:val="0"/>
          <w:marTop w:val="0"/>
          <w:marBottom w:val="0"/>
          <w:divBdr>
            <w:top w:val="none" w:sz="0" w:space="0" w:color="auto"/>
            <w:left w:val="none" w:sz="0" w:space="0" w:color="auto"/>
            <w:bottom w:val="none" w:sz="0" w:space="0" w:color="auto"/>
            <w:right w:val="none" w:sz="0" w:space="0" w:color="auto"/>
          </w:divBdr>
        </w:div>
        <w:div w:id="864174758">
          <w:marLeft w:val="640"/>
          <w:marRight w:val="0"/>
          <w:marTop w:val="0"/>
          <w:marBottom w:val="0"/>
          <w:divBdr>
            <w:top w:val="none" w:sz="0" w:space="0" w:color="auto"/>
            <w:left w:val="none" w:sz="0" w:space="0" w:color="auto"/>
            <w:bottom w:val="none" w:sz="0" w:space="0" w:color="auto"/>
            <w:right w:val="none" w:sz="0" w:space="0" w:color="auto"/>
          </w:divBdr>
        </w:div>
        <w:div w:id="874926546">
          <w:marLeft w:val="640"/>
          <w:marRight w:val="0"/>
          <w:marTop w:val="0"/>
          <w:marBottom w:val="0"/>
          <w:divBdr>
            <w:top w:val="none" w:sz="0" w:space="0" w:color="auto"/>
            <w:left w:val="none" w:sz="0" w:space="0" w:color="auto"/>
            <w:bottom w:val="none" w:sz="0" w:space="0" w:color="auto"/>
            <w:right w:val="none" w:sz="0" w:space="0" w:color="auto"/>
          </w:divBdr>
        </w:div>
        <w:div w:id="914168866">
          <w:marLeft w:val="640"/>
          <w:marRight w:val="0"/>
          <w:marTop w:val="0"/>
          <w:marBottom w:val="0"/>
          <w:divBdr>
            <w:top w:val="none" w:sz="0" w:space="0" w:color="auto"/>
            <w:left w:val="none" w:sz="0" w:space="0" w:color="auto"/>
            <w:bottom w:val="none" w:sz="0" w:space="0" w:color="auto"/>
            <w:right w:val="none" w:sz="0" w:space="0" w:color="auto"/>
          </w:divBdr>
        </w:div>
        <w:div w:id="964699256">
          <w:marLeft w:val="640"/>
          <w:marRight w:val="0"/>
          <w:marTop w:val="0"/>
          <w:marBottom w:val="0"/>
          <w:divBdr>
            <w:top w:val="none" w:sz="0" w:space="0" w:color="auto"/>
            <w:left w:val="none" w:sz="0" w:space="0" w:color="auto"/>
            <w:bottom w:val="none" w:sz="0" w:space="0" w:color="auto"/>
            <w:right w:val="none" w:sz="0" w:space="0" w:color="auto"/>
          </w:divBdr>
        </w:div>
        <w:div w:id="1002977718">
          <w:marLeft w:val="640"/>
          <w:marRight w:val="0"/>
          <w:marTop w:val="0"/>
          <w:marBottom w:val="0"/>
          <w:divBdr>
            <w:top w:val="none" w:sz="0" w:space="0" w:color="auto"/>
            <w:left w:val="none" w:sz="0" w:space="0" w:color="auto"/>
            <w:bottom w:val="none" w:sz="0" w:space="0" w:color="auto"/>
            <w:right w:val="none" w:sz="0" w:space="0" w:color="auto"/>
          </w:divBdr>
        </w:div>
        <w:div w:id="1037974829">
          <w:marLeft w:val="640"/>
          <w:marRight w:val="0"/>
          <w:marTop w:val="0"/>
          <w:marBottom w:val="0"/>
          <w:divBdr>
            <w:top w:val="none" w:sz="0" w:space="0" w:color="auto"/>
            <w:left w:val="none" w:sz="0" w:space="0" w:color="auto"/>
            <w:bottom w:val="none" w:sz="0" w:space="0" w:color="auto"/>
            <w:right w:val="none" w:sz="0" w:space="0" w:color="auto"/>
          </w:divBdr>
        </w:div>
        <w:div w:id="1051688706">
          <w:marLeft w:val="640"/>
          <w:marRight w:val="0"/>
          <w:marTop w:val="0"/>
          <w:marBottom w:val="0"/>
          <w:divBdr>
            <w:top w:val="none" w:sz="0" w:space="0" w:color="auto"/>
            <w:left w:val="none" w:sz="0" w:space="0" w:color="auto"/>
            <w:bottom w:val="none" w:sz="0" w:space="0" w:color="auto"/>
            <w:right w:val="none" w:sz="0" w:space="0" w:color="auto"/>
          </w:divBdr>
        </w:div>
        <w:div w:id="1058631771">
          <w:marLeft w:val="640"/>
          <w:marRight w:val="0"/>
          <w:marTop w:val="0"/>
          <w:marBottom w:val="0"/>
          <w:divBdr>
            <w:top w:val="none" w:sz="0" w:space="0" w:color="auto"/>
            <w:left w:val="none" w:sz="0" w:space="0" w:color="auto"/>
            <w:bottom w:val="none" w:sz="0" w:space="0" w:color="auto"/>
            <w:right w:val="none" w:sz="0" w:space="0" w:color="auto"/>
          </w:divBdr>
        </w:div>
        <w:div w:id="1163350356">
          <w:marLeft w:val="640"/>
          <w:marRight w:val="0"/>
          <w:marTop w:val="0"/>
          <w:marBottom w:val="0"/>
          <w:divBdr>
            <w:top w:val="none" w:sz="0" w:space="0" w:color="auto"/>
            <w:left w:val="none" w:sz="0" w:space="0" w:color="auto"/>
            <w:bottom w:val="none" w:sz="0" w:space="0" w:color="auto"/>
            <w:right w:val="none" w:sz="0" w:space="0" w:color="auto"/>
          </w:divBdr>
        </w:div>
        <w:div w:id="1184368279">
          <w:marLeft w:val="640"/>
          <w:marRight w:val="0"/>
          <w:marTop w:val="0"/>
          <w:marBottom w:val="0"/>
          <w:divBdr>
            <w:top w:val="none" w:sz="0" w:space="0" w:color="auto"/>
            <w:left w:val="none" w:sz="0" w:space="0" w:color="auto"/>
            <w:bottom w:val="none" w:sz="0" w:space="0" w:color="auto"/>
            <w:right w:val="none" w:sz="0" w:space="0" w:color="auto"/>
          </w:divBdr>
        </w:div>
        <w:div w:id="1215653635">
          <w:marLeft w:val="640"/>
          <w:marRight w:val="0"/>
          <w:marTop w:val="0"/>
          <w:marBottom w:val="0"/>
          <w:divBdr>
            <w:top w:val="none" w:sz="0" w:space="0" w:color="auto"/>
            <w:left w:val="none" w:sz="0" w:space="0" w:color="auto"/>
            <w:bottom w:val="none" w:sz="0" w:space="0" w:color="auto"/>
            <w:right w:val="none" w:sz="0" w:space="0" w:color="auto"/>
          </w:divBdr>
        </w:div>
        <w:div w:id="1225482739">
          <w:marLeft w:val="640"/>
          <w:marRight w:val="0"/>
          <w:marTop w:val="0"/>
          <w:marBottom w:val="0"/>
          <w:divBdr>
            <w:top w:val="none" w:sz="0" w:space="0" w:color="auto"/>
            <w:left w:val="none" w:sz="0" w:space="0" w:color="auto"/>
            <w:bottom w:val="none" w:sz="0" w:space="0" w:color="auto"/>
            <w:right w:val="none" w:sz="0" w:space="0" w:color="auto"/>
          </w:divBdr>
        </w:div>
        <w:div w:id="1277106238">
          <w:marLeft w:val="640"/>
          <w:marRight w:val="0"/>
          <w:marTop w:val="0"/>
          <w:marBottom w:val="0"/>
          <w:divBdr>
            <w:top w:val="none" w:sz="0" w:space="0" w:color="auto"/>
            <w:left w:val="none" w:sz="0" w:space="0" w:color="auto"/>
            <w:bottom w:val="none" w:sz="0" w:space="0" w:color="auto"/>
            <w:right w:val="none" w:sz="0" w:space="0" w:color="auto"/>
          </w:divBdr>
        </w:div>
        <w:div w:id="1314138444">
          <w:marLeft w:val="640"/>
          <w:marRight w:val="0"/>
          <w:marTop w:val="0"/>
          <w:marBottom w:val="0"/>
          <w:divBdr>
            <w:top w:val="none" w:sz="0" w:space="0" w:color="auto"/>
            <w:left w:val="none" w:sz="0" w:space="0" w:color="auto"/>
            <w:bottom w:val="none" w:sz="0" w:space="0" w:color="auto"/>
            <w:right w:val="none" w:sz="0" w:space="0" w:color="auto"/>
          </w:divBdr>
        </w:div>
        <w:div w:id="1419712706">
          <w:marLeft w:val="640"/>
          <w:marRight w:val="0"/>
          <w:marTop w:val="0"/>
          <w:marBottom w:val="0"/>
          <w:divBdr>
            <w:top w:val="none" w:sz="0" w:space="0" w:color="auto"/>
            <w:left w:val="none" w:sz="0" w:space="0" w:color="auto"/>
            <w:bottom w:val="none" w:sz="0" w:space="0" w:color="auto"/>
            <w:right w:val="none" w:sz="0" w:space="0" w:color="auto"/>
          </w:divBdr>
        </w:div>
        <w:div w:id="1424758508">
          <w:marLeft w:val="640"/>
          <w:marRight w:val="0"/>
          <w:marTop w:val="0"/>
          <w:marBottom w:val="0"/>
          <w:divBdr>
            <w:top w:val="none" w:sz="0" w:space="0" w:color="auto"/>
            <w:left w:val="none" w:sz="0" w:space="0" w:color="auto"/>
            <w:bottom w:val="none" w:sz="0" w:space="0" w:color="auto"/>
            <w:right w:val="none" w:sz="0" w:space="0" w:color="auto"/>
          </w:divBdr>
        </w:div>
        <w:div w:id="1447919016">
          <w:marLeft w:val="640"/>
          <w:marRight w:val="0"/>
          <w:marTop w:val="0"/>
          <w:marBottom w:val="0"/>
          <w:divBdr>
            <w:top w:val="none" w:sz="0" w:space="0" w:color="auto"/>
            <w:left w:val="none" w:sz="0" w:space="0" w:color="auto"/>
            <w:bottom w:val="none" w:sz="0" w:space="0" w:color="auto"/>
            <w:right w:val="none" w:sz="0" w:space="0" w:color="auto"/>
          </w:divBdr>
        </w:div>
        <w:div w:id="1535121817">
          <w:marLeft w:val="640"/>
          <w:marRight w:val="0"/>
          <w:marTop w:val="0"/>
          <w:marBottom w:val="0"/>
          <w:divBdr>
            <w:top w:val="none" w:sz="0" w:space="0" w:color="auto"/>
            <w:left w:val="none" w:sz="0" w:space="0" w:color="auto"/>
            <w:bottom w:val="none" w:sz="0" w:space="0" w:color="auto"/>
            <w:right w:val="none" w:sz="0" w:space="0" w:color="auto"/>
          </w:divBdr>
        </w:div>
        <w:div w:id="1545829828">
          <w:marLeft w:val="640"/>
          <w:marRight w:val="0"/>
          <w:marTop w:val="0"/>
          <w:marBottom w:val="0"/>
          <w:divBdr>
            <w:top w:val="none" w:sz="0" w:space="0" w:color="auto"/>
            <w:left w:val="none" w:sz="0" w:space="0" w:color="auto"/>
            <w:bottom w:val="none" w:sz="0" w:space="0" w:color="auto"/>
            <w:right w:val="none" w:sz="0" w:space="0" w:color="auto"/>
          </w:divBdr>
        </w:div>
        <w:div w:id="1553079066">
          <w:marLeft w:val="640"/>
          <w:marRight w:val="0"/>
          <w:marTop w:val="0"/>
          <w:marBottom w:val="0"/>
          <w:divBdr>
            <w:top w:val="none" w:sz="0" w:space="0" w:color="auto"/>
            <w:left w:val="none" w:sz="0" w:space="0" w:color="auto"/>
            <w:bottom w:val="none" w:sz="0" w:space="0" w:color="auto"/>
            <w:right w:val="none" w:sz="0" w:space="0" w:color="auto"/>
          </w:divBdr>
        </w:div>
        <w:div w:id="1590846281">
          <w:marLeft w:val="640"/>
          <w:marRight w:val="0"/>
          <w:marTop w:val="0"/>
          <w:marBottom w:val="0"/>
          <w:divBdr>
            <w:top w:val="none" w:sz="0" w:space="0" w:color="auto"/>
            <w:left w:val="none" w:sz="0" w:space="0" w:color="auto"/>
            <w:bottom w:val="none" w:sz="0" w:space="0" w:color="auto"/>
            <w:right w:val="none" w:sz="0" w:space="0" w:color="auto"/>
          </w:divBdr>
        </w:div>
        <w:div w:id="1638292830">
          <w:marLeft w:val="640"/>
          <w:marRight w:val="0"/>
          <w:marTop w:val="0"/>
          <w:marBottom w:val="0"/>
          <w:divBdr>
            <w:top w:val="none" w:sz="0" w:space="0" w:color="auto"/>
            <w:left w:val="none" w:sz="0" w:space="0" w:color="auto"/>
            <w:bottom w:val="none" w:sz="0" w:space="0" w:color="auto"/>
            <w:right w:val="none" w:sz="0" w:space="0" w:color="auto"/>
          </w:divBdr>
        </w:div>
        <w:div w:id="1639456848">
          <w:marLeft w:val="640"/>
          <w:marRight w:val="0"/>
          <w:marTop w:val="0"/>
          <w:marBottom w:val="0"/>
          <w:divBdr>
            <w:top w:val="none" w:sz="0" w:space="0" w:color="auto"/>
            <w:left w:val="none" w:sz="0" w:space="0" w:color="auto"/>
            <w:bottom w:val="none" w:sz="0" w:space="0" w:color="auto"/>
            <w:right w:val="none" w:sz="0" w:space="0" w:color="auto"/>
          </w:divBdr>
        </w:div>
        <w:div w:id="1685479099">
          <w:marLeft w:val="640"/>
          <w:marRight w:val="0"/>
          <w:marTop w:val="0"/>
          <w:marBottom w:val="0"/>
          <w:divBdr>
            <w:top w:val="none" w:sz="0" w:space="0" w:color="auto"/>
            <w:left w:val="none" w:sz="0" w:space="0" w:color="auto"/>
            <w:bottom w:val="none" w:sz="0" w:space="0" w:color="auto"/>
            <w:right w:val="none" w:sz="0" w:space="0" w:color="auto"/>
          </w:divBdr>
        </w:div>
        <w:div w:id="1701395786">
          <w:marLeft w:val="640"/>
          <w:marRight w:val="0"/>
          <w:marTop w:val="0"/>
          <w:marBottom w:val="0"/>
          <w:divBdr>
            <w:top w:val="none" w:sz="0" w:space="0" w:color="auto"/>
            <w:left w:val="none" w:sz="0" w:space="0" w:color="auto"/>
            <w:bottom w:val="none" w:sz="0" w:space="0" w:color="auto"/>
            <w:right w:val="none" w:sz="0" w:space="0" w:color="auto"/>
          </w:divBdr>
        </w:div>
        <w:div w:id="1708216829">
          <w:marLeft w:val="640"/>
          <w:marRight w:val="0"/>
          <w:marTop w:val="0"/>
          <w:marBottom w:val="0"/>
          <w:divBdr>
            <w:top w:val="none" w:sz="0" w:space="0" w:color="auto"/>
            <w:left w:val="none" w:sz="0" w:space="0" w:color="auto"/>
            <w:bottom w:val="none" w:sz="0" w:space="0" w:color="auto"/>
            <w:right w:val="none" w:sz="0" w:space="0" w:color="auto"/>
          </w:divBdr>
        </w:div>
        <w:div w:id="1766223977">
          <w:marLeft w:val="640"/>
          <w:marRight w:val="0"/>
          <w:marTop w:val="0"/>
          <w:marBottom w:val="0"/>
          <w:divBdr>
            <w:top w:val="none" w:sz="0" w:space="0" w:color="auto"/>
            <w:left w:val="none" w:sz="0" w:space="0" w:color="auto"/>
            <w:bottom w:val="none" w:sz="0" w:space="0" w:color="auto"/>
            <w:right w:val="none" w:sz="0" w:space="0" w:color="auto"/>
          </w:divBdr>
        </w:div>
        <w:div w:id="1768037604">
          <w:marLeft w:val="640"/>
          <w:marRight w:val="0"/>
          <w:marTop w:val="0"/>
          <w:marBottom w:val="0"/>
          <w:divBdr>
            <w:top w:val="none" w:sz="0" w:space="0" w:color="auto"/>
            <w:left w:val="none" w:sz="0" w:space="0" w:color="auto"/>
            <w:bottom w:val="none" w:sz="0" w:space="0" w:color="auto"/>
            <w:right w:val="none" w:sz="0" w:space="0" w:color="auto"/>
          </w:divBdr>
        </w:div>
        <w:div w:id="1828127090">
          <w:marLeft w:val="640"/>
          <w:marRight w:val="0"/>
          <w:marTop w:val="0"/>
          <w:marBottom w:val="0"/>
          <w:divBdr>
            <w:top w:val="none" w:sz="0" w:space="0" w:color="auto"/>
            <w:left w:val="none" w:sz="0" w:space="0" w:color="auto"/>
            <w:bottom w:val="none" w:sz="0" w:space="0" w:color="auto"/>
            <w:right w:val="none" w:sz="0" w:space="0" w:color="auto"/>
          </w:divBdr>
        </w:div>
        <w:div w:id="1856767665">
          <w:marLeft w:val="640"/>
          <w:marRight w:val="0"/>
          <w:marTop w:val="0"/>
          <w:marBottom w:val="0"/>
          <w:divBdr>
            <w:top w:val="none" w:sz="0" w:space="0" w:color="auto"/>
            <w:left w:val="none" w:sz="0" w:space="0" w:color="auto"/>
            <w:bottom w:val="none" w:sz="0" w:space="0" w:color="auto"/>
            <w:right w:val="none" w:sz="0" w:space="0" w:color="auto"/>
          </w:divBdr>
        </w:div>
        <w:div w:id="1872720074">
          <w:marLeft w:val="640"/>
          <w:marRight w:val="0"/>
          <w:marTop w:val="0"/>
          <w:marBottom w:val="0"/>
          <w:divBdr>
            <w:top w:val="none" w:sz="0" w:space="0" w:color="auto"/>
            <w:left w:val="none" w:sz="0" w:space="0" w:color="auto"/>
            <w:bottom w:val="none" w:sz="0" w:space="0" w:color="auto"/>
            <w:right w:val="none" w:sz="0" w:space="0" w:color="auto"/>
          </w:divBdr>
        </w:div>
        <w:div w:id="1909145281">
          <w:marLeft w:val="640"/>
          <w:marRight w:val="0"/>
          <w:marTop w:val="0"/>
          <w:marBottom w:val="0"/>
          <w:divBdr>
            <w:top w:val="none" w:sz="0" w:space="0" w:color="auto"/>
            <w:left w:val="none" w:sz="0" w:space="0" w:color="auto"/>
            <w:bottom w:val="none" w:sz="0" w:space="0" w:color="auto"/>
            <w:right w:val="none" w:sz="0" w:space="0" w:color="auto"/>
          </w:divBdr>
        </w:div>
        <w:div w:id="1972705330">
          <w:marLeft w:val="640"/>
          <w:marRight w:val="0"/>
          <w:marTop w:val="0"/>
          <w:marBottom w:val="0"/>
          <w:divBdr>
            <w:top w:val="none" w:sz="0" w:space="0" w:color="auto"/>
            <w:left w:val="none" w:sz="0" w:space="0" w:color="auto"/>
            <w:bottom w:val="none" w:sz="0" w:space="0" w:color="auto"/>
            <w:right w:val="none" w:sz="0" w:space="0" w:color="auto"/>
          </w:divBdr>
        </w:div>
        <w:div w:id="2006858124">
          <w:marLeft w:val="640"/>
          <w:marRight w:val="0"/>
          <w:marTop w:val="0"/>
          <w:marBottom w:val="0"/>
          <w:divBdr>
            <w:top w:val="none" w:sz="0" w:space="0" w:color="auto"/>
            <w:left w:val="none" w:sz="0" w:space="0" w:color="auto"/>
            <w:bottom w:val="none" w:sz="0" w:space="0" w:color="auto"/>
            <w:right w:val="none" w:sz="0" w:space="0" w:color="auto"/>
          </w:divBdr>
        </w:div>
        <w:div w:id="2068264644">
          <w:marLeft w:val="640"/>
          <w:marRight w:val="0"/>
          <w:marTop w:val="0"/>
          <w:marBottom w:val="0"/>
          <w:divBdr>
            <w:top w:val="none" w:sz="0" w:space="0" w:color="auto"/>
            <w:left w:val="none" w:sz="0" w:space="0" w:color="auto"/>
            <w:bottom w:val="none" w:sz="0" w:space="0" w:color="auto"/>
            <w:right w:val="none" w:sz="0" w:space="0" w:color="auto"/>
          </w:divBdr>
        </w:div>
        <w:div w:id="2082365586">
          <w:marLeft w:val="640"/>
          <w:marRight w:val="0"/>
          <w:marTop w:val="0"/>
          <w:marBottom w:val="0"/>
          <w:divBdr>
            <w:top w:val="none" w:sz="0" w:space="0" w:color="auto"/>
            <w:left w:val="none" w:sz="0" w:space="0" w:color="auto"/>
            <w:bottom w:val="none" w:sz="0" w:space="0" w:color="auto"/>
            <w:right w:val="none" w:sz="0" w:space="0" w:color="auto"/>
          </w:divBdr>
        </w:div>
        <w:div w:id="2123961844">
          <w:marLeft w:val="640"/>
          <w:marRight w:val="0"/>
          <w:marTop w:val="0"/>
          <w:marBottom w:val="0"/>
          <w:divBdr>
            <w:top w:val="none" w:sz="0" w:space="0" w:color="auto"/>
            <w:left w:val="none" w:sz="0" w:space="0" w:color="auto"/>
            <w:bottom w:val="none" w:sz="0" w:space="0" w:color="auto"/>
            <w:right w:val="none" w:sz="0" w:space="0" w:color="auto"/>
          </w:divBdr>
        </w:div>
        <w:div w:id="2142140530">
          <w:marLeft w:val="640"/>
          <w:marRight w:val="0"/>
          <w:marTop w:val="0"/>
          <w:marBottom w:val="0"/>
          <w:divBdr>
            <w:top w:val="none" w:sz="0" w:space="0" w:color="auto"/>
            <w:left w:val="none" w:sz="0" w:space="0" w:color="auto"/>
            <w:bottom w:val="none" w:sz="0" w:space="0" w:color="auto"/>
            <w:right w:val="none" w:sz="0" w:space="0" w:color="auto"/>
          </w:divBdr>
        </w:div>
      </w:divsChild>
    </w:div>
    <w:div w:id="1085879246">
      <w:bodyDiv w:val="1"/>
      <w:marLeft w:val="0"/>
      <w:marRight w:val="0"/>
      <w:marTop w:val="0"/>
      <w:marBottom w:val="0"/>
      <w:divBdr>
        <w:top w:val="none" w:sz="0" w:space="0" w:color="auto"/>
        <w:left w:val="none" w:sz="0" w:space="0" w:color="auto"/>
        <w:bottom w:val="none" w:sz="0" w:space="0" w:color="auto"/>
        <w:right w:val="none" w:sz="0" w:space="0" w:color="auto"/>
      </w:divBdr>
    </w:div>
    <w:div w:id="1087504554">
      <w:bodyDiv w:val="1"/>
      <w:marLeft w:val="0"/>
      <w:marRight w:val="0"/>
      <w:marTop w:val="0"/>
      <w:marBottom w:val="0"/>
      <w:divBdr>
        <w:top w:val="none" w:sz="0" w:space="0" w:color="auto"/>
        <w:left w:val="none" w:sz="0" w:space="0" w:color="auto"/>
        <w:bottom w:val="none" w:sz="0" w:space="0" w:color="auto"/>
        <w:right w:val="none" w:sz="0" w:space="0" w:color="auto"/>
      </w:divBdr>
    </w:div>
    <w:div w:id="1089037716">
      <w:bodyDiv w:val="1"/>
      <w:marLeft w:val="0"/>
      <w:marRight w:val="0"/>
      <w:marTop w:val="0"/>
      <w:marBottom w:val="0"/>
      <w:divBdr>
        <w:top w:val="none" w:sz="0" w:space="0" w:color="auto"/>
        <w:left w:val="none" w:sz="0" w:space="0" w:color="auto"/>
        <w:bottom w:val="none" w:sz="0" w:space="0" w:color="auto"/>
        <w:right w:val="none" w:sz="0" w:space="0" w:color="auto"/>
      </w:divBdr>
    </w:div>
    <w:div w:id="1089232474">
      <w:bodyDiv w:val="1"/>
      <w:marLeft w:val="0"/>
      <w:marRight w:val="0"/>
      <w:marTop w:val="0"/>
      <w:marBottom w:val="0"/>
      <w:divBdr>
        <w:top w:val="none" w:sz="0" w:space="0" w:color="auto"/>
        <w:left w:val="none" w:sz="0" w:space="0" w:color="auto"/>
        <w:bottom w:val="none" w:sz="0" w:space="0" w:color="auto"/>
        <w:right w:val="none" w:sz="0" w:space="0" w:color="auto"/>
      </w:divBdr>
      <w:divsChild>
        <w:div w:id="2106420289">
          <w:marLeft w:val="640"/>
          <w:marRight w:val="0"/>
          <w:marTop w:val="0"/>
          <w:marBottom w:val="0"/>
          <w:divBdr>
            <w:top w:val="none" w:sz="0" w:space="0" w:color="auto"/>
            <w:left w:val="none" w:sz="0" w:space="0" w:color="auto"/>
            <w:bottom w:val="none" w:sz="0" w:space="0" w:color="auto"/>
            <w:right w:val="none" w:sz="0" w:space="0" w:color="auto"/>
          </w:divBdr>
        </w:div>
        <w:div w:id="690573387">
          <w:marLeft w:val="640"/>
          <w:marRight w:val="0"/>
          <w:marTop w:val="0"/>
          <w:marBottom w:val="0"/>
          <w:divBdr>
            <w:top w:val="none" w:sz="0" w:space="0" w:color="auto"/>
            <w:left w:val="none" w:sz="0" w:space="0" w:color="auto"/>
            <w:bottom w:val="none" w:sz="0" w:space="0" w:color="auto"/>
            <w:right w:val="none" w:sz="0" w:space="0" w:color="auto"/>
          </w:divBdr>
        </w:div>
        <w:div w:id="1984962759">
          <w:marLeft w:val="640"/>
          <w:marRight w:val="0"/>
          <w:marTop w:val="0"/>
          <w:marBottom w:val="0"/>
          <w:divBdr>
            <w:top w:val="none" w:sz="0" w:space="0" w:color="auto"/>
            <w:left w:val="none" w:sz="0" w:space="0" w:color="auto"/>
            <w:bottom w:val="none" w:sz="0" w:space="0" w:color="auto"/>
            <w:right w:val="none" w:sz="0" w:space="0" w:color="auto"/>
          </w:divBdr>
        </w:div>
        <w:div w:id="189879751">
          <w:marLeft w:val="640"/>
          <w:marRight w:val="0"/>
          <w:marTop w:val="0"/>
          <w:marBottom w:val="0"/>
          <w:divBdr>
            <w:top w:val="none" w:sz="0" w:space="0" w:color="auto"/>
            <w:left w:val="none" w:sz="0" w:space="0" w:color="auto"/>
            <w:bottom w:val="none" w:sz="0" w:space="0" w:color="auto"/>
            <w:right w:val="none" w:sz="0" w:space="0" w:color="auto"/>
          </w:divBdr>
        </w:div>
        <w:div w:id="1353653465">
          <w:marLeft w:val="640"/>
          <w:marRight w:val="0"/>
          <w:marTop w:val="0"/>
          <w:marBottom w:val="0"/>
          <w:divBdr>
            <w:top w:val="none" w:sz="0" w:space="0" w:color="auto"/>
            <w:left w:val="none" w:sz="0" w:space="0" w:color="auto"/>
            <w:bottom w:val="none" w:sz="0" w:space="0" w:color="auto"/>
            <w:right w:val="none" w:sz="0" w:space="0" w:color="auto"/>
          </w:divBdr>
        </w:div>
        <w:div w:id="1087846632">
          <w:marLeft w:val="640"/>
          <w:marRight w:val="0"/>
          <w:marTop w:val="0"/>
          <w:marBottom w:val="0"/>
          <w:divBdr>
            <w:top w:val="none" w:sz="0" w:space="0" w:color="auto"/>
            <w:left w:val="none" w:sz="0" w:space="0" w:color="auto"/>
            <w:bottom w:val="none" w:sz="0" w:space="0" w:color="auto"/>
            <w:right w:val="none" w:sz="0" w:space="0" w:color="auto"/>
          </w:divBdr>
        </w:div>
        <w:div w:id="640774253">
          <w:marLeft w:val="640"/>
          <w:marRight w:val="0"/>
          <w:marTop w:val="0"/>
          <w:marBottom w:val="0"/>
          <w:divBdr>
            <w:top w:val="none" w:sz="0" w:space="0" w:color="auto"/>
            <w:left w:val="none" w:sz="0" w:space="0" w:color="auto"/>
            <w:bottom w:val="none" w:sz="0" w:space="0" w:color="auto"/>
            <w:right w:val="none" w:sz="0" w:space="0" w:color="auto"/>
          </w:divBdr>
        </w:div>
        <w:div w:id="637732434">
          <w:marLeft w:val="640"/>
          <w:marRight w:val="0"/>
          <w:marTop w:val="0"/>
          <w:marBottom w:val="0"/>
          <w:divBdr>
            <w:top w:val="none" w:sz="0" w:space="0" w:color="auto"/>
            <w:left w:val="none" w:sz="0" w:space="0" w:color="auto"/>
            <w:bottom w:val="none" w:sz="0" w:space="0" w:color="auto"/>
            <w:right w:val="none" w:sz="0" w:space="0" w:color="auto"/>
          </w:divBdr>
        </w:div>
        <w:div w:id="106236633">
          <w:marLeft w:val="640"/>
          <w:marRight w:val="0"/>
          <w:marTop w:val="0"/>
          <w:marBottom w:val="0"/>
          <w:divBdr>
            <w:top w:val="none" w:sz="0" w:space="0" w:color="auto"/>
            <w:left w:val="none" w:sz="0" w:space="0" w:color="auto"/>
            <w:bottom w:val="none" w:sz="0" w:space="0" w:color="auto"/>
            <w:right w:val="none" w:sz="0" w:space="0" w:color="auto"/>
          </w:divBdr>
        </w:div>
        <w:div w:id="1043286256">
          <w:marLeft w:val="640"/>
          <w:marRight w:val="0"/>
          <w:marTop w:val="0"/>
          <w:marBottom w:val="0"/>
          <w:divBdr>
            <w:top w:val="none" w:sz="0" w:space="0" w:color="auto"/>
            <w:left w:val="none" w:sz="0" w:space="0" w:color="auto"/>
            <w:bottom w:val="none" w:sz="0" w:space="0" w:color="auto"/>
            <w:right w:val="none" w:sz="0" w:space="0" w:color="auto"/>
          </w:divBdr>
        </w:div>
        <w:div w:id="1272542980">
          <w:marLeft w:val="640"/>
          <w:marRight w:val="0"/>
          <w:marTop w:val="0"/>
          <w:marBottom w:val="0"/>
          <w:divBdr>
            <w:top w:val="none" w:sz="0" w:space="0" w:color="auto"/>
            <w:left w:val="none" w:sz="0" w:space="0" w:color="auto"/>
            <w:bottom w:val="none" w:sz="0" w:space="0" w:color="auto"/>
            <w:right w:val="none" w:sz="0" w:space="0" w:color="auto"/>
          </w:divBdr>
        </w:div>
        <w:div w:id="1944804150">
          <w:marLeft w:val="640"/>
          <w:marRight w:val="0"/>
          <w:marTop w:val="0"/>
          <w:marBottom w:val="0"/>
          <w:divBdr>
            <w:top w:val="none" w:sz="0" w:space="0" w:color="auto"/>
            <w:left w:val="none" w:sz="0" w:space="0" w:color="auto"/>
            <w:bottom w:val="none" w:sz="0" w:space="0" w:color="auto"/>
            <w:right w:val="none" w:sz="0" w:space="0" w:color="auto"/>
          </w:divBdr>
        </w:div>
        <w:div w:id="1361584527">
          <w:marLeft w:val="640"/>
          <w:marRight w:val="0"/>
          <w:marTop w:val="0"/>
          <w:marBottom w:val="0"/>
          <w:divBdr>
            <w:top w:val="none" w:sz="0" w:space="0" w:color="auto"/>
            <w:left w:val="none" w:sz="0" w:space="0" w:color="auto"/>
            <w:bottom w:val="none" w:sz="0" w:space="0" w:color="auto"/>
            <w:right w:val="none" w:sz="0" w:space="0" w:color="auto"/>
          </w:divBdr>
        </w:div>
        <w:div w:id="1815485368">
          <w:marLeft w:val="640"/>
          <w:marRight w:val="0"/>
          <w:marTop w:val="0"/>
          <w:marBottom w:val="0"/>
          <w:divBdr>
            <w:top w:val="none" w:sz="0" w:space="0" w:color="auto"/>
            <w:left w:val="none" w:sz="0" w:space="0" w:color="auto"/>
            <w:bottom w:val="none" w:sz="0" w:space="0" w:color="auto"/>
            <w:right w:val="none" w:sz="0" w:space="0" w:color="auto"/>
          </w:divBdr>
        </w:div>
        <w:div w:id="2003317263">
          <w:marLeft w:val="640"/>
          <w:marRight w:val="0"/>
          <w:marTop w:val="0"/>
          <w:marBottom w:val="0"/>
          <w:divBdr>
            <w:top w:val="none" w:sz="0" w:space="0" w:color="auto"/>
            <w:left w:val="none" w:sz="0" w:space="0" w:color="auto"/>
            <w:bottom w:val="none" w:sz="0" w:space="0" w:color="auto"/>
            <w:right w:val="none" w:sz="0" w:space="0" w:color="auto"/>
          </w:divBdr>
        </w:div>
        <w:div w:id="1886211736">
          <w:marLeft w:val="640"/>
          <w:marRight w:val="0"/>
          <w:marTop w:val="0"/>
          <w:marBottom w:val="0"/>
          <w:divBdr>
            <w:top w:val="none" w:sz="0" w:space="0" w:color="auto"/>
            <w:left w:val="none" w:sz="0" w:space="0" w:color="auto"/>
            <w:bottom w:val="none" w:sz="0" w:space="0" w:color="auto"/>
            <w:right w:val="none" w:sz="0" w:space="0" w:color="auto"/>
          </w:divBdr>
        </w:div>
        <w:div w:id="902639383">
          <w:marLeft w:val="640"/>
          <w:marRight w:val="0"/>
          <w:marTop w:val="0"/>
          <w:marBottom w:val="0"/>
          <w:divBdr>
            <w:top w:val="none" w:sz="0" w:space="0" w:color="auto"/>
            <w:left w:val="none" w:sz="0" w:space="0" w:color="auto"/>
            <w:bottom w:val="none" w:sz="0" w:space="0" w:color="auto"/>
            <w:right w:val="none" w:sz="0" w:space="0" w:color="auto"/>
          </w:divBdr>
        </w:div>
        <w:div w:id="702370022">
          <w:marLeft w:val="640"/>
          <w:marRight w:val="0"/>
          <w:marTop w:val="0"/>
          <w:marBottom w:val="0"/>
          <w:divBdr>
            <w:top w:val="none" w:sz="0" w:space="0" w:color="auto"/>
            <w:left w:val="none" w:sz="0" w:space="0" w:color="auto"/>
            <w:bottom w:val="none" w:sz="0" w:space="0" w:color="auto"/>
            <w:right w:val="none" w:sz="0" w:space="0" w:color="auto"/>
          </w:divBdr>
        </w:div>
        <w:div w:id="872306099">
          <w:marLeft w:val="640"/>
          <w:marRight w:val="0"/>
          <w:marTop w:val="0"/>
          <w:marBottom w:val="0"/>
          <w:divBdr>
            <w:top w:val="none" w:sz="0" w:space="0" w:color="auto"/>
            <w:left w:val="none" w:sz="0" w:space="0" w:color="auto"/>
            <w:bottom w:val="none" w:sz="0" w:space="0" w:color="auto"/>
            <w:right w:val="none" w:sz="0" w:space="0" w:color="auto"/>
          </w:divBdr>
        </w:div>
        <w:div w:id="1401439974">
          <w:marLeft w:val="640"/>
          <w:marRight w:val="0"/>
          <w:marTop w:val="0"/>
          <w:marBottom w:val="0"/>
          <w:divBdr>
            <w:top w:val="none" w:sz="0" w:space="0" w:color="auto"/>
            <w:left w:val="none" w:sz="0" w:space="0" w:color="auto"/>
            <w:bottom w:val="none" w:sz="0" w:space="0" w:color="auto"/>
            <w:right w:val="none" w:sz="0" w:space="0" w:color="auto"/>
          </w:divBdr>
        </w:div>
        <w:div w:id="1921864435">
          <w:marLeft w:val="640"/>
          <w:marRight w:val="0"/>
          <w:marTop w:val="0"/>
          <w:marBottom w:val="0"/>
          <w:divBdr>
            <w:top w:val="none" w:sz="0" w:space="0" w:color="auto"/>
            <w:left w:val="none" w:sz="0" w:space="0" w:color="auto"/>
            <w:bottom w:val="none" w:sz="0" w:space="0" w:color="auto"/>
            <w:right w:val="none" w:sz="0" w:space="0" w:color="auto"/>
          </w:divBdr>
        </w:div>
        <w:div w:id="1159662192">
          <w:marLeft w:val="640"/>
          <w:marRight w:val="0"/>
          <w:marTop w:val="0"/>
          <w:marBottom w:val="0"/>
          <w:divBdr>
            <w:top w:val="none" w:sz="0" w:space="0" w:color="auto"/>
            <w:left w:val="none" w:sz="0" w:space="0" w:color="auto"/>
            <w:bottom w:val="none" w:sz="0" w:space="0" w:color="auto"/>
            <w:right w:val="none" w:sz="0" w:space="0" w:color="auto"/>
          </w:divBdr>
        </w:div>
        <w:div w:id="1966039476">
          <w:marLeft w:val="640"/>
          <w:marRight w:val="0"/>
          <w:marTop w:val="0"/>
          <w:marBottom w:val="0"/>
          <w:divBdr>
            <w:top w:val="none" w:sz="0" w:space="0" w:color="auto"/>
            <w:left w:val="none" w:sz="0" w:space="0" w:color="auto"/>
            <w:bottom w:val="none" w:sz="0" w:space="0" w:color="auto"/>
            <w:right w:val="none" w:sz="0" w:space="0" w:color="auto"/>
          </w:divBdr>
        </w:div>
        <w:div w:id="1363439907">
          <w:marLeft w:val="640"/>
          <w:marRight w:val="0"/>
          <w:marTop w:val="0"/>
          <w:marBottom w:val="0"/>
          <w:divBdr>
            <w:top w:val="none" w:sz="0" w:space="0" w:color="auto"/>
            <w:left w:val="none" w:sz="0" w:space="0" w:color="auto"/>
            <w:bottom w:val="none" w:sz="0" w:space="0" w:color="auto"/>
            <w:right w:val="none" w:sz="0" w:space="0" w:color="auto"/>
          </w:divBdr>
        </w:div>
        <w:div w:id="56637636">
          <w:marLeft w:val="640"/>
          <w:marRight w:val="0"/>
          <w:marTop w:val="0"/>
          <w:marBottom w:val="0"/>
          <w:divBdr>
            <w:top w:val="none" w:sz="0" w:space="0" w:color="auto"/>
            <w:left w:val="none" w:sz="0" w:space="0" w:color="auto"/>
            <w:bottom w:val="none" w:sz="0" w:space="0" w:color="auto"/>
            <w:right w:val="none" w:sz="0" w:space="0" w:color="auto"/>
          </w:divBdr>
        </w:div>
        <w:div w:id="1097478679">
          <w:marLeft w:val="640"/>
          <w:marRight w:val="0"/>
          <w:marTop w:val="0"/>
          <w:marBottom w:val="0"/>
          <w:divBdr>
            <w:top w:val="none" w:sz="0" w:space="0" w:color="auto"/>
            <w:left w:val="none" w:sz="0" w:space="0" w:color="auto"/>
            <w:bottom w:val="none" w:sz="0" w:space="0" w:color="auto"/>
            <w:right w:val="none" w:sz="0" w:space="0" w:color="auto"/>
          </w:divBdr>
        </w:div>
        <w:div w:id="1055006959">
          <w:marLeft w:val="640"/>
          <w:marRight w:val="0"/>
          <w:marTop w:val="0"/>
          <w:marBottom w:val="0"/>
          <w:divBdr>
            <w:top w:val="none" w:sz="0" w:space="0" w:color="auto"/>
            <w:left w:val="none" w:sz="0" w:space="0" w:color="auto"/>
            <w:bottom w:val="none" w:sz="0" w:space="0" w:color="auto"/>
            <w:right w:val="none" w:sz="0" w:space="0" w:color="auto"/>
          </w:divBdr>
        </w:div>
        <w:div w:id="304089738">
          <w:marLeft w:val="640"/>
          <w:marRight w:val="0"/>
          <w:marTop w:val="0"/>
          <w:marBottom w:val="0"/>
          <w:divBdr>
            <w:top w:val="none" w:sz="0" w:space="0" w:color="auto"/>
            <w:left w:val="none" w:sz="0" w:space="0" w:color="auto"/>
            <w:bottom w:val="none" w:sz="0" w:space="0" w:color="auto"/>
            <w:right w:val="none" w:sz="0" w:space="0" w:color="auto"/>
          </w:divBdr>
        </w:div>
        <w:div w:id="1303844981">
          <w:marLeft w:val="640"/>
          <w:marRight w:val="0"/>
          <w:marTop w:val="0"/>
          <w:marBottom w:val="0"/>
          <w:divBdr>
            <w:top w:val="none" w:sz="0" w:space="0" w:color="auto"/>
            <w:left w:val="none" w:sz="0" w:space="0" w:color="auto"/>
            <w:bottom w:val="none" w:sz="0" w:space="0" w:color="auto"/>
            <w:right w:val="none" w:sz="0" w:space="0" w:color="auto"/>
          </w:divBdr>
        </w:div>
        <w:div w:id="1259364801">
          <w:marLeft w:val="640"/>
          <w:marRight w:val="0"/>
          <w:marTop w:val="0"/>
          <w:marBottom w:val="0"/>
          <w:divBdr>
            <w:top w:val="none" w:sz="0" w:space="0" w:color="auto"/>
            <w:left w:val="none" w:sz="0" w:space="0" w:color="auto"/>
            <w:bottom w:val="none" w:sz="0" w:space="0" w:color="auto"/>
            <w:right w:val="none" w:sz="0" w:space="0" w:color="auto"/>
          </w:divBdr>
        </w:div>
        <w:div w:id="1217812370">
          <w:marLeft w:val="640"/>
          <w:marRight w:val="0"/>
          <w:marTop w:val="0"/>
          <w:marBottom w:val="0"/>
          <w:divBdr>
            <w:top w:val="none" w:sz="0" w:space="0" w:color="auto"/>
            <w:left w:val="none" w:sz="0" w:space="0" w:color="auto"/>
            <w:bottom w:val="none" w:sz="0" w:space="0" w:color="auto"/>
            <w:right w:val="none" w:sz="0" w:space="0" w:color="auto"/>
          </w:divBdr>
        </w:div>
        <w:div w:id="541941155">
          <w:marLeft w:val="640"/>
          <w:marRight w:val="0"/>
          <w:marTop w:val="0"/>
          <w:marBottom w:val="0"/>
          <w:divBdr>
            <w:top w:val="none" w:sz="0" w:space="0" w:color="auto"/>
            <w:left w:val="none" w:sz="0" w:space="0" w:color="auto"/>
            <w:bottom w:val="none" w:sz="0" w:space="0" w:color="auto"/>
            <w:right w:val="none" w:sz="0" w:space="0" w:color="auto"/>
          </w:divBdr>
        </w:div>
        <w:div w:id="1352796836">
          <w:marLeft w:val="640"/>
          <w:marRight w:val="0"/>
          <w:marTop w:val="0"/>
          <w:marBottom w:val="0"/>
          <w:divBdr>
            <w:top w:val="none" w:sz="0" w:space="0" w:color="auto"/>
            <w:left w:val="none" w:sz="0" w:space="0" w:color="auto"/>
            <w:bottom w:val="none" w:sz="0" w:space="0" w:color="auto"/>
            <w:right w:val="none" w:sz="0" w:space="0" w:color="auto"/>
          </w:divBdr>
        </w:div>
        <w:div w:id="861161967">
          <w:marLeft w:val="640"/>
          <w:marRight w:val="0"/>
          <w:marTop w:val="0"/>
          <w:marBottom w:val="0"/>
          <w:divBdr>
            <w:top w:val="none" w:sz="0" w:space="0" w:color="auto"/>
            <w:left w:val="none" w:sz="0" w:space="0" w:color="auto"/>
            <w:bottom w:val="none" w:sz="0" w:space="0" w:color="auto"/>
            <w:right w:val="none" w:sz="0" w:space="0" w:color="auto"/>
          </w:divBdr>
        </w:div>
        <w:div w:id="1974215">
          <w:marLeft w:val="640"/>
          <w:marRight w:val="0"/>
          <w:marTop w:val="0"/>
          <w:marBottom w:val="0"/>
          <w:divBdr>
            <w:top w:val="none" w:sz="0" w:space="0" w:color="auto"/>
            <w:left w:val="none" w:sz="0" w:space="0" w:color="auto"/>
            <w:bottom w:val="none" w:sz="0" w:space="0" w:color="auto"/>
            <w:right w:val="none" w:sz="0" w:space="0" w:color="auto"/>
          </w:divBdr>
        </w:div>
        <w:div w:id="902373084">
          <w:marLeft w:val="640"/>
          <w:marRight w:val="0"/>
          <w:marTop w:val="0"/>
          <w:marBottom w:val="0"/>
          <w:divBdr>
            <w:top w:val="none" w:sz="0" w:space="0" w:color="auto"/>
            <w:left w:val="none" w:sz="0" w:space="0" w:color="auto"/>
            <w:bottom w:val="none" w:sz="0" w:space="0" w:color="auto"/>
            <w:right w:val="none" w:sz="0" w:space="0" w:color="auto"/>
          </w:divBdr>
        </w:div>
        <w:div w:id="2108305646">
          <w:marLeft w:val="640"/>
          <w:marRight w:val="0"/>
          <w:marTop w:val="0"/>
          <w:marBottom w:val="0"/>
          <w:divBdr>
            <w:top w:val="none" w:sz="0" w:space="0" w:color="auto"/>
            <w:left w:val="none" w:sz="0" w:space="0" w:color="auto"/>
            <w:bottom w:val="none" w:sz="0" w:space="0" w:color="auto"/>
            <w:right w:val="none" w:sz="0" w:space="0" w:color="auto"/>
          </w:divBdr>
        </w:div>
        <w:div w:id="587271998">
          <w:marLeft w:val="640"/>
          <w:marRight w:val="0"/>
          <w:marTop w:val="0"/>
          <w:marBottom w:val="0"/>
          <w:divBdr>
            <w:top w:val="none" w:sz="0" w:space="0" w:color="auto"/>
            <w:left w:val="none" w:sz="0" w:space="0" w:color="auto"/>
            <w:bottom w:val="none" w:sz="0" w:space="0" w:color="auto"/>
            <w:right w:val="none" w:sz="0" w:space="0" w:color="auto"/>
          </w:divBdr>
        </w:div>
        <w:div w:id="1551379632">
          <w:marLeft w:val="640"/>
          <w:marRight w:val="0"/>
          <w:marTop w:val="0"/>
          <w:marBottom w:val="0"/>
          <w:divBdr>
            <w:top w:val="none" w:sz="0" w:space="0" w:color="auto"/>
            <w:left w:val="none" w:sz="0" w:space="0" w:color="auto"/>
            <w:bottom w:val="none" w:sz="0" w:space="0" w:color="auto"/>
            <w:right w:val="none" w:sz="0" w:space="0" w:color="auto"/>
          </w:divBdr>
        </w:div>
        <w:div w:id="1612736611">
          <w:marLeft w:val="640"/>
          <w:marRight w:val="0"/>
          <w:marTop w:val="0"/>
          <w:marBottom w:val="0"/>
          <w:divBdr>
            <w:top w:val="none" w:sz="0" w:space="0" w:color="auto"/>
            <w:left w:val="none" w:sz="0" w:space="0" w:color="auto"/>
            <w:bottom w:val="none" w:sz="0" w:space="0" w:color="auto"/>
            <w:right w:val="none" w:sz="0" w:space="0" w:color="auto"/>
          </w:divBdr>
        </w:div>
        <w:div w:id="1340544736">
          <w:marLeft w:val="640"/>
          <w:marRight w:val="0"/>
          <w:marTop w:val="0"/>
          <w:marBottom w:val="0"/>
          <w:divBdr>
            <w:top w:val="none" w:sz="0" w:space="0" w:color="auto"/>
            <w:left w:val="none" w:sz="0" w:space="0" w:color="auto"/>
            <w:bottom w:val="none" w:sz="0" w:space="0" w:color="auto"/>
            <w:right w:val="none" w:sz="0" w:space="0" w:color="auto"/>
          </w:divBdr>
        </w:div>
        <w:div w:id="760640767">
          <w:marLeft w:val="640"/>
          <w:marRight w:val="0"/>
          <w:marTop w:val="0"/>
          <w:marBottom w:val="0"/>
          <w:divBdr>
            <w:top w:val="none" w:sz="0" w:space="0" w:color="auto"/>
            <w:left w:val="none" w:sz="0" w:space="0" w:color="auto"/>
            <w:bottom w:val="none" w:sz="0" w:space="0" w:color="auto"/>
            <w:right w:val="none" w:sz="0" w:space="0" w:color="auto"/>
          </w:divBdr>
        </w:div>
        <w:div w:id="2077389322">
          <w:marLeft w:val="640"/>
          <w:marRight w:val="0"/>
          <w:marTop w:val="0"/>
          <w:marBottom w:val="0"/>
          <w:divBdr>
            <w:top w:val="none" w:sz="0" w:space="0" w:color="auto"/>
            <w:left w:val="none" w:sz="0" w:space="0" w:color="auto"/>
            <w:bottom w:val="none" w:sz="0" w:space="0" w:color="auto"/>
            <w:right w:val="none" w:sz="0" w:space="0" w:color="auto"/>
          </w:divBdr>
        </w:div>
        <w:div w:id="178005524">
          <w:marLeft w:val="640"/>
          <w:marRight w:val="0"/>
          <w:marTop w:val="0"/>
          <w:marBottom w:val="0"/>
          <w:divBdr>
            <w:top w:val="none" w:sz="0" w:space="0" w:color="auto"/>
            <w:left w:val="none" w:sz="0" w:space="0" w:color="auto"/>
            <w:bottom w:val="none" w:sz="0" w:space="0" w:color="auto"/>
            <w:right w:val="none" w:sz="0" w:space="0" w:color="auto"/>
          </w:divBdr>
        </w:div>
        <w:div w:id="1365516487">
          <w:marLeft w:val="640"/>
          <w:marRight w:val="0"/>
          <w:marTop w:val="0"/>
          <w:marBottom w:val="0"/>
          <w:divBdr>
            <w:top w:val="none" w:sz="0" w:space="0" w:color="auto"/>
            <w:left w:val="none" w:sz="0" w:space="0" w:color="auto"/>
            <w:bottom w:val="none" w:sz="0" w:space="0" w:color="auto"/>
            <w:right w:val="none" w:sz="0" w:space="0" w:color="auto"/>
          </w:divBdr>
        </w:div>
        <w:div w:id="112332710">
          <w:marLeft w:val="640"/>
          <w:marRight w:val="0"/>
          <w:marTop w:val="0"/>
          <w:marBottom w:val="0"/>
          <w:divBdr>
            <w:top w:val="none" w:sz="0" w:space="0" w:color="auto"/>
            <w:left w:val="none" w:sz="0" w:space="0" w:color="auto"/>
            <w:bottom w:val="none" w:sz="0" w:space="0" w:color="auto"/>
            <w:right w:val="none" w:sz="0" w:space="0" w:color="auto"/>
          </w:divBdr>
        </w:div>
        <w:div w:id="1507208711">
          <w:marLeft w:val="640"/>
          <w:marRight w:val="0"/>
          <w:marTop w:val="0"/>
          <w:marBottom w:val="0"/>
          <w:divBdr>
            <w:top w:val="none" w:sz="0" w:space="0" w:color="auto"/>
            <w:left w:val="none" w:sz="0" w:space="0" w:color="auto"/>
            <w:bottom w:val="none" w:sz="0" w:space="0" w:color="auto"/>
            <w:right w:val="none" w:sz="0" w:space="0" w:color="auto"/>
          </w:divBdr>
        </w:div>
        <w:div w:id="1184856227">
          <w:marLeft w:val="640"/>
          <w:marRight w:val="0"/>
          <w:marTop w:val="0"/>
          <w:marBottom w:val="0"/>
          <w:divBdr>
            <w:top w:val="none" w:sz="0" w:space="0" w:color="auto"/>
            <w:left w:val="none" w:sz="0" w:space="0" w:color="auto"/>
            <w:bottom w:val="none" w:sz="0" w:space="0" w:color="auto"/>
            <w:right w:val="none" w:sz="0" w:space="0" w:color="auto"/>
          </w:divBdr>
        </w:div>
        <w:div w:id="1065449235">
          <w:marLeft w:val="640"/>
          <w:marRight w:val="0"/>
          <w:marTop w:val="0"/>
          <w:marBottom w:val="0"/>
          <w:divBdr>
            <w:top w:val="none" w:sz="0" w:space="0" w:color="auto"/>
            <w:left w:val="none" w:sz="0" w:space="0" w:color="auto"/>
            <w:bottom w:val="none" w:sz="0" w:space="0" w:color="auto"/>
            <w:right w:val="none" w:sz="0" w:space="0" w:color="auto"/>
          </w:divBdr>
        </w:div>
        <w:div w:id="1319920521">
          <w:marLeft w:val="640"/>
          <w:marRight w:val="0"/>
          <w:marTop w:val="0"/>
          <w:marBottom w:val="0"/>
          <w:divBdr>
            <w:top w:val="none" w:sz="0" w:space="0" w:color="auto"/>
            <w:left w:val="none" w:sz="0" w:space="0" w:color="auto"/>
            <w:bottom w:val="none" w:sz="0" w:space="0" w:color="auto"/>
            <w:right w:val="none" w:sz="0" w:space="0" w:color="auto"/>
          </w:divBdr>
        </w:div>
        <w:div w:id="868760239">
          <w:marLeft w:val="640"/>
          <w:marRight w:val="0"/>
          <w:marTop w:val="0"/>
          <w:marBottom w:val="0"/>
          <w:divBdr>
            <w:top w:val="none" w:sz="0" w:space="0" w:color="auto"/>
            <w:left w:val="none" w:sz="0" w:space="0" w:color="auto"/>
            <w:bottom w:val="none" w:sz="0" w:space="0" w:color="auto"/>
            <w:right w:val="none" w:sz="0" w:space="0" w:color="auto"/>
          </w:divBdr>
        </w:div>
        <w:div w:id="1615096600">
          <w:marLeft w:val="640"/>
          <w:marRight w:val="0"/>
          <w:marTop w:val="0"/>
          <w:marBottom w:val="0"/>
          <w:divBdr>
            <w:top w:val="none" w:sz="0" w:space="0" w:color="auto"/>
            <w:left w:val="none" w:sz="0" w:space="0" w:color="auto"/>
            <w:bottom w:val="none" w:sz="0" w:space="0" w:color="auto"/>
            <w:right w:val="none" w:sz="0" w:space="0" w:color="auto"/>
          </w:divBdr>
        </w:div>
        <w:div w:id="352540011">
          <w:marLeft w:val="640"/>
          <w:marRight w:val="0"/>
          <w:marTop w:val="0"/>
          <w:marBottom w:val="0"/>
          <w:divBdr>
            <w:top w:val="none" w:sz="0" w:space="0" w:color="auto"/>
            <w:left w:val="none" w:sz="0" w:space="0" w:color="auto"/>
            <w:bottom w:val="none" w:sz="0" w:space="0" w:color="auto"/>
            <w:right w:val="none" w:sz="0" w:space="0" w:color="auto"/>
          </w:divBdr>
        </w:div>
        <w:div w:id="272372253">
          <w:marLeft w:val="640"/>
          <w:marRight w:val="0"/>
          <w:marTop w:val="0"/>
          <w:marBottom w:val="0"/>
          <w:divBdr>
            <w:top w:val="none" w:sz="0" w:space="0" w:color="auto"/>
            <w:left w:val="none" w:sz="0" w:space="0" w:color="auto"/>
            <w:bottom w:val="none" w:sz="0" w:space="0" w:color="auto"/>
            <w:right w:val="none" w:sz="0" w:space="0" w:color="auto"/>
          </w:divBdr>
        </w:div>
        <w:div w:id="2041853061">
          <w:marLeft w:val="640"/>
          <w:marRight w:val="0"/>
          <w:marTop w:val="0"/>
          <w:marBottom w:val="0"/>
          <w:divBdr>
            <w:top w:val="none" w:sz="0" w:space="0" w:color="auto"/>
            <w:left w:val="none" w:sz="0" w:space="0" w:color="auto"/>
            <w:bottom w:val="none" w:sz="0" w:space="0" w:color="auto"/>
            <w:right w:val="none" w:sz="0" w:space="0" w:color="auto"/>
          </w:divBdr>
        </w:div>
        <w:div w:id="1634751852">
          <w:marLeft w:val="640"/>
          <w:marRight w:val="0"/>
          <w:marTop w:val="0"/>
          <w:marBottom w:val="0"/>
          <w:divBdr>
            <w:top w:val="none" w:sz="0" w:space="0" w:color="auto"/>
            <w:left w:val="none" w:sz="0" w:space="0" w:color="auto"/>
            <w:bottom w:val="none" w:sz="0" w:space="0" w:color="auto"/>
            <w:right w:val="none" w:sz="0" w:space="0" w:color="auto"/>
          </w:divBdr>
        </w:div>
        <w:div w:id="1004359278">
          <w:marLeft w:val="640"/>
          <w:marRight w:val="0"/>
          <w:marTop w:val="0"/>
          <w:marBottom w:val="0"/>
          <w:divBdr>
            <w:top w:val="none" w:sz="0" w:space="0" w:color="auto"/>
            <w:left w:val="none" w:sz="0" w:space="0" w:color="auto"/>
            <w:bottom w:val="none" w:sz="0" w:space="0" w:color="auto"/>
            <w:right w:val="none" w:sz="0" w:space="0" w:color="auto"/>
          </w:divBdr>
        </w:div>
        <w:div w:id="19204668">
          <w:marLeft w:val="640"/>
          <w:marRight w:val="0"/>
          <w:marTop w:val="0"/>
          <w:marBottom w:val="0"/>
          <w:divBdr>
            <w:top w:val="none" w:sz="0" w:space="0" w:color="auto"/>
            <w:left w:val="none" w:sz="0" w:space="0" w:color="auto"/>
            <w:bottom w:val="none" w:sz="0" w:space="0" w:color="auto"/>
            <w:right w:val="none" w:sz="0" w:space="0" w:color="auto"/>
          </w:divBdr>
        </w:div>
        <w:div w:id="1006396757">
          <w:marLeft w:val="640"/>
          <w:marRight w:val="0"/>
          <w:marTop w:val="0"/>
          <w:marBottom w:val="0"/>
          <w:divBdr>
            <w:top w:val="none" w:sz="0" w:space="0" w:color="auto"/>
            <w:left w:val="none" w:sz="0" w:space="0" w:color="auto"/>
            <w:bottom w:val="none" w:sz="0" w:space="0" w:color="auto"/>
            <w:right w:val="none" w:sz="0" w:space="0" w:color="auto"/>
          </w:divBdr>
        </w:div>
        <w:div w:id="520048896">
          <w:marLeft w:val="640"/>
          <w:marRight w:val="0"/>
          <w:marTop w:val="0"/>
          <w:marBottom w:val="0"/>
          <w:divBdr>
            <w:top w:val="none" w:sz="0" w:space="0" w:color="auto"/>
            <w:left w:val="none" w:sz="0" w:space="0" w:color="auto"/>
            <w:bottom w:val="none" w:sz="0" w:space="0" w:color="auto"/>
            <w:right w:val="none" w:sz="0" w:space="0" w:color="auto"/>
          </w:divBdr>
        </w:div>
        <w:div w:id="103817404">
          <w:marLeft w:val="640"/>
          <w:marRight w:val="0"/>
          <w:marTop w:val="0"/>
          <w:marBottom w:val="0"/>
          <w:divBdr>
            <w:top w:val="none" w:sz="0" w:space="0" w:color="auto"/>
            <w:left w:val="none" w:sz="0" w:space="0" w:color="auto"/>
            <w:bottom w:val="none" w:sz="0" w:space="0" w:color="auto"/>
            <w:right w:val="none" w:sz="0" w:space="0" w:color="auto"/>
          </w:divBdr>
        </w:div>
        <w:div w:id="1455103464">
          <w:marLeft w:val="640"/>
          <w:marRight w:val="0"/>
          <w:marTop w:val="0"/>
          <w:marBottom w:val="0"/>
          <w:divBdr>
            <w:top w:val="none" w:sz="0" w:space="0" w:color="auto"/>
            <w:left w:val="none" w:sz="0" w:space="0" w:color="auto"/>
            <w:bottom w:val="none" w:sz="0" w:space="0" w:color="auto"/>
            <w:right w:val="none" w:sz="0" w:space="0" w:color="auto"/>
          </w:divBdr>
        </w:div>
        <w:div w:id="1294167982">
          <w:marLeft w:val="640"/>
          <w:marRight w:val="0"/>
          <w:marTop w:val="0"/>
          <w:marBottom w:val="0"/>
          <w:divBdr>
            <w:top w:val="none" w:sz="0" w:space="0" w:color="auto"/>
            <w:left w:val="none" w:sz="0" w:space="0" w:color="auto"/>
            <w:bottom w:val="none" w:sz="0" w:space="0" w:color="auto"/>
            <w:right w:val="none" w:sz="0" w:space="0" w:color="auto"/>
          </w:divBdr>
        </w:div>
        <w:div w:id="385645563">
          <w:marLeft w:val="640"/>
          <w:marRight w:val="0"/>
          <w:marTop w:val="0"/>
          <w:marBottom w:val="0"/>
          <w:divBdr>
            <w:top w:val="none" w:sz="0" w:space="0" w:color="auto"/>
            <w:left w:val="none" w:sz="0" w:space="0" w:color="auto"/>
            <w:bottom w:val="none" w:sz="0" w:space="0" w:color="auto"/>
            <w:right w:val="none" w:sz="0" w:space="0" w:color="auto"/>
          </w:divBdr>
        </w:div>
        <w:div w:id="2096512392">
          <w:marLeft w:val="640"/>
          <w:marRight w:val="0"/>
          <w:marTop w:val="0"/>
          <w:marBottom w:val="0"/>
          <w:divBdr>
            <w:top w:val="none" w:sz="0" w:space="0" w:color="auto"/>
            <w:left w:val="none" w:sz="0" w:space="0" w:color="auto"/>
            <w:bottom w:val="none" w:sz="0" w:space="0" w:color="auto"/>
            <w:right w:val="none" w:sz="0" w:space="0" w:color="auto"/>
          </w:divBdr>
        </w:div>
        <w:div w:id="746147060">
          <w:marLeft w:val="640"/>
          <w:marRight w:val="0"/>
          <w:marTop w:val="0"/>
          <w:marBottom w:val="0"/>
          <w:divBdr>
            <w:top w:val="none" w:sz="0" w:space="0" w:color="auto"/>
            <w:left w:val="none" w:sz="0" w:space="0" w:color="auto"/>
            <w:bottom w:val="none" w:sz="0" w:space="0" w:color="auto"/>
            <w:right w:val="none" w:sz="0" w:space="0" w:color="auto"/>
          </w:divBdr>
        </w:div>
        <w:div w:id="1413775185">
          <w:marLeft w:val="640"/>
          <w:marRight w:val="0"/>
          <w:marTop w:val="0"/>
          <w:marBottom w:val="0"/>
          <w:divBdr>
            <w:top w:val="none" w:sz="0" w:space="0" w:color="auto"/>
            <w:left w:val="none" w:sz="0" w:space="0" w:color="auto"/>
            <w:bottom w:val="none" w:sz="0" w:space="0" w:color="auto"/>
            <w:right w:val="none" w:sz="0" w:space="0" w:color="auto"/>
          </w:divBdr>
        </w:div>
        <w:div w:id="2114129179">
          <w:marLeft w:val="640"/>
          <w:marRight w:val="0"/>
          <w:marTop w:val="0"/>
          <w:marBottom w:val="0"/>
          <w:divBdr>
            <w:top w:val="none" w:sz="0" w:space="0" w:color="auto"/>
            <w:left w:val="none" w:sz="0" w:space="0" w:color="auto"/>
            <w:bottom w:val="none" w:sz="0" w:space="0" w:color="auto"/>
            <w:right w:val="none" w:sz="0" w:space="0" w:color="auto"/>
          </w:divBdr>
        </w:div>
        <w:div w:id="1385837388">
          <w:marLeft w:val="640"/>
          <w:marRight w:val="0"/>
          <w:marTop w:val="0"/>
          <w:marBottom w:val="0"/>
          <w:divBdr>
            <w:top w:val="none" w:sz="0" w:space="0" w:color="auto"/>
            <w:left w:val="none" w:sz="0" w:space="0" w:color="auto"/>
            <w:bottom w:val="none" w:sz="0" w:space="0" w:color="auto"/>
            <w:right w:val="none" w:sz="0" w:space="0" w:color="auto"/>
          </w:divBdr>
        </w:div>
        <w:div w:id="106511171">
          <w:marLeft w:val="640"/>
          <w:marRight w:val="0"/>
          <w:marTop w:val="0"/>
          <w:marBottom w:val="0"/>
          <w:divBdr>
            <w:top w:val="none" w:sz="0" w:space="0" w:color="auto"/>
            <w:left w:val="none" w:sz="0" w:space="0" w:color="auto"/>
            <w:bottom w:val="none" w:sz="0" w:space="0" w:color="auto"/>
            <w:right w:val="none" w:sz="0" w:space="0" w:color="auto"/>
          </w:divBdr>
        </w:div>
        <w:div w:id="556629029">
          <w:marLeft w:val="640"/>
          <w:marRight w:val="0"/>
          <w:marTop w:val="0"/>
          <w:marBottom w:val="0"/>
          <w:divBdr>
            <w:top w:val="none" w:sz="0" w:space="0" w:color="auto"/>
            <w:left w:val="none" w:sz="0" w:space="0" w:color="auto"/>
            <w:bottom w:val="none" w:sz="0" w:space="0" w:color="auto"/>
            <w:right w:val="none" w:sz="0" w:space="0" w:color="auto"/>
          </w:divBdr>
        </w:div>
        <w:div w:id="996345881">
          <w:marLeft w:val="640"/>
          <w:marRight w:val="0"/>
          <w:marTop w:val="0"/>
          <w:marBottom w:val="0"/>
          <w:divBdr>
            <w:top w:val="none" w:sz="0" w:space="0" w:color="auto"/>
            <w:left w:val="none" w:sz="0" w:space="0" w:color="auto"/>
            <w:bottom w:val="none" w:sz="0" w:space="0" w:color="auto"/>
            <w:right w:val="none" w:sz="0" w:space="0" w:color="auto"/>
          </w:divBdr>
        </w:div>
      </w:divsChild>
    </w:div>
    <w:div w:id="1089696140">
      <w:bodyDiv w:val="1"/>
      <w:marLeft w:val="0"/>
      <w:marRight w:val="0"/>
      <w:marTop w:val="0"/>
      <w:marBottom w:val="0"/>
      <w:divBdr>
        <w:top w:val="none" w:sz="0" w:space="0" w:color="auto"/>
        <w:left w:val="none" w:sz="0" w:space="0" w:color="auto"/>
        <w:bottom w:val="none" w:sz="0" w:space="0" w:color="auto"/>
        <w:right w:val="none" w:sz="0" w:space="0" w:color="auto"/>
      </w:divBdr>
    </w:div>
    <w:div w:id="1091122382">
      <w:bodyDiv w:val="1"/>
      <w:marLeft w:val="0"/>
      <w:marRight w:val="0"/>
      <w:marTop w:val="0"/>
      <w:marBottom w:val="0"/>
      <w:divBdr>
        <w:top w:val="none" w:sz="0" w:space="0" w:color="auto"/>
        <w:left w:val="none" w:sz="0" w:space="0" w:color="auto"/>
        <w:bottom w:val="none" w:sz="0" w:space="0" w:color="auto"/>
        <w:right w:val="none" w:sz="0" w:space="0" w:color="auto"/>
      </w:divBdr>
    </w:div>
    <w:div w:id="1093010159">
      <w:bodyDiv w:val="1"/>
      <w:marLeft w:val="0"/>
      <w:marRight w:val="0"/>
      <w:marTop w:val="0"/>
      <w:marBottom w:val="0"/>
      <w:divBdr>
        <w:top w:val="none" w:sz="0" w:space="0" w:color="auto"/>
        <w:left w:val="none" w:sz="0" w:space="0" w:color="auto"/>
        <w:bottom w:val="none" w:sz="0" w:space="0" w:color="auto"/>
        <w:right w:val="none" w:sz="0" w:space="0" w:color="auto"/>
      </w:divBdr>
    </w:div>
    <w:div w:id="1097755419">
      <w:bodyDiv w:val="1"/>
      <w:marLeft w:val="0"/>
      <w:marRight w:val="0"/>
      <w:marTop w:val="0"/>
      <w:marBottom w:val="0"/>
      <w:divBdr>
        <w:top w:val="none" w:sz="0" w:space="0" w:color="auto"/>
        <w:left w:val="none" w:sz="0" w:space="0" w:color="auto"/>
        <w:bottom w:val="none" w:sz="0" w:space="0" w:color="auto"/>
        <w:right w:val="none" w:sz="0" w:space="0" w:color="auto"/>
      </w:divBdr>
    </w:div>
    <w:div w:id="1098017439">
      <w:bodyDiv w:val="1"/>
      <w:marLeft w:val="0"/>
      <w:marRight w:val="0"/>
      <w:marTop w:val="0"/>
      <w:marBottom w:val="0"/>
      <w:divBdr>
        <w:top w:val="none" w:sz="0" w:space="0" w:color="auto"/>
        <w:left w:val="none" w:sz="0" w:space="0" w:color="auto"/>
        <w:bottom w:val="none" w:sz="0" w:space="0" w:color="auto"/>
        <w:right w:val="none" w:sz="0" w:space="0" w:color="auto"/>
      </w:divBdr>
    </w:div>
    <w:div w:id="1099373222">
      <w:bodyDiv w:val="1"/>
      <w:marLeft w:val="0"/>
      <w:marRight w:val="0"/>
      <w:marTop w:val="0"/>
      <w:marBottom w:val="0"/>
      <w:divBdr>
        <w:top w:val="none" w:sz="0" w:space="0" w:color="auto"/>
        <w:left w:val="none" w:sz="0" w:space="0" w:color="auto"/>
        <w:bottom w:val="none" w:sz="0" w:space="0" w:color="auto"/>
        <w:right w:val="none" w:sz="0" w:space="0" w:color="auto"/>
      </w:divBdr>
    </w:div>
    <w:div w:id="1102145892">
      <w:bodyDiv w:val="1"/>
      <w:marLeft w:val="0"/>
      <w:marRight w:val="0"/>
      <w:marTop w:val="0"/>
      <w:marBottom w:val="0"/>
      <w:divBdr>
        <w:top w:val="none" w:sz="0" w:space="0" w:color="auto"/>
        <w:left w:val="none" w:sz="0" w:space="0" w:color="auto"/>
        <w:bottom w:val="none" w:sz="0" w:space="0" w:color="auto"/>
        <w:right w:val="none" w:sz="0" w:space="0" w:color="auto"/>
      </w:divBdr>
    </w:div>
    <w:div w:id="1103957160">
      <w:bodyDiv w:val="1"/>
      <w:marLeft w:val="0"/>
      <w:marRight w:val="0"/>
      <w:marTop w:val="0"/>
      <w:marBottom w:val="0"/>
      <w:divBdr>
        <w:top w:val="none" w:sz="0" w:space="0" w:color="auto"/>
        <w:left w:val="none" w:sz="0" w:space="0" w:color="auto"/>
        <w:bottom w:val="none" w:sz="0" w:space="0" w:color="auto"/>
        <w:right w:val="none" w:sz="0" w:space="0" w:color="auto"/>
      </w:divBdr>
    </w:div>
    <w:div w:id="1109737906">
      <w:bodyDiv w:val="1"/>
      <w:marLeft w:val="0"/>
      <w:marRight w:val="0"/>
      <w:marTop w:val="0"/>
      <w:marBottom w:val="0"/>
      <w:divBdr>
        <w:top w:val="none" w:sz="0" w:space="0" w:color="auto"/>
        <w:left w:val="none" w:sz="0" w:space="0" w:color="auto"/>
        <w:bottom w:val="none" w:sz="0" w:space="0" w:color="auto"/>
        <w:right w:val="none" w:sz="0" w:space="0" w:color="auto"/>
      </w:divBdr>
    </w:div>
    <w:div w:id="1112169842">
      <w:bodyDiv w:val="1"/>
      <w:marLeft w:val="0"/>
      <w:marRight w:val="0"/>
      <w:marTop w:val="0"/>
      <w:marBottom w:val="0"/>
      <w:divBdr>
        <w:top w:val="none" w:sz="0" w:space="0" w:color="auto"/>
        <w:left w:val="none" w:sz="0" w:space="0" w:color="auto"/>
        <w:bottom w:val="none" w:sz="0" w:space="0" w:color="auto"/>
        <w:right w:val="none" w:sz="0" w:space="0" w:color="auto"/>
      </w:divBdr>
    </w:div>
    <w:div w:id="1114057666">
      <w:bodyDiv w:val="1"/>
      <w:marLeft w:val="0"/>
      <w:marRight w:val="0"/>
      <w:marTop w:val="0"/>
      <w:marBottom w:val="0"/>
      <w:divBdr>
        <w:top w:val="none" w:sz="0" w:space="0" w:color="auto"/>
        <w:left w:val="none" w:sz="0" w:space="0" w:color="auto"/>
        <w:bottom w:val="none" w:sz="0" w:space="0" w:color="auto"/>
        <w:right w:val="none" w:sz="0" w:space="0" w:color="auto"/>
      </w:divBdr>
    </w:div>
    <w:div w:id="1114058205">
      <w:bodyDiv w:val="1"/>
      <w:marLeft w:val="0"/>
      <w:marRight w:val="0"/>
      <w:marTop w:val="0"/>
      <w:marBottom w:val="0"/>
      <w:divBdr>
        <w:top w:val="none" w:sz="0" w:space="0" w:color="auto"/>
        <w:left w:val="none" w:sz="0" w:space="0" w:color="auto"/>
        <w:bottom w:val="none" w:sz="0" w:space="0" w:color="auto"/>
        <w:right w:val="none" w:sz="0" w:space="0" w:color="auto"/>
      </w:divBdr>
    </w:div>
    <w:div w:id="1115753731">
      <w:bodyDiv w:val="1"/>
      <w:marLeft w:val="0"/>
      <w:marRight w:val="0"/>
      <w:marTop w:val="0"/>
      <w:marBottom w:val="0"/>
      <w:divBdr>
        <w:top w:val="none" w:sz="0" w:space="0" w:color="auto"/>
        <w:left w:val="none" w:sz="0" w:space="0" w:color="auto"/>
        <w:bottom w:val="none" w:sz="0" w:space="0" w:color="auto"/>
        <w:right w:val="none" w:sz="0" w:space="0" w:color="auto"/>
      </w:divBdr>
    </w:div>
    <w:div w:id="1116411512">
      <w:bodyDiv w:val="1"/>
      <w:marLeft w:val="0"/>
      <w:marRight w:val="0"/>
      <w:marTop w:val="0"/>
      <w:marBottom w:val="0"/>
      <w:divBdr>
        <w:top w:val="none" w:sz="0" w:space="0" w:color="auto"/>
        <w:left w:val="none" w:sz="0" w:space="0" w:color="auto"/>
        <w:bottom w:val="none" w:sz="0" w:space="0" w:color="auto"/>
        <w:right w:val="none" w:sz="0" w:space="0" w:color="auto"/>
      </w:divBdr>
    </w:div>
    <w:div w:id="1121191294">
      <w:bodyDiv w:val="1"/>
      <w:marLeft w:val="0"/>
      <w:marRight w:val="0"/>
      <w:marTop w:val="0"/>
      <w:marBottom w:val="0"/>
      <w:divBdr>
        <w:top w:val="none" w:sz="0" w:space="0" w:color="auto"/>
        <w:left w:val="none" w:sz="0" w:space="0" w:color="auto"/>
        <w:bottom w:val="none" w:sz="0" w:space="0" w:color="auto"/>
        <w:right w:val="none" w:sz="0" w:space="0" w:color="auto"/>
      </w:divBdr>
    </w:div>
    <w:div w:id="1127700852">
      <w:bodyDiv w:val="1"/>
      <w:marLeft w:val="0"/>
      <w:marRight w:val="0"/>
      <w:marTop w:val="0"/>
      <w:marBottom w:val="0"/>
      <w:divBdr>
        <w:top w:val="none" w:sz="0" w:space="0" w:color="auto"/>
        <w:left w:val="none" w:sz="0" w:space="0" w:color="auto"/>
        <w:bottom w:val="none" w:sz="0" w:space="0" w:color="auto"/>
        <w:right w:val="none" w:sz="0" w:space="0" w:color="auto"/>
      </w:divBdr>
    </w:div>
    <w:div w:id="1128664929">
      <w:bodyDiv w:val="1"/>
      <w:marLeft w:val="0"/>
      <w:marRight w:val="0"/>
      <w:marTop w:val="0"/>
      <w:marBottom w:val="0"/>
      <w:divBdr>
        <w:top w:val="none" w:sz="0" w:space="0" w:color="auto"/>
        <w:left w:val="none" w:sz="0" w:space="0" w:color="auto"/>
        <w:bottom w:val="none" w:sz="0" w:space="0" w:color="auto"/>
        <w:right w:val="none" w:sz="0" w:space="0" w:color="auto"/>
      </w:divBdr>
    </w:div>
    <w:div w:id="1129979523">
      <w:bodyDiv w:val="1"/>
      <w:marLeft w:val="0"/>
      <w:marRight w:val="0"/>
      <w:marTop w:val="0"/>
      <w:marBottom w:val="0"/>
      <w:divBdr>
        <w:top w:val="none" w:sz="0" w:space="0" w:color="auto"/>
        <w:left w:val="none" w:sz="0" w:space="0" w:color="auto"/>
        <w:bottom w:val="none" w:sz="0" w:space="0" w:color="auto"/>
        <w:right w:val="none" w:sz="0" w:space="0" w:color="auto"/>
      </w:divBdr>
    </w:div>
    <w:div w:id="1132332922">
      <w:bodyDiv w:val="1"/>
      <w:marLeft w:val="0"/>
      <w:marRight w:val="0"/>
      <w:marTop w:val="0"/>
      <w:marBottom w:val="0"/>
      <w:divBdr>
        <w:top w:val="none" w:sz="0" w:space="0" w:color="auto"/>
        <w:left w:val="none" w:sz="0" w:space="0" w:color="auto"/>
        <w:bottom w:val="none" w:sz="0" w:space="0" w:color="auto"/>
        <w:right w:val="none" w:sz="0" w:space="0" w:color="auto"/>
      </w:divBdr>
    </w:div>
    <w:div w:id="1141120870">
      <w:bodyDiv w:val="1"/>
      <w:marLeft w:val="0"/>
      <w:marRight w:val="0"/>
      <w:marTop w:val="0"/>
      <w:marBottom w:val="0"/>
      <w:divBdr>
        <w:top w:val="none" w:sz="0" w:space="0" w:color="auto"/>
        <w:left w:val="none" w:sz="0" w:space="0" w:color="auto"/>
        <w:bottom w:val="none" w:sz="0" w:space="0" w:color="auto"/>
        <w:right w:val="none" w:sz="0" w:space="0" w:color="auto"/>
      </w:divBdr>
    </w:div>
    <w:div w:id="1141845075">
      <w:bodyDiv w:val="1"/>
      <w:marLeft w:val="0"/>
      <w:marRight w:val="0"/>
      <w:marTop w:val="0"/>
      <w:marBottom w:val="0"/>
      <w:divBdr>
        <w:top w:val="none" w:sz="0" w:space="0" w:color="auto"/>
        <w:left w:val="none" w:sz="0" w:space="0" w:color="auto"/>
        <w:bottom w:val="none" w:sz="0" w:space="0" w:color="auto"/>
        <w:right w:val="none" w:sz="0" w:space="0" w:color="auto"/>
      </w:divBdr>
    </w:div>
    <w:div w:id="1147553015">
      <w:bodyDiv w:val="1"/>
      <w:marLeft w:val="0"/>
      <w:marRight w:val="0"/>
      <w:marTop w:val="0"/>
      <w:marBottom w:val="0"/>
      <w:divBdr>
        <w:top w:val="none" w:sz="0" w:space="0" w:color="auto"/>
        <w:left w:val="none" w:sz="0" w:space="0" w:color="auto"/>
        <w:bottom w:val="none" w:sz="0" w:space="0" w:color="auto"/>
        <w:right w:val="none" w:sz="0" w:space="0" w:color="auto"/>
      </w:divBdr>
    </w:div>
    <w:div w:id="1150057808">
      <w:bodyDiv w:val="1"/>
      <w:marLeft w:val="0"/>
      <w:marRight w:val="0"/>
      <w:marTop w:val="0"/>
      <w:marBottom w:val="0"/>
      <w:divBdr>
        <w:top w:val="none" w:sz="0" w:space="0" w:color="auto"/>
        <w:left w:val="none" w:sz="0" w:space="0" w:color="auto"/>
        <w:bottom w:val="none" w:sz="0" w:space="0" w:color="auto"/>
        <w:right w:val="none" w:sz="0" w:space="0" w:color="auto"/>
      </w:divBdr>
    </w:div>
    <w:div w:id="1151143662">
      <w:bodyDiv w:val="1"/>
      <w:marLeft w:val="0"/>
      <w:marRight w:val="0"/>
      <w:marTop w:val="0"/>
      <w:marBottom w:val="0"/>
      <w:divBdr>
        <w:top w:val="none" w:sz="0" w:space="0" w:color="auto"/>
        <w:left w:val="none" w:sz="0" w:space="0" w:color="auto"/>
        <w:bottom w:val="none" w:sz="0" w:space="0" w:color="auto"/>
        <w:right w:val="none" w:sz="0" w:space="0" w:color="auto"/>
      </w:divBdr>
    </w:div>
    <w:div w:id="1152871717">
      <w:bodyDiv w:val="1"/>
      <w:marLeft w:val="0"/>
      <w:marRight w:val="0"/>
      <w:marTop w:val="0"/>
      <w:marBottom w:val="0"/>
      <w:divBdr>
        <w:top w:val="none" w:sz="0" w:space="0" w:color="auto"/>
        <w:left w:val="none" w:sz="0" w:space="0" w:color="auto"/>
        <w:bottom w:val="none" w:sz="0" w:space="0" w:color="auto"/>
        <w:right w:val="none" w:sz="0" w:space="0" w:color="auto"/>
      </w:divBdr>
    </w:div>
    <w:div w:id="1156339950">
      <w:bodyDiv w:val="1"/>
      <w:marLeft w:val="0"/>
      <w:marRight w:val="0"/>
      <w:marTop w:val="0"/>
      <w:marBottom w:val="0"/>
      <w:divBdr>
        <w:top w:val="none" w:sz="0" w:space="0" w:color="auto"/>
        <w:left w:val="none" w:sz="0" w:space="0" w:color="auto"/>
        <w:bottom w:val="none" w:sz="0" w:space="0" w:color="auto"/>
        <w:right w:val="none" w:sz="0" w:space="0" w:color="auto"/>
      </w:divBdr>
    </w:div>
    <w:div w:id="1158771523">
      <w:bodyDiv w:val="1"/>
      <w:marLeft w:val="0"/>
      <w:marRight w:val="0"/>
      <w:marTop w:val="0"/>
      <w:marBottom w:val="0"/>
      <w:divBdr>
        <w:top w:val="none" w:sz="0" w:space="0" w:color="auto"/>
        <w:left w:val="none" w:sz="0" w:space="0" w:color="auto"/>
        <w:bottom w:val="none" w:sz="0" w:space="0" w:color="auto"/>
        <w:right w:val="none" w:sz="0" w:space="0" w:color="auto"/>
      </w:divBdr>
    </w:div>
    <w:div w:id="1161577335">
      <w:bodyDiv w:val="1"/>
      <w:marLeft w:val="0"/>
      <w:marRight w:val="0"/>
      <w:marTop w:val="0"/>
      <w:marBottom w:val="0"/>
      <w:divBdr>
        <w:top w:val="none" w:sz="0" w:space="0" w:color="auto"/>
        <w:left w:val="none" w:sz="0" w:space="0" w:color="auto"/>
        <w:bottom w:val="none" w:sz="0" w:space="0" w:color="auto"/>
        <w:right w:val="none" w:sz="0" w:space="0" w:color="auto"/>
      </w:divBdr>
    </w:div>
    <w:div w:id="1163812980">
      <w:bodyDiv w:val="1"/>
      <w:marLeft w:val="0"/>
      <w:marRight w:val="0"/>
      <w:marTop w:val="0"/>
      <w:marBottom w:val="0"/>
      <w:divBdr>
        <w:top w:val="none" w:sz="0" w:space="0" w:color="auto"/>
        <w:left w:val="none" w:sz="0" w:space="0" w:color="auto"/>
        <w:bottom w:val="none" w:sz="0" w:space="0" w:color="auto"/>
        <w:right w:val="none" w:sz="0" w:space="0" w:color="auto"/>
      </w:divBdr>
    </w:div>
    <w:div w:id="1171291112">
      <w:bodyDiv w:val="1"/>
      <w:marLeft w:val="0"/>
      <w:marRight w:val="0"/>
      <w:marTop w:val="0"/>
      <w:marBottom w:val="0"/>
      <w:divBdr>
        <w:top w:val="none" w:sz="0" w:space="0" w:color="auto"/>
        <w:left w:val="none" w:sz="0" w:space="0" w:color="auto"/>
        <w:bottom w:val="none" w:sz="0" w:space="0" w:color="auto"/>
        <w:right w:val="none" w:sz="0" w:space="0" w:color="auto"/>
      </w:divBdr>
    </w:div>
    <w:div w:id="1172136784">
      <w:bodyDiv w:val="1"/>
      <w:marLeft w:val="0"/>
      <w:marRight w:val="0"/>
      <w:marTop w:val="0"/>
      <w:marBottom w:val="0"/>
      <w:divBdr>
        <w:top w:val="none" w:sz="0" w:space="0" w:color="auto"/>
        <w:left w:val="none" w:sz="0" w:space="0" w:color="auto"/>
        <w:bottom w:val="none" w:sz="0" w:space="0" w:color="auto"/>
        <w:right w:val="none" w:sz="0" w:space="0" w:color="auto"/>
      </w:divBdr>
    </w:div>
    <w:div w:id="1172798826">
      <w:bodyDiv w:val="1"/>
      <w:marLeft w:val="0"/>
      <w:marRight w:val="0"/>
      <w:marTop w:val="0"/>
      <w:marBottom w:val="0"/>
      <w:divBdr>
        <w:top w:val="none" w:sz="0" w:space="0" w:color="auto"/>
        <w:left w:val="none" w:sz="0" w:space="0" w:color="auto"/>
        <w:bottom w:val="none" w:sz="0" w:space="0" w:color="auto"/>
        <w:right w:val="none" w:sz="0" w:space="0" w:color="auto"/>
      </w:divBdr>
    </w:div>
    <w:div w:id="1176460656">
      <w:bodyDiv w:val="1"/>
      <w:marLeft w:val="0"/>
      <w:marRight w:val="0"/>
      <w:marTop w:val="0"/>
      <w:marBottom w:val="0"/>
      <w:divBdr>
        <w:top w:val="none" w:sz="0" w:space="0" w:color="auto"/>
        <w:left w:val="none" w:sz="0" w:space="0" w:color="auto"/>
        <w:bottom w:val="none" w:sz="0" w:space="0" w:color="auto"/>
        <w:right w:val="none" w:sz="0" w:space="0" w:color="auto"/>
      </w:divBdr>
    </w:div>
    <w:div w:id="1176729810">
      <w:bodyDiv w:val="1"/>
      <w:marLeft w:val="0"/>
      <w:marRight w:val="0"/>
      <w:marTop w:val="0"/>
      <w:marBottom w:val="0"/>
      <w:divBdr>
        <w:top w:val="none" w:sz="0" w:space="0" w:color="auto"/>
        <w:left w:val="none" w:sz="0" w:space="0" w:color="auto"/>
        <w:bottom w:val="none" w:sz="0" w:space="0" w:color="auto"/>
        <w:right w:val="none" w:sz="0" w:space="0" w:color="auto"/>
      </w:divBdr>
    </w:div>
    <w:div w:id="1178538617">
      <w:bodyDiv w:val="1"/>
      <w:marLeft w:val="0"/>
      <w:marRight w:val="0"/>
      <w:marTop w:val="0"/>
      <w:marBottom w:val="0"/>
      <w:divBdr>
        <w:top w:val="none" w:sz="0" w:space="0" w:color="auto"/>
        <w:left w:val="none" w:sz="0" w:space="0" w:color="auto"/>
        <w:bottom w:val="none" w:sz="0" w:space="0" w:color="auto"/>
        <w:right w:val="none" w:sz="0" w:space="0" w:color="auto"/>
      </w:divBdr>
    </w:div>
    <w:div w:id="1180119375">
      <w:bodyDiv w:val="1"/>
      <w:marLeft w:val="0"/>
      <w:marRight w:val="0"/>
      <w:marTop w:val="0"/>
      <w:marBottom w:val="0"/>
      <w:divBdr>
        <w:top w:val="none" w:sz="0" w:space="0" w:color="auto"/>
        <w:left w:val="none" w:sz="0" w:space="0" w:color="auto"/>
        <w:bottom w:val="none" w:sz="0" w:space="0" w:color="auto"/>
        <w:right w:val="none" w:sz="0" w:space="0" w:color="auto"/>
      </w:divBdr>
    </w:div>
    <w:div w:id="1182666254">
      <w:bodyDiv w:val="1"/>
      <w:marLeft w:val="0"/>
      <w:marRight w:val="0"/>
      <w:marTop w:val="0"/>
      <w:marBottom w:val="0"/>
      <w:divBdr>
        <w:top w:val="none" w:sz="0" w:space="0" w:color="auto"/>
        <w:left w:val="none" w:sz="0" w:space="0" w:color="auto"/>
        <w:bottom w:val="none" w:sz="0" w:space="0" w:color="auto"/>
        <w:right w:val="none" w:sz="0" w:space="0" w:color="auto"/>
      </w:divBdr>
    </w:div>
    <w:div w:id="1184898833">
      <w:bodyDiv w:val="1"/>
      <w:marLeft w:val="0"/>
      <w:marRight w:val="0"/>
      <w:marTop w:val="0"/>
      <w:marBottom w:val="0"/>
      <w:divBdr>
        <w:top w:val="none" w:sz="0" w:space="0" w:color="auto"/>
        <w:left w:val="none" w:sz="0" w:space="0" w:color="auto"/>
        <w:bottom w:val="none" w:sz="0" w:space="0" w:color="auto"/>
        <w:right w:val="none" w:sz="0" w:space="0" w:color="auto"/>
      </w:divBdr>
    </w:div>
    <w:div w:id="1185290483">
      <w:bodyDiv w:val="1"/>
      <w:marLeft w:val="0"/>
      <w:marRight w:val="0"/>
      <w:marTop w:val="0"/>
      <w:marBottom w:val="0"/>
      <w:divBdr>
        <w:top w:val="none" w:sz="0" w:space="0" w:color="auto"/>
        <w:left w:val="none" w:sz="0" w:space="0" w:color="auto"/>
        <w:bottom w:val="none" w:sz="0" w:space="0" w:color="auto"/>
        <w:right w:val="none" w:sz="0" w:space="0" w:color="auto"/>
      </w:divBdr>
    </w:div>
    <w:div w:id="1189487814">
      <w:bodyDiv w:val="1"/>
      <w:marLeft w:val="0"/>
      <w:marRight w:val="0"/>
      <w:marTop w:val="0"/>
      <w:marBottom w:val="0"/>
      <w:divBdr>
        <w:top w:val="none" w:sz="0" w:space="0" w:color="auto"/>
        <w:left w:val="none" w:sz="0" w:space="0" w:color="auto"/>
        <w:bottom w:val="none" w:sz="0" w:space="0" w:color="auto"/>
        <w:right w:val="none" w:sz="0" w:space="0" w:color="auto"/>
      </w:divBdr>
    </w:div>
    <w:div w:id="1190988023">
      <w:bodyDiv w:val="1"/>
      <w:marLeft w:val="0"/>
      <w:marRight w:val="0"/>
      <w:marTop w:val="0"/>
      <w:marBottom w:val="0"/>
      <w:divBdr>
        <w:top w:val="none" w:sz="0" w:space="0" w:color="auto"/>
        <w:left w:val="none" w:sz="0" w:space="0" w:color="auto"/>
        <w:bottom w:val="none" w:sz="0" w:space="0" w:color="auto"/>
        <w:right w:val="none" w:sz="0" w:space="0" w:color="auto"/>
      </w:divBdr>
    </w:div>
    <w:div w:id="1191380285">
      <w:bodyDiv w:val="1"/>
      <w:marLeft w:val="0"/>
      <w:marRight w:val="0"/>
      <w:marTop w:val="0"/>
      <w:marBottom w:val="0"/>
      <w:divBdr>
        <w:top w:val="none" w:sz="0" w:space="0" w:color="auto"/>
        <w:left w:val="none" w:sz="0" w:space="0" w:color="auto"/>
        <w:bottom w:val="none" w:sz="0" w:space="0" w:color="auto"/>
        <w:right w:val="none" w:sz="0" w:space="0" w:color="auto"/>
      </w:divBdr>
      <w:divsChild>
        <w:div w:id="139465267">
          <w:marLeft w:val="640"/>
          <w:marRight w:val="0"/>
          <w:marTop w:val="0"/>
          <w:marBottom w:val="0"/>
          <w:divBdr>
            <w:top w:val="none" w:sz="0" w:space="0" w:color="auto"/>
            <w:left w:val="none" w:sz="0" w:space="0" w:color="auto"/>
            <w:bottom w:val="none" w:sz="0" w:space="0" w:color="auto"/>
            <w:right w:val="none" w:sz="0" w:space="0" w:color="auto"/>
          </w:divBdr>
        </w:div>
        <w:div w:id="167987292">
          <w:marLeft w:val="640"/>
          <w:marRight w:val="0"/>
          <w:marTop w:val="0"/>
          <w:marBottom w:val="0"/>
          <w:divBdr>
            <w:top w:val="none" w:sz="0" w:space="0" w:color="auto"/>
            <w:left w:val="none" w:sz="0" w:space="0" w:color="auto"/>
            <w:bottom w:val="none" w:sz="0" w:space="0" w:color="auto"/>
            <w:right w:val="none" w:sz="0" w:space="0" w:color="auto"/>
          </w:divBdr>
        </w:div>
        <w:div w:id="244339940">
          <w:marLeft w:val="640"/>
          <w:marRight w:val="0"/>
          <w:marTop w:val="0"/>
          <w:marBottom w:val="0"/>
          <w:divBdr>
            <w:top w:val="none" w:sz="0" w:space="0" w:color="auto"/>
            <w:left w:val="none" w:sz="0" w:space="0" w:color="auto"/>
            <w:bottom w:val="none" w:sz="0" w:space="0" w:color="auto"/>
            <w:right w:val="none" w:sz="0" w:space="0" w:color="auto"/>
          </w:divBdr>
        </w:div>
        <w:div w:id="250090674">
          <w:marLeft w:val="640"/>
          <w:marRight w:val="0"/>
          <w:marTop w:val="0"/>
          <w:marBottom w:val="0"/>
          <w:divBdr>
            <w:top w:val="none" w:sz="0" w:space="0" w:color="auto"/>
            <w:left w:val="none" w:sz="0" w:space="0" w:color="auto"/>
            <w:bottom w:val="none" w:sz="0" w:space="0" w:color="auto"/>
            <w:right w:val="none" w:sz="0" w:space="0" w:color="auto"/>
          </w:divBdr>
        </w:div>
        <w:div w:id="309483197">
          <w:marLeft w:val="640"/>
          <w:marRight w:val="0"/>
          <w:marTop w:val="0"/>
          <w:marBottom w:val="0"/>
          <w:divBdr>
            <w:top w:val="none" w:sz="0" w:space="0" w:color="auto"/>
            <w:left w:val="none" w:sz="0" w:space="0" w:color="auto"/>
            <w:bottom w:val="none" w:sz="0" w:space="0" w:color="auto"/>
            <w:right w:val="none" w:sz="0" w:space="0" w:color="auto"/>
          </w:divBdr>
        </w:div>
        <w:div w:id="341205956">
          <w:marLeft w:val="640"/>
          <w:marRight w:val="0"/>
          <w:marTop w:val="0"/>
          <w:marBottom w:val="0"/>
          <w:divBdr>
            <w:top w:val="none" w:sz="0" w:space="0" w:color="auto"/>
            <w:left w:val="none" w:sz="0" w:space="0" w:color="auto"/>
            <w:bottom w:val="none" w:sz="0" w:space="0" w:color="auto"/>
            <w:right w:val="none" w:sz="0" w:space="0" w:color="auto"/>
          </w:divBdr>
        </w:div>
        <w:div w:id="437144812">
          <w:marLeft w:val="640"/>
          <w:marRight w:val="0"/>
          <w:marTop w:val="0"/>
          <w:marBottom w:val="0"/>
          <w:divBdr>
            <w:top w:val="none" w:sz="0" w:space="0" w:color="auto"/>
            <w:left w:val="none" w:sz="0" w:space="0" w:color="auto"/>
            <w:bottom w:val="none" w:sz="0" w:space="0" w:color="auto"/>
            <w:right w:val="none" w:sz="0" w:space="0" w:color="auto"/>
          </w:divBdr>
        </w:div>
        <w:div w:id="500630424">
          <w:marLeft w:val="640"/>
          <w:marRight w:val="0"/>
          <w:marTop w:val="0"/>
          <w:marBottom w:val="0"/>
          <w:divBdr>
            <w:top w:val="none" w:sz="0" w:space="0" w:color="auto"/>
            <w:left w:val="none" w:sz="0" w:space="0" w:color="auto"/>
            <w:bottom w:val="none" w:sz="0" w:space="0" w:color="auto"/>
            <w:right w:val="none" w:sz="0" w:space="0" w:color="auto"/>
          </w:divBdr>
        </w:div>
        <w:div w:id="500702069">
          <w:marLeft w:val="640"/>
          <w:marRight w:val="0"/>
          <w:marTop w:val="0"/>
          <w:marBottom w:val="0"/>
          <w:divBdr>
            <w:top w:val="none" w:sz="0" w:space="0" w:color="auto"/>
            <w:left w:val="none" w:sz="0" w:space="0" w:color="auto"/>
            <w:bottom w:val="none" w:sz="0" w:space="0" w:color="auto"/>
            <w:right w:val="none" w:sz="0" w:space="0" w:color="auto"/>
          </w:divBdr>
        </w:div>
        <w:div w:id="503907968">
          <w:marLeft w:val="640"/>
          <w:marRight w:val="0"/>
          <w:marTop w:val="0"/>
          <w:marBottom w:val="0"/>
          <w:divBdr>
            <w:top w:val="none" w:sz="0" w:space="0" w:color="auto"/>
            <w:left w:val="none" w:sz="0" w:space="0" w:color="auto"/>
            <w:bottom w:val="none" w:sz="0" w:space="0" w:color="auto"/>
            <w:right w:val="none" w:sz="0" w:space="0" w:color="auto"/>
          </w:divBdr>
        </w:div>
        <w:div w:id="620769003">
          <w:marLeft w:val="640"/>
          <w:marRight w:val="0"/>
          <w:marTop w:val="0"/>
          <w:marBottom w:val="0"/>
          <w:divBdr>
            <w:top w:val="none" w:sz="0" w:space="0" w:color="auto"/>
            <w:left w:val="none" w:sz="0" w:space="0" w:color="auto"/>
            <w:bottom w:val="none" w:sz="0" w:space="0" w:color="auto"/>
            <w:right w:val="none" w:sz="0" w:space="0" w:color="auto"/>
          </w:divBdr>
        </w:div>
        <w:div w:id="627081146">
          <w:marLeft w:val="640"/>
          <w:marRight w:val="0"/>
          <w:marTop w:val="0"/>
          <w:marBottom w:val="0"/>
          <w:divBdr>
            <w:top w:val="none" w:sz="0" w:space="0" w:color="auto"/>
            <w:left w:val="none" w:sz="0" w:space="0" w:color="auto"/>
            <w:bottom w:val="none" w:sz="0" w:space="0" w:color="auto"/>
            <w:right w:val="none" w:sz="0" w:space="0" w:color="auto"/>
          </w:divBdr>
        </w:div>
        <w:div w:id="627394921">
          <w:marLeft w:val="640"/>
          <w:marRight w:val="0"/>
          <w:marTop w:val="0"/>
          <w:marBottom w:val="0"/>
          <w:divBdr>
            <w:top w:val="none" w:sz="0" w:space="0" w:color="auto"/>
            <w:left w:val="none" w:sz="0" w:space="0" w:color="auto"/>
            <w:bottom w:val="none" w:sz="0" w:space="0" w:color="auto"/>
            <w:right w:val="none" w:sz="0" w:space="0" w:color="auto"/>
          </w:divBdr>
        </w:div>
        <w:div w:id="651177943">
          <w:marLeft w:val="640"/>
          <w:marRight w:val="0"/>
          <w:marTop w:val="0"/>
          <w:marBottom w:val="0"/>
          <w:divBdr>
            <w:top w:val="none" w:sz="0" w:space="0" w:color="auto"/>
            <w:left w:val="none" w:sz="0" w:space="0" w:color="auto"/>
            <w:bottom w:val="none" w:sz="0" w:space="0" w:color="auto"/>
            <w:right w:val="none" w:sz="0" w:space="0" w:color="auto"/>
          </w:divBdr>
        </w:div>
        <w:div w:id="673994291">
          <w:marLeft w:val="640"/>
          <w:marRight w:val="0"/>
          <w:marTop w:val="0"/>
          <w:marBottom w:val="0"/>
          <w:divBdr>
            <w:top w:val="none" w:sz="0" w:space="0" w:color="auto"/>
            <w:left w:val="none" w:sz="0" w:space="0" w:color="auto"/>
            <w:bottom w:val="none" w:sz="0" w:space="0" w:color="auto"/>
            <w:right w:val="none" w:sz="0" w:space="0" w:color="auto"/>
          </w:divBdr>
        </w:div>
        <w:div w:id="686323255">
          <w:marLeft w:val="640"/>
          <w:marRight w:val="0"/>
          <w:marTop w:val="0"/>
          <w:marBottom w:val="0"/>
          <w:divBdr>
            <w:top w:val="none" w:sz="0" w:space="0" w:color="auto"/>
            <w:left w:val="none" w:sz="0" w:space="0" w:color="auto"/>
            <w:bottom w:val="none" w:sz="0" w:space="0" w:color="auto"/>
            <w:right w:val="none" w:sz="0" w:space="0" w:color="auto"/>
          </w:divBdr>
        </w:div>
        <w:div w:id="704528329">
          <w:marLeft w:val="640"/>
          <w:marRight w:val="0"/>
          <w:marTop w:val="0"/>
          <w:marBottom w:val="0"/>
          <w:divBdr>
            <w:top w:val="none" w:sz="0" w:space="0" w:color="auto"/>
            <w:left w:val="none" w:sz="0" w:space="0" w:color="auto"/>
            <w:bottom w:val="none" w:sz="0" w:space="0" w:color="auto"/>
            <w:right w:val="none" w:sz="0" w:space="0" w:color="auto"/>
          </w:divBdr>
        </w:div>
        <w:div w:id="751507104">
          <w:marLeft w:val="640"/>
          <w:marRight w:val="0"/>
          <w:marTop w:val="0"/>
          <w:marBottom w:val="0"/>
          <w:divBdr>
            <w:top w:val="none" w:sz="0" w:space="0" w:color="auto"/>
            <w:left w:val="none" w:sz="0" w:space="0" w:color="auto"/>
            <w:bottom w:val="none" w:sz="0" w:space="0" w:color="auto"/>
            <w:right w:val="none" w:sz="0" w:space="0" w:color="auto"/>
          </w:divBdr>
        </w:div>
        <w:div w:id="757749585">
          <w:marLeft w:val="640"/>
          <w:marRight w:val="0"/>
          <w:marTop w:val="0"/>
          <w:marBottom w:val="0"/>
          <w:divBdr>
            <w:top w:val="none" w:sz="0" w:space="0" w:color="auto"/>
            <w:left w:val="none" w:sz="0" w:space="0" w:color="auto"/>
            <w:bottom w:val="none" w:sz="0" w:space="0" w:color="auto"/>
            <w:right w:val="none" w:sz="0" w:space="0" w:color="auto"/>
          </w:divBdr>
        </w:div>
        <w:div w:id="772626221">
          <w:marLeft w:val="640"/>
          <w:marRight w:val="0"/>
          <w:marTop w:val="0"/>
          <w:marBottom w:val="0"/>
          <w:divBdr>
            <w:top w:val="none" w:sz="0" w:space="0" w:color="auto"/>
            <w:left w:val="none" w:sz="0" w:space="0" w:color="auto"/>
            <w:bottom w:val="none" w:sz="0" w:space="0" w:color="auto"/>
            <w:right w:val="none" w:sz="0" w:space="0" w:color="auto"/>
          </w:divBdr>
        </w:div>
        <w:div w:id="773130507">
          <w:marLeft w:val="640"/>
          <w:marRight w:val="0"/>
          <w:marTop w:val="0"/>
          <w:marBottom w:val="0"/>
          <w:divBdr>
            <w:top w:val="none" w:sz="0" w:space="0" w:color="auto"/>
            <w:left w:val="none" w:sz="0" w:space="0" w:color="auto"/>
            <w:bottom w:val="none" w:sz="0" w:space="0" w:color="auto"/>
            <w:right w:val="none" w:sz="0" w:space="0" w:color="auto"/>
          </w:divBdr>
        </w:div>
        <w:div w:id="791242034">
          <w:marLeft w:val="640"/>
          <w:marRight w:val="0"/>
          <w:marTop w:val="0"/>
          <w:marBottom w:val="0"/>
          <w:divBdr>
            <w:top w:val="none" w:sz="0" w:space="0" w:color="auto"/>
            <w:left w:val="none" w:sz="0" w:space="0" w:color="auto"/>
            <w:bottom w:val="none" w:sz="0" w:space="0" w:color="auto"/>
            <w:right w:val="none" w:sz="0" w:space="0" w:color="auto"/>
          </w:divBdr>
        </w:div>
        <w:div w:id="813447373">
          <w:marLeft w:val="640"/>
          <w:marRight w:val="0"/>
          <w:marTop w:val="0"/>
          <w:marBottom w:val="0"/>
          <w:divBdr>
            <w:top w:val="none" w:sz="0" w:space="0" w:color="auto"/>
            <w:left w:val="none" w:sz="0" w:space="0" w:color="auto"/>
            <w:bottom w:val="none" w:sz="0" w:space="0" w:color="auto"/>
            <w:right w:val="none" w:sz="0" w:space="0" w:color="auto"/>
          </w:divBdr>
        </w:div>
        <w:div w:id="962535196">
          <w:marLeft w:val="640"/>
          <w:marRight w:val="0"/>
          <w:marTop w:val="0"/>
          <w:marBottom w:val="0"/>
          <w:divBdr>
            <w:top w:val="none" w:sz="0" w:space="0" w:color="auto"/>
            <w:left w:val="none" w:sz="0" w:space="0" w:color="auto"/>
            <w:bottom w:val="none" w:sz="0" w:space="0" w:color="auto"/>
            <w:right w:val="none" w:sz="0" w:space="0" w:color="auto"/>
          </w:divBdr>
        </w:div>
        <w:div w:id="1059864133">
          <w:marLeft w:val="640"/>
          <w:marRight w:val="0"/>
          <w:marTop w:val="0"/>
          <w:marBottom w:val="0"/>
          <w:divBdr>
            <w:top w:val="none" w:sz="0" w:space="0" w:color="auto"/>
            <w:left w:val="none" w:sz="0" w:space="0" w:color="auto"/>
            <w:bottom w:val="none" w:sz="0" w:space="0" w:color="auto"/>
            <w:right w:val="none" w:sz="0" w:space="0" w:color="auto"/>
          </w:divBdr>
        </w:div>
        <w:div w:id="1118765604">
          <w:marLeft w:val="640"/>
          <w:marRight w:val="0"/>
          <w:marTop w:val="0"/>
          <w:marBottom w:val="0"/>
          <w:divBdr>
            <w:top w:val="none" w:sz="0" w:space="0" w:color="auto"/>
            <w:left w:val="none" w:sz="0" w:space="0" w:color="auto"/>
            <w:bottom w:val="none" w:sz="0" w:space="0" w:color="auto"/>
            <w:right w:val="none" w:sz="0" w:space="0" w:color="auto"/>
          </w:divBdr>
        </w:div>
        <w:div w:id="1182815793">
          <w:marLeft w:val="640"/>
          <w:marRight w:val="0"/>
          <w:marTop w:val="0"/>
          <w:marBottom w:val="0"/>
          <w:divBdr>
            <w:top w:val="none" w:sz="0" w:space="0" w:color="auto"/>
            <w:left w:val="none" w:sz="0" w:space="0" w:color="auto"/>
            <w:bottom w:val="none" w:sz="0" w:space="0" w:color="auto"/>
            <w:right w:val="none" w:sz="0" w:space="0" w:color="auto"/>
          </w:divBdr>
        </w:div>
        <w:div w:id="1249148564">
          <w:marLeft w:val="640"/>
          <w:marRight w:val="0"/>
          <w:marTop w:val="0"/>
          <w:marBottom w:val="0"/>
          <w:divBdr>
            <w:top w:val="none" w:sz="0" w:space="0" w:color="auto"/>
            <w:left w:val="none" w:sz="0" w:space="0" w:color="auto"/>
            <w:bottom w:val="none" w:sz="0" w:space="0" w:color="auto"/>
            <w:right w:val="none" w:sz="0" w:space="0" w:color="auto"/>
          </w:divBdr>
        </w:div>
        <w:div w:id="1268149765">
          <w:marLeft w:val="640"/>
          <w:marRight w:val="0"/>
          <w:marTop w:val="0"/>
          <w:marBottom w:val="0"/>
          <w:divBdr>
            <w:top w:val="none" w:sz="0" w:space="0" w:color="auto"/>
            <w:left w:val="none" w:sz="0" w:space="0" w:color="auto"/>
            <w:bottom w:val="none" w:sz="0" w:space="0" w:color="auto"/>
            <w:right w:val="none" w:sz="0" w:space="0" w:color="auto"/>
          </w:divBdr>
        </w:div>
        <w:div w:id="1272905938">
          <w:marLeft w:val="640"/>
          <w:marRight w:val="0"/>
          <w:marTop w:val="0"/>
          <w:marBottom w:val="0"/>
          <w:divBdr>
            <w:top w:val="none" w:sz="0" w:space="0" w:color="auto"/>
            <w:left w:val="none" w:sz="0" w:space="0" w:color="auto"/>
            <w:bottom w:val="none" w:sz="0" w:space="0" w:color="auto"/>
            <w:right w:val="none" w:sz="0" w:space="0" w:color="auto"/>
          </w:divBdr>
        </w:div>
        <w:div w:id="1296566695">
          <w:marLeft w:val="640"/>
          <w:marRight w:val="0"/>
          <w:marTop w:val="0"/>
          <w:marBottom w:val="0"/>
          <w:divBdr>
            <w:top w:val="none" w:sz="0" w:space="0" w:color="auto"/>
            <w:left w:val="none" w:sz="0" w:space="0" w:color="auto"/>
            <w:bottom w:val="none" w:sz="0" w:space="0" w:color="auto"/>
            <w:right w:val="none" w:sz="0" w:space="0" w:color="auto"/>
          </w:divBdr>
        </w:div>
        <w:div w:id="1298101109">
          <w:marLeft w:val="640"/>
          <w:marRight w:val="0"/>
          <w:marTop w:val="0"/>
          <w:marBottom w:val="0"/>
          <w:divBdr>
            <w:top w:val="none" w:sz="0" w:space="0" w:color="auto"/>
            <w:left w:val="none" w:sz="0" w:space="0" w:color="auto"/>
            <w:bottom w:val="none" w:sz="0" w:space="0" w:color="auto"/>
            <w:right w:val="none" w:sz="0" w:space="0" w:color="auto"/>
          </w:divBdr>
        </w:div>
        <w:div w:id="1300301602">
          <w:marLeft w:val="640"/>
          <w:marRight w:val="0"/>
          <w:marTop w:val="0"/>
          <w:marBottom w:val="0"/>
          <w:divBdr>
            <w:top w:val="none" w:sz="0" w:space="0" w:color="auto"/>
            <w:left w:val="none" w:sz="0" w:space="0" w:color="auto"/>
            <w:bottom w:val="none" w:sz="0" w:space="0" w:color="auto"/>
            <w:right w:val="none" w:sz="0" w:space="0" w:color="auto"/>
          </w:divBdr>
        </w:div>
        <w:div w:id="1357848726">
          <w:marLeft w:val="640"/>
          <w:marRight w:val="0"/>
          <w:marTop w:val="0"/>
          <w:marBottom w:val="0"/>
          <w:divBdr>
            <w:top w:val="none" w:sz="0" w:space="0" w:color="auto"/>
            <w:left w:val="none" w:sz="0" w:space="0" w:color="auto"/>
            <w:bottom w:val="none" w:sz="0" w:space="0" w:color="auto"/>
            <w:right w:val="none" w:sz="0" w:space="0" w:color="auto"/>
          </w:divBdr>
        </w:div>
        <w:div w:id="1402874055">
          <w:marLeft w:val="640"/>
          <w:marRight w:val="0"/>
          <w:marTop w:val="0"/>
          <w:marBottom w:val="0"/>
          <w:divBdr>
            <w:top w:val="none" w:sz="0" w:space="0" w:color="auto"/>
            <w:left w:val="none" w:sz="0" w:space="0" w:color="auto"/>
            <w:bottom w:val="none" w:sz="0" w:space="0" w:color="auto"/>
            <w:right w:val="none" w:sz="0" w:space="0" w:color="auto"/>
          </w:divBdr>
        </w:div>
        <w:div w:id="1429085508">
          <w:marLeft w:val="640"/>
          <w:marRight w:val="0"/>
          <w:marTop w:val="0"/>
          <w:marBottom w:val="0"/>
          <w:divBdr>
            <w:top w:val="none" w:sz="0" w:space="0" w:color="auto"/>
            <w:left w:val="none" w:sz="0" w:space="0" w:color="auto"/>
            <w:bottom w:val="none" w:sz="0" w:space="0" w:color="auto"/>
            <w:right w:val="none" w:sz="0" w:space="0" w:color="auto"/>
          </w:divBdr>
        </w:div>
        <w:div w:id="1458059478">
          <w:marLeft w:val="640"/>
          <w:marRight w:val="0"/>
          <w:marTop w:val="0"/>
          <w:marBottom w:val="0"/>
          <w:divBdr>
            <w:top w:val="none" w:sz="0" w:space="0" w:color="auto"/>
            <w:left w:val="none" w:sz="0" w:space="0" w:color="auto"/>
            <w:bottom w:val="none" w:sz="0" w:space="0" w:color="auto"/>
            <w:right w:val="none" w:sz="0" w:space="0" w:color="auto"/>
          </w:divBdr>
        </w:div>
        <w:div w:id="1470244021">
          <w:marLeft w:val="640"/>
          <w:marRight w:val="0"/>
          <w:marTop w:val="0"/>
          <w:marBottom w:val="0"/>
          <w:divBdr>
            <w:top w:val="none" w:sz="0" w:space="0" w:color="auto"/>
            <w:left w:val="none" w:sz="0" w:space="0" w:color="auto"/>
            <w:bottom w:val="none" w:sz="0" w:space="0" w:color="auto"/>
            <w:right w:val="none" w:sz="0" w:space="0" w:color="auto"/>
          </w:divBdr>
        </w:div>
        <w:div w:id="1481651326">
          <w:marLeft w:val="640"/>
          <w:marRight w:val="0"/>
          <w:marTop w:val="0"/>
          <w:marBottom w:val="0"/>
          <w:divBdr>
            <w:top w:val="none" w:sz="0" w:space="0" w:color="auto"/>
            <w:left w:val="none" w:sz="0" w:space="0" w:color="auto"/>
            <w:bottom w:val="none" w:sz="0" w:space="0" w:color="auto"/>
            <w:right w:val="none" w:sz="0" w:space="0" w:color="auto"/>
          </w:divBdr>
        </w:div>
        <w:div w:id="1500193043">
          <w:marLeft w:val="640"/>
          <w:marRight w:val="0"/>
          <w:marTop w:val="0"/>
          <w:marBottom w:val="0"/>
          <w:divBdr>
            <w:top w:val="none" w:sz="0" w:space="0" w:color="auto"/>
            <w:left w:val="none" w:sz="0" w:space="0" w:color="auto"/>
            <w:bottom w:val="none" w:sz="0" w:space="0" w:color="auto"/>
            <w:right w:val="none" w:sz="0" w:space="0" w:color="auto"/>
          </w:divBdr>
        </w:div>
        <w:div w:id="1536193463">
          <w:marLeft w:val="640"/>
          <w:marRight w:val="0"/>
          <w:marTop w:val="0"/>
          <w:marBottom w:val="0"/>
          <w:divBdr>
            <w:top w:val="none" w:sz="0" w:space="0" w:color="auto"/>
            <w:left w:val="none" w:sz="0" w:space="0" w:color="auto"/>
            <w:bottom w:val="none" w:sz="0" w:space="0" w:color="auto"/>
            <w:right w:val="none" w:sz="0" w:space="0" w:color="auto"/>
          </w:divBdr>
        </w:div>
        <w:div w:id="1554197195">
          <w:marLeft w:val="640"/>
          <w:marRight w:val="0"/>
          <w:marTop w:val="0"/>
          <w:marBottom w:val="0"/>
          <w:divBdr>
            <w:top w:val="none" w:sz="0" w:space="0" w:color="auto"/>
            <w:left w:val="none" w:sz="0" w:space="0" w:color="auto"/>
            <w:bottom w:val="none" w:sz="0" w:space="0" w:color="auto"/>
            <w:right w:val="none" w:sz="0" w:space="0" w:color="auto"/>
          </w:divBdr>
        </w:div>
        <w:div w:id="1557163547">
          <w:marLeft w:val="640"/>
          <w:marRight w:val="0"/>
          <w:marTop w:val="0"/>
          <w:marBottom w:val="0"/>
          <w:divBdr>
            <w:top w:val="none" w:sz="0" w:space="0" w:color="auto"/>
            <w:left w:val="none" w:sz="0" w:space="0" w:color="auto"/>
            <w:bottom w:val="none" w:sz="0" w:space="0" w:color="auto"/>
            <w:right w:val="none" w:sz="0" w:space="0" w:color="auto"/>
          </w:divBdr>
        </w:div>
        <w:div w:id="1575699583">
          <w:marLeft w:val="640"/>
          <w:marRight w:val="0"/>
          <w:marTop w:val="0"/>
          <w:marBottom w:val="0"/>
          <w:divBdr>
            <w:top w:val="none" w:sz="0" w:space="0" w:color="auto"/>
            <w:left w:val="none" w:sz="0" w:space="0" w:color="auto"/>
            <w:bottom w:val="none" w:sz="0" w:space="0" w:color="auto"/>
            <w:right w:val="none" w:sz="0" w:space="0" w:color="auto"/>
          </w:divBdr>
        </w:div>
        <w:div w:id="1594242674">
          <w:marLeft w:val="640"/>
          <w:marRight w:val="0"/>
          <w:marTop w:val="0"/>
          <w:marBottom w:val="0"/>
          <w:divBdr>
            <w:top w:val="none" w:sz="0" w:space="0" w:color="auto"/>
            <w:left w:val="none" w:sz="0" w:space="0" w:color="auto"/>
            <w:bottom w:val="none" w:sz="0" w:space="0" w:color="auto"/>
            <w:right w:val="none" w:sz="0" w:space="0" w:color="auto"/>
          </w:divBdr>
        </w:div>
        <w:div w:id="1626689573">
          <w:marLeft w:val="640"/>
          <w:marRight w:val="0"/>
          <w:marTop w:val="0"/>
          <w:marBottom w:val="0"/>
          <w:divBdr>
            <w:top w:val="none" w:sz="0" w:space="0" w:color="auto"/>
            <w:left w:val="none" w:sz="0" w:space="0" w:color="auto"/>
            <w:bottom w:val="none" w:sz="0" w:space="0" w:color="auto"/>
            <w:right w:val="none" w:sz="0" w:space="0" w:color="auto"/>
          </w:divBdr>
        </w:div>
        <w:div w:id="1633439414">
          <w:marLeft w:val="640"/>
          <w:marRight w:val="0"/>
          <w:marTop w:val="0"/>
          <w:marBottom w:val="0"/>
          <w:divBdr>
            <w:top w:val="none" w:sz="0" w:space="0" w:color="auto"/>
            <w:left w:val="none" w:sz="0" w:space="0" w:color="auto"/>
            <w:bottom w:val="none" w:sz="0" w:space="0" w:color="auto"/>
            <w:right w:val="none" w:sz="0" w:space="0" w:color="auto"/>
          </w:divBdr>
        </w:div>
        <w:div w:id="1689863902">
          <w:marLeft w:val="640"/>
          <w:marRight w:val="0"/>
          <w:marTop w:val="0"/>
          <w:marBottom w:val="0"/>
          <w:divBdr>
            <w:top w:val="none" w:sz="0" w:space="0" w:color="auto"/>
            <w:left w:val="none" w:sz="0" w:space="0" w:color="auto"/>
            <w:bottom w:val="none" w:sz="0" w:space="0" w:color="auto"/>
            <w:right w:val="none" w:sz="0" w:space="0" w:color="auto"/>
          </w:divBdr>
        </w:div>
        <w:div w:id="1700817261">
          <w:marLeft w:val="640"/>
          <w:marRight w:val="0"/>
          <w:marTop w:val="0"/>
          <w:marBottom w:val="0"/>
          <w:divBdr>
            <w:top w:val="none" w:sz="0" w:space="0" w:color="auto"/>
            <w:left w:val="none" w:sz="0" w:space="0" w:color="auto"/>
            <w:bottom w:val="none" w:sz="0" w:space="0" w:color="auto"/>
            <w:right w:val="none" w:sz="0" w:space="0" w:color="auto"/>
          </w:divBdr>
        </w:div>
        <w:div w:id="1704288251">
          <w:marLeft w:val="640"/>
          <w:marRight w:val="0"/>
          <w:marTop w:val="0"/>
          <w:marBottom w:val="0"/>
          <w:divBdr>
            <w:top w:val="none" w:sz="0" w:space="0" w:color="auto"/>
            <w:left w:val="none" w:sz="0" w:space="0" w:color="auto"/>
            <w:bottom w:val="none" w:sz="0" w:space="0" w:color="auto"/>
            <w:right w:val="none" w:sz="0" w:space="0" w:color="auto"/>
          </w:divBdr>
        </w:div>
        <w:div w:id="1742486764">
          <w:marLeft w:val="640"/>
          <w:marRight w:val="0"/>
          <w:marTop w:val="0"/>
          <w:marBottom w:val="0"/>
          <w:divBdr>
            <w:top w:val="none" w:sz="0" w:space="0" w:color="auto"/>
            <w:left w:val="none" w:sz="0" w:space="0" w:color="auto"/>
            <w:bottom w:val="none" w:sz="0" w:space="0" w:color="auto"/>
            <w:right w:val="none" w:sz="0" w:space="0" w:color="auto"/>
          </w:divBdr>
        </w:div>
        <w:div w:id="1743798757">
          <w:marLeft w:val="640"/>
          <w:marRight w:val="0"/>
          <w:marTop w:val="0"/>
          <w:marBottom w:val="0"/>
          <w:divBdr>
            <w:top w:val="none" w:sz="0" w:space="0" w:color="auto"/>
            <w:left w:val="none" w:sz="0" w:space="0" w:color="auto"/>
            <w:bottom w:val="none" w:sz="0" w:space="0" w:color="auto"/>
            <w:right w:val="none" w:sz="0" w:space="0" w:color="auto"/>
          </w:divBdr>
        </w:div>
        <w:div w:id="1783843834">
          <w:marLeft w:val="640"/>
          <w:marRight w:val="0"/>
          <w:marTop w:val="0"/>
          <w:marBottom w:val="0"/>
          <w:divBdr>
            <w:top w:val="none" w:sz="0" w:space="0" w:color="auto"/>
            <w:left w:val="none" w:sz="0" w:space="0" w:color="auto"/>
            <w:bottom w:val="none" w:sz="0" w:space="0" w:color="auto"/>
            <w:right w:val="none" w:sz="0" w:space="0" w:color="auto"/>
          </w:divBdr>
        </w:div>
        <w:div w:id="1796678333">
          <w:marLeft w:val="640"/>
          <w:marRight w:val="0"/>
          <w:marTop w:val="0"/>
          <w:marBottom w:val="0"/>
          <w:divBdr>
            <w:top w:val="none" w:sz="0" w:space="0" w:color="auto"/>
            <w:left w:val="none" w:sz="0" w:space="0" w:color="auto"/>
            <w:bottom w:val="none" w:sz="0" w:space="0" w:color="auto"/>
            <w:right w:val="none" w:sz="0" w:space="0" w:color="auto"/>
          </w:divBdr>
        </w:div>
        <w:div w:id="1800030372">
          <w:marLeft w:val="640"/>
          <w:marRight w:val="0"/>
          <w:marTop w:val="0"/>
          <w:marBottom w:val="0"/>
          <w:divBdr>
            <w:top w:val="none" w:sz="0" w:space="0" w:color="auto"/>
            <w:left w:val="none" w:sz="0" w:space="0" w:color="auto"/>
            <w:bottom w:val="none" w:sz="0" w:space="0" w:color="auto"/>
            <w:right w:val="none" w:sz="0" w:space="0" w:color="auto"/>
          </w:divBdr>
        </w:div>
        <w:div w:id="1929187782">
          <w:marLeft w:val="640"/>
          <w:marRight w:val="0"/>
          <w:marTop w:val="0"/>
          <w:marBottom w:val="0"/>
          <w:divBdr>
            <w:top w:val="none" w:sz="0" w:space="0" w:color="auto"/>
            <w:left w:val="none" w:sz="0" w:space="0" w:color="auto"/>
            <w:bottom w:val="none" w:sz="0" w:space="0" w:color="auto"/>
            <w:right w:val="none" w:sz="0" w:space="0" w:color="auto"/>
          </w:divBdr>
        </w:div>
        <w:div w:id="1943412423">
          <w:marLeft w:val="640"/>
          <w:marRight w:val="0"/>
          <w:marTop w:val="0"/>
          <w:marBottom w:val="0"/>
          <w:divBdr>
            <w:top w:val="none" w:sz="0" w:space="0" w:color="auto"/>
            <w:left w:val="none" w:sz="0" w:space="0" w:color="auto"/>
            <w:bottom w:val="none" w:sz="0" w:space="0" w:color="auto"/>
            <w:right w:val="none" w:sz="0" w:space="0" w:color="auto"/>
          </w:divBdr>
        </w:div>
        <w:div w:id="1949582525">
          <w:marLeft w:val="640"/>
          <w:marRight w:val="0"/>
          <w:marTop w:val="0"/>
          <w:marBottom w:val="0"/>
          <w:divBdr>
            <w:top w:val="none" w:sz="0" w:space="0" w:color="auto"/>
            <w:left w:val="none" w:sz="0" w:space="0" w:color="auto"/>
            <w:bottom w:val="none" w:sz="0" w:space="0" w:color="auto"/>
            <w:right w:val="none" w:sz="0" w:space="0" w:color="auto"/>
          </w:divBdr>
        </w:div>
        <w:div w:id="1962612688">
          <w:marLeft w:val="640"/>
          <w:marRight w:val="0"/>
          <w:marTop w:val="0"/>
          <w:marBottom w:val="0"/>
          <w:divBdr>
            <w:top w:val="none" w:sz="0" w:space="0" w:color="auto"/>
            <w:left w:val="none" w:sz="0" w:space="0" w:color="auto"/>
            <w:bottom w:val="none" w:sz="0" w:space="0" w:color="auto"/>
            <w:right w:val="none" w:sz="0" w:space="0" w:color="auto"/>
          </w:divBdr>
        </w:div>
        <w:div w:id="1976712659">
          <w:marLeft w:val="640"/>
          <w:marRight w:val="0"/>
          <w:marTop w:val="0"/>
          <w:marBottom w:val="0"/>
          <w:divBdr>
            <w:top w:val="none" w:sz="0" w:space="0" w:color="auto"/>
            <w:left w:val="none" w:sz="0" w:space="0" w:color="auto"/>
            <w:bottom w:val="none" w:sz="0" w:space="0" w:color="auto"/>
            <w:right w:val="none" w:sz="0" w:space="0" w:color="auto"/>
          </w:divBdr>
        </w:div>
        <w:div w:id="1989089537">
          <w:marLeft w:val="640"/>
          <w:marRight w:val="0"/>
          <w:marTop w:val="0"/>
          <w:marBottom w:val="0"/>
          <w:divBdr>
            <w:top w:val="none" w:sz="0" w:space="0" w:color="auto"/>
            <w:left w:val="none" w:sz="0" w:space="0" w:color="auto"/>
            <w:bottom w:val="none" w:sz="0" w:space="0" w:color="auto"/>
            <w:right w:val="none" w:sz="0" w:space="0" w:color="auto"/>
          </w:divBdr>
        </w:div>
        <w:div w:id="1990475854">
          <w:marLeft w:val="640"/>
          <w:marRight w:val="0"/>
          <w:marTop w:val="0"/>
          <w:marBottom w:val="0"/>
          <w:divBdr>
            <w:top w:val="none" w:sz="0" w:space="0" w:color="auto"/>
            <w:left w:val="none" w:sz="0" w:space="0" w:color="auto"/>
            <w:bottom w:val="none" w:sz="0" w:space="0" w:color="auto"/>
            <w:right w:val="none" w:sz="0" w:space="0" w:color="auto"/>
          </w:divBdr>
        </w:div>
        <w:div w:id="2006126030">
          <w:marLeft w:val="640"/>
          <w:marRight w:val="0"/>
          <w:marTop w:val="0"/>
          <w:marBottom w:val="0"/>
          <w:divBdr>
            <w:top w:val="none" w:sz="0" w:space="0" w:color="auto"/>
            <w:left w:val="none" w:sz="0" w:space="0" w:color="auto"/>
            <w:bottom w:val="none" w:sz="0" w:space="0" w:color="auto"/>
            <w:right w:val="none" w:sz="0" w:space="0" w:color="auto"/>
          </w:divBdr>
        </w:div>
        <w:div w:id="2092387399">
          <w:marLeft w:val="640"/>
          <w:marRight w:val="0"/>
          <w:marTop w:val="0"/>
          <w:marBottom w:val="0"/>
          <w:divBdr>
            <w:top w:val="none" w:sz="0" w:space="0" w:color="auto"/>
            <w:left w:val="none" w:sz="0" w:space="0" w:color="auto"/>
            <w:bottom w:val="none" w:sz="0" w:space="0" w:color="auto"/>
            <w:right w:val="none" w:sz="0" w:space="0" w:color="auto"/>
          </w:divBdr>
        </w:div>
        <w:div w:id="2106460835">
          <w:marLeft w:val="640"/>
          <w:marRight w:val="0"/>
          <w:marTop w:val="0"/>
          <w:marBottom w:val="0"/>
          <w:divBdr>
            <w:top w:val="none" w:sz="0" w:space="0" w:color="auto"/>
            <w:left w:val="none" w:sz="0" w:space="0" w:color="auto"/>
            <w:bottom w:val="none" w:sz="0" w:space="0" w:color="auto"/>
            <w:right w:val="none" w:sz="0" w:space="0" w:color="auto"/>
          </w:divBdr>
        </w:div>
        <w:div w:id="2131778179">
          <w:marLeft w:val="640"/>
          <w:marRight w:val="0"/>
          <w:marTop w:val="0"/>
          <w:marBottom w:val="0"/>
          <w:divBdr>
            <w:top w:val="none" w:sz="0" w:space="0" w:color="auto"/>
            <w:left w:val="none" w:sz="0" w:space="0" w:color="auto"/>
            <w:bottom w:val="none" w:sz="0" w:space="0" w:color="auto"/>
            <w:right w:val="none" w:sz="0" w:space="0" w:color="auto"/>
          </w:divBdr>
        </w:div>
      </w:divsChild>
    </w:div>
    <w:div w:id="1193297688">
      <w:bodyDiv w:val="1"/>
      <w:marLeft w:val="0"/>
      <w:marRight w:val="0"/>
      <w:marTop w:val="0"/>
      <w:marBottom w:val="0"/>
      <w:divBdr>
        <w:top w:val="none" w:sz="0" w:space="0" w:color="auto"/>
        <w:left w:val="none" w:sz="0" w:space="0" w:color="auto"/>
        <w:bottom w:val="none" w:sz="0" w:space="0" w:color="auto"/>
        <w:right w:val="none" w:sz="0" w:space="0" w:color="auto"/>
      </w:divBdr>
    </w:div>
    <w:div w:id="1193765701">
      <w:bodyDiv w:val="1"/>
      <w:marLeft w:val="0"/>
      <w:marRight w:val="0"/>
      <w:marTop w:val="0"/>
      <w:marBottom w:val="0"/>
      <w:divBdr>
        <w:top w:val="none" w:sz="0" w:space="0" w:color="auto"/>
        <w:left w:val="none" w:sz="0" w:space="0" w:color="auto"/>
        <w:bottom w:val="none" w:sz="0" w:space="0" w:color="auto"/>
        <w:right w:val="none" w:sz="0" w:space="0" w:color="auto"/>
      </w:divBdr>
    </w:div>
    <w:div w:id="1197306753">
      <w:bodyDiv w:val="1"/>
      <w:marLeft w:val="0"/>
      <w:marRight w:val="0"/>
      <w:marTop w:val="0"/>
      <w:marBottom w:val="0"/>
      <w:divBdr>
        <w:top w:val="none" w:sz="0" w:space="0" w:color="auto"/>
        <w:left w:val="none" w:sz="0" w:space="0" w:color="auto"/>
        <w:bottom w:val="none" w:sz="0" w:space="0" w:color="auto"/>
        <w:right w:val="none" w:sz="0" w:space="0" w:color="auto"/>
      </w:divBdr>
    </w:div>
    <w:div w:id="1197309857">
      <w:bodyDiv w:val="1"/>
      <w:marLeft w:val="0"/>
      <w:marRight w:val="0"/>
      <w:marTop w:val="0"/>
      <w:marBottom w:val="0"/>
      <w:divBdr>
        <w:top w:val="none" w:sz="0" w:space="0" w:color="auto"/>
        <w:left w:val="none" w:sz="0" w:space="0" w:color="auto"/>
        <w:bottom w:val="none" w:sz="0" w:space="0" w:color="auto"/>
        <w:right w:val="none" w:sz="0" w:space="0" w:color="auto"/>
      </w:divBdr>
    </w:div>
    <w:div w:id="1200125576">
      <w:bodyDiv w:val="1"/>
      <w:marLeft w:val="0"/>
      <w:marRight w:val="0"/>
      <w:marTop w:val="0"/>
      <w:marBottom w:val="0"/>
      <w:divBdr>
        <w:top w:val="none" w:sz="0" w:space="0" w:color="auto"/>
        <w:left w:val="none" w:sz="0" w:space="0" w:color="auto"/>
        <w:bottom w:val="none" w:sz="0" w:space="0" w:color="auto"/>
        <w:right w:val="none" w:sz="0" w:space="0" w:color="auto"/>
      </w:divBdr>
      <w:divsChild>
        <w:div w:id="39866697">
          <w:marLeft w:val="640"/>
          <w:marRight w:val="0"/>
          <w:marTop w:val="0"/>
          <w:marBottom w:val="0"/>
          <w:divBdr>
            <w:top w:val="none" w:sz="0" w:space="0" w:color="auto"/>
            <w:left w:val="none" w:sz="0" w:space="0" w:color="auto"/>
            <w:bottom w:val="none" w:sz="0" w:space="0" w:color="auto"/>
            <w:right w:val="none" w:sz="0" w:space="0" w:color="auto"/>
          </w:divBdr>
        </w:div>
        <w:div w:id="44524669">
          <w:marLeft w:val="640"/>
          <w:marRight w:val="0"/>
          <w:marTop w:val="0"/>
          <w:marBottom w:val="0"/>
          <w:divBdr>
            <w:top w:val="none" w:sz="0" w:space="0" w:color="auto"/>
            <w:left w:val="none" w:sz="0" w:space="0" w:color="auto"/>
            <w:bottom w:val="none" w:sz="0" w:space="0" w:color="auto"/>
            <w:right w:val="none" w:sz="0" w:space="0" w:color="auto"/>
          </w:divBdr>
        </w:div>
        <w:div w:id="46532848">
          <w:marLeft w:val="640"/>
          <w:marRight w:val="0"/>
          <w:marTop w:val="0"/>
          <w:marBottom w:val="0"/>
          <w:divBdr>
            <w:top w:val="none" w:sz="0" w:space="0" w:color="auto"/>
            <w:left w:val="none" w:sz="0" w:space="0" w:color="auto"/>
            <w:bottom w:val="none" w:sz="0" w:space="0" w:color="auto"/>
            <w:right w:val="none" w:sz="0" w:space="0" w:color="auto"/>
          </w:divBdr>
        </w:div>
        <w:div w:id="131947729">
          <w:marLeft w:val="640"/>
          <w:marRight w:val="0"/>
          <w:marTop w:val="0"/>
          <w:marBottom w:val="0"/>
          <w:divBdr>
            <w:top w:val="none" w:sz="0" w:space="0" w:color="auto"/>
            <w:left w:val="none" w:sz="0" w:space="0" w:color="auto"/>
            <w:bottom w:val="none" w:sz="0" w:space="0" w:color="auto"/>
            <w:right w:val="none" w:sz="0" w:space="0" w:color="auto"/>
          </w:divBdr>
        </w:div>
        <w:div w:id="138041372">
          <w:marLeft w:val="640"/>
          <w:marRight w:val="0"/>
          <w:marTop w:val="0"/>
          <w:marBottom w:val="0"/>
          <w:divBdr>
            <w:top w:val="none" w:sz="0" w:space="0" w:color="auto"/>
            <w:left w:val="none" w:sz="0" w:space="0" w:color="auto"/>
            <w:bottom w:val="none" w:sz="0" w:space="0" w:color="auto"/>
            <w:right w:val="none" w:sz="0" w:space="0" w:color="auto"/>
          </w:divBdr>
        </w:div>
        <w:div w:id="255405735">
          <w:marLeft w:val="640"/>
          <w:marRight w:val="0"/>
          <w:marTop w:val="0"/>
          <w:marBottom w:val="0"/>
          <w:divBdr>
            <w:top w:val="none" w:sz="0" w:space="0" w:color="auto"/>
            <w:left w:val="none" w:sz="0" w:space="0" w:color="auto"/>
            <w:bottom w:val="none" w:sz="0" w:space="0" w:color="auto"/>
            <w:right w:val="none" w:sz="0" w:space="0" w:color="auto"/>
          </w:divBdr>
        </w:div>
        <w:div w:id="269702534">
          <w:marLeft w:val="640"/>
          <w:marRight w:val="0"/>
          <w:marTop w:val="0"/>
          <w:marBottom w:val="0"/>
          <w:divBdr>
            <w:top w:val="none" w:sz="0" w:space="0" w:color="auto"/>
            <w:left w:val="none" w:sz="0" w:space="0" w:color="auto"/>
            <w:bottom w:val="none" w:sz="0" w:space="0" w:color="auto"/>
            <w:right w:val="none" w:sz="0" w:space="0" w:color="auto"/>
          </w:divBdr>
        </w:div>
        <w:div w:id="269897225">
          <w:marLeft w:val="640"/>
          <w:marRight w:val="0"/>
          <w:marTop w:val="0"/>
          <w:marBottom w:val="0"/>
          <w:divBdr>
            <w:top w:val="none" w:sz="0" w:space="0" w:color="auto"/>
            <w:left w:val="none" w:sz="0" w:space="0" w:color="auto"/>
            <w:bottom w:val="none" w:sz="0" w:space="0" w:color="auto"/>
            <w:right w:val="none" w:sz="0" w:space="0" w:color="auto"/>
          </w:divBdr>
        </w:div>
        <w:div w:id="271279152">
          <w:marLeft w:val="640"/>
          <w:marRight w:val="0"/>
          <w:marTop w:val="0"/>
          <w:marBottom w:val="0"/>
          <w:divBdr>
            <w:top w:val="none" w:sz="0" w:space="0" w:color="auto"/>
            <w:left w:val="none" w:sz="0" w:space="0" w:color="auto"/>
            <w:bottom w:val="none" w:sz="0" w:space="0" w:color="auto"/>
            <w:right w:val="none" w:sz="0" w:space="0" w:color="auto"/>
          </w:divBdr>
        </w:div>
        <w:div w:id="285815418">
          <w:marLeft w:val="640"/>
          <w:marRight w:val="0"/>
          <w:marTop w:val="0"/>
          <w:marBottom w:val="0"/>
          <w:divBdr>
            <w:top w:val="none" w:sz="0" w:space="0" w:color="auto"/>
            <w:left w:val="none" w:sz="0" w:space="0" w:color="auto"/>
            <w:bottom w:val="none" w:sz="0" w:space="0" w:color="auto"/>
            <w:right w:val="none" w:sz="0" w:space="0" w:color="auto"/>
          </w:divBdr>
        </w:div>
        <w:div w:id="326597235">
          <w:marLeft w:val="640"/>
          <w:marRight w:val="0"/>
          <w:marTop w:val="0"/>
          <w:marBottom w:val="0"/>
          <w:divBdr>
            <w:top w:val="none" w:sz="0" w:space="0" w:color="auto"/>
            <w:left w:val="none" w:sz="0" w:space="0" w:color="auto"/>
            <w:bottom w:val="none" w:sz="0" w:space="0" w:color="auto"/>
            <w:right w:val="none" w:sz="0" w:space="0" w:color="auto"/>
          </w:divBdr>
        </w:div>
        <w:div w:id="345714898">
          <w:marLeft w:val="640"/>
          <w:marRight w:val="0"/>
          <w:marTop w:val="0"/>
          <w:marBottom w:val="0"/>
          <w:divBdr>
            <w:top w:val="none" w:sz="0" w:space="0" w:color="auto"/>
            <w:left w:val="none" w:sz="0" w:space="0" w:color="auto"/>
            <w:bottom w:val="none" w:sz="0" w:space="0" w:color="auto"/>
            <w:right w:val="none" w:sz="0" w:space="0" w:color="auto"/>
          </w:divBdr>
        </w:div>
        <w:div w:id="365764962">
          <w:marLeft w:val="640"/>
          <w:marRight w:val="0"/>
          <w:marTop w:val="0"/>
          <w:marBottom w:val="0"/>
          <w:divBdr>
            <w:top w:val="none" w:sz="0" w:space="0" w:color="auto"/>
            <w:left w:val="none" w:sz="0" w:space="0" w:color="auto"/>
            <w:bottom w:val="none" w:sz="0" w:space="0" w:color="auto"/>
            <w:right w:val="none" w:sz="0" w:space="0" w:color="auto"/>
          </w:divBdr>
        </w:div>
        <w:div w:id="366175375">
          <w:marLeft w:val="640"/>
          <w:marRight w:val="0"/>
          <w:marTop w:val="0"/>
          <w:marBottom w:val="0"/>
          <w:divBdr>
            <w:top w:val="none" w:sz="0" w:space="0" w:color="auto"/>
            <w:left w:val="none" w:sz="0" w:space="0" w:color="auto"/>
            <w:bottom w:val="none" w:sz="0" w:space="0" w:color="auto"/>
            <w:right w:val="none" w:sz="0" w:space="0" w:color="auto"/>
          </w:divBdr>
        </w:div>
        <w:div w:id="388529124">
          <w:marLeft w:val="640"/>
          <w:marRight w:val="0"/>
          <w:marTop w:val="0"/>
          <w:marBottom w:val="0"/>
          <w:divBdr>
            <w:top w:val="none" w:sz="0" w:space="0" w:color="auto"/>
            <w:left w:val="none" w:sz="0" w:space="0" w:color="auto"/>
            <w:bottom w:val="none" w:sz="0" w:space="0" w:color="auto"/>
            <w:right w:val="none" w:sz="0" w:space="0" w:color="auto"/>
          </w:divBdr>
        </w:div>
        <w:div w:id="407385057">
          <w:marLeft w:val="640"/>
          <w:marRight w:val="0"/>
          <w:marTop w:val="0"/>
          <w:marBottom w:val="0"/>
          <w:divBdr>
            <w:top w:val="none" w:sz="0" w:space="0" w:color="auto"/>
            <w:left w:val="none" w:sz="0" w:space="0" w:color="auto"/>
            <w:bottom w:val="none" w:sz="0" w:space="0" w:color="auto"/>
            <w:right w:val="none" w:sz="0" w:space="0" w:color="auto"/>
          </w:divBdr>
        </w:div>
        <w:div w:id="410083536">
          <w:marLeft w:val="640"/>
          <w:marRight w:val="0"/>
          <w:marTop w:val="0"/>
          <w:marBottom w:val="0"/>
          <w:divBdr>
            <w:top w:val="none" w:sz="0" w:space="0" w:color="auto"/>
            <w:left w:val="none" w:sz="0" w:space="0" w:color="auto"/>
            <w:bottom w:val="none" w:sz="0" w:space="0" w:color="auto"/>
            <w:right w:val="none" w:sz="0" w:space="0" w:color="auto"/>
          </w:divBdr>
        </w:div>
        <w:div w:id="477068847">
          <w:marLeft w:val="640"/>
          <w:marRight w:val="0"/>
          <w:marTop w:val="0"/>
          <w:marBottom w:val="0"/>
          <w:divBdr>
            <w:top w:val="none" w:sz="0" w:space="0" w:color="auto"/>
            <w:left w:val="none" w:sz="0" w:space="0" w:color="auto"/>
            <w:bottom w:val="none" w:sz="0" w:space="0" w:color="auto"/>
            <w:right w:val="none" w:sz="0" w:space="0" w:color="auto"/>
          </w:divBdr>
        </w:div>
        <w:div w:id="498811612">
          <w:marLeft w:val="640"/>
          <w:marRight w:val="0"/>
          <w:marTop w:val="0"/>
          <w:marBottom w:val="0"/>
          <w:divBdr>
            <w:top w:val="none" w:sz="0" w:space="0" w:color="auto"/>
            <w:left w:val="none" w:sz="0" w:space="0" w:color="auto"/>
            <w:bottom w:val="none" w:sz="0" w:space="0" w:color="auto"/>
            <w:right w:val="none" w:sz="0" w:space="0" w:color="auto"/>
          </w:divBdr>
        </w:div>
        <w:div w:id="554774184">
          <w:marLeft w:val="640"/>
          <w:marRight w:val="0"/>
          <w:marTop w:val="0"/>
          <w:marBottom w:val="0"/>
          <w:divBdr>
            <w:top w:val="none" w:sz="0" w:space="0" w:color="auto"/>
            <w:left w:val="none" w:sz="0" w:space="0" w:color="auto"/>
            <w:bottom w:val="none" w:sz="0" w:space="0" w:color="auto"/>
            <w:right w:val="none" w:sz="0" w:space="0" w:color="auto"/>
          </w:divBdr>
        </w:div>
        <w:div w:id="571239991">
          <w:marLeft w:val="640"/>
          <w:marRight w:val="0"/>
          <w:marTop w:val="0"/>
          <w:marBottom w:val="0"/>
          <w:divBdr>
            <w:top w:val="none" w:sz="0" w:space="0" w:color="auto"/>
            <w:left w:val="none" w:sz="0" w:space="0" w:color="auto"/>
            <w:bottom w:val="none" w:sz="0" w:space="0" w:color="auto"/>
            <w:right w:val="none" w:sz="0" w:space="0" w:color="auto"/>
          </w:divBdr>
        </w:div>
        <w:div w:id="571431581">
          <w:marLeft w:val="640"/>
          <w:marRight w:val="0"/>
          <w:marTop w:val="0"/>
          <w:marBottom w:val="0"/>
          <w:divBdr>
            <w:top w:val="none" w:sz="0" w:space="0" w:color="auto"/>
            <w:left w:val="none" w:sz="0" w:space="0" w:color="auto"/>
            <w:bottom w:val="none" w:sz="0" w:space="0" w:color="auto"/>
            <w:right w:val="none" w:sz="0" w:space="0" w:color="auto"/>
          </w:divBdr>
        </w:div>
        <w:div w:id="591087434">
          <w:marLeft w:val="640"/>
          <w:marRight w:val="0"/>
          <w:marTop w:val="0"/>
          <w:marBottom w:val="0"/>
          <w:divBdr>
            <w:top w:val="none" w:sz="0" w:space="0" w:color="auto"/>
            <w:left w:val="none" w:sz="0" w:space="0" w:color="auto"/>
            <w:bottom w:val="none" w:sz="0" w:space="0" w:color="auto"/>
            <w:right w:val="none" w:sz="0" w:space="0" w:color="auto"/>
          </w:divBdr>
        </w:div>
        <w:div w:id="602036074">
          <w:marLeft w:val="640"/>
          <w:marRight w:val="0"/>
          <w:marTop w:val="0"/>
          <w:marBottom w:val="0"/>
          <w:divBdr>
            <w:top w:val="none" w:sz="0" w:space="0" w:color="auto"/>
            <w:left w:val="none" w:sz="0" w:space="0" w:color="auto"/>
            <w:bottom w:val="none" w:sz="0" w:space="0" w:color="auto"/>
            <w:right w:val="none" w:sz="0" w:space="0" w:color="auto"/>
          </w:divBdr>
        </w:div>
        <w:div w:id="604964853">
          <w:marLeft w:val="640"/>
          <w:marRight w:val="0"/>
          <w:marTop w:val="0"/>
          <w:marBottom w:val="0"/>
          <w:divBdr>
            <w:top w:val="none" w:sz="0" w:space="0" w:color="auto"/>
            <w:left w:val="none" w:sz="0" w:space="0" w:color="auto"/>
            <w:bottom w:val="none" w:sz="0" w:space="0" w:color="auto"/>
            <w:right w:val="none" w:sz="0" w:space="0" w:color="auto"/>
          </w:divBdr>
        </w:div>
        <w:div w:id="632054385">
          <w:marLeft w:val="640"/>
          <w:marRight w:val="0"/>
          <w:marTop w:val="0"/>
          <w:marBottom w:val="0"/>
          <w:divBdr>
            <w:top w:val="none" w:sz="0" w:space="0" w:color="auto"/>
            <w:left w:val="none" w:sz="0" w:space="0" w:color="auto"/>
            <w:bottom w:val="none" w:sz="0" w:space="0" w:color="auto"/>
            <w:right w:val="none" w:sz="0" w:space="0" w:color="auto"/>
          </w:divBdr>
        </w:div>
        <w:div w:id="677736973">
          <w:marLeft w:val="640"/>
          <w:marRight w:val="0"/>
          <w:marTop w:val="0"/>
          <w:marBottom w:val="0"/>
          <w:divBdr>
            <w:top w:val="none" w:sz="0" w:space="0" w:color="auto"/>
            <w:left w:val="none" w:sz="0" w:space="0" w:color="auto"/>
            <w:bottom w:val="none" w:sz="0" w:space="0" w:color="auto"/>
            <w:right w:val="none" w:sz="0" w:space="0" w:color="auto"/>
          </w:divBdr>
        </w:div>
        <w:div w:id="715592930">
          <w:marLeft w:val="640"/>
          <w:marRight w:val="0"/>
          <w:marTop w:val="0"/>
          <w:marBottom w:val="0"/>
          <w:divBdr>
            <w:top w:val="none" w:sz="0" w:space="0" w:color="auto"/>
            <w:left w:val="none" w:sz="0" w:space="0" w:color="auto"/>
            <w:bottom w:val="none" w:sz="0" w:space="0" w:color="auto"/>
            <w:right w:val="none" w:sz="0" w:space="0" w:color="auto"/>
          </w:divBdr>
        </w:div>
        <w:div w:id="752430031">
          <w:marLeft w:val="640"/>
          <w:marRight w:val="0"/>
          <w:marTop w:val="0"/>
          <w:marBottom w:val="0"/>
          <w:divBdr>
            <w:top w:val="none" w:sz="0" w:space="0" w:color="auto"/>
            <w:left w:val="none" w:sz="0" w:space="0" w:color="auto"/>
            <w:bottom w:val="none" w:sz="0" w:space="0" w:color="auto"/>
            <w:right w:val="none" w:sz="0" w:space="0" w:color="auto"/>
          </w:divBdr>
        </w:div>
        <w:div w:id="754476545">
          <w:marLeft w:val="640"/>
          <w:marRight w:val="0"/>
          <w:marTop w:val="0"/>
          <w:marBottom w:val="0"/>
          <w:divBdr>
            <w:top w:val="none" w:sz="0" w:space="0" w:color="auto"/>
            <w:left w:val="none" w:sz="0" w:space="0" w:color="auto"/>
            <w:bottom w:val="none" w:sz="0" w:space="0" w:color="auto"/>
            <w:right w:val="none" w:sz="0" w:space="0" w:color="auto"/>
          </w:divBdr>
        </w:div>
        <w:div w:id="777023211">
          <w:marLeft w:val="640"/>
          <w:marRight w:val="0"/>
          <w:marTop w:val="0"/>
          <w:marBottom w:val="0"/>
          <w:divBdr>
            <w:top w:val="none" w:sz="0" w:space="0" w:color="auto"/>
            <w:left w:val="none" w:sz="0" w:space="0" w:color="auto"/>
            <w:bottom w:val="none" w:sz="0" w:space="0" w:color="auto"/>
            <w:right w:val="none" w:sz="0" w:space="0" w:color="auto"/>
          </w:divBdr>
        </w:div>
        <w:div w:id="803349020">
          <w:marLeft w:val="640"/>
          <w:marRight w:val="0"/>
          <w:marTop w:val="0"/>
          <w:marBottom w:val="0"/>
          <w:divBdr>
            <w:top w:val="none" w:sz="0" w:space="0" w:color="auto"/>
            <w:left w:val="none" w:sz="0" w:space="0" w:color="auto"/>
            <w:bottom w:val="none" w:sz="0" w:space="0" w:color="auto"/>
            <w:right w:val="none" w:sz="0" w:space="0" w:color="auto"/>
          </w:divBdr>
        </w:div>
        <w:div w:id="820081902">
          <w:marLeft w:val="640"/>
          <w:marRight w:val="0"/>
          <w:marTop w:val="0"/>
          <w:marBottom w:val="0"/>
          <w:divBdr>
            <w:top w:val="none" w:sz="0" w:space="0" w:color="auto"/>
            <w:left w:val="none" w:sz="0" w:space="0" w:color="auto"/>
            <w:bottom w:val="none" w:sz="0" w:space="0" w:color="auto"/>
            <w:right w:val="none" w:sz="0" w:space="0" w:color="auto"/>
          </w:divBdr>
        </w:div>
        <w:div w:id="884679511">
          <w:marLeft w:val="640"/>
          <w:marRight w:val="0"/>
          <w:marTop w:val="0"/>
          <w:marBottom w:val="0"/>
          <w:divBdr>
            <w:top w:val="none" w:sz="0" w:space="0" w:color="auto"/>
            <w:left w:val="none" w:sz="0" w:space="0" w:color="auto"/>
            <w:bottom w:val="none" w:sz="0" w:space="0" w:color="auto"/>
            <w:right w:val="none" w:sz="0" w:space="0" w:color="auto"/>
          </w:divBdr>
        </w:div>
        <w:div w:id="1049720919">
          <w:marLeft w:val="640"/>
          <w:marRight w:val="0"/>
          <w:marTop w:val="0"/>
          <w:marBottom w:val="0"/>
          <w:divBdr>
            <w:top w:val="none" w:sz="0" w:space="0" w:color="auto"/>
            <w:left w:val="none" w:sz="0" w:space="0" w:color="auto"/>
            <w:bottom w:val="none" w:sz="0" w:space="0" w:color="auto"/>
            <w:right w:val="none" w:sz="0" w:space="0" w:color="auto"/>
          </w:divBdr>
        </w:div>
        <w:div w:id="1125778286">
          <w:marLeft w:val="640"/>
          <w:marRight w:val="0"/>
          <w:marTop w:val="0"/>
          <w:marBottom w:val="0"/>
          <w:divBdr>
            <w:top w:val="none" w:sz="0" w:space="0" w:color="auto"/>
            <w:left w:val="none" w:sz="0" w:space="0" w:color="auto"/>
            <w:bottom w:val="none" w:sz="0" w:space="0" w:color="auto"/>
            <w:right w:val="none" w:sz="0" w:space="0" w:color="auto"/>
          </w:divBdr>
        </w:div>
        <w:div w:id="1131095318">
          <w:marLeft w:val="640"/>
          <w:marRight w:val="0"/>
          <w:marTop w:val="0"/>
          <w:marBottom w:val="0"/>
          <w:divBdr>
            <w:top w:val="none" w:sz="0" w:space="0" w:color="auto"/>
            <w:left w:val="none" w:sz="0" w:space="0" w:color="auto"/>
            <w:bottom w:val="none" w:sz="0" w:space="0" w:color="auto"/>
            <w:right w:val="none" w:sz="0" w:space="0" w:color="auto"/>
          </w:divBdr>
        </w:div>
        <w:div w:id="1173764726">
          <w:marLeft w:val="640"/>
          <w:marRight w:val="0"/>
          <w:marTop w:val="0"/>
          <w:marBottom w:val="0"/>
          <w:divBdr>
            <w:top w:val="none" w:sz="0" w:space="0" w:color="auto"/>
            <w:left w:val="none" w:sz="0" w:space="0" w:color="auto"/>
            <w:bottom w:val="none" w:sz="0" w:space="0" w:color="auto"/>
            <w:right w:val="none" w:sz="0" w:space="0" w:color="auto"/>
          </w:divBdr>
        </w:div>
        <w:div w:id="1189298860">
          <w:marLeft w:val="640"/>
          <w:marRight w:val="0"/>
          <w:marTop w:val="0"/>
          <w:marBottom w:val="0"/>
          <w:divBdr>
            <w:top w:val="none" w:sz="0" w:space="0" w:color="auto"/>
            <w:left w:val="none" w:sz="0" w:space="0" w:color="auto"/>
            <w:bottom w:val="none" w:sz="0" w:space="0" w:color="auto"/>
            <w:right w:val="none" w:sz="0" w:space="0" w:color="auto"/>
          </w:divBdr>
        </w:div>
        <w:div w:id="1226139504">
          <w:marLeft w:val="640"/>
          <w:marRight w:val="0"/>
          <w:marTop w:val="0"/>
          <w:marBottom w:val="0"/>
          <w:divBdr>
            <w:top w:val="none" w:sz="0" w:space="0" w:color="auto"/>
            <w:left w:val="none" w:sz="0" w:space="0" w:color="auto"/>
            <w:bottom w:val="none" w:sz="0" w:space="0" w:color="auto"/>
            <w:right w:val="none" w:sz="0" w:space="0" w:color="auto"/>
          </w:divBdr>
        </w:div>
        <w:div w:id="1284581434">
          <w:marLeft w:val="640"/>
          <w:marRight w:val="0"/>
          <w:marTop w:val="0"/>
          <w:marBottom w:val="0"/>
          <w:divBdr>
            <w:top w:val="none" w:sz="0" w:space="0" w:color="auto"/>
            <w:left w:val="none" w:sz="0" w:space="0" w:color="auto"/>
            <w:bottom w:val="none" w:sz="0" w:space="0" w:color="auto"/>
            <w:right w:val="none" w:sz="0" w:space="0" w:color="auto"/>
          </w:divBdr>
        </w:div>
        <w:div w:id="1316646672">
          <w:marLeft w:val="640"/>
          <w:marRight w:val="0"/>
          <w:marTop w:val="0"/>
          <w:marBottom w:val="0"/>
          <w:divBdr>
            <w:top w:val="none" w:sz="0" w:space="0" w:color="auto"/>
            <w:left w:val="none" w:sz="0" w:space="0" w:color="auto"/>
            <w:bottom w:val="none" w:sz="0" w:space="0" w:color="auto"/>
            <w:right w:val="none" w:sz="0" w:space="0" w:color="auto"/>
          </w:divBdr>
        </w:div>
        <w:div w:id="1322193031">
          <w:marLeft w:val="640"/>
          <w:marRight w:val="0"/>
          <w:marTop w:val="0"/>
          <w:marBottom w:val="0"/>
          <w:divBdr>
            <w:top w:val="none" w:sz="0" w:space="0" w:color="auto"/>
            <w:left w:val="none" w:sz="0" w:space="0" w:color="auto"/>
            <w:bottom w:val="none" w:sz="0" w:space="0" w:color="auto"/>
            <w:right w:val="none" w:sz="0" w:space="0" w:color="auto"/>
          </w:divBdr>
        </w:div>
        <w:div w:id="1351372875">
          <w:marLeft w:val="640"/>
          <w:marRight w:val="0"/>
          <w:marTop w:val="0"/>
          <w:marBottom w:val="0"/>
          <w:divBdr>
            <w:top w:val="none" w:sz="0" w:space="0" w:color="auto"/>
            <w:left w:val="none" w:sz="0" w:space="0" w:color="auto"/>
            <w:bottom w:val="none" w:sz="0" w:space="0" w:color="auto"/>
            <w:right w:val="none" w:sz="0" w:space="0" w:color="auto"/>
          </w:divBdr>
        </w:div>
        <w:div w:id="1356224816">
          <w:marLeft w:val="640"/>
          <w:marRight w:val="0"/>
          <w:marTop w:val="0"/>
          <w:marBottom w:val="0"/>
          <w:divBdr>
            <w:top w:val="none" w:sz="0" w:space="0" w:color="auto"/>
            <w:left w:val="none" w:sz="0" w:space="0" w:color="auto"/>
            <w:bottom w:val="none" w:sz="0" w:space="0" w:color="auto"/>
            <w:right w:val="none" w:sz="0" w:space="0" w:color="auto"/>
          </w:divBdr>
        </w:div>
        <w:div w:id="1422066085">
          <w:marLeft w:val="640"/>
          <w:marRight w:val="0"/>
          <w:marTop w:val="0"/>
          <w:marBottom w:val="0"/>
          <w:divBdr>
            <w:top w:val="none" w:sz="0" w:space="0" w:color="auto"/>
            <w:left w:val="none" w:sz="0" w:space="0" w:color="auto"/>
            <w:bottom w:val="none" w:sz="0" w:space="0" w:color="auto"/>
            <w:right w:val="none" w:sz="0" w:space="0" w:color="auto"/>
          </w:divBdr>
        </w:div>
        <w:div w:id="1428574374">
          <w:marLeft w:val="640"/>
          <w:marRight w:val="0"/>
          <w:marTop w:val="0"/>
          <w:marBottom w:val="0"/>
          <w:divBdr>
            <w:top w:val="none" w:sz="0" w:space="0" w:color="auto"/>
            <w:left w:val="none" w:sz="0" w:space="0" w:color="auto"/>
            <w:bottom w:val="none" w:sz="0" w:space="0" w:color="auto"/>
            <w:right w:val="none" w:sz="0" w:space="0" w:color="auto"/>
          </w:divBdr>
        </w:div>
        <w:div w:id="1441603874">
          <w:marLeft w:val="640"/>
          <w:marRight w:val="0"/>
          <w:marTop w:val="0"/>
          <w:marBottom w:val="0"/>
          <w:divBdr>
            <w:top w:val="none" w:sz="0" w:space="0" w:color="auto"/>
            <w:left w:val="none" w:sz="0" w:space="0" w:color="auto"/>
            <w:bottom w:val="none" w:sz="0" w:space="0" w:color="auto"/>
            <w:right w:val="none" w:sz="0" w:space="0" w:color="auto"/>
          </w:divBdr>
        </w:div>
        <w:div w:id="1508136099">
          <w:marLeft w:val="640"/>
          <w:marRight w:val="0"/>
          <w:marTop w:val="0"/>
          <w:marBottom w:val="0"/>
          <w:divBdr>
            <w:top w:val="none" w:sz="0" w:space="0" w:color="auto"/>
            <w:left w:val="none" w:sz="0" w:space="0" w:color="auto"/>
            <w:bottom w:val="none" w:sz="0" w:space="0" w:color="auto"/>
            <w:right w:val="none" w:sz="0" w:space="0" w:color="auto"/>
          </w:divBdr>
        </w:div>
        <w:div w:id="1594583031">
          <w:marLeft w:val="640"/>
          <w:marRight w:val="0"/>
          <w:marTop w:val="0"/>
          <w:marBottom w:val="0"/>
          <w:divBdr>
            <w:top w:val="none" w:sz="0" w:space="0" w:color="auto"/>
            <w:left w:val="none" w:sz="0" w:space="0" w:color="auto"/>
            <w:bottom w:val="none" w:sz="0" w:space="0" w:color="auto"/>
            <w:right w:val="none" w:sz="0" w:space="0" w:color="auto"/>
          </w:divBdr>
        </w:div>
        <w:div w:id="1622106780">
          <w:marLeft w:val="640"/>
          <w:marRight w:val="0"/>
          <w:marTop w:val="0"/>
          <w:marBottom w:val="0"/>
          <w:divBdr>
            <w:top w:val="none" w:sz="0" w:space="0" w:color="auto"/>
            <w:left w:val="none" w:sz="0" w:space="0" w:color="auto"/>
            <w:bottom w:val="none" w:sz="0" w:space="0" w:color="auto"/>
            <w:right w:val="none" w:sz="0" w:space="0" w:color="auto"/>
          </w:divBdr>
        </w:div>
        <w:div w:id="1642618278">
          <w:marLeft w:val="640"/>
          <w:marRight w:val="0"/>
          <w:marTop w:val="0"/>
          <w:marBottom w:val="0"/>
          <w:divBdr>
            <w:top w:val="none" w:sz="0" w:space="0" w:color="auto"/>
            <w:left w:val="none" w:sz="0" w:space="0" w:color="auto"/>
            <w:bottom w:val="none" w:sz="0" w:space="0" w:color="auto"/>
            <w:right w:val="none" w:sz="0" w:space="0" w:color="auto"/>
          </w:divBdr>
        </w:div>
        <w:div w:id="1670523058">
          <w:marLeft w:val="640"/>
          <w:marRight w:val="0"/>
          <w:marTop w:val="0"/>
          <w:marBottom w:val="0"/>
          <w:divBdr>
            <w:top w:val="none" w:sz="0" w:space="0" w:color="auto"/>
            <w:left w:val="none" w:sz="0" w:space="0" w:color="auto"/>
            <w:bottom w:val="none" w:sz="0" w:space="0" w:color="auto"/>
            <w:right w:val="none" w:sz="0" w:space="0" w:color="auto"/>
          </w:divBdr>
        </w:div>
        <w:div w:id="1699231805">
          <w:marLeft w:val="640"/>
          <w:marRight w:val="0"/>
          <w:marTop w:val="0"/>
          <w:marBottom w:val="0"/>
          <w:divBdr>
            <w:top w:val="none" w:sz="0" w:space="0" w:color="auto"/>
            <w:left w:val="none" w:sz="0" w:space="0" w:color="auto"/>
            <w:bottom w:val="none" w:sz="0" w:space="0" w:color="auto"/>
            <w:right w:val="none" w:sz="0" w:space="0" w:color="auto"/>
          </w:divBdr>
        </w:div>
        <w:div w:id="1704866375">
          <w:marLeft w:val="640"/>
          <w:marRight w:val="0"/>
          <w:marTop w:val="0"/>
          <w:marBottom w:val="0"/>
          <w:divBdr>
            <w:top w:val="none" w:sz="0" w:space="0" w:color="auto"/>
            <w:left w:val="none" w:sz="0" w:space="0" w:color="auto"/>
            <w:bottom w:val="none" w:sz="0" w:space="0" w:color="auto"/>
            <w:right w:val="none" w:sz="0" w:space="0" w:color="auto"/>
          </w:divBdr>
        </w:div>
        <w:div w:id="1708138262">
          <w:marLeft w:val="640"/>
          <w:marRight w:val="0"/>
          <w:marTop w:val="0"/>
          <w:marBottom w:val="0"/>
          <w:divBdr>
            <w:top w:val="none" w:sz="0" w:space="0" w:color="auto"/>
            <w:left w:val="none" w:sz="0" w:space="0" w:color="auto"/>
            <w:bottom w:val="none" w:sz="0" w:space="0" w:color="auto"/>
            <w:right w:val="none" w:sz="0" w:space="0" w:color="auto"/>
          </w:divBdr>
        </w:div>
        <w:div w:id="1734111814">
          <w:marLeft w:val="640"/>
          <w:marRight w:val="0"/>
          <w:marTop w:val="0"/>
          <w:marBottom w:val="0"/>
          <w:divBdr>
            <w:top w:val="none" w:sz="0" w:space="0" w:color="auto"/>
            <w:left w:val="none" w:sz="0" w:space="0" w:color="auto"/>
            <w:bottom w:val="none" w:sz="0" w:space="0" w:color="auto"/>
            <w:right w:val="none" w:sz="0" w:space="0" w:color="auto"/>
          </w:divBdr>
        </w:div>
        <w:div w:id="1751078060">
          <w:marLeft w:val="640"/>
          <w:marRight w:val="0"/>
          <w:marTop w:val="0"/>
          <w:marBottom w:val="0"/>
          <w:divBdr>
            <w:top w:val="none" w:sz="0" w:space="0" w:color="auto"/>
            <w:left w:val="none" w:sz="0" w:space="0" w:color="auto"/>
            <w:bottom w:val="none" w:sz="0" w:space="0" w:color="auto"/>
            <w:right w:val="none" w:sz="0" w:space="0" w:color="auto"/>
          </w:divBdr>
        </w:div>
        <w:div w:id="1850637518">
          <w:marLeft w:val="640"/>
          <w:marRight w:val="0"/>
          <w:marTop w:val="0"/>
          <w:marBottom w:val="0"/>
          <w:divBdr>
            <w:top w:val="none" w:sz="0" w:space="0" w:color="auto"/>
            <w:left w:val="none" w:sz="0" w:space="0" w:color="auto"/>
            <w:bottom w:val="none" w:sz="0" w:space="0" w:color="auto"/>
            <w:right w:val="none" w:sz="0" w:space="0" w:color="auto"/>
          </w:divBdr>
        </w:div>
        <w:div w:id="1867254026">
          <w:marLeft w:val="640"/>
          <w:marRight w:val="0"/>
          <w:marTop w:val="0"/>
          <w:marBottom w:val="0"/>
          <w:divBdr>
            <w:top w:val="none" w:sz="0" w:space="0" w:color="auto"/>
            <w:left w:val="none" w:sz="0" w:space="0" w:color="auto"/>
            <w:bottom w:val="none" w:sz="0" w:space="0" w:color="auto"/>
            <w:right w:val="none" w:sz="0" w:space="0" w:color="auto"/>
          </w:divBdr>
        </w:div>
        <w:div w:id="1876308680">
          <w:marLeft w:val="640"/>
          <w:marRight w:val="0"/>
          <w:marTop w:val="0"/>
          <w:marBottom w:val="0"/>
          <w:divBdr>
            <w:top w:val="none" w:sz="0" w:space="0" w:color="auto"/>
            <w:left w:val="none" w:sz="0" w:space="0" w:color="auto"/>
            <w:bottom w:val="none" w:sz="0" w:space="0" w:color="auto"/>
            <w:right w:val="none" w:sz="0" w:space="0" w:color="auto"/>
          </w:divBdr>
        </w:div>
        <w:div w:id="1922981949">
          <w:marLeft w:val="640"/>
          <w:marRight w:val="0"/>
          <w:marTop w:val="0"/>
          <w:marBottom w:val="0"/>
          <w:divBdr>
            <w:top w:val="none" w:sz="0" w:space="0" w:color="auto"/>
            <w:left w:val="none" w:sz="0" w:space="0" w:color="auto"/>
            <w:bottom w:val="none" w:sz="0" w:space="0" w:color="auto"/>
            <w:right w:val="none" w:sz="0" w:space="0" w:color="auto"/>
          </w:divBdr>
        </w:div>
        <w:div w:id="1955822496">
          <w:marLeft w:val="640"/>
          <w:marRight w:val="0"/>
          <w:marTop w:val="0"/>
          <w:marBottom w:val="0"/>
          <w:divBdr>
            <w:top w:val="none" w:sz="0" w:space="0" w:color="auto"/>
            <w:left w:val="none" w:sz="0" w:space="0" w:color="auto"/>
            <w:bottom w:val="none" w:sz="0" w:space="0" w:color="auto"/>
            <w:right w:val="none" w:sz="0" w:space="0" w:color="auto"/>
          </w:divBdr>
        </w:div>
        <w:div w:id="1998073958">
          <w:marLeft w:val="640"/>
          <w:marRight w:val="0"/>
          <w:marTop w:val="0"/>
          <w:marBottom w:val="0"/>
          <w:divBdr>
            <w:top w:val="none" w:sz="0" w:space="0" w:color="auto"/>
            <w:left w:val="none" w:sz="0" w:space="0" w:color="auto"/>
            <w:bottom w:val="none" w:sz="0" w:space="0" w:color="auto"/>
            <w:right w:val="none" w:sz="0" w:space="0" w:color="auto"/>
          </w:divBdr>
        </w:div>
        <w:div w:id="2000233580">
          <w:marLeft w:val="640"/>
          <w:marRight w:val="0"/>
          <w:marTop w:val="0"/>
          <w:marBottom w:val="0"/>
          <w:divBdr>
            <w:top w:val="none" w:sz="0" w:space="0" w:color="auto"/>
            <w:left w:val="none" w:sz="0" w:space="0" w:color="auto"/>
            <w:bottom w:val="none" w:sz="0" w:space="0" w:color="auto"/>
            <w:right w:val="none" w:sz="0" w:space="0" w:color="auto"/>
          </w:divBdr>
        </w:div>
        <w:div w:id="2006207470">
          <w:marLeft w:val="640"/>
          <w:marRight w:val="0"/>
          <w:marTop w:val="0"/>
          <w:marBottom w:val="0"/>
          <w:divBdr>
            <w:top w:val="none" w:sz="0" w:space="0" w:color="auto"/>
            <w:left w:val="none" w:sz="0" w:space="0" w:color="auto"/>
            <w:bottom w:val="none" w:sz="0" w:space="0" w:color="auto"/>
            <w:right w:val="none" w:sz="0" w:space="0" w:color="auto"/>
          </w:divBdr>
        </w:div>
        <w:div w:id="2105804314">
          <w:marLeft w:val="640"/>
          <w:marRight w:val="0"/>
          <w:marTop w:val="0"/>
          <w:marBottom w:val="0"/>
          <w:divBdr>
            <w:top w:val="none" w:sz="0" w:space="0" w:color="auto"/>
            <w:left w:val="none" w:sz="0" w:space="0" w:color="auto"/>
            <w:bottom w:val="none" w:sz="0" w:space="0" w:color="auto"/>
            <w:right w:val="none" w:sz="0" w:space="0" w:color="auto"/>
          </w:divBdr>
        </w:div>
        <w:div w:id="2114205316">
          <w:marLeft w:val="640"/>
          <w:marRight w:val="0"/>
          <w:marTop w:val="0"/>
          <w:marBottom w:val="0"/>
          <w:divBdr>
            <w:top w:val="none" w:sz="0" w:space="0" w:color="auto"/>
            <w:left w:val="none" w:sz="0" w:space="0" w:color="auto"/>
            <w:bottom w:val="none" w:sz="0" w:space="0" w:color="auto"/>
            <w:right w:val="none" w:sz="0" w:space="0" w:color="auto"/>
          </w:divBdr>
        </w:div>
      </w:divsChild>
    </w:div>
    <w:div w:id="1201092102">
      <w:bodyDiv w:val="1"/>
      <w:marLeft w:val="0"/>
      <w:marRight w:val="0"/>
      <w:marTop w:val="0"/>
      <w:marBottom w:val="0"/>
      <w:divBdr>
        <w:top w:val="none" w:sz="0" w:space="0" w:color="auto"/>
        <w:left w:val="none" w:sz="0" w:space="0" w:color="auto"/>
        <w:bottom w:val="none" w:sz="0" w:space="0" w:color="auto"/>
        <w:right w:val="none" w:sz="0" w:space="0" w:color="auto"/>
      </w:divBdr>
      <w:divsChild>
        <w:div w:id="933896817">
          <w:marLeft w:val="640"/>
          <w:marRight w:val="0"/>
          <w:marTop w:val="0"/>
          <w:marBottom w:val="0"/>
          <w:divBdr>
            <w:top w:val="none" w:sz="0" w:space="0" w:color="auto"/>
            <w:left w:val="none" w:sz="0" w:space="0" w:color="auto"/>
            <w:bottom w:val="none" w:sz="0" w:space="0" w:color="auto"/>
            <w:right w:val="none" w:sz="0" w:space="0" w:color="auto"/>
          </w:divBdr>
        </w:div>
        <w:div w:id="1591547891">
          <w:marLeft w:val="640"/>
          <w:marRight w:val="0"/>
          <w:marTop w:val="0"/>
          <w:marBottom w:val="0"/>
          <w:divBdr>
            <w:top w:val="none" w:sz="0" w:space="0" w:color="auto"/>
            <w:left w:val="none" w:sz="0" w:space="0" w:color="auto"/>
            <w:bottom w:val="none" w:sz="0" w:space="0" w:color="auto"/>
            <w:right w:val="none" w:sz="0" w:space="0" w:color="auto"/>
          </w:divBdr>
        </w:div>
        <w:div w:id="1214197297">
          <w:marLeft w:val="640"/>
          <w:marRight w:val="0"/>
          <w:marTop w:val="0"/>
          <w:marBottom w:val="0"/>
          <w:divBdr>
            <w:top w:val="none" w:sz="0" w:space="0" w:color="auto"/>
            <w:left w:val="none" w:sz="0" w:space="0" w:color="auto"/>
            <w:bottom w:val="none" w:sz="0" w:space="0" w:color="auto"/>
            <w:right w:val="none" w:sz="0" w:space="0" w:color="auto"/>
          </w:divBdr>
        </w:div>
        <w:div w:id="392117957">
          <w:marLeft w:val="640"/>
          <w:marRight w:val="0"/>
          <w:marTop w:val="0"/>
          <w:marBottom w:val="0"/>
          <w:divBdr>
            <w:top w:val="none" w:sz="0" w:space="0" w:color="auto"/>
            <w:left w:val="none" w:sz="0" w:space="0" w:color="auto"/>
            <w:bottom w:val="none" w:sz="0" w:space="0" w:color="auto"/>
            <w:right w:val="none" w:sz="0" w:space="0" w:color="auto"/>
          </w:divBdr>
        </w:div>
        <w:div w:id="739712212">
          <w:marLeft w:val="640"/>
          <w:marRight w:val="0"/>
          <w:marTop w:val="0"/>
          <w:marBottom w:val="0"/>
          <w:divBdr>
            <w:top w:val="none" w:sz="0" w:space="0" w:color="auto"/>
            <w:left w:val="none" w:sz="0" w:space="0" w:color="auto"/>
            <w:bottom w:val="none" w:sz="0" w:space="0" w:color="auto"/>
            <w:right w:val="none" w:sz="0" w:space="0" w:color="auto"/>
          </w:divBdr>
        </w:div>
        <w:div w:id="2105103818">
          <w:marLeft w:val="640"/>
          <w:marRight w:val="0"/>
          <w:marTop w:val="0"/>
          <w:marBottom w:val="0"/>
          <w:divBdr>
            <w:top w:val="none" w:sz="0" w:space="0" w:color="auto"/>
            <w:left w:val="none" w:sz="0" w:space="0" w:color="auto"/>
            <w:bottom w:val="none" w:sz="0" w:space="0" w:color="auto"/>
            <w:right w:val="none" w:sz="0" w:space="0" w:color="auto"/>
          </w:divBdr>
        </w:div>
        <w:div w:id="1439905124">
          <w:marLeft w:val="640"/>
          <w:marRight w:val="0"/>
          <w:marTop w:val="0"/>
          <w:marBottom w:val="0"/>
          <w:divBdr>
            <w:top w:val="none" w:sz="0" w:space="0" w:color="auto"/>
            <w:left w:val="none" w:sz="0" w:space="0" w:color="auto"/>
            <w:bottom w:val="none" w:sz="0" w:space="0" w:color="auto"/>
            <w:right w:val="none" w:sz="0" w:space="0" w:color="auto"/>
          </w:divBdr>
        </w:div>
        <w:div w:id="1622108404">
          <w:marLeft w:val="640"/>
          <w:marRight w:val="0"/>
          <w:marTop w:val="0"/>
          <w:marBottom w:val="0"/>
          <w:divBdr>
            <w:top w:val="none" w:sz="0" w:space="0" w:color="auto"/>
            <w:left w:val="none" w:sz="0" w:space="0" w:color="auto"/>
            <w:bottom w:val="none" w:sz="0" w:space="0" w:color="auto"/>
            <w:right w:val="none" w:sz="0" w:space="0" w:color="auto"/>
          </w:divBdr>
        </w:div>
        <w:div w:id="1968311164">
          <w:marLeft w:val="640"/>
          <w:marRight w:val="0"/>
          <w:marTop w:val="0"/>
          <w:marBottom w:val="0"/>
          <w:divBdr>
            <w:top w:val="none" w:sz="0" w:space="0" w:color="auto"/>
            <w:left w:val="none" w:sz="0" w:space="0" w:color="auto"/>
            <w:bottom w:val="none" w:sz="0" w:space="0" w:color="auto"/>
            <w:right w:val="none" w:sz="0" w:space="0" w:color="auto"/>
          </w:divBdr>
        </w:div>
        <w:div w:id="261955128">
          <w:marLeft w:val="640"/>
          <w:marRight w:val="0"/>
          <w:marTop w:val="0"/>
          <w:marBottom w:val="0"/>
          <w:divBdr>
            <w:top w:val="none" w:sz="0" w:space="0" w:color="auto"/>
            <w:left w:val="none" w:sz="0" w:space="0" w:color="auto"/>
            <w:bottom w:val="none" w:sz="0" w:space="0" w:color="auto"/>
            <w:right w:val="none" w:sz="0" w:space="0" w:color="auto"/>
          </w:divBdr>
        </w:div>
        <w:div w:id="1845389743">
          <w:marLeft w:val="640"/>
          <w:marRight w:val="0"/>
          <w:marTop w:val="0"/>
          <w:marBottom w:val="0"/>
          <w:divBdr>
            <w:top w:val="none" w:sz="0" w:space="0" w:color="auto"/>
            <w:left w:val="none" w:sz="0" w:space="0" w:color="auto"/>
            <w:bottom w:val="none" w:sz="0" w:space="0" w:color="auto"/>
            <w:right w:val="none" w:sz="0" w:space="0" w:color="auto"/>
          </w:divBdr>
        </w:div>
        <w:div w:id="64422278">
          <w:marLeft w:val="640"/>
          <w:marRight w:val="0"/>
          <w:marTop w:val="0"/>
          <w:marBottom w:val="0"/>
          <w:divBdr>
            <w:top w:val="none" w:sz="0" w:space="0" w:color="auto"/>
            <w:left w:val="none" w:sz="0" w:space="0" w:color="auto"/>
            <w:bottom w:val="none" w:sz="0" w:space="0" w:color="auto"/>
            <w:right w:val="none" w:sz="0" w:space="0" w:color="auto"/>
          </w:divBdr>
        </w:div>
        <w:div w:id="1771462052">
          <w:marLeft w:val="640"/>
          <w:marRight w:val="0"/>
          <w:marTop w:val="0"/>
          <w:marBottom w:val="0"/>
          <w:divBdr>
            <w:top w:val="none" w:sz="0" w:space="0" w:color="auto"/>
            <w:left w:val="none" w:sz="0" w:space="0" w:color="auto"/>
            <w:bottom w:val="none" w:sz="0" w:space="0" w:color="auto"/>
            <w:right w:val="none" w:sz="0" w:space="0" w:color="auto"/>
          </w:divBdr>
        </w:div>
        <w:div w:id="222259966">
          <w:marLeft w:val="640"/>
          <w:marRight w:val="0"/>
          <w:marTop w:val="0"/>
          <w:marBottom w:val="0"/>
          <w:divBdr>
            <w:top w:val="none" w:sz="0" w:space="0" w:color="auto"/>
            <w:left w:val="none" w:sz="0" w:space="0" w:color="auto"/>
            <w:bottom w:val="none" w:sz="0" w:space="0" w:color="auto"/>
            <w:right w:val="none" w:sz="0" w:space="0" w:color="auto"/>
          </w:divBdr>
        </w:div>
        <w:div w:id="1157846239">
          <w:marLeft w:val="640"/>
          <w:marRight w:val="0"/>
          <w:marTop w:val="0"/>
          <w:marBottom w:val="0"/>
          <w:divBdr>
            <w:top w:val="none" w:sz="0" w:space="0" w:color="auto"/>
            <w:left w:val="none" w:sz="0" w:space="0" w:color="auto"/>
            <w:bottom w:val="none" w:sz="0" w:space="0" w:color="auto"/>
            <w:right w:val="none" w:sz="0" w:space="0" w:color="auto"/>
          </w:divBdr>
        </w:div>
        <w:div w:id="95103168">
          <w:marLeft w:val="640"/>
          <w:marRight w:val="0"/>
          <w:marTop w:val="0"/>
          <w:marBottom w:val="0"/>
          <w:divBdr>
            <w:top w:val="none" w:sz="0" w:space="0" w:color="auto"/>
            <w:left w:val="none" w:sz="0" w:space="0" w:color="auto"/>
            <w:bottom w:val="none" w:sz="0" w:space="0" w:color="auto"/>
            <w:right w:val="none" w:sz="0" w:space="0" w:color="auto"/>
          </w:divBdr>
        </w:div>
        <w:div w:id="1563103074">
          <w:marLeft w:val="640"/>
          <w:marRight w:val="0"/>
          <w:marTop w:val="0"/>
          <w:marBottom w:val="0"/>
          <w:divBdr>
            <w:top w:val="none" w:sz="0" w:space="0" w:color="auto"/>
            <w:left w:val="none" w:sz="0" w:space="0" w:color="auto"/>
            <w:bottom w:val="none" w:sz="0" w:space="0" w:color="auto"/>
            <w:right w:val="none" w:sz="0" w:space="0" w:color="auto"/>
          </w:divBdr>
        </w:div>
        <w:div w:id="651720903">
          <w:marLeft w:val="640"/>
          <w:marRight w:val="0"/>
          <w:marTop w:val="0"/>
          <w:marBottom w:val="0"/>
          <w:divBdr>
            <w:top w:val="none" w:sz="0" w:space="0" w:color="auto"/>
            <w:left w:val="none" w:sz="0" w:space="0" w:color="auto"/>
            <w:bottom w:val="none" w:sz="0" w:space="0" w:color="auto"/>
            <w:right w:val="none" w:sz="0" w:space="0" w:color="auto"/>
          </w:divBdr>
        </w:div>
        <w:div w:id="481123001">
          <w:marLeft w:val="640"/>
          <w:marRight w:val="0"/>
          <w:marTop w:val="0"/>
          <w:marBottom w:val="0"/>
          <w:divBdr>
            <w:top w:val="none" w:sz="0" w:space="0" w:color="auto"/>
            <w:left w:val="none" w:sz="0" w:space="0" w:color="auto"/>
            <w:bottom w:val="none" w:sz="0" w:space="0" w:color="auto"/>
            <w:right w:val="none" w:sz="0" w:space="0" w:color="auto"/>
          </w:divBdr>
        </w:div>
        <w:div w:id="343821446">
          <w:marLeft w:val="640"/>
          <w:marRight w:val="0"/>
          <w:marTop w:val="0"/>
          <w:marBottom w:val="0"/>
          <w:divBdr>
            <w:top w:val="none" w:sz="0" w:space="0" w:color="auto"/>
            <w:left w:val="none" w:sz="0" w:space="0" w:color="auto"/>
            <w:bottom w:val="none" w:sz="0" w:space="0" w:color="auto"/>
            <w:right w:val="none" w:sz="0" w:space="0" w:color="auto"/>
          </w:divBdr>
        </w:div>
        <w:div w:id="1389298857">
          <w:marLeft w:val="640"/>
          <w:marRight w:val="0"/>
          <w:marTop w:val="0"/>
          <w:marBottom w:val="0"/>
          <w:divBdr>
            <w:top w:val="none" w:sz="0" w:space="0" w:color="auto"/>
            <w:left w:val="none" w:sz="0" w:space="0" w:color="auto"/>
            <w:bottom w:val="none" w:sz="0" w:space="0" w:color="auto"/>
            <w:right w:val="none" w:sz="0" w:space="0" w:color="auto"/>
          </w:divBdr>
        </w:div>
        <w:div w:id="1198660855">
          <w:marLeft w:val="640"/>
          <w:marRight w:val="0"/>
          <w:marTop w:val="0"/>
          <w:marBottom w:val="0"/>
          <w:divBdr>
            <w:top w:val="none" w:sz="0" w:space="0" w:color="auto"/>
            <w:left w:val="none" w:sz="0" w:space="0" w:color="auto"/>
            <w:bottom w:val="none" w:sz="0" w:space="0" w:color="auto"/>
            <w:right w:val="none" w:sz="0" w:space="0" w:color="auto"/>
          </w:divBdr>
        </w:div>
        <w:div w:id="810753636">
          <w:marLeft w:val="640"/>
          <w:marRight w:val="0"/>
          <w:marTop w:val="0"/>
          <w:marBottom w:val="0"/>
          <w:divBdr>
            <w:top w:val="none" w:sz="0" w:space="0" w:color="auto"/>
            <w:left w:val="none" w:sz="0" w:space="0" w:color="auto"/>
            <w:bottom w:val="none" w:sz="0" w:space="0" w:color="auto"/>
            <w:right w:val="none" w:sz="0" w:space="0" w:color="auto"/>
          </w:divBdr>
        </w:div>
        <w:div w:id="1711178">
          <w:marLeft w:val="640"/>
          <w:marRight w:val="0"/>
          <w:marTop w:val="0"/>
          <w:marBottom w:val="0"/>
          <w:divBdr>
            <w:top w:val="none" w:sz="0" w:space="0" w:color="auto"/>
            <w:left w:val="none" w:sz="0" w:space="0" w:color="auto"/>
            <w:bottom w:val="none" w:sz="0" w:space="0" w:color="auto"/>
            <w:right w:val="none" w:sz="0" w:space="0" w:color="auto"/>
          </w:divBdr>
        </w:div>
        <w:div w:id="1555771858">
          <w:marLeft w:val="640"/>
          <w:marRight w:val="0"/>
          <w:marTop w:val="0"/>
          <w:marBottom w:val="0"/>
          <w:divBdr>
            <w:top w:val="none" w:sz="0" w:space="0" w:color="auto"/>
            <w:left w:val="none" w:sz="0" w:space="0" w:color="auto"/>
            <w:bottom w:val="none" w:sz="0" w:space="0" w:color="auto"/>
            <w:right w:val="none" w:sz="0" w:space="0" w:color="auto"/>
          </w:divBdr>
        </w:div>
        <w:div w:id="1612007066">
          <w:marLeft w:val="640"/>
          <w:marRight w:val="0"/>
          <w:marTop w:val="0"/>
          <w:marBottom w:val="0"/>
          <w:divBdr>
            <w:top w:val="none" w:sz="0" w:space="0" w:color="auto"/>
            <w:left w:val="none" w:sz="0" w:space="0" w:color="auto"/>
            <w:bottom w:val="none" w:sz="0" w:space="0" w:color="auto"/>
            <w:right w:val="none" w:sz="0" w:space="0" w:color="auto"/>
          </w:divBdr>
        </w:div>
        <w:div w:id="452602340">
          <w:marLeft w:val="640"/>
          <w:marRight w:val="0"/>
          <w:marTop w:val="0"/>
          <w:marBottom w:val="0"/>
          <w:divBdr>
            <w:top w:val="none" w:sz="0" w:space="0" w:color="auto"/>
            <w:left w:val="none" w:sz="0" w:space="0" w:color="auto"/>
            <w:bottom w:val="none" w:sz="0" w:space="0" w:color="auto"/>
            <w:right w:val="none" w:sz="0" w:space="0" w:color="auto"/>
          </w:divBdr>
        </w:div>
        <w:div w:id="794569035">
          <w:marLeft w:val="640"/>
          <w:marRight w:val="0"/>
          <w:marTop w:val="0"/>
          <w:marBottom w:val="0"/>
          <w:divBdr>
            <w:top w:val="none" w:sz="0" w:space="0" w:color="auto"/>
            <w:left w:val="none" w:sz="0" w:space="0" w:color="auto"/>
            <w:bottom w:val="none" w:sz="0" w:space="0" w:color="auto"/>
            <w:right w:val="none" w:sz="0" w:space="0" w:color="auto"/>
          </w:divBdr>
        </w:div>
        <w:div w:id="1208378405">
          <w:marLeft w:val="640"/>
          <w:marRight w:val="0"/>
          <w:marTop w:val="0"/>
          <w:marBottom w:val="0"/>
          <w:divBdr>
            <w:top w:val="none" w:sz="0" w:space="0" w:color="auto"/>
            <w:left w:val="none" w:sz="0" w:space="0" w:color="auto"/>
            <w:bottom w:val="none" w:sz="0" w:space="0" w:color="auto"/>
            <w:right w:val="none" w:sz="0" w:space="0" w:color="auto"/>
          </w:divBdr>
        </w:div>
        <w:div w:id="392891483">
          <w:marLeft w:val="640"/>
          <w:marRight w:val="0"/>
          <w:marTop w:val="0"/>
          <w:marBottom w:val="0"/>
          <w:divBdr>
            <w:top w:val="none" w:sz="0" w:space="0" w:color="auto"/>
            <w:left w:val="none" w:sz="0" w:space="0" w:color="auto"/>
            <w:bottom w:val="none" w:sz="0" w:space="0" w:color="auto"/>
            <w:right w:val="none" w:sz="0" w:space="0" w:color="auto"/>
          </w:divBdr>
        </w:div>
        <w:div w:id="2030836684">
          <w:marLeft w:val="640"/>
          <w:marRight w:val="0"/>
          <w:marTop w:val="0"/>
          <w:marBottom w:val="0"/>
          <w:divBdr>
            <w:top w:val="none" w:sz="0" w:space="0" w:color="auto"/>
            <w:left w:val="none" w:sz="0" w:space="0" w:color="auto"/>
            <w:bottom w:val="none" w:sz="0" w:space="0" w:color="auto"/>
            <w:right w:val="none" w:sz="0" w:space="0" w:color="auto"/>
          </w:divBdr>
        </w:div>
        <w:div w:id="1735808080">
          <w:marLeft w:val="640"/>
          <w:marRight w:val="0"/>
          <w:marTop w:val="0"/>
          <w:marBottom w:val="0"/>
          <w:divBdr>
            <w:top w:val="none" w:sz="0" w:space="0" w:color="auto"/>
            <w:left w:val="none" w:sz="0" w:space="0" w:color="auto"/>
            <w:bottom w:val="none" w:sz="0" w:space="0" w:color="auto"/>
            <w:right w:val="none" w:sz="0" w:space="0" w:color="auto"/>
          </w:divBdr>
        </w:div>
        <w:div w:id="310521226">
          <w:marLeft w:val="640"/>
          <w:marRight w:val="0"/>
          <w:marTop w:val="0"/>
          <w:marBottom w:val="0"/>
          <w:divBdr>
            <w:top w:val="none" w:sz="0" w:space="0" w:color="auto"/>
            <w:left w:val="none" w:sz="0" w:space="0" w:color="auto"/>
            <w:bottom w:val="none" w:sz="0" w:space="0" w:color="auto"/>
            <w:right w:val="none" w:sz="0" w:space="0" w:color="auto"/>
          </w:divBdr>
        </w:div>
        <w:div w:id="244459962">
          <w:marLeft w:val="640"/>
          <w:marRight w:val="0"/>
          <w:marTop w:val="0"/>
          <w:marBottom w:val="0"/>
          <w:divBdr>
            <w:top w:val="none" w:sz="0" w:space="0" w:color="auto"/>
            <w:left w:val="none" w:sz="0" w:space="0" w:color="auto"/>
            <w:bottom w:val="none" w:sz="0" w:space="0" w:color="auto"/>
            <w:right w:val="none" w:sz="0" w:space="0" w:color="auto"/>
          </w:divBdr>
        </w:div>
        <w:div w:id="1457413216">
          <w:marLeft w:val="640"/>
          <w:marRight w:val="0"/>
          <w:marTop w:val="0"/>
          <w:marBottom w:val="0"/>
          <w:divBdr>
            <w:top w:val="none" w:sz="0" w:space="0" w:color="auto"/>
            <w:left w:val="none" w:sz="0" w:space="0" w:color="auto"/>
            <w:bottom w:val="none" w:sz="0" w:space="0" w:color="auto"/>
            <w:right w:val="none" w:sz="0" w:space="0" w:color="auto"/>
          </w:divBdr>
        </w:div>
        <w:div w:id="2097898712">
          <w:marLeft w:val="640"/>
          <w:marRight w:val="0"/>
          <w:marTop w:val="0"/>
          <w:marBottom w:val="0"/>
          <w:divBdr>
            <w:top w:val="none" w:sz="0" w:space="0" w:color="auto"/>
            <w:left w:val="none" w:sz="0" w:space="0" w:color="auto"/>
            <w:bottom w:val="none" w:sz="0" w:space="0" w:color="auto"/>
            <w:right w:val="none" w:sz="0" w:space="0" w:color="auto"/>
          </w:divBdr>
        </w:div>
        <w:div w:id="1587807740">
          <w:marLeft w:val="640"/>
          <w:marRight w:val="0"/>
          <w:marTop w:val="0"/>
          <w:marBottom w:val="0"/>
          <w:divBdr>
            <w:top w:val="none" w:sz="0" w:space="0" w:color="auto"/>
            <w:left w:val="none" w:sz="0" w:space="0" w:color="auto"/>
            <w:bottom w:val="none" w:sz="0" w:space="0" w:color="auto"/>
            <w:right w:val="none" w:sz="0" w:space="0" w:color="auto"/>
          </w:divBdr>
        </w:div>
        <w:div w:id="383407003">
          <w:marLeft w:val="640"/>
          <w:marRight w:val="0"/>
          <w:marTop w:val="0"/>
          <w:marBottom w:val="0"/>
          <w:divBdr>
            <w:top w:val="none" w:sz="0" w:space="0" w:color="auto"/>
            <w:left w:val="none" w:sz="0" w:space="0" w:color="auto"/>
            <w:bottom w:val="none" w:sz="0" w:space="0" w:color="auto"/>
            <w:right w:val="none" w:sz="0" w:space="0" w:color="auto"/>
          </w:divBdr>
        </w:div>
        <w:div w:id="1991209250">
          <w:marLeft w:val="640"/>
          <w:marRight w:val="0"/>
          <w:marTop w:val="0"/>
          <w:marBottom w:val="0"/>
          <w:divBdr>
            <w:top w:val="none" w:sz="0" w:space="0" w:color="auto"/>
            <w:left w:val="none" w:sz="0" w:space="0" w:color="auto"/>
            <w:bottom w:val="none" w:sz="0" w:space="0" w:color="auto"/>
            <w:right w:val="none" w:sz="0" w:space="0" w:color="auto"/>
          </w:divBdr>
        </w:div>
        <w:div w:id="1190992849">
          <w:marLeft w:val="640"/>
          <w:marRight w:val="0"/>
          <w:marTop w:val="0"/>
          <w:marBottom w:val="0"/>
          <w:divBdr>
            <w:top w:val="none" w:sz="0" w:space="0" w:color="auto"/>
            <w:left w:val="none" w:sz="0" w:space="0" w:color="auto"/>
            <w:bottom w:val="none" w:sz="0" w:space="0" w:color="auto"/>
            <w:right w:val="none" w:sz="0" w:space="0" w:color="auto"/>
          </w:divBdr>
        </w:div>
        <w:div w:id="843328026">
          <w:marLeft w:val="640"/>
          <w:marRight w:val="0"/>
          <w:marTop w:val="0"/>
          <w:marBottom w:val="0"/>
          <w:divBdr>
            <w:top w:val="none" w:sz="0" w:space="0" w:color="auto"/>
            <w:left w:val="none" w:sz="0" w:space="0" w:color="auto"/>
            <w:bottom w:val="none" w:sz="0" w:space="0" w:color="auto"/>
            <w:right w:val="none" w:sz="0" w:space="0" w:color="auto"/>
          </w:divBdr>
        </w:div>
        <w:div w:id="1248810677">
          <w:marLeft w:val="640"/>
          <w:marRight w:val="0"/>
          <w:marTop w:val="0"/>
          <w:marBottom w:val="0"/>
          <w:divBdr>
            <w:top w:val="none" w:sz="0" w:space="0" w:color="auto"/>
            <w:left w:val="none" w:sz="0" w:space="0" w:color="auto"/>
            <w:bottom w:val="none" w:sz="0" w:space="0" w:color="auto"/>
            <w:right w:val="none" w:sz="0" w:space="0" w:color="auto"/>
          </w:divBdr>
        </w:div>
        <w:div w:id="1882549568">
          <w:marLeft w:val="640"/>
          <w:marRight w:val="0"/>
          <w:marTop w:val="0"/>
          <w:marBottom w:val="0"/>
          <w:divBdr>
            <w:top w:val="none" w:sz="0" w:space="0" w:color="auto"/>
            <w:left w:val="none" w:sz="0" w:space="0" w:color="auto"/>
            <w:bottom w:val="none" w:sz="0" w:space="0" w:color="auto"/>
            <w:right w:val="none" w:sz="0" w:space="0" w:color="auto"/>
          </w:divBdr>
        </w:div>
        <w:div w:id="1232077971">
          <w:marLeft w:val="640"/>
          <w:marRight w:val="0"/>
          <w:marTop w:val="0"/>
          <w:marBottom w:val="0"/>
          <w:divBdr>
            <w:top w:val="none" w:sz="0" w:space="0" w:color="auto"/>
            <w:left w:val="none" w:sz="0" w:space="0" w:color="auto"/>
            <w:bottom w:val="none" w:sz="0" w:space="0" w:color="auto"/>
            <w:right w:val="none" w:sz="0" w:space="0" w:color="auto"/>
          </w:divBdr>
        </w:div>
        <w:div w:id="319122199">
          <w:marLeft w:val="640"/>
          <w:marRight w:val="0"/>
          <w:marTop w:val="0"/>
          <w:marBottom w:val="0"/>
          <w:divBdr>
            <w:top w:val="none" w:sz="0" w:space="0" w:color="auto"/>
            <w:left w:val="none" w:sz="0" w:space="0" w:color="auto"/>
            <w:bottom w:val="none" w:sz="0" w:space="0" w:color="auto"/>
            <w:right w:val="none" w:sz="0" w:space="0" w:color="auto"/>
          </w:divBdr>
        </w:div>
        <w:div w:id="2000883268">
          <w:marLeft w:val="640"/>
          <w:marRight w:val="0"/>
          <w:marTop w:val="0"/>
          <w:marBottom w:val="0"/>
          <w:divBdr>
            <w:top w:val="none" w:sz="0" w:space="0" w:color="auto"/>
            <w:left w:val="none" w:sz="0" w:space="0" w:color="auto"/>
            <w:bottom w:val="none" w:sz="0" w:space="0" w:color="auto"/>
            <w:right w:val="none" w:sz="0" w:space="0" w:color="auto"/>
          </w:divBdr>
        </w:div>
        <w:div w:id="1082411549">
          <w:marLeft w:val="640"/>
          <w:marRight w:val="0"/>
          <w:marTop w:val="0"/>
          <w:marBottom w:val="0"/>
          <w:divBdr>
            <w:top w:val="none" w:sz="0" w:space="0" w:color="auto"/>
            <w:left w:val="none" w:sz="0" w:space="0" w:color="auto"/>
            <w:bottom w:val="none" w:sz="0" w:space="0" w:color="auto"/>
            <w:right w:val="none" w:sz="0" w:space="0" w:color="auto"/>
          </w:divBdr>
        </w:div>
        <w:div w:id="1337657149">
          <w:marLeft w:val="640"/>
          <w:marRight w:val="0"/>
          <w:marTop w:val="0"/>
          <w:marBottom w:val="0"/>
          <w:divBdr>
            <w:top w:val="none" w:sz="0" w:space="0" w:color="auto"/>
            <w:left w:val="none" w:sz="0" w:space="0" w:color="auto"/>
            <w:bottom w:val="none" w:sz="0" w:space="0" w:color="auto"/>
            <w:right w:val="none" w:sz="0" w:space="0" w:color="auto"/>
          </w:divBdr>
        </w:div>
        <w:div w:id="1131707092">
          <w:marLeft w:val="640"/>
          <w:marRight w:val="0"/>
          <w:marTop w:val="0"/>
          <w:marBottom w:val="0"/>
          <w:divBdr>
            <w:top w:val="none" w:sz="0" w:space="0" w:color="auto"/>
            <w:left w:val="none" w:sz="0" w:space="0" w:color="auto"/>
            <w:bottom w:val="none" w:sz="0" w:space="0" w:color="auto"/>
            <w:right w:val="none" w:sz="0" w:space="0" w:color="auto"/>
          </w:divBdr>
        </w:div>
        <w:div w:id="1384672048">
          <w:marLeft w:val="640"/>
          <w:marRight w:val="0"/>
          <w:marTop w:val="0"/>
          <w:marBottom w:val="0"/>
          <w:divBdr>
            <w:top w:val="none" w:sz="0" w:space="0" w:color="auto"/>
            <w:left w:val="none" w:sz="0" w:space="0" w:color="auto"/>
            <w:bottom w:val="none" w:sz="0" w:space="0" w:color="auto"/>
            <w:right w:val="none" w:sz="0" w:space="0" w:color="auto"/>
          </w:divBdr>
        </w:div>
        <w:div w:id="706174575">
          <w:marLeft w:val="640"/>
          <w:marRight w:val="0"/>
          <w:marTop w:val="0"/>
          <w:marBottom w:val="0"/>
          <w:divBdr>
            <w:top w:val="none" w:sz="0" w:space="0" w:color="auto"/>
            <w:left w:val="none" w:sz="0" w:space="0" w:color="auto"/>
            <w:bottom w:val="none" w:sz="0" w:space="0" w:color="auto"/>
            <w:right w:val="none" w:sz="0" w:space="0" w:color="auto"/>
          </w:divBdr>
        </w:div>
        <w:div w:id="2129275505">
          <w:marLeft w:val="640"/>
          <w:marRight w:val="0"/>
          <w:marTop w:val="0"/>
          <w:marBottom w:val="0"/>
          <w:divBdr>
            <w:top w:val="none" w:sz="0" w:space="0" w:color="auto"/>
            <w:left w:val="none" w:sz="0" w:space="0" w:color="auto"/>
            <w:bottom w:val="none" w:sz="0" w:space="0" w:color="auto"/>
            <w:right w:val="none" w:sz="0" w:space="0" w:color="auto"/>
          </w:divBdr>
        </w:div>
        <w:div w:id="912592513">
          <w:marLeft w:val="640"/>
          <w:marRight w:val="0"/>
          <w:marTop w:val="0"/>
          <w:marBottom w:val="0"/>
          <w:divBdr>
            <w:top w:val="none" w:sz="0" w:space="0" w:color="auto"/>
            <w:left w:val="none" w:sz="0" w:space="0" w:color="auto"/>
            <w:bottom w:val="none" w:sz="0" w:space="0" w:color="auto"/>
            <w:right w:val="none" w:sz="0" w:space="0" w:color="auto"/>
          </w:divBdr>
        </w:div>
        <w:div w:id="57437297">
          <w:marLeft w:val="640"/>
          <w:marRight w:val="0"/>
          <w:marTop w:val="0"/>
          <w:marBottom w:val="0"/>
          <w:divBdr>
            <w:top w:val="none" w:sz="0" w:space="0" w:color="auto"/>
            <w:left w:val="none" w:sz="0" w:space="0" w:color="auto"/>
            <w:bottom w:val="none" w:sz="0" w:space="0" w:color="auto"/>
            <w:right w:val="none" w:sz="0" w:space="0" w:color="auto"/>
          </w:divBdr>
        </w:div>
        <w:div w:id="1366521115">
          <w:marLeft w:val="640"/>
          <w:marRight w:val="0"/>
          <w:marTop w:val="0"/>
          <w:marBottom w:val="0"/>
          <w:divBdr>
            <w:top w:val="none" w:sz="0" w:space="0" w:color="auto"/>
            <w:left w:val="none" w:sz="0" w:space="0" w:color="auto"/>
            <w:bottom w:val="none" w:sz="0" w:space="0" w:color="auto"/>
            <w:right w:val="none" w:sz="0" w:space="0" w:color="auto"/>
          </w:divBdr>
        </w:div>
        <w:div w:id="752169158">
          <w:marLeft w:val="640"/>
          <w:marRight w:val="0"/>
          <w:marTop w:val="0"/>
          <w:marBottom w:val="0"/>
          <w:divBdr>
            <w:top w:val="none" w:sz="0" w:space="0" w:color="auto"/>
            <w:left w:val="none" w:sz="0" w:space="0" w:color="auto"/>
            <w:bottom w:val="none" w:sz="0" w:space="0" w:color="auto"/>
            <w:right w:val="none" w:sz="0" w:space="0" w:color="auto"/>
          </w:divBdr>
        </w:div>
        <w:div w:id="1058016202">
          <w:marLeft w:val="640"/>
          <w:marRight w:val="0"/>
          <w:marTop w:val="0"/>
          <w:marBottom w:val="0"/>
          <w:divBdr>
            <w:top w:val="none" w:sz="0" w:space="0" w:color="auto"/>
            <w:left w:val="none" w:sz="0" w:space="0" w:color="auto"/>
            <w:bottom w:val="none" w:sz="0" w:space="0" w:color="auto"/>
            <w:right w:val="none" w:sz="0" w:space="0" w:color="auto"/>
          </w:divBdr>
        </w:div>
        <w:div w:id="1187447947">
          <w:marLeft w:val="640"/>
          <w:marRight w:val="0"/>
          <w:marTop w:val="0"/>
          <w:marBottom w:val="0"/>
          <w:divBdr>
            <w:top w:val="none" w:sz="0" w:space="0" w:color="auto"/>
            <w:left w:val="none" w:sz="0" w:space="0" w:color="auto"/>
            <w:bottom w:val="none" w:sz="0" w:space="0" w:color="auto"/>
            <w:right w:val="none" w:sz="0" w:space="0" w:color="auto"/>
          </w:divBdr>
        </w:div>
        <w:div w:id="1423448176">
          <w:marLeft w:val="640"/>
          <w:marRight w:val="0"/>
          <w:marTop w:val="0"/>
          <w:marBottom w:val="0"/>
          <w:divBdr>
            <w:top w:val="none" w:sz="0" w:space="0" w:color="auto"/>
            <w:left w:val="none" w:sz="0" w:space="0" w:color="auto"/>
            <w:bottom w:val="none" w:sz="0" w:space="0" w:color="auto"/>
            <w:right w:val="none" w:sz="0" w:space="0" w:color="auto"/>
          </w:divBdr>
        </w:div>
        <w:div w:id="576789070">
          <w:marLeft w:val="640"/>
          <w:marRight w:val="0"/>
          <w:marTop w:val="0"/>
          <w:marBottom w:val="0"/>
          <w:divBdr>
            <w:top w:val="none" w:sz="0" w:space="0" w:color="auto"/>
            <w:left w:val="none" w:sz="0" w:space="0" w:color="auto"/>
            <w:bottom w:val="none" w:sz="0" w:space="0" w:color="auto"/>
            <w:right w:val="none" w:sz="0" w:space="0" w:color="auto"/>
          </w:divBdr>
        </w:div>
        <w:div w:id="1052652913">
          <w:marLeft w:val="640"/>
          <w:marRight w:val="0"/>
          <w:marTop w:val="0"/>
          <w:marBottom w:val="0"/>
          <w:divBdr>
            <w:top w:val="none" w:sz="0" w:space="0" w:color="auto"/>
            <w:left w:val="none" w:sz="0" w:space="0" w:color="auto"/>
            <w:bottom w:val="none" w:sz="0" w:space="0" w:color="auto"/>
            <w:right w:val="none" w:sz="0" w:space="0" w:color="auto"/>
          </w:divBdr>
        </w:div>
        <w:div w:id="1315449090">
          <w:marLeft w:val="640"/>
          <w:marRight w:val="0"/>
          <w:marTop w:val="0"/>
          <w:marBottom w:val="0"/>
          <w:divBdr>
            <w:top w:val="none" w:sz="0" w:space="0" w:color="auto"/>
            <w:left w:val="none" w:sz="0" w:space="0" w:color="auto"/>
            <w:bottom w:val="none" w:sz="0" w:space="0" w:color="auto"/>
            <w:right w:val="none" w:sz="0" w:space="0" w:color="auto"/>
          </w:divBdr>
        </w:div>
        <w:div w:id="1454247962">
          <w:marLeft w:val="640"/>
          <w:marRight w:val="0"/>
          <w:marTop w:val="0"/>
          <w:marBottom w:val="0"/>
          <w:divBdr>
            <w:top w:val="none" w:sz="0" w:space="0" w:color="auto"/>
            <w:left w:val="none" w:sz="0" w:space="0" w:color="auto"/>
            <w:bottom w:val="none" w:sz="0" w:space="0" w:color="auto"/>
            <w:right w:val="none" w:sz="0" w:space="0" w:color="auto"/>
          </w:divBdr>
        </w:div>
        <w:div w:id="1174957784">
          <w:marLeft w:val="640"/>
          <w:marRight w:val="0"/>
          <w:marTop w:val="0"/>
          <w:marBottom w:val="0"/>
          <w:divBdr>
            <w:top w:val="none" w:sz="0" w:space="0" w:color="auto"/>
            <w:left w:val="none" w:sz="0" w:space="0" w:color="auto"/>
            <w:bottom w:val="none" w:sz="0" w:space="0" w:color="auto"/>
            <w:right w:val="none" w:sz="0" w:space="0" w:color="auto"/>
          </w:divBdr>
        </w:div>
        <w:div w:id="1960918275">
          <w:marLeft w:val="640"/>
          <w:marRight w:val="0"/>
          <w:marTop w:val="0"/>
          <w:marBottom w:val="0"/>
          <w:divBdr>
            <w:top w:val="none" w:sz="0" w:space="0" w:color="auto"/>
            <w:left w:val="none" w:sz="0" w:space="0" w:color="auto"/>
            <w:bottom w:val="none" w:sz="0" w:space="0" w:color="auto"/>
            <w:right w:val="none" w:sz="0" w:space="0" w:color="auto"/>
          </w:divBdr>
        </w:div>
        <w:div w:id="933782665">
          <w:marLeft w:val="640"/>
          <w:marRight w:val="0"/>
          <w:marTop w:val="0"/>
          <w:marBottom w:val="0"/>
          <w:divBdr>
            <w:top w:val="none" w:sz="0" w:space="0" w:color="auto"/>
            <w:left w:val="none" w:sz="0" w:space="0" w:color="auto"/>
            <w:bottom w:val="none" w:sz="0" w:space="0" w:color="auto"/>
            <w:right w:val="none" w:sz="0" w:space="0" w:color="auto"/>
          </w:divBdr>
        </w:div>
        <w:div w:id="23868471">
          <w:marLeft w:val="640"/>
          <w:marRight w:val="0"/>
          <w:marTop w:val="0"/>
          <w:marBottom w:val="0"/>
          <w:divBdr>
            <w:top w:val="none" w:sz="0" w:space="0" w:color="auto"/>
            <w:left w:val="none" w:sz="0" w:space="0" w:color="auto"/>
            <w:bottom w:val="none" w:sz="0" w:space="0" w:color="auto"/>
            <w:right w:val="none" w:sz="0" w:space="0" w:color="auto"/>
          </w:divBdr>
        </w:div>
        <w:div w:id="657002117">
          <w:marLeft w:val="640"/>
          <w:marRight w:val="0"/>
          <w:marTop w:val="0"/>
          <w:marBottom w:val="0"/>
          <w:divBdr>
            <w:top w:val="none" w:sz="0" w:space="0" w:color="auto"/>
            <w:left w:val="none" w:sz="0" w:space="0" w:color="auto"/>
            <w:bottom w:val="none" w:sz="0" w:space="0" w:color="auto"/>
            <w:right w:val="none" w:sz="0" w:space="0" w:color="auto"/>
          </w:divBdr>
        </w:div>
        <w:div w:id="143396532">
          <w:marLeft w:val="640"/>
          <w:marRight w:val="0"/>
          <w:marTop w:val="0"/>
          <w:marBottom w:val="0"/>
          <w:divBdr>
            <w:top w:val="none" w:sz="0" w:space="0" w:color="auto"/>
            <w:left w:val="none" w:sz="0" w:space="0" w:color="auto"/>
            <w:bottom w:val="none" w:sz="0" w:space="0" w:color="auto"/>
            <w:right w:val="none" w:sz="0" w:space="0" w:color="auto"/>
          </w:divBdr>
        </w:div>
        <w:div w:id="348138837">
          <w:marLeft w:val="640"/>
          <w:marRight w:val="0"/>
          <w:marTop w:val="0"/>
          <w:marBottom w:val="0"/>
          <w:divBdr>
            <w:top w:val="none" w:sz="0" w:space="0" w:color="auto"/>
            <w:left w:val="none" w:sz="0" w:space="0" w:color="auto"/>
            <w:bottom w:val="none" w:sz="0" w:space="0" w:color="auto"/>
            <w:right w:val="none" w:sz="0" w:space="0" w:color="auto"/>
          </w:divBdr>
        </w:div>
        <w:div w:id="977607030">
          <w:marLeft w:val="640"/>
          <w:marRight w:val="0"/>
          <w:marTop w:val="0"/>
          <w:marBottom w:val="0"/>
          <w:divBdr>
            <w:top w:val="none" w:sz="0" w:space="0" w:color="auto"/>
            <w:left w:val="none" w:sz="0" w:space="0" w:color="auto"/>
            <w:bottom w:val="none" w:sz="0" w:space="0" w:color="auto"/>
            <w:right w:val="none" w:sz="0" w:space="0" w:color="auto"/>
          </w:divBdr>
        </w:div>
        <w:div w:id="1341657211">
          <w:marLeft w:val="640"/>
          <w:marRight w:val="0"/>
          <w:marTop w:val="0"/>
          <w:marBottom w:val="0"/>
          <w:divBdr>
            <w:top w:val="none" w:sz="0" w:space="0" w:color="auto"/>
            <w:left w:val="none" w:sz="0" w:space="0" w:color="auto"/>
            <w:bottom w:val="none" w:sz="0" w:space="0" w:color="auto"/>
            <w:right w:val="none" w:sz="0" w:space="0" w:color="auto"/>
          </w:divBdr>
        </w:div>
      </w:divsChild>
    </w:div>
    <w:div w:id="1201164249">
      <w:bodyDiv w:val="1"/>
      <w:marLeft w:val="0"/>
      <w:marRight w:val="0"/>
      <w:marTop w:val="0"/>
      <w:marBottom w:val="0"/>
      <w:divBdr>
        <w:top w:val="none" w:sz="0" w:space="0" w:color="auto"/>
        <w:left w:val="none" w:sz="0" w:space="0" w:color="auto"/>
        <w:bottom w:val="none" w:sz="0" w:space="0" w:color="auto"/>
        <w:right w:val="none" w:sz="0" w:space="0" w:color="auto"/>
      </w:divBdr>
      <w:divsChild>
        <w:div w:id="18552663">
          <w:marLeft w:val="640"/>
          <w:marRight w:val="0"/>
          <w:marTop w:val="0"/>
          <w:marBottom w:val="0"/>
          <w:divBdr>
            <w:top w:val="none" w:sz="0" w:space="0" w:color="auto"/>
            <w:left w:val="none" w:sz="0" w:space="0" w:color="auto"/>
            <w:bottom w:val="none" w:sz="0" w:space="0" w:color="auto"/>
            <w:right w:val="none" w:sz="0" w:space="0" w:color="auto"/>
          </w:divBdr>
        </w:div>
        <w:div w:id="44138095">
          <w:marLeft w:val="640"/>
          <w:marRight w:val="0"/>
          <w:marTop w:val="0"/>
          <w:marBottom w:val="0"/>
          <w:divBdr>
            <w:top w:val="none" w:sz="0" w:space="0" w:color="auto"/>
            <w:left w:val="none" w:sz="0" w:space="0" w:color="auto"/>
            <w:bottom w:val="none" w:sz="0" w:space="0" w:color="auto"/>
            <w:right w:val="none" w:sz="0" w:space="0" w:color="auto"/>
          </w:divBdr>
        </w:div>
        <w:div w:id="104229628">
          <w:marLeft w:val="640"/>
          <w:marRight w:val="0"/>
          <w:marTop w:val="0"/>
          <w:marBottom w:val="0"/>
          <w:divBdr>
            <w:top w:val="none" w:sz="0" w:space="0" w:color="auto"/>
            <w:left w:val="none" w:sz="0" w:space="0" w:color="auto"/>
            <w:bottom w:val="none" w:sz="0" w:space="0" w:color="auto"/>
            <w:right w:val="none" w:sz="0" w:space="0" w:color="auto"/>
          </w:divBdr>
        </w:div>
        <w:div w:id="107161382">
          <w:marLeft w:val="640"/>
          <w:marRight w:val="0"/>
          <w:marTop w:val="0"/>
          <w:marBottom w:val="0"/>
          <w:divBdr>
            <w:top w:val="none" w:sz="0" w:space="0" w:color="auto"/>
            <w:left w:val="none" w:sz="0" w:space="0" w:color="auto"/>
            <w:bottom w:val="none" w:sz="0" w:space="0" w:color="auto"/>
            <w:right w:val="none" w:sz="0" w:space="0" w:color="auto"/>
          </w:divBdr>
        </w:div>
        <w:div w:id="133450337">
          <w:marLeft w:val="640"/>
          <w:marRight w:val="0"/>
          <w:marTop w:val="0"/>
          <w:marBottom w:val="0"/>
          <w:divBdr>
            <w:top w:val="none" w:sz="0" w:space="0" w:color="auto"/>
            <w:left w:val="none" w:sz="0" w:space="0" w:color="auto"/>
            <w:bottom w:val="none" w:sz="0" w:space="0" w:color="auto"/>
            <w:right w:val="none" w:sz="0" w:space="0" w:color="auto"/>
          </w:divBdr>
        </w:div>
        <w:div w:id="165247877">
          <w:marLeft w:val="640"/>
          <w:marRight w:val="0"/>
          <w:marTop w:val="0"/>
          <w:marBottom w:val="0"/>
          <w:divBdr>
            <w:top w:val="none" w:sz="0" w:space="0" w:color="auto"/>
            <w:left w:val="none" w:sz="0" w:space="0" w:color="auto"/>
            <w:bottom w:val="none" w:sz="0" w:space="0" w:color="auto"/>
            <w:right w:val="none" w:sz="0" w:space="0" w:color="auto"/>
          </w:divBdr>
        </w:div>
        <w:div w:id="190384084">
          <w:marLeft w:val="640"/>
          <w:marRight w:val="0"/>
          <w:marTop w:val="0"/>
          <w:marBottom w:val="0"/>
          <w:divBdr>
            <w:top w:val="none" w:sz="0" w:space="0" w:color="auto"/>
            <w:left w:val="none" w:sz="0" w:space="0" w:color="auto"/>
            <w:bottom w:val="none" w:sz="0" w:space="0" w:color="auto"/>
            <w:right w:val="none" w:sz="0" w:space="0" w:color="auto"/>
          </w:divBdr>
        </w:div>
        <w:div w:id="253437852">
          <w:marLeft w:val="640"/>
          <w:marRight w:val="0"/>
          <w:marTop w:val="0"/>
          <w:marBottom w:val="0"/>
          <w:divBdr>
            <w:top w:val="none" w:sz="0" w:space="0" w:color="auto"/>
            <w:left w:val="none" w:sz="0" w:space="0" w:color="auto"/>
            <w:bottom w:val="none" w:sz="0" w:space="0" w:color="auto"/>
            <w:right w:val="none" w:sz="0" w:space="0" w:color="auto"/>
          </w:divBdr>
        </w:div>
        <w:div w:id="261688810">
          <w:marLeft w:val="640"/>
          <w:marRight w:val="0"/>
          <w:marTop w:val="0"/>
          <w:marBottom w:val="0"/>
          <w:divBdr>
            <w:top w:val="none" w:sz="0" w:space="0" w:color="auto"/>
            <w:left w:val="none" w:sz="0" w:space="0" w:color="auto"/>
            <w:bottom w:val="none" w:sz="0" w:space="0" w:color="auto"/>
            <w:right w:val="none" w:sz="0" w:space="0" w:color="auto"/>
          </w:divBdr>
        </w:div>
        <w:div w:id="301810981">
          <w:marLeft w:val="640"/>
          <w:marRight w:val="0"/>
          <w:marTop w:val="0"/>
          <w:marBottom w:val="0"/>
          <w:divBdr>
            <w:top w:val="none" w:sz="0" w:space="0" w:color="auto"/>
            <w:left w:val="none" w:sz="0" w:space="0" w:color="auto"/>
            <w:bottom w:val="none" w:sz="0" w:space="0" w:color="auto"/>
            <w:right w:val="none" w:sz="0" w:space="0" w:color="auto"/>
          </w:divBdr>
        </w:div>
        <w:div w:id="343829385">
          <w:marLeft w:val="640"/>
          <w:marRight w:val="0"/>
          <w:marTop w:val="0"/>
          <w:marBottom w:val="0"/>
          <w:divBdr>
            <w:top w:val="none" w:sz="0" w:space="0" w:color="auto"/>
            <w:left w:val="none" w:sz="0" w:space="0" w:color="auto"/>
            <w:bottom w:val="none" w:sz="0" w:space="0" w:color="auto"/>
            <w:right w:val="none" w:sz="0" w:space="0" w:color="auto"/>
          </w:divBdr>
        </w:div>
        <w:div w:id="372198074">
          <w:marLeft w:val="640"/>
          <w:marRight w:val="0"/>
          <w:marTop w:val="0"/>
          <w:marBottom w:val="0"/>
          <w:divBdr>
            <w:top w:val="none" w:sz="0" w:space="0" w:color="auto"/>
            <w:left w:val="none" w:sz="0" w:space="0" w:color="auto"/>
            <w:bottom w:val="none" w:sz="0" w:space="0" w:color="auto"/>
            <w:right w:val="none" w:sz="0" w:space="0" w:color="auto"/>
          </w:divBdr>
        </w:div>
        <w:div w:id="422915697">
          <w:marLeft w:val="640"/>
          <w:marRight w:val="0"/>
          <w:marTop w:val="0"/>
          <w:marBottom w:val="0"/>
          <w:divBdr>
            <w:top w:val="none" w:sz="0" w:space="0" w:color="auto"/>
            <w:left w:val="none" w:sz="0" w:space="0" w:color="auto"/>
            <w:bottom w:val="none" w:sz="0" w:space="0" w:color="auto"/>
            <w:right w:val="none" w:sz="0" w:space="0" w:color="auto"/>
          </w:divBdr>
        </w:div>
        <w:div w:id="444613542">
          <w:marLeft w:val="640"/>
          <w:marRight w:val="0"/>
          <w:marTop w:val="0"/>
          <w:marBottom w:val="0"/>
          <w:divBdr>
            <w:top w:val="none" w:sz="0" w:space="0" w:color="auto"/>
            <w:left w:val="none" w:sz="0" w:space="0" w:color="auto"/>
            <w:bottom w:val="none" w:sz="0" w:space="0" w:color="auto"/>
            <w:right w:val="none" w:sz="0" w:space="0" w:color="auto"/>
          </w:divBdr>
        </w:div>
        <w:div w:id="500506774">
          <w:marLeft w:val="640"/>
          <w:marRight w:val="0"/>
          <w:marTop w:val="0"/>
          <w:marBottom w:val="0"/>
          <w:divBdr>
            <w:top w:val="none" w:sz="0" w:space="0" w:color="auto"/>
            <w:left w:val="none" w:sz="0" w:space="0" w:color="auto"/>
            <w:bottom w:val="none" w:sz="0" w:space="0" w:color="auto"/>
            <w:right w:val="none" w:sz="0" w:space="0" w:color="auto"/>
          </w:divBdr>
        </w:div>
        <w:div w:id="515965259">
          <w:marLeft w:val="640"/>
          <w:marRight w:val="0"/>
          <w:marTop w:val="0"/>
          <w:marBottom w:val="0"/>
          <w:divBdr>
            <w:top w:val="none" w:sz="0" w:space="0" w:color="auto"/>
            <w:left w:val="none" w:sz="0" w:space="0" w:color="auto"/>
            <w:bottom w:val="none" w:sz="0" w:space="0" w:color="auto"/>
            <w:right w:val="none" w:sz="0" w:space="0" w:color="auto"/>
          </w:divBdr>
        </w:div>
        <w:div w:id="533421566">
          <w:marLeft w:val="640"/>
          <w:marRight w:val="0"/>
          <w:marTop w:val="0"/>
          <w:marBottom w:val="0"/>
          <w:divBdr>
            <w:top w:val="none" w:sz="0" w:space="0" w:color="auto"/>
            <w:left w:val="none" w:sz="0" w:space="0" w:color="auto"/>
            <w:bottom w:val="none" w:sz="0" w:space="0" w:color="auto"/>
            <w:right w:val="none" w:sz="0" w:space="0" w:color="auto"/>
          </w:divBdr>
        </w:div>
        <w:div w:id="537355072">
          <w:marLeft w:val="640"/>
          <w:marRight w:val="0"/>
          <w:marTop w:val="0"/>
          <w:marBottom w:val="0"/>
          <w:divBdr>
            <w:top w:val="none" w:sz="0" w:space="0" w:color="auto"/>
            <w:left w:val="none" w:sz="0" w:space="0" w:color="auto"/>
            <w:bottom w:val="none" w:sz="0" w:space="0" w:color="auto"/>
            <w:right w:val="none" w:sz="0" w:space="0" w:color="auto"/>
          </w:divBdr>
        </w:div>
        <w:div w:id="547187497">
          <w:marLeft w:val="640"/>
          <w:marRight w:val="0"/>
          <w:marTop w:val="0"/>
          <w:marBottom w:val="0"/>
          <w:divBdr>
            <w:top w:val="none" w:sz="0" w:space="0" w:color="auto"/>
            <w:left w:val="none" w:sz="0" w:space="0" w:color="auto"/>
            <w:bottom w:val="none" w:sz="0" w:space="0" w:color="auto"/>
            <w:right w:val="none" w:sz="0" w:space="0" w:color="auto"/>
          </w:divBdr>
        </w:div>
        <w:div w:id="576481986">
          <w:marLeft w:val="640"/>
          <w:marRight w:val="0"/>
          <w:marTop w:val="0"/>
          <w:marBottom w:val="0"/>
          <w:divBdr>
            <w:top w:val="none" w:sz="0" w:space="0" w:color="auto"/>
            <w:left w:val="none" w:sz="0" w:space="0" w:color="auto"/>
            <w:bottom w:val="none" w:sz="0" w:space="0" w:color="auto"/>
            <w:right w:val="none" w:sz="0" w:space="0" w:color="auto"/>
          </w:divBdr>
        </w:div>
        <w:div w:id="593131460">
          <w:marLeft w:val="640"/>
          <w:marRight w:val="0"/>
          <w:marTop w:val="0"/>
          <w:marBottom w:val="0"/>
          <w:divBdr>
            <w:top w:val="none" w:sz="0" w:space="0" w:color="auto"/>
            <w:left w:val="none" w:sz="0" w:space="0" w:color="auto"/>
            <w:bottom w:val="none" w:sz="0" w:space="0" w:color="auto"/>
            <w:right w:val="none" w:sz="0" w:space="0" w:color="auto"/>
          </w:divBdr>
        </w:div>
        <w:div w:id="631911942">
          <w:marLeft w:val="640"/>
          <w:marRight w:val="0"/>
          <w:marTop w:val="0"/>
          <w:marBottom w:val="0"/>
          <w:divBdr>
            <w:top w:val="none" w:sz="0" w:space="0" w:color="auto"/>
            <w:left w:val="none" w:sz="0" w:space="0" w:color="auto"/>
            <w:bottom w:val="none" w:sz="0" w:space="0" w:color="auto"/>
            <w:right w:val="none" w:sz="0" w:space="0" w:color="auto"/>
          </w:divBdr>
        </w:div>
        <w:div w:id="706225576">
          <w:marLeft w:val="640"/>
          <w:marRight w:val="0"/>
          <w:marTop w:val="0"/>
          <w:marBottom w:val="0"/>
          <w:divBdr>
            <w:top w:val="none" w:sz="0" w:space="0" w:color="auto"/>
            <w:left w:val="none" w:sz="0" w:space="0" w:color="auto"/>
            <w:bottom w:val="none" w:sz="0" w:space="0" w:color="auto"/>
            <w:right w:val="none" w:sz="0" w:space="0" w:color="auto"/>
          </w:divBdr>
        </w:div>
        <w:div w:id="768963186">
          <w:marLeft w:val="640"/>
          <w:marRight w:val="0"/>
          <w:marTop w:val="0"/>
          <w:marBottom w:val="0"/>
          <w:divBdr>
            <w:top w:val="none" w:sz="0" w:space="0" w:color="auto"/>
            <w:left w:val="none" w:sz="0" w:space="0" w:color="auto"/>
            <w:bottom w:val="none" w:sz="0" w:space="0" w:color="auto"/>
            <w:right w:val="none" w:sz="0" w:space="0" w:color="auto"/>
          </w:divBdr>
        </w:div>
        <w:div w:id="861358507">
          <w:marLeft w:val="640"/>
          <w:marRight w:val="0"/>
          <w:marTop w:val="0"/>
          <w:marBottom w:val="0"/>
          <w:divBdr>
            <w:top w:val="none" w:sz="0" w:space="0" w:color="auto"/>
            <w:left w:val="none" w:sz="0" w:space="0" w:color="auto"/>
            <w:bottom w:val="none" w:sz="0" w:space="0" w:color="auto"/>
            <w:right w:val="none" w:sz="0" w:space="0" w:color="auto"/>
          </w:divBdr>
        </w:div>
        <w:div w:id="863397996">
          <w:marLeft w:val="640"/>
          <w:marRight w:val="0"/>
          <w:marTop w:val="0"/>
          <w:marBottom w:val="0"/>
          <w:divBdr>
            <w:top w:val="none" w:sz="0" w:space="0" w:color="auto"/>
            <w:left w:val="none" w:sz="0" w:space="0" w:color="auto"/>
            <w:bottom w:val="none" w:sz="0" w:space="0" w:color="auto"/>
            <w:right w:val="none" w:sz="0" w:space="0" w:color="auto"/>
          </w:divBdr>
        </w:div>
        <w:div w:id="892426378">
          <w:marLeft w:val="640"/>
          <w:marRight w:val="0"/>
          <w:marTop w:val="0"/>
          <w:marBottom w:val="0"/>
          <w:divBdr>
            <w:top w:val="none" w:sz="0" w:space="0" w:color="auto"/>
            <w:left w:val="none" w:sz="0" w:space="0" w:color="auto"/>
            <w:bottom w:val="none" w:sz="0" w:space="0" w:color="auto"/>
            <w:right w:val="none" w:sz="0" w:space="0" w:color="auto"/>
          </w:divBdr>
        </w:div>
        <w:div w:id="920942202">
          <w:marLeft w:val="640"/>
          <w:marRight w:val="0"/>
          <w:marTop w:val="0"/>
          <w:marBottom w:val="0"/>
          <w:divBdr>
            <w:top w:val="none" w:sz="0" w:space="0" w:color="auto"/>
            <w:left w:val="none" w:sz="0" w:space="0" w:color="auto"/>
            <w:bottom w:val="none" w:sz="0" w:space="0" w:color="auto"/>
            <w:right w:val="none" w:sz="0" w:space="0" w:color="auto"/>
          </w:divBdr>
        </w:div>
        <w:div w:id="932515227">
          <w:marLeft w:val="640"/>
          <w:marRight w:val="0"/>
          <w:marTop w:val="0"/>
          <w:marBottom w:val="0"/>
          <w:divBdr>
            <w:top w:val="none" w:sz="0" w:space="0" w:color="auto"/>
            <w:left w:val="none" w:sz="0" w:space="0" w:color="auto"/>
            <w:bottom w:val="none" w:sz="0" w:space="0" w:color="auto"/>
            <w:right w:val="none" w:sz="0" w:space="0" w:color="auto"/>
          </w:divBdr>
        </w:div>
        <w:div w:id="977229125">
          <w:marLeft w:val="640"/>
          <w:marRight w:val="0"/>
          <w:marTop w:val="0"/>
          <w:marBottom w:val="0"/>
          <w:divBdr>
            <w:top w:val="none" w:sz="0" w:space="0" w:color="auto"/>
            <w:left w:val="none" w:sz="0" w:space="0" w:color="auto"/>
            <w:bottom w:val="none" w:sz="0" w:space="0" w:color="auto"/>
            <w:right w:val="none" w:sz="0" w:space="0" w:color="auto"/>
          </w:divBdr>
        </w:div>
        <w:div w:id="1001734057">
          <w:marLeft w:val="640"/>
          <w:marRight w:val="0"/>
          <w:marTop w:val="0"/>
          <w:marBottom w:val="0"/>
          <w:divBdr>
            <w:top w:val="none" w:sz="0" w:space="0" w:color="auto"/>
            <w:left w:val="none" w:sz="0" w:space="0" w:color="auto"/>
            <w:bottom w:val="none" w:sz="0" w:space="0" w:color="auto"/>
            <w:right w:val="none" w:sz="0" w:space="0" w:color="auto"/>
          </w:divBdr>
        </w:div>
        <w:div w:id="1046880398">
          <w:marLeft w:val="640"/>
          <w:marRight w:val="0"/>
          <w:marTop w:val="0"/>
          <w:marBottom w:val="0"/>
          <w:divBdr>
            <w:top w:val="none" w:sz="0" w:space="0" w:color="auto"/>
            <w:left w:val="none" w:sz="0" w:space="0" w:color="auto"/>
            <w:bottom w:val="none" w:sz="0" w:space="0" w:color="auto"/>
            <w:right w:val="none" w:sz="0" w:space="0" w:color="auto"/>
          </w:divBdr>
        </w:div>
        <w:div w:id="1173447651">
          <w:marLeft w:val="640"/>
          <w:marRight w:val="0"/>
          <w:marTop w:val="0"/>
          <w:marBottom w:val="0"/>
          <w:divBdr>
            <w:top w:val="none" w:sz="0" w:space="0" w:color="auto"/>
            <w:left w:val="none" w:sz="0" w:space="0" w:color="auto"/>
            <w:bottom w:val="none" w:sz="0" w:space="0" w:color="auto"/>
            <w:right w:val="none" w:sz="0" w:space="0" w:color="auto"/>
          </w:divBdr>
        </w:div>
        <w:div w:id="1194349235">
          <w:marLeft w:val="640"/>
          <w:marRight w:val="0"/>
          <w:marTop w:val="0"/>
          <w:marBottom w:val="0"/>
          <w:divBdr>
            <w:top w:val="none" w:sz="0" w:space="0" w:color="auto"/>
            <w:left w:val="none" w:sz="0" w:space="0" w:color="auto"/>
            <w:bottom w:val="none" w:sz="0" w:space="0" w:color="auto"/>
            <w:right w:val="none" w:sz="0" w:space="0" w:color="auto"/>
          </w:divBdr>
        </w:div>
        <w:div w:id="1223906727">
          <w:marLeft w:val="640"/>
          <w:marRight w:val="0"/>
          <w:marTop w:val="0"/>
          <w:marBottom w:val="0"/>
          <w:divBdr>
            <w:top w:val="none" w:sz="0" w:space="0" w:color="auto"/>
            <w:left w:val="none" w:sz="0" w:space="0" w:color="auto"/>
            <w:bottom w:val="none" w:sz="0" w:space="0" w:color="auto"/>
            <w:right w:val="none" w:sz="0" w:space="0" w:color="auto"/>
          </w:divBdr>
        </w:div>
        <w:div w:id="1267883278">
          <w:marLeft w:val="640"/>
          <w:marRight w:val="0"/>
          <w:marTop w:val="0"/>
          <w:marBottom w:val="0"/>
          <w:divBdr>
            <w:top w:val="none" w:sz="0" w:space="0" w:color="auto"/>
            <w:left w:val="none" w:sz="0" w:space="0" w:color="auto"/>
            <w:bottom w:val="none" w:sz="0" w:space="0" w:color="auto"/>
            <w:right w:val="none" w:sz="0" w:space="0" w:color="auto"/>
          </w:divBdr>
        </w:div>
        <w:div w:id="1278484841">
          <w:marLeft w:val="640"/>
          <w:marRight w:val="0"/>
          <w:marTop w:val="0"/>
          <w:marBottom w:val="0"/>
          <w:divBdr>
            <w:top w:val="none" w:sz="0" w:space="0" w:color="auto"/>
            <w:left w:val="none" w:sz="0" w:space="0" w:color="auto"/>
            <w:bottom w:val="none" w:sz="0" w:space="0" w:color="auto"/>
            <w:right w:val="none" w:sz="0" w:space="0" w:color="auto"/>
          </w:divBdr>
        </w:div>
        <w:div w:id="1281492849">
          <w:marLeft w:val="640"/>
          <w:marRight w:val="0"/>
          <w:marTop w:val="0"/>
          <w:marBottom w:val="0"/>
          <w:divBdr>
            <w:top w:val="none" w:sz="0" w:space="0" w:color="auto"/>
            <w:left w:val="none" w:sz="0" w:space="0" w:color="auto"/>
            <w:bottom w:val="none" w:sz="0" w:space="0" w:color="auto"/>
            <w:right w:val="none" w:sz="0" w:space="0" w:color="auto"/>
          </w:divBdr>
        </w:div>
        <w:div w:id="1301501325">
          <w:marLeft w:val="640"/>
          <w:marRight w:val="0"/>
          <w:marTop w:val="0"/>
          <w:marBottom w:val="0"/>
          <w:divBdr>
            <w:top w:val="none" w:sz="0" w:space="0" w:color="auto"/>
            <w:left w:val="none" w:sz="0" w:space="0" w:color="auto"/>
            <w:bottom w:val="none" w:sz="0" w:space="0" w:color="auto"/>
            <w:right w:val="none" w:sz="0" w:space="0" w:color="auto"/>
          </w:divBdr>
        </w:div>
        <w:div w:id="1376346322">
          <w:marLeft w:val="640"/>
          <w:marRight w:val="0"/>
          <w:marTop w:val="0"/>
          <w:marBottom w:val="0"/>
          <w:divBdr>
            <w:top w:val="none" w:sz="0" w:space="0" w:color="auto"/>
            <w:left w:val="none" w:sz="0" w:space="0" w:color="auto"/>
            <w:bottom w:val="none" w:sz="0" w:space="0" w:color="auto"/>
            <w:right w:val="none" w:sz="0" w:space="0" w:color="auto"/>
          </w:divBdr>
        </w:div>
        <w:div w:id="1381897408">
          <w:marLeft w:val="640"/>
          <w:marRight w:val="0"/>
          <w:marTop w:val="0"/>
          <w:marBottom w:val="0"/>
          <w:divBdr>
            <w:top w:val="none" w:sz="0" w:space="0" w:color="auto"/>
            <w:left w:val="none" w:sz="0" w:space="0" w:color="auto"/>
            <w:bottom w:val="none" w:sz="0" w:space="0" w:color="auto"/>
            <w:right w:val="none" w:sz="0" w:space="0" w:color="auto"/>
          </w:divBdr>
        </w:div>
        <w:div w:id="1435400865">
          <w:marLeft w:val="640"/>
          <w:marRight w:val="0"/>
          <w:marTop w:val="0"/>
          <w:marBottom w:val="0"/>
          <w:divBdr>
            <w:top w:val="none" w:sz="0" w:space="0" w:color="auto"/>
            <w:left w:val="none" w:sz="0" w:space="0" w:color="auto"/>
            <w:bottom w:val="none" w:sz="0" w:space="0" w:color="auto"/>
            <w:right w:val="none" w:sz="0" w:space="0" w:color="auto"/>
          </w:divBdr>
        </w:div>
        <w:div w:id="1503272886">
          <w:marLeft w:val="640"/>
          <w:marRight w:val="0"/>
          <w:marTop w:val="0"/>
          <w:marBottom w:val="0"/>
          <w:divBdr>
            <w:top w:val="none" w:sz="0" w:space="0" w:color="auto"/>
            <w:left w:val="none" w:sz="0" w:space="0" w:color="auto"/>
            <w:bottom w:val="none" w:sz="0" w:space="0" w:color="auto"/>
            <w:right w:val="none" w:sz="0" w:space="0" w:color="auto"/>
          </w:divBdr>
        </w:div>
        <w:div w:id="1507161812">
          <w:marLeft w:val="640"/>
          <w:marRight w:val="0"/>
          <w:marTop w:val="0"/>
          <w:marBottom w:val="0"/>
          <w:divBdr>
            <w:top w:val="none" w:sz="0" w:space="0" w:color="auto"/>
            <w:left w:val="none" w:sz="0" w:space="0" w:color="auto"/>
            <w:bottom w:val="none" w:sz="0" w:space="0" w:color="auto"/>
            <w:right w:val="none" w:sz="0" w:space="0" w:color="auto"/>
          </w:divBdr>
        </w:div>
        <w:div w:id="1569684267">
          <w:marLeft w:val="640"/>
          <w:marRight w:val="0"/>
          <w:marTop w:val="0"/>
          <w:marBottom w:val="0"/>
          <w:divBdr>
            <w:top w:val="none" w:sz="0" w:space="0" w:color="auto"/>
            <w:left w:val="none" w:sz="0" w:space="0" w:color="auto"/>
            <w:bottom w:val="none" w:sz="0" w:space="0" w:color="auto"/>
            <w:right w:val="none" w:sz="0" w:space="0" w:color="auto"/>
          </w:divBdr>
        </w:div>
        <w:div w:id="1585994957">
          <w:marLeft w:val="640"/>
          <w:marRight w:val="0"/>
          <w:marTop w:val="0"/>
          <w:marBottom w:val="0"/>
          <w:divBdr>
            <w:top w:val="none" w:sz="0" w:space="0" w:color="auto"/>
            <w:left w:val="none" w:sz="0" w:space="0" w:color="auto"/>
            <w:bottom w:val="none" w:sz="0" w:space="0" w:color="auto"/>
            <w:right w:val="none" w:sz="0" w:space="0" w:color="auto"/>
          </w:divBdr>
        </w:div>
        <w:div w:id="1586839528">
          <w:marLeft w:val="640"/>
          <w:marRight w:val="0"/>
          <w:marTop w:val="0"/>
          <w:marBottom w:val="0"/>
          <w:divBdr>
            <w:top w:val="none" w:sz="0" w:space="0" w:color="auto"/>
            <w:left w:val="none" w:sz="0" w:space="0" w:color="auto"/>
            <w:bottom w:val="none" w:sz="0" w:space="0" w:color="auto"/>
            <w:right w:val="none" w:sz="0" w:space="0" w:color="auto"/>
          </w:divBdr>
        </w:div>
        <w:div w:id="1612273444">
          <w:marLeft w:val="640"/>
          <w:marRight w:val="0"/>
          <w:marTop w:val="0"/>
          <w:marBottom w:val="0"/>
          <w:divBdr>
            <w:top w:val="none" w:sz="0" w:space="0" w:color="auto"/>
            <w:left w:val="none" w:sz="0" w:space="0" w:color="auto"/>
            <w:bottom w:val="none" w:sz="0" w:space="0" w:color="auto"/>
            <w:right w:val="none" w:sz="0" w:space="0" w:color="auto"/>
          </w:divBdr>
        </w:div>
        <w:div w:id="1619330929">
          <w:marLeft w:val="640"/>
          <w:marRight w:val="0"/>
          <w:marTop w:val="0"/>
          <w:marBottom w:val="0"/>
          <w:divBdr>
            <w:top w:val="none" w:sz="0" w:space="0" w:color="auto"/>
            <w:left w:val="none" w:sz="0" w:space="0" w:color="auto"/>
            <w:bottom w:val="none" w:sz="0" w:space="0" w:color="auto"/>
            <w:right w:val="none" w:sz="0" w:space="0" w:color="auto"/>
          </w:divBdr>
        </w:div>
        <w:div w:id="1674141695">
          <w:marLeft w:val="640"/>
          <w:marRight w:val="0"/>
          <w:marTop w:val="0"/>
          <w:marBottom w:val="0"/>
          <w:divBdr>
            <w:top w:val="none" w:sz="0" w:space="0" w:color="auto"/>
            <w:left w:val="none" w:sz="0" w:space="0" w:color="auto"/>
            <w:bottom w:val="none" w:sz="0" w:space="0" w:color="auto"/>
            <w:right w:val="none" w:sz="0" w:space="0" w:color="auto"/>
          </w:divBdr>
        </w:div>
        <w:div w:id="1727411540">
          <w:marLeft w:val="640"/>
          <w:marRight w:val="0"/>
          <w:marTop w:val="0"/>
          <w:marBottom w:val="0"/>
          <w:divBdr>
            <w:top w:val="none" w:sz="0" w:space="0" w:color="auto"/>
            <w:left w:val="none" w:sz="0" w:space="0" w:color="auto"/>
            <w:bottom w:val="none" w:sz="0" w:space="0" w:color="auto"/>
            <w:right w:val="none" w:sz="0" w:space="0" w:color="auto"/>
          </w:divBdr>
        </w:div>
        <w:div w:id="1734960856">
          <w:marLeft w:val="640"/>
          <w:marRight w:val="0"/>
          <w:marTop w:val="0"/>
          <w:marBottom w:val="0"/>
          <w:divBdr>
            <w:top w:val="none" w:sz="0" w:space="0" w:color="auto"/>
            <w:left w:val="none" w:sz="0" w:space="0" w:color="auto"/>
            <w:bottom w:val="none" w:sz="0" w:space="0" w:color="auto"/>
            <w:right w:val="none" w:sz="0" w:space="0" w:color="auto"/>
          </w:divBdr>
        </w:div>
        <w:div w:id="1748921070">
          <w:marLeft w:val="640"/>
          <w:marRight w:val="0"/>
          <w:marTop w:val="0"/>
          <w:marBottom w:val="0"/>
          <w:divBdr>
            <w:top w:val="none" w:sz="0" w:space="0" w:color="auto"/>
            <w:left w:val="none" w:sz="0" w:space="0" w:color="auto"/>
            <w:bottom w:val="none" w:sz="0" w:space="0" w:color="auto"/>
            <w:right w:val="none" w:sz="0" w:space="0" w:color="auto"/>
          </w:divBdr>
        </w:div>
        <w:div w:id="1791782630">
          <w:marLeft w:val="640"/>
          <w:marRight w:val="0"/>
          <w:marTop w:val="0"/>
          <w:marBottom w:val="0"/>
          <w:divBdr>
            <w:top w:val="none" w:sz="0" w:space="0" w:color="auto"/>
            <w:left w:val="none" w:sz="0" w:space="0" w:color="auto"/>
            <w:bottom w:val="none" w:sz="0" w:space="0" w:color="auto"/>
            <w:right w:val="none" w:sz="0" w:space="0" w:color="auto"/>
          </w:divBdr>
        </w:div>
        <w:div w:id="1908758744">
          <w:marLeft w:val="640"/>
          <w:marRight w:val="0"/>
          <w:marTop w:val="0"/>
          <w:marBottom w:val="0"/>
          <w:divBdr>
            <w:top w:val="none" w:sz="0" w:space="0" w:color="auto"/>
            <w:left w:val="none" w:sz="0" w:space="0" w:color="auto"/>
            <w:bottom w:val="none" w:sz="0" w:space="0" w:color="auto"/>
            <w:right w:val="none" w:sz="0" w:space="0" w:color="auto"/>
          </w:divBdr>
        </w:div>
        <w:div w:id="1968851493">
          <w:marLeft w:val="640"/>
          <w:marRight w:val="0"/>
          <w:marTop w:val="0"/>
          <w:marBottom w:val="0"/>
          <w:divBdr>
            <w:top w:val="none" w:sz="0" w:space="0" w:color="auto"/>
            <w:left w:val="none" w:sz="0" w:space="0" w:color="auto"/>
            <w:bottom w:val="none" w:sz="0" w:space="0" w:color="auto"/>
            <w:right w:val="none" w:sz="0" w:space="0" w:color="auto"/>
          </w:divBdr>
        </w:div>
        <w:div w:id="1993098091">
          <w:marLeft w:val="640"/>
          <w:marRight w:val="0"/>
          <w:marTop w:val="0"/>
          <w:marBottom w:val="0"/>
          <w:divBdr>
            <w:top w:val="none" w:sz="0" w:space="0" w:color="auto"/>
            <w:left w:val="none" w:sz="0" w:space="0" w:color="auto"/>
            <w:bottom w:val="none" w:sz="0" w:space="0" w:color="auto"/>
            <w:right w:val="none" w:sz="0" w:space="0" w:color="auto"/>
          </w:divBdr>
        </w:div>
        <w:div w:id="2005087537">
          <w:marLeft w:val="640"/>
          <w:marRight w:val="0"/>
          <w:marTop w:val="0"/>
          <w:marBottom w:val="0"/>
          <w:divBdr>
            <w:top w:val="none" w:sz="0" w:space="0" w:color="auto"/>
            <w:left w:val="none" w:sz="0" w:space="0" w:color="auto"/>
            <w:bottom w:val="none" w:sz="0" w:space="0" w:color="auto"/>
            <w:right w:val="none" w:sz="0" w:space="0" w:color="auto"/>
          </w:divBdr>
        </w:div>
        <w:div w:id="2005546882">
          <w:marLeft w:val="640"/>
          <w:marRight w:val="0"/>
          <w:marTop w:val="0"/>
          <w:marBottom w:val="0"/>
          <w:divBdr>
            <w:top w:val="none" w:sz="0" w:space="0" w:color="auto"/>
            <w:left w:val="none" w:sz="0" w:space="0" w:color="auto"/>
            <w:bottom w:val="none" w:sz="0" w:space="0" w:color="auto"/>
            <w:right w:val="none" w:sz="0" w:space="0" w:color="auto"/>
          </w:divBdr>
        </w:div>
        <w:div w:id="2006592383">
          <w:marLeft w:val="640"/>
          <w:marRight w:val="0"/>
          <w:marTop w:val="0"/>
          <w:marBottom w:val="0"/>
          <w:divBdr>
            <w:top w:val="none" w:sz="0" w:space="0" w:color="auto"/>
            <w:left w:val="none" w:sz="0" w:space="0" w:color="auto"/>
            <w:bottom w:val="none" w:sz="0" w:space="0" w:color="auto"/>
            <w:right w:val="none" w:sz="0" w:space="0" w:color="auto"/>
          </w:divBdr>
        </w:div>
      </w:divsChild>
    </w:div>
    <w:div w:id="1205561287">
      <w:bodyDiv w:val="1"/>
      <w:marLeft w:val="0"/>
      <w:marRight w:val="0"/>
      <w:marTop w:val="0"/>
      <w:marBottom w:val="0"/>
      <w:divBdr>
        <w:top w:val="none" w:sz="0" w:space="0" w:color="auto"/>
        <w:left w:val="none" w:sz="0" w:space="0" w:color="auto"/>
        <w:bottom w:val="none" w:sz="0" w:space="0" w:color="auto"/>
        <w:right w:val="none" w:sz="0" w:space="0" w:color="auto"/>
      </w:divBdr>
    </w:div>
    <w:div w:id="1208031902">
      <w:bodyDiv w:val="1"/>
      <w:marLeft w:val="0"/>
      <w:marRight w:val="0"/>
      <w:marTop w:val="0"/>
      <w:marBottom w:val="0"/>
      <w:divBdr>
        <w:top w:val="none" w:sz="0" w:space="0" w:color="auto"/>
        <w:left w:val="none" w:sz="0" w:space="0" w:color="auto"/>
        <w:bottom w:val="none" w:sz="0" w:space="0" w:color="auto"/>
        <w:right w:val="none" w:sz="0" w:space="0" w:color="auto"/>
      </w:divBdr>
    </w:div>
    <w:div w:id="1209760487">
      <w:bodyDiv w:val="1"/>
      <w:marLeft w:val="0"/>
      <w:marRight w:val="0"/>
      <w:marTop w:val="0"/>
      <w:marBottom w:val="0"/>
      <w:divBdr>
        <w:top w:val="none" w:sz="0" w:space="0" w:color="auto"/>
        <w:left w:val="none" w:sz="0" w:space="0" w:color="auto"/>
        <w:bottom w:val="none" w:sz="0" w:space="0" w:color="auto"/>
        <w:right w:val="none" w:sz="0" w:space="0" w:color="auto"/>
      </w:divBdr>
    </w:div>
    <w:div w:id="1209994939">
      <w:bodyDiv w:val="1"/>
      <w:marLeft w:val="0"/>
      <w:marRight w:val="0"/>
      <w:marTop w:val="0"/>
      <w:marBottom w:val="0"/>
      <w:divBdr>
        <w:top w:val="none" w:sz="0" w:space="0" w:color="auto"/>
        <w:left w:val="none" w:sz="0" w:space="0" w:color="auto"/>
        <w:bottom w:val="none" w:sz="0" w:space="0" w:color="auto"/>
        <w:right w:val="none" w:sz="0" w:space="0" w:color="auto"/>
      </w:divBdr>
    </w:div>
    <w:div w:id="1210145965">
      <w:bodyDiv w:val="1"/>
      <w:marLeft w:val="0"/>
      <w:marRight w:val="0"/>
      <w:marTop w:val="0"/>
      <w:marBottom w:val="0"/>
      <w:divBdr>
        <w:top w:val="none" w:sz="0" w:space="0" w:color="auto"/>
        <w:left w:val="none" w:sz="0" w:space="0" w:color="auto"/>
        <w:bottom w:val="none" w:sz="0" w:space="0" w:color="auto"/>
        <w:right w:val="none" w:sz="0" w:space="0" w:color="auto"/>
      </w:divBdr>
    </w:div>
    <w:div w:id="1210188964">
      <w:bodyDiv w:val="1"/>
      <w:marLeft w:val="0"/>
      <w:marRight w:val="0"/>
      <w:marTop w:val="0"/>
      <w:marBottom w:val="0"/>
      <w:divBdr>
        <w:top w:val="none" w:sz="0" w:space="0" w:color="auto"/>
        <w:left w:val="none" w:sz="0" w:space="0" w:color="auto"/>
        <w:bottom w:val="none" w:sz="0" w:space="0" w:color="auto"/>
        <w:right w:val="none" w:sz="0" w:space="0" w:color="auto"/>
      </w:divBdr>
      <w:divsChild>
        <w:div w:id="13925939">
          <w:marLeft w:val="640"/>
          <w:marRight w:val="0"/>
          <w:marTop w:val="0"/>
          <w:marBottom w:val="0"/>
          <w:divBdr>
            <w:top w:val="none" w:sz="0" w:space="0" w:color="auto"/>
            <w:left w:val="none" w:sz="0" w:space="0" w:color="auto"/>
            <w:bottom w:val="none" w:sz="0" w:space="0" w:color="auto"/>
            <w:right w:val="none" w:sz="0" w:space="0" w:color="auto"/>
          </w:divBdr>
        </w:div>
        <w:div w:id="18623540">
          <w:marLeft w:val="640"/>
          <w:marRight w:val="0"/>
          <w:marTop w:val="0"/>
          <w:marBottom w:val="0"/>
          <w:divBdr>
            <w:top w:val="none" w:sz="0" w:space="0" w:color="auto"/>
            <w:left w:val="none" w:sz="0" w:space="0" w:color="auto"/>
            <w:bottom w:val="none" w:sz="0" w:space="0" w:color="auto"/>
            <w:right w:val="none" w:sz="0" w:space="0" w:color="auto"/>
          </w:divBdr>
        </w:div>
        <w:div w:id="173039924">
          <w:marLeft w:val="640"/>
          <w:marRight w:val="0"/>
          <w:marTop w:val="0"/>
          <w:marBottom w:val="0"/>
          <w:divBdr>
            <w:top w:val="none" w:sz="0" w:space="0" w:color="auto"/>
            <w:left w:val="none" w:sz="0" w:space="0" w:color="auto"/>
            <w:bottom w:val="none" w:sz="0" w:space="0" w:color="auto"/>
            <w:right w:val="none" w:sz="0" w:space="0" w:color="auto"/>
          </w:divBdr>
        </w:div>
        <w:div w:id="204758444">
          <w:marLeft w:val="640"/>
          <w:marRight w:val="0"/>
          <w:marTop w:val="0"/>
          <w:marBottom w:val="0"/>
          <w:divBdr>
            <w:top w:val="none" w:sz="0" w:space="0" w:color="auto"/>
            <w:left w:val="none" w:sz="0" w:space="0" w:color="auto"/>
            <w:bottom w:val="none" w:sz="0" w:space="0" w:color="auto"/>
            <w:right w:val="none" w:sz="0" w:space="0" w:color="auto"/>
          </w:divBdr>
        </w:div>
        <w:div w:id="239558785">
          <w:marLeft w:val="640"/>
          <w:marRight w:val="0"/>
          <w:marTop w:val="0"/>
          <w:marBottom w:val="0"/>
          <w:divBdr>
            <w:top w:val="none" w:sz="0" w:space="0" w:color="auto"/>
            <w:left w:val="none" w:sz="0" w:space="0" w:color="auto"/>
            <w:bottom w:val="none" w:sz="0" w:space="0" w:color="auto"/>
            <w:right w:val="none" w:sz="0" w:space="0" w:color="auto"/>
          </w:divBdr>
        </w:div>
        <w:div w:id="261496722">
          <w:marLeft w:val="640"/>
          <w:marRight w:val="0"/>
          <w:marTop w:val="0"/>
          <w:marBottom w:val="0"/>
          <w:divBdr>
            <w:top w:val="none" w:sz="0" w:space="0" w:color="auto"/>
            <w:left w:val="none" w:sz="0" w:space="0" w:color="auto"/>
            <w:bottom w:val="none" w:sz="0" w:space="0" w:color="auto"/>
            <w:right w:val="none" w:sz="0" w:space="0" w:color="auto"/>
          </w:divBdr>
        </w:div>
        <w:div w:id="265619189">
          <w:marLeft w:val="640"/>
          <w:marRight w:val="0"/>
          <w:marTop w:val="0"/>
          <w:marBottom w:val="0"/>
          <w:divBdr>
            <w:top w:val="none" w:sz="0" w:space="0" w:color="auto"/>
            <w:left w:val="none" w:sz="0" w:space="0" w:color="auto"/>
            <w:bottom w:val="none" w:sz="0" w:space="0" w:color="auto"/>
            <w:right w:val="none" w:sz="0" w:space="0" w:color="auto"/>
          </w:divBdr>
        </w:div>
        <w:div w:id="270285844">
          <w:marLeft w:val="640"/>
          <w:marRight w:val="0"/>
          <w:marTop w:val="0"/>
          <w:marBottom w:val="0"/>
          <w:divBdr>
            <w:top w:val="none" w:sz="0" w:space="0" w:color="auto"/>
            <w:left w:val="none" w:sz="0" w:space="0" w:color="auto"/>
            <w:bottom w:val="none" w:sz="0" w:space="0" w:color="auto"/>
            <w:right w:val="none" w:sz="0" w:space="0" w:color="auto"/>
          </w:divBdr>
        </w:div>
        <w:div w:id="311953260">
          <w:marLeft w:val="640"/>
          <w:marRight w:val="0"/>
          <w:marTop w:val="0"/>
          <w:marBottom w:val="0"/>
          <w:divBdr>
            <w:top w:val="none" w:sz="0" w:space="0" w:color="auto"/>
            <w:left w:val="none" w:sz="0" w:space="0" w:color="auto"/>
            <w:bottom w:val="none" w:sz="0" w:space="0" w:color="auto"/>
            <w:right w:val="none" w:sz="0" w:space="0" w:color="auto"/>
          </w:divBdr>
        </w:div>
        <w:div w:id="317150528">
          <w:marLeft w:val="640"/>
          <w:marRight w:val="0"/>
          <w:marTop w:val="0"/>
          <w:marBottom w:val="0"/>
          <w:divBdr>
            <w:top w:val="none" w:sz="0" w:space="0" w:color="auto"/>
            <w:left w:val="none" w:sz="0" w:space="0" w:color="auto"/>
            <w:bottom w:val="none" w:sz="0" w:space="0" w:color="auto"/>
            <w:right w:val="none" w:sz="0" w:space="0" w:color="auto"/>
          </w:divBdr>
        </w:div>
        <w:div w:id="318122676">
          <w:marLeft w:val="640"/>
          <w:marRight w:val="0"/>
          <w:marTop w:val="0"/>
          <w:marBottom w:val="0"/>
          <w:divBdr>
            <w:top w:val="none" w:sz="0" w:space="0" w:color="auto"/>
            <w:left w:val="none" w:sz="0" w:space="0" w:color="auto"/>
            <w:bottom w:val="none" w:sz="0" w:space="0" w:color="auto"/>
            <w:right w:val="none" w:sz="0" w:space="0" w:color="auto"/>
          </w:divBdr>
        </w:div>
        <w:div w:id="346753181">
          <w:marLeft w:val="640"/>
          <w:marRight w:val="0"/>
          <w:marTop w:val="0"/>
          <w:marBottom w:val="0"/>
          <w:divBdr>
            <w:top w:val="none" w:sz="0" w:space="0" w:color="auto"/>
            <w:left w:val="none" w:sz="0" w:space="0" w:color="auto"/>
            <w:bottom w:val="none" w:sz="0" w:space="0" w:color="auto"/>
            <w:right w:val="none" w:sz="0" w:space="0" w:color="auto"/>
          </w:divBdr>
        </w:div>
        <w:div w:id="347609824">
          <w:marLeft w:val="640"/>
          <w:marRight w:val="0"/>
          <w:marTop w:val="0"/>
          <w:marBottom w:val="0"/>
          <w:divBdr>
            <w:top w:val="none" w:sz="0" w:space="0" w:color="auto"/>
            <w:left w:val="none" w:sz="0" w:space="0" w:color="auto"/>
            <w:bottom w:val="none" w:sz="0" w:space="0" w:color="auto"/>
            <w:right w:val="none" w:sz="0" w:space="0" w:color="auto"/>
          </w:divBdr>
        </w:div>
        <w:div w:id="393554146">
          <w:marLeft w:val="640"/>
          <w:marRight w:val="0"/>
          <w:marTop w:val="0"/>
          <w:marBottom w:val="0"/>
          <w:divBdr>
            <w:top w:val="none" w:sz="0" w:space="0" w:color="auto"/>
            <w:left w:val="none" w:sz="0" w:space="0" w:color="auto"/>
            <w:bottom w:val="none" w:sz="0" w:space="0" w:color="auto"/>
            <w:right w:val="none" w:sz="0" w:space="0" w:color="auto"/>
          </w:divBdr>
        </w:div>
        <w:div w:id="410084941">
          <w:marLeft w:val="640"/>
          <w:marRight w:val="0"/>
          <w:marTop w:val="0"/>
          <w:marBottom w:val="0"/>
          <w:divBdr>
            <w:top w:val="none" w:sz="0" w:space="0" w:color="auto"/>
            <w:left w:val="none" w:sz="0" w:space="0" w:color="auto"/>
            <w:bottom w:val="none" w:sz="0" w:space="0" w:color="auto"/>
            <w:right w:val="none" w:sz="0" w:space="0" w:color="auto"/>
          </w:divBdr>
        </w:div>
        <w:div w:id="433019692">
          <w:marLeft w:val="640"/>
          <w:marRight w:val="0"/>
          <w:marTop w:val="0"/>
          <w:marBottom w:val="0"/>
          <w:divBdr>
            <w:top w:val="none" w:sz="0" w:space="0" w:color="auto"/>
            <w:left w:val="none" w:sz="0" w:space="0" w:color="auto"/>
            <w:bottom w:val="none" w:sz="0" w:space="0" w:color="auto"/>
            <w:right w:val="none" w:sz="0" w:space="0" w:color="auto"/>
          </w:divBdr>
        </w:div>
        <w:div w:id="442188375">
          <w:marLeft w:val="640"/>
          <w:marRight w:val="0"/>
          <w:marTop w:val="0"/>
          <w:marBottom w:val="0"/>
          <w:divBdr>
            <w:top w:val="none" w:sz="0" w:space="0" w:color="auto"/>
            <w:left w:val="none" w:sz="0" w:space="0" w:color="auto"/>
            <w:bottom w:val="none" w:sz="0" w:space="0" w:color="auto"/>
            <w:right w:val="none" w:sz="0" w:space="0" w:color="auto"/>
          </w:divBdr>
        </w:div>
        <w:div w:id="516119537">
          <w:marLeft w:val="640"/>
          <w:marRight w:val="0"/>
          <w:marTop w:val="0"/>
          <w:marBottom w:val="0"/>
          <w:divBdr>
            <w:top w:val="none" w:sz="0" w:space="0" w:color="auto"/>
            <w:left w:val="none" w:sz="0" w:space="0" w:color="auto"/>
            <w:bottom w:val="none" w:sz="0" w:space="0" w:color="auto"/>
            <w:right w:val="none" w:sz="0" w:space="0" w:color="auto"/>
          </w:divBdr>
        </w:div>
        <w:div w:id="555354660">
          <w:marLeft w:val="640"/>
          <w:marRight w:val="0"/>
          <w:marTop w:val="0"/>
          <w:marBottom w:val="0"/>
          <w:divBdr>
            <w:top w:val="none" w:sz="0" w:space="0" w:color="auto"/>
            <w:left w:val="none" w:sz="0" w:space="0" w:color="auto"/>
            <w:bottom w:val="none" w:sz="0" w:space="0" w:color="auto"/>
            <w:right w:val="none" w:sz="0" w:space="0" w:color="auto"/>
          </w:divBdr>
        </w:div>
        <w:div w:id="618223358">
          <w:marLeft w:val="640"/>
          <w:marRight w:val="0"/>
          <w:marTop w:val="0"/>
          <w:marBottom w:val="0"/>
          <w:divBdr>
            <w:top w:val="none" w:sz="0" w:space="0" w:color="auto"/>
            <w:left w:val="none" w:sz="0" w:space="0" w:color="auto"/>
            <w:bottom w:val="none" w:sz="0" w:space="0" w:color="auto"/>
            <w:right w:val="none" w:sz="0" w:space="0" w:color="auto"/>
          </w:divBdr>
        </w:div>
        <w:div w:id="739596565">
          <w:marLeft w:val="640"/>
          <w:marRight w:val="0"/>
          <w:marTop w:val="0"/>
          <w:marBottom w:val="0"/>
          <w:divBdr>
            <w:top w:val="none" w:sz="0" w:space="0" w:color="auto"/>
            <w:left w:val="none" w:sz="0" w:space="0" w:color="auto"/>
            <w:bottom w:val="none" w:sz="0" w:space="0" w:color="auto"/>
            <w:right w:val="none" w:sz="0" w:space="0" w:color="auto"/>
          </w:divBdr>
        </w:div>
        <w:div w:id="772898390">
          <w:marLeft w:val="640"/>
          <w:marRight w:val="0"/>
          <w:marTop w:val="0"/>
          <w:marBottom w:val="0"/>
          <w:divBdr>
            <w:top w:val="none" w:sz="0" w:space="0" w:color="auto"/>
            <w:left w:val="none" w:sz="0" w:space="0" w:color="auto"/>
            <w:bottom w:val="none" w:sz="0" w:space="0" w:color="auto"/>
            <w:right w:val="none" w:sz="0" w:space="0" w:color="auto"/>
          </w:divBdr>
        </w:div>
        <w:div w:id="795217827">
          <w:marLeft w:val="640"/>
          <w:marRight w:val="0"/>
          <w:marTop w:val="0"/>
          <w:marBottom w:val="0"/>
          <w:divBdr>
            <w:top w:val="none" w:sz="0" w:space="0" w:color="auto"/>
            <w:left w:val="none" w:sz="0" w:space="0" w:color="auto"/>
            <w:bottom w:val="none" w:sz="0" w:space="0" w:color="auto"/>
            <w:right w:val="none" w:sz="0" w:space="0" w:color="auto"/>
          </w:divBdr>
        </w:div>
        <w:div w:id="807435146">
          <w:marLeft w:val="640"/>
          <w:marRight w:val="0"/>
          <w:marTop w:val="0"/>
          <w:marBottom w:val="0"/>
          <w:divBdr>
            <w:top w:val="none" w:sz="0" w:space="0" w:color="auto"/>
            <w:left w:val="none" w:sz="0" w:space="0" w:color="auto"/>
            <w:bottom w:val="none" w:sz="0" w:space="0" w:color="auto"/>
            <w:right w:val="none" w:sz="0" w:space="0" w:color="auto"/>
          </w:divBdr>
        </w:div>
        <w:div w:id="812022683">
          <w:marLeft w:val="640"/>
          <w:marRight w:val="0"/>
          <w:marTop w:val="0"/>
          <w:marBottom w:val="0"/>
          <w:divBdr>
            <w:top w:val="none" w:sz="0" w:space="0" w:color="auto"/>
            <w:left w:val="none" w:sz="0" w:space="0" w:color="auto"/>
            <w:bottom w:val="none" w:sz="0" w:space="0" w:color="auto"/>
            <w:right w:val="none" w:sz="0" w:space="0" w:color="auto"/>
          </w:divBdr>
        </w:div>
        <w:div w:id="813333933">
          <w:marLeft w:val="640"/>
          <w:marRight w:val="0"/>
          <w:marTop w:val="0"/>
          <w:marBottom w:val="0"/>
          <w:divBdr>
            <w:top w:val="none" w:sz="0" w:space="0" w:color="auto"/>
            <w:left w:val="none" w:sz="0" w:space="0" w:color="auto"/>
            <w:bottom w:val="none" w:sz="0" w:space="0" w:color="auto"/>
            <w:right w:val="none" w:sz="0" w:space="0" w:color="auto"/>
          </w:divBdr>
        </w:div>
        <w:div w:id="825323942">
          <w:marLeft w:val="640"/>
          <w:marRight w:val="0"/>
          <w:marTop w:val="0"/>
          <w:marBottom w:val="0"/>
          <w:divBdr>
            <w:top w:val="none" w:sz="0" w:space="0" w:color="auto"/>
            <w:left w:val="none" w:sz="0" w:space="0" w:color="auto"/>
            <w:bottom w:val="none" w:sz="0" w:space="0" w:color="auto"/>
            <w:right w:val="none" w:sz="0" w:space="0" w:color="auto"/>
          </w:divBdr>
        </w:div>
        <w:div w:id="835849806">
          <w:marLeft w:val="640"/>
          <w:marRight w:val="0"/>
          <w:marTop w:val="0"/>
          <w:marBottom w:val="0"/>
          <w:divBdr>
            <w:top w:val="none" w:sz="0" w:space="0" w:color="auto"/>
            <w:left w:val="none" w:sz="0" w:space="0" w:color="auto"/>
            <w:bottom w:val="none" w:sz="0" w:space="0" w:color="auto"/>
            <w:right w:val="none" w:sz="0" w:space="0" w:color="auto"/>
          </w:divBdr>
        </w:div>
        <w:div w:id="882639843">
          <w:marLeft w:val="640"/>
          <w:marRight w:val="0"/>
          <w:marTop w:val="0"/>
          <w:marBottom w:val="0"/>
          <w:divBdr>
            <w:top w:val="none" w:sz="0" w:space="0" w:color="auto"/>
            <w:left w:val="none" w:sz="0" w:space="0" w:color="auto"/>
            <w:bottom w:val="none" w:sz="0" w:space="0" w:color="auto"/>
            <w:right w:val="none" w:sz="0" w:space="0" w:color="auto"/>
          </w:divBdr>
        </w:div>
        <w:div w:id="912543390">
          <w:marLeft w:val="640"/>
          <w:marRight w:val="0"/>
          <w:marTop w:val="0"/>
          <w:marBottom w:val="0"/>
          <w:divBdr>
            <w:top w:val="none" w:sz="0" w:space="0" w:color="auto"/>
            <w:left w:val="none" w:sz="0" w:space="0" w:color="auto"/>
            <w:bottom w:val="none" w:sz="0" w:space="0" w:color="auto"/>
            <w:right w:val="none" w:sz="0" w:space="0" w:color="auto"/>
          </w:divBdr>
        </w:div>
        <w:div w:id="913706936">
          <w:marLeft w:val="640"/>
          <w:marRight w:val="0"/>
          <w:marTop w:val="0"/>
          <w:marBottom w:val="0"/>
          <w:divBdr>
            <w:top w:val="none" w:sz="0" w:space="0" w:color="auto"/>
            <w:left w:val="none" w:sz="0" w:space="0" w:color="auto"/>
            <w:bottom w:val="none" w:sz="0" w:space="0" w:color="auto"/>
            <w:right w:val="none" w:sz="0" w:space="0" w:color="auto"/>
          </w:divBdr>
        </w:div>
        <w:div w:id="927737040">
          <w:marLeft w:val="640"/>
          <w:marRight w:val="0"/>
          <w:marTop w:val="0"/>
          <w:marBottom w:val="0"/>
          <w:divBdr>
            <w:top w:val="none" w:sz="0" w:space="0" w:color="auto"/>
            <w:left w:val="none" w:sz="0" w:space="0" w:color="auto"/>
            <w:bottom w:val="none" w:sz="0" w:space="0" w:color="auto"/>
            <w:right w:val="none" w:sz="0" w:space="0" w:color="auto"/>
          </w:divBdr>
        </w:div>
        <w:div w:id="963804951">
          <w:marLeft w:val="640"/>
          <w:marRight w:val="0"/>
          <w:marTop w:val="0"/>
          <w:marBottom w:val="0"/>
          <w:divBdr>
            <w:top w:val="none" w:sz="0" w:space="0" w:color="auto"/>
            <w:left w:val="none" w:sz="0" w:space="0" w:color="auto"/>
            <w:bottom w:val="none" w:sz="0" w:space="0" w:color="auto"/>
            <w:right w:val="none" w:sz="0" w:space="0" w:color="auto"/>
          </w:divBdr>
        </w:div>
        <w:div w:id="965888874">
          <w:marLeft w:val="640"/>
          <w:marRight w:val="0"/>
          <w:marTop w:val="0"/>
          <w:marBottom w:val="0"/>
          <w:divBdr>
            <w:top w:val="none" w:sz="0" w:space="0" w:color="auto"/>
            <w:left w:val="none" w:sz="0" w:space="0" w:color="auto"/>
            <w:bottom w:val="none" w:sz="0" w:space="0" w:color="auto"/>
            <w:right w:val="none" w:sz="0" w:space="0" w:color="auto"/>
          </w:divBdr>
        </w:div>
        <w:div w:id="1008094324">
          <w:marLeft w:val="640"/>
          <w:marRight w:val="0"/>
          <w:marTop w:val="0"/>
          <w:marBottom w:val="0"/>
          <w:divBdr>
            <w:top w:val="none" w:sz="0" w:space="0" w:color="auto"/>
            <w:left w:val="none" w:sz="0" w:space="0" w:color="auto"/>
            <w:bottom w:val="none" w:sz="0" w:space="0" w:color="auto"/>
            <w:right w:val="none" w:sz="0" w:space="0" w:color="auto"/>
          </w:divBdr>
        </w:div>
        <w:div w:id="1034040218">
          <w:marLeft w:val="640"/>
          <w:marRight w:val="0"/>
          <w:marTop w:val="0"/>
          <w:marBottom w:val="0"/>
          <w:divBdr>
            <w:top w:val="none" w:sz="0" w:space="0" w:color="auto"/>
            <w:left w:val="none" w:sz="0" w:space="0" w:color="auto"/>
            <w:bottom w:val="none" w:sz="0" w:space="0" w:color="auto"/>
            <w:right w:val="none" w:sz="0" w:space="0" w:color="auto"/>
          </w:divBdr>
        </w:div>
        <w:div w:id="1041250196">
          <w:marLeft w:val="640"/>
          <w:marRight w:val="0"/>
          <w:marTop w:val="0"/>
          <w:marBottom w:val="0"/>
          <w:divBdr>
            <w:top w:val="none" w:sz="0" w:space="0" w:color="auto"/>
            <w:left w:val="none" w:sz="0" w:space="0" w:color="auto"/>
            <w:bottom w:val="none" w:sz="0" w:space="0" w:color="auto"/>
            <w:right w:val="none" w:sz="0" w:space="0" w:color="auto"/>
          </w:divBdr>
        </w:div>
        <w:div w:id="1049181752">
          <w:marLeft w:val="640"/>
          <w:marRight w:val="0"/>
          <w:marTop w:val="0"/>
          <w:marBottom w:val="0"/>
          <w:divBdr>
            <w:top w:val="none" w:sz="0" w:space="0" w:color="auto"/>
            <w:left w:val="none" w:sz="0" w:space="0" w:color="auto"/>
            <w:bottom w:val="none" w:sz="0" w:space="0" w:color="auto"/>
            <w:right w:val="none" w:sz="0" w:space="0" w:color="auto"/>
          </w:divBdr>
        </w:div>
        <w:div w:id="1058746088">
          <w:marLeft w:val="640"/>
          <w:marRight w:val="0"/>
          <w:marTop w:val="0"/>
          <w:marBottom w:val="0"/>
          <w:divBdr>
            <w:top w:val="none" w:sz="0" w:space="0" w:color="auto"/>
            <w:left w:val="none" w:sz="0" w:space="0" w:color="auto"/>
            <w:bottom w:val="none" w:sz="0" w:space="0" w:color="auto"/>
            <w:right w:val="none" w:sz="0" w:space="0" w:color="auto"/>
          </w:divBdr>
        </w:div>
        <w:div w:id="1075125391">
          <w:marLeft w:val="640"/>
          <w:marRight w:val="0"/>
          <w:marTop w:val="0"/>
          <w:marBottom w:val="0"/>
          <w:divBdr>
            <w:top w:val="none" w:sz="0" w:space="0" w:color="auto"/>
            <w:left w:val="none" w:sz="0" w:space="0" w:color="auto"/>
            <w:bottom w:val="none" w:sz="0" w:space="0" w:color="auto"/>
            <w:right w:val="none" w:sz="0" w:space="0" w:color="auto"/>
          </w:divBdr>
        </w:div>
        <w:div w:id="1076171766">
          <w:marLeft w:val="640"/>
          <w:marRight w:val="0"/>
          <w:marTop w:val="0"/>
          <w:marBottom w:val="0"/>
          <w:divBdr>
            <w:top w:val="none" w:sz="0" w:space="0" w:color="auto"/>
            <w:left w:val="none" w:sz="0" w:space="0" w:color="auto"/>
            <w:bottom w:val="none" w:sz="0" w:space="0" w:color="auto"/>
            <w:right w:val="none" w:sz="0" w:space="0" w:color="auto"/>
          </w:divBdr>
        </w:div>
        <w:div w:id="1092824991">
          <w:marLeft w:val="640"/>
          <w:marRight w:val="0"/>
          <w:marTop w:val="0"/>
          <w:marBottom w:val="0"/>
          <w:divBdr>
            <w:top w:val="none" w:sz="0" w:space="0" w:color="auto"/>
            <w:left w:val="none" w:sz="0" w:space="0" w:color="auto"/>
            <w:bottom w:val="none" w:sz="0" w:space="0" w:color="auto"/>
            <w:right w:val="none" w:sz="0" w:space="0" w:color="auto"/>
          </w:divBdr>
        </w:div>
        <w:div w:id="1093822193">
          <w:marLeft w:val="640"/>
          <w:marRight w:val="0"/>
          <w:marTop w:val="0"/>
          <w:marBottom w:val="0"/>
          <w:divBdr>
            <w:top w:val="none" w:sz="0" w:space="0" w:color="auto"/>
            <w:left w:val="none" w:sz="0" w:space="0" w:color="auto"/>
            <w:bottom w:val="none" w:sz="0" w:space="0" w:color="auto"/>
            <w:right w:val="none" w:sz="0" w:space="0" w:color="auto"/>
          </w:divBdr>
        </w:div>
        <w:div w:id="1102602726">
          <w:marLeft w:val="640"/>
          <w:marRight w:val="0"/>
          <w:marTop w:val="0"/>
          <w:marBottom w:val="0"/>
          <w:divBdr>
            <w:top w:val="none" w:sz="0" w:space="0" w:color="auto"/>
            <w:left w:val="none" w:sz="0" w:space="0" w:color="auto"/>
            <w:bottom w:val="none" w:sz="0" w:space="0" w:color="auto"/>
            <w:right w:val="none" w:sz="0" w:space="0" w:color="auto"/>
          </w:divBdr>
        </w:div>
        <w:div w:id="1122264126">
          <w:marLeft w:val="640"/>
          <w:marRight w:val="0"/>
          <w:marTop w:val="0"/>
          <w:marBottom w:val="0"/>
          <w:divBdr>
            <w:top w:val="none" w:sz="0" w:space="0" w:color="auto"/>
            <w:left w:val="none" w:sz="0" w:space="0" w:color="auto"/>
            <w:bottom w:val="none" w:sz="0" w:space="0" w:color="auto"/>
            <w:right w:val="none" w:sz="0" w:space="0" w:color="auto"/>
          </w:divBdr>
        </w:div>
        <w:div w:id="1152405930">
          <w:marLeft w:val="640"/>
          <w:marRight w:val="0"/>
          <w:marTop w:val="0"/>
          <w:marBottom w:val="0"/>
          <w:divBdr>
            <w:top w:val="none" w:sz="0" w:space="0" w:color="auto"/>
            <w:left w:val="none" w:sz="0" w:space="0" w:color="auto"/>
            <w:bottom w:val="none" w:sz="0" w:space="0" w:color="auto"/>
            <w:right w:val="none" w:sz="0" w:space="0" w:color="auto"/>
          </w:divBdr>
        </w:div>
        <w:div w:id="1206258977">
          <w:marLeft w:val="640"/>
          <w:marRight w:val="0"/>
          <w:marTop w:val="0"/>
          <w:marBottom w:val="0"/>
          <w:divBdr>
            <w:top w:val="none" w:sz="0" w:space="0" w:color="auto"/>
            <w:left w:val="none" w:sz="0" w:space="0" w:color="auto"/>
            <w:bottom w:val="none" w:sz="0" w:space="0" w:color="auto"/>
            <w:right w:val="none" w:sz="0" w:space="0" w:color="auto"/>
          </w:divBdr>
        </w:div>
        <w:div w:id="1240866610">
          <w:marLeft w:val="640"/>
          <w:marRight w:val="0"/>
          <w:marTop w:val="0"/>
          <w:marBottom w:val="0"/>
          <w:divBdr>
            <w:top w:val="none" w:sz="0" w:space="0" w:color="auto"/>
            <w:left w:val="none" w:sz="0" w:space="0" w:color="auto"/>
            <w:bottom w:val="none" w:sz="0" w:space="0" w:color="auto"/>
            <w:right w:val="none" w:sz="0" w:space="0" w:color="auto"/>
          </w:divBdr>
        </w:div>
        <w:div w:id="1284537271">
          <w:marLeft w:val="640"/>
          <w:marRight w:val="0"/>
          <w:marTop w:val="0"/>
          <w:marBottom w:val="0"/>
          <w:divBdr>
            <w:top w:val="none" w:sz="0" w:space="0" w:color="auto"/>
            <w:left w:val="none" w:sz="0" w:space="0" w:color="auto"/>
            <w:bottom w:val="none" w:sz="0" w:space="0" w:color="auto"/>
            <w:right w:val="none" w:sz="0" w:space="0" w:color="auto"/>
          </w:divBdr>
        </w:div>
        <w:div w:id="1472865778">
          <w:marLeft w:val="640"/>
          <w:marRight w:val="0"/>
          <w:marTop w:val="0"/>
          <w:marBottom w:val="0"/>
          <w:divBdr>
            <w:top w:val="none" w:sz="0" w:space="0" w:color="auto"/>
            <w:left w:val="none" w:sz="0" w:space="0" w:color="auto"/>
            <w:bottom w:val="none" w:sz="0" w:space="0" w:color="auto"/>
            <w:right w:val="none" w:sz="0" w:space="0" w:color="auto"/>
          </w:divBdr>
        </w:div>
        <w:div w:id="1570071320">
          <w:marLeft w:val="640"/>
          <w:marRight w:val="0"/>
          <w:marTop w:val="0"/>
          <w:marBottom w:val="0"/>
          <w:divBdr>
            <w:top w:val="none" w:sz="0" w:space="0" w:color="auto"/>
            <w:left w:val="none" w:sz="0" w:space="0" w:color="auto"/>
            <w:bottom w:val="none" w:sz="0" w:space="0" w:color="auto"/>
            <w:right w:val="none" w:sz="0" w:space="0" w:color="auto"/>
          </w:divBdr>
        </w:div>
        <w:div w:id="1592348375">
          <w:marLeft w:val="640"/>
          <w:marRight w:val="0"/>
          <w:marTop w:val="0"/>
          <w:marBottom w:val="0"/>
          <w:divBdr>
            <w:top w:val="none" w:sz="0" w:space="0" w:color="auto"/>
            <w:left w:val="none" w:sz="0" w:space="0" w:color="auto"/>
            <w:bottom w:val="none" w:sz="0" w:space="0" w:color="auto"/>
            <w:right w:val="none" w:sz="0" w:space="0" w:color="auto"/>
          </w:divBdr>
        </w:div>
        <w:div w:id="1595237658">
          <w:marLeft w:val="640"/>
          <w:marRight w:val="0"/>
          <w:marTop w:val="0"/>
          <w:marBottom w:val="0"/>
          <w:divBdr>
            <w:top w:val="none" w:sz="0" w:space="0" w:color="auto"/>
            <w:left w:val="none" w:sz="0" w:space="0" w:color="auto"/>
            <w:bottom w:val="none" w:sz="0" w:space="0" w:color="auto"/>
            <w:right w:val="none" w:sz="0" w:space="0" w:color="auto"/>
          </w:divBdr>
        </w:div>
        <w:div w:id="1625622272">
          <w:marLeft w:val="640"/>
          <w:marRight w:val="0"/>
          <w:marTop w:val="0"/>
          <w:marBottom w:val="0"/>
          <w:divBdr>
            <w:top w:val="none" w:sz="0" w:space="0" w:color="auto"/>
            <w:left w:val="none" w:sz="0" w:space="0" w:color="auto"/>
            <w:bottom w:val="none" w:sz="0" w:space="0" w:color="auto"/>
            <w:right w:val="none" w:sz="0" w:space="0" w:color="auto"/>
          </w:divBdr>
        </w:div>
        <w:div w:id="1634869131">
          <w:marLeft w:val="640"/>
          <w:marRight w:val="0"/>
          <w:marTop w:val="0"/>
          <w:marBottom w:val="0"/>
          <w:divBdr>
            <w:top w:val="none" w:sz="0" w:space="0" w:color="auto"/>
            <w:left w:val="none" w:sz="0" w:space="0" w:color="auto"/>
            <w:bottom w:val="none" w:sz="0" w:space="0" w:color="auto"/>
            <w:right w:val="none" w:sz="0" w:space="0" w:color="auto"/>
          </w:divBdr>
        </w:div>
        <w:div w:id="1659116900">
          <w:marLeft w:val="640"/>
          <w:marRight w:val="0"/>
          <w:marTop w:val="0"/>
          <w:marBottom w:val="0"/>
          <w:divBdr>
            <w:top w:val="none" w:sz="0" w:space="0" w:color="auto"/>
            <w:left w:val="none" w:sz="0" w:space="0" w:color="auto"/>
            <w:bottom w:val="none" w:sz="0" w:space="0" w:color="auto"/>
            <w:right w:val="none" w:sz="0" w:space="0" w:color="auto"/>
          </w:divBdr>
        </w:div>
        <w:div w:id="1673753266">
          <w:marLeft w:val="640"/>
          <w:marRight w:val="0"/>
          <w:marTop w:val="0"/>
          <w:marBottom w:val="0"/>
          <w:divBdr>
            <w:top w:val="none" w:sz="0" w:space="0" w:color="auto"/>
            <w:left w:val="none" w:sz="0" w:space="0" w:color="auto"/>
            <w:bottom w:val="none" w:sz="0" w:space="0" w:color="auto"/>
            <w:right w:val="none" w:sz="0" w:space="0" w:color="auto"/>
          </w:divBdr>
        </w:div>
        <w:div w:id="1727144183">
          <w:marLeft w:val="640"/>
          <w:marRight w:val="0"/>
          <w:marTop w:val="0"/>
          <w:marBottom w:val="0"/>
          <w:divBdr>
            <w:top w:val="none" w:sz="0" w:space="0" w:color="auto"/>
            <w:left w:val="none" w:sz="0" w:space="0" w:color="auto"/>
            <w:bottom w:val="none" w:sz="0" w:space="0" w:color="auto"/>
            <w:right w:val="none" w:sz="0" w:space="0" w:color="auto"/>
          </w:divBdr>
        </w:div>
        <w:div w:id="1792942769">
          <w:marLeft w:val="640"/>
          <w:marRight w:val="0"/>
          <w:marTop w:val="0"/>
          <w:marBottom w:val="0"/>
          <w:divBdr>
            <w:top w:val="none" w:sz="0" w:space="0" w:color="auto"/>
            <w:left w:val="none" w:sz="0" w:space="0" w:color="auto"/>
            <w:bottom w:val="none" w:sz="0" w:space="0" w:color="auto"/>
            <w:right w:val="none" w:sz="0" w:space="0" w:color="auto"/>
          </w:divBdr>
        </w:div>
        <w:div w:id="1835217833">
          <w:marLeft w:val="640"/>
          <w:marRight w:val="0"/>
          <w:marTop w:val="0"/>
          <w:marBottom w:val="0"/>
          <w:divBdr>
            <w:top w:val="none" w:sz="0" w:space="0" w:color="auto"/>
            <w:left w:val="none" w:sz="0" w:space="0" w:color="auto"/>
            <w:bottom w:val="none" w:sz="0" w:space="0" w:color="auto"/>
            <w:right w:val="none" w:sz="0" w:space="0" w:color="auto"/>
          </w:divBdr>
        </w:div>
        <w:div w:id="1840152571">
          <w:marLeft w:val="640"/>
          <w:marRight w:val="0"/>
          <w:marTop w:val="0"/>
          <w:marBottom w:val="0"/>
          <w:divBdr>
            <w:top w:val="none" w:sz="0" w:space="0" w:color="auto"/>
            <w:left w:val="none" w:sz="0" w:space="0" w:color="auto"/>
            <w:bottom w:val="none" w:sz="0" w:space="0" w:color="auto"/>
            <w:right w:val="none" w:sz="0" w:space="0" w:color="auto"/>
          </w:divBdr>
        </w:div>
        <w:div w:id="1884753250">
          <w:marLeft w:val="640"/>
          <w:marRight w:val="0"/>
          <w:marTop w:val="0"/>
          <w:marBottom w:val="0"/>
          <w:divBdr>
            <w:top w:val="none" w:sz="0" w:space="0" w:color="auto"/>
            <w:left w:val="none" w:sz="0" w:space="0" w:color="auto"/>
            <w:bottom w:val="none" w:sz="0" w:space="0" w:color="auto"/>
            <w:right w:val="none" w:sz="0" w:space="0" w:color="auto"/>
          </w:divBdr>
        </w:div>
        <w:div w:id="1919708210">
          <w:marLeft w:val="640"/>
          <w:marRight w:val="0"/>
          <w:marTop w:val="0"/>
          <w:marBottom w:val="0"/>
          <w:divBdr>
            <w:top w:val="none" w:sz="0" w:space="0" w:color="auto"/>
            <w:left w:val="none" w:sz="0" w:space="0" w:color="auto"/>
            <w:bottom w:val="none" w:sz="0" w:space="0" w:color="auto"/>
            <w:right w:val="none" w:sz="0" w:space="0" w:color="auto"/>
          </w:divBdr>
        </w:div>
        <w:div w:id="1927104398">
          <w:marLeft w:val="640"/>
          <w:marRight w:val="0"/>
          <w:marTop w:val="0"/>
          <w:marBottom w:val="0"/>
          <w:divBdr>
            <w:top w:val="none" w:sz="0" w:space="0" w:color="auto"/>
            <w:left w:val="none" w:sz="0" w:space="0" w:color="auto"/>
            <w:bottom w:val="none" w:sz="0" w:space="0" w:color="auto"/>
            <w:right w:val="none" w:sz="0" w:space="0" w:color="auto"/>
          </w:divBdr>
        </w:div>
        <w:div w:id="1954481297">
          <w:marLeft w:val="640"/>
          <w:marRight w:val="0"/>
          <w:marTop w:val="0"/>
          <w:marBottom w:val="0"/>
          <w:divBdr>
            <w:top w:val="none" w:sz="0" w:space="0" w:color="auto"/>
            <w:left w:val="none" w:sz="0" w:space="0" w:color="auto"/>
            <w:bottom w:val="none" w:sz="0" w:space="0" w:color="auto"/>
            <w:right w:val="none" w:sz="0" w:space="0" w:color="auto"/>
          </w:divBdr>
        </w:div>
        <w:div w:id="1954701258">
          <w:marLeft w:val="640"/>
          <w:marRight w:val="0"/>
          <w:marTop w:val="0"/>
          <w:marBottom w:val="0"/>
          <w:divBdr>
            <w:top w:val="none" w:sz="0" w:space="0" w:color="auto"/>
            <w:left w:val="none" w:sz="0" w:space="0" w:color="auto"/>
            <w:bottom w:val="none" w:sz="0" w:space="0" w:color="auto"/>
            <w:right w:val="none" w:sz="0" w:space="0" w:color="auto"/>
          </w:divBdr>
        </w:div>
        <w:div w:id="2037079206">
          <w:marLeft w:val="640"/>
          <w:marRight w:val="0"/>
          <w:marTop w:val="0"/>
          <w:marBottom w:val="0"/>
          <w:divBdr>
            <w:top w:val="none" w:sz="0" w:space="0" w:color="auto"/>
            <w:left w:val="none" w:sz="0" w:space="0" w:color="auto"/>
            <w:bottom w:val="none" w:sz="0" w:space="0" w:color="auto"/>
            <w:right w:val="none" w:sz="0" w:space="0" w:color="auto"/>
          </w:divBdr>
        </w:div>
      </w:divsChild>
    </w:div>
    <w:div w:id="1214123561">
      <w:bodyDiv w:val="1"/>
      <w:marLeft w:val="0"/>
      <w:marRight w:val="0"/>
      <w:marTop w:val="0"/>
      <w:marBottom w:val="0"/>
      <w:divBdr>
        <w:top w:val="none" w:sz="0" w:space="0" w:color="auto"/>
        <w:left w:val="none" w:sz="0" w:space="0" w:color="auto"/>
        <w:bottom w:val="none" w:sz="0" w:space="0" w:color="auto"/>
        <w:right w:val="none" w:sz="0" w:space="0" w:color="auto"/>
      </w:divBdr>
    </w:div>
    <w:div w:id="1216968503">
      <w:bodyDiv w:val="1"/>
      <w:marLeft w:val="0"/>
      <w:marRight w:val="0"/>
      <w:marTop w:val="0"/>
      <w:marBottom w:val="0"/>
      <w:divBdr>
        <w:top w:val="none" w:sz="0" w:space="0" w:color="auto"/>
        <w:left w:val="none" w:sz="0" w:space="0" w:color="auto"/>
        <w:bottom w:val="none" w:sz="0" w:space="0" w:color="auto"/>
        <w:right w:val="none" w:sz="0" w:space="0" w:color="auto"/>
      </w:divBdr>
    </w:div>
    <w:div w:id="1222907305">
      <w:bodyDiv w:val="1"/>
      <w:marLeft w:val="0"/>
      <w:marRight w:val="0"/>
      <w:marTop w:val="0"/>
      <w:marBottom w:val="0"/>
      <w:divBdr>
        <w:top w:val="none" w:sz="0" w:space="0" w:color="auto"/>
        <w:left w:val="none" w:sz="0" w:space="0" w:color="auto"/>
        <w:bottom w:val="none" w:sz="0" w:space="0" w:color="auto"/>
        <w:right w:val="none" w:sz="0" w:space="0" w:color="auto"/>
      </w:divBdr>
    </w:div>
    <w:div w:id="1231111143">
      <w:bodyDiv w:val="1"/>
      <w:marLeft w:val="0"/>
      <w:marRight w:val="0"/>
      <w:marTop w:val="0"/>
      <w:marBottom w:val="0"/>
      <w:divBdr>
        <w:top w:val="none" w:sz="0" w:space="0" w:color="auto"/>
        <w:left w:val="none" w:sz="0" w:space="0" w:color="auto"/>
        <w:bottom w:val="none" w:sz="0" w:space="0" w:color="auto"/>
        <w:right w:val="none" w:sz="0" w:space="0" w:color="auto"/>
      </w:divBdr>
    </w:div>
    <w:div w:id="1238248512">
      <w:bodyDiv w:val="1"/>
      <w:marLeft w:val="0"/>
      <w:marRight w:val="0"/>
      <w:marTop w:val="0"/>
      <w:marBottom w:val="0"/>
      <w:divBdr>
        <w:top w:val="none" w:sz="0" w:space="0" w:color="auto"/>
        <w:left w:val="none" w:sz="0" w:space="0" w:color="auto"/>
        <w:bottom w:val="none" w:sz="0" w:space="0" w:color="auto"/>
        <w:right w:val="none" w:sz="0" w:space="0" w:color="auto"/>
      </w:divBdr>
    </w:div>
    <w:div w:id="1238594413">
      <w:bodyDiv w:val="1"/>
      <w:marLeft w:val="0"/>
      <w:marRight w:val="0"/>
      <w:marTop w:val="0"/>
      <w:marBottom w:val="0"/>
      <w:divBdr>
        <w:top w:val="none" w:sz="0" w:space="0" w:color="auto"/>
        <w:left w:val="none" w:sz="0" w:space="0" w:color="auto"/>
        <w:bottom w:val="none" w:sz="0" w:space="0" w:color="auto"/>
        <w:right w:val="none" w:sz="0" w:space="0" w:color="auto"/>
      </w:divBdr>
    </w:div>
    <w:div w:id="1240600121">
      <w:bodyDiv w:val="1"/>
      <w:marLeft w:val="0"/>
      <w:marRight w:val="0"/>
      <w:marTop w:val="0"/>
      <w:marBottom w:val="0"/>
      <w:divBdr>
        <w:top w:val="none" w:sz="0" w:space="0" w:color="auto"/>
        <w:left w:val="none" w:sz="0" w:space="0" w:color="auto"/>
        <w:bottom w:val="none" w:sz="0" w:space="0" w:color="auto"/>
        <w:right w:val="none" w:sz="0" w:space="0" w:color="auto"/>
      </w:divBdr>
    </w:div>
    <w:div w:id="1244684329">
      <w:bodyDiv w:val="1"/>
      <w:marLeft w:val="0"/>
      <w:marRight w:val="0"/>
      <w:marTop w:val="0"/>
      <w:marBottom w:val="0"/>
      <w:divBdr>
        <w:top w:val="none" w:sz="0" w:space="0" w:color="auto"/>
        <w:left w:val="none" w:sz="0" w:space="0" w:color="auto"/>
        <w:bottom w:val="none" w:sz="0" w:space="0" w:color="auto"/>
        <w:right w:val="none" w:sz="0" w:space="0" w:color="auto"/>
      </w:divBdr>
    </w:div>
    <w:div w:id="1246720996">
      <w:bodyDiv w:val="1"/>
      <w:marLeft w:val="0"/>
      <w:marRight w:val="0"/>
      <w:marTop w:val="0"/>
      <w:marBottom w:val="0"/>
      <w:divBdr>
        <w:top w:val="none" w:sz="0" w:space="0" w:color="auto"/>
        <w:left w:val="none" w:sz="0" w:space="0" w:color="auto"/>
        <w:bottom w:val="none" w:sz="0" w:space="0" w:color="auto"/>
        <w:right w:val="none" w:sz="0" w:space="0" w:color="auto"/>
      </w:divBdr>
    </w:div>
    <w:div w:id="1254900248">
      <w:bodyDiv w:val="1"/>
      <w:marLeft w:val="0"/>
      <w:marRight w:val="0"/>
      <w:marTop w:val="0"/>
      <w:marBottom w:val="0"/>
      <w:divBdr>
        <w:top w:val="none" w:sz="0" w:space="0" w:color="auto"/>
        <w:left w:val="none" w:sz="0" w:space="0" w:color="auto"/>
        <w:bottom w:val="none" w:sz="0" w:space="0" w:color="auto"/>
        <w:right w:val="none" w:sz="0" w:space="0" w:color="auto"/>
      </w:divBdr>
    </w:div>
    <w:div w:id="1258901931">
      <w:bodyDiv w:val="1"/>
      <w:marLeft w:val="0"/>
      <w:marRight w:val="0"/>
      <w:marTop w:val="0"/>
      <w:marBottom w:val="0"/>
      <w:divBdr>
        <w:top w:val="none" w:sz="0" w:space="0" w:color="auto"/>
        <w:left w:val="none" w:sz="0" w:space="0" w:color="auto"/>
        <w:bottom w:val="none" w:sz="0" w:space="0" w:color="auto"/>
        <w:right w:val="none" w:sz="0" w:space="0" w:color="auto"/>
      </w:divBdr>
    </w:div>
    <w:div w:id="1266842580">
      <w:bodyDiv w:val="1"/>
      <w:marLeft w:val="0"/>
      <w:marRight w:val="0"/>
      <w:marTop w:val="0"/>
      <w:marBottom w:val="0"/>
      <w:divBdr>
        <w:top w:val="none" w:sz="0" w:space="0" w:color="auto"/>
        <w:left w:val="none" w:sz="0" w:space="0" w:color="auto"/>
        <w:bottom w:val="none" w:sz="0" w:space="0" w:color="auto"/>
        <w:right w:val="none" w:sz="0" w:space="0" w:color="auto"/>
      </w:divBdr>
      <w:divsChild>
        <w:div w:id="16196915">
          <w:marLeft w:val="640"/>
          <w:marRight w:val="0"/>
          <w:marTop w:val="0"/>
          <w:marBottom w:val="0"/>
          <w:divBdr>
            <w:top w:val="none" w:sz="0" w:space="0" w:color="auto"/>
            <w:left w:val="none" w:sz="0" w:space="0" w:color="auto"/>
            <w:bottom w:val="none" w:sz="0" w:space="0" w:color="auto"/>
            <w:right w:val="none" w:sz="0" w:space="0" w:color="auto"/>
          </w:divBdr>
        </w:div>
        <w:div w:id="58866484">
          <w:marLeft w:val="640"/>
          <w:marRight w:val="0"/>
          <w:marTop w:val="0"/>
          <w:marBottom w:val="0"/>
          <w:divBdr>
            <w:top w:val="none" w:sz="0" w:space="0" w:color="auto"/>
            <w:left w:val="none" w:sz="0" w:space="0" w:color="auto"/>
            <w:bottom w:val="none" w:sz="0" w:space="0" w:color="auto"/>
            <w:right w:val="none" w:sz="0" w:space="0" w:color="auto"/>
          </w:divBdr>
        </w:div>
        <w:div w:id="60686813">
          <w:marLeft w:val="640"/>
          <w:marRight w:val="0"/>
          <w:marTop w:val="0"/>
          <w:marBottom w:val="0"/>
          <w:divBdr>
            <w:top w:val="none" w:sz="0" w:space="0" w:color="auto"/>
            <w:left w:val="none" w:sz="0" w:space="0" w:color="auto"/>
            <w:bottom w:val="none" w:sz="0" w:space="0" w:color="auto"/>
            <w:right w:val="none" w:sz="0" w:space="0" w:color="auto"/>
          </w:divBdr>
        </w:div>
        <w:div w:id="86463066">
          <w:marLeft w:val="640"/>
          <w:marRight w:val="0"/>
          <w:marTop w:val="0"/>
          <w:marBottom w:val="0"/>
          <w:divBdr>
            <w:top w:val="none" w:sz="0" w:space="0" w:color="auto"/>
            <w:left w:val="none" w:sz="0" w:space="0" w:color="auto"/>
            <w:bottom w:val="none" w:sz="0" w:space="0" w:color="auto"/>
            <w:right w:val="none" w:sz="0" w:space="0" w:color="auto"/>
          </w:divBdr>
        </w:div>
        <w:div w:id="110707073">
          <w:marLeft w:val="640"/>
          <w:marRight w:val="0"/>
          <w:marTop w:val="0"/>
          <w:marBottom w:val="0"/>
          <w:divBdr>
            <w:top w:val="none" w:sz="0" w:space="0" w:color="auto"/>
            <w:left w:val="none" w:sz="0" w:space="0" w:color="auto"/>
            <w:bottom w:val="none" w:sz="0" w:space="0" w:color="auto"/>
            <w:right w:val="none" w:sz="0" w:space="0" w:color="auto"/>
          </w:divBdr>
        </w:div>
        <w:div w:id="115605861">
          <w:marLeft w:val="640"/>
          <w:marRight w:val="0"/>
          <w:marTop w:val="0"/>
          <w:marBottom w:val="0"/>
          <w:divBdr>
            <w:top w:val="none" w:sz="0" w:space="0" w:color="auto"/>
            <w:left w:val="none" w:sz="0" w:space="0" w:color="auto"/>
            <w:bottom w:val="none" w:sz="0" w:space="0" w:color="auto"/>
            <w:right w:val="none" w:sz="0" w:space="0" w:color="auto"/>
          </w:divBdr>
        </w:div>
        <w:div w:id="193813514">
          <w:marLeft w:val="640"/>
          <w:marRight w:val="0"/>
          <w:marTop w:val="0"/>
          <w:marBottom w:val="0"/>
          <w:divBdr>
            <w:top w:val="none" w:sz="0" w:space="0" w:color="auto"/>
            <w:left w:val="none" w:sz="0" w:space="0" w:color="auto"/>
            <w:bottom w:val="none" w:sz="0" w:space="0" w:color="auto"/>
            <w:right w:val="none" w:sz="0" w:space="0" w:color="auto"/>
          </w:divBdr>
        </w:div>
        <w:div w:id="280115662">
          <w:marLeft w:val="640"/>
          <w:marRight w:val="0"/>
          <w:marTop w:val="0"/>
          <w:marBottom w:val="0"/>
          <w:divBdr>
            <w:top w:val="none" w:sz="0" w:space="0" w:color="auto"/>
            <w:left w:val="none" w:sz="0" w:space="0" w:color="auto"/>
            <w:bottom w:val="none" w:sz="0" w:space="0" w:color="auto"/>
            <w:right w:val="none" w:sz="0" w:space="0" w:color="auto"/>
          </w:divBdr>
        </w:div>
        <w:div w:id="317728366">
          <w:marLeft w:val="640"/>
          <w:marRight w:val="0"/>
          <w:marTop w:val="0"/>
          <w:marBottom w:val="0"/>
          <w:divBdr>
            <w:top w:val="none" w:sz="0" w:space="0" w:color="auto"/>
            <w:left w:val="none" w:sz="0" w:space="0" w:color="auto"/>
            <w:bottom w:val="none" w:sz="0" w:space="0" w:color="auto"/>
            <w:right w:val="none" w:sz="0" w:space="0" w:color="auto"/>
          </w:divBdr>
        </w:div>
        <w:div w:id="345669356">
          <w:marLeft w:val="640"/>
          <w:marRight w:val="0"/>
          <w:marTop w:val="0"/>
          <w:marBottom w:val="0"/>
          <w:divBdr>
            <w:top w:val="none" w:sz="0" w:space="0" w:color="auto"/>
            <w:left w:val="none" w:sz="0" w:space="0" w:color="auto"/>
            <w:bottom w:val="none" w:sz="0" w:space="0" w:color="auto"/>
            <w:right w:val="none" w:sz="0" w:space="0" w:color="auto"/>
          </w:divBdr>
        </w:div>
        <w:div w:id="349845009">
          <w:marLeft w:val="640"/>
          <w:marRight w:val="0"/>
          <w:marTop w:val="0"/>
          <w:marBottom w:val="0"/>
          <w:divBdr>
            <w:top w:val="none" w:sz="0" w:space="0" w:color="auto"/>
            <w:left w:val="none" w:sz="0" w:space="0" w:color="auto"/>
            <w:bottom w:val="none" w:sz="0" w:space="0" w:color="auto"/>
            <w:right w:val="none" w:sz="0" w:space="0" w:color="auto"/>
          </w:divBdr>
        </w:div>
        <w:div w:id="451630785">
          <w:marLeft w:val="640"/>
          <w:marRight w:val="0"/>
          <w:marTop w:val="0"/>
          <w:marBottom w:val="0"/>
          <w:divBdr>
            <w:top w:val="none" w:sz="0" w:space="0" w:color="auto"/>
            <w:left w:val="none" w:sz="0" w:space="0" w:color="auto"/>
            <w:bottom w:val="none" w:sz="0" w:space="0" w:color="auto"/>
            <w:right w:val="none" w:sz="0" w:space="0" w:color="auto"/>
          </w:divBdr>
        </w:div>
        <w:div w:id="462038301">
          <w:marLeft w:val="640"/>
          <w:marRight w:val="0"/>
          <w:marTop w:val="0"/>
          <w:marBottom w:val="0"/>
          <w:divBdr>
            <w:top w:val="none" w:sz="0" w:space="0" w:color="auto"/>
            <w:left w:val="none" w:sz="0" w:space="0" w:color="auto"/>
            <w:bottom w:val="none" w:sz="0" w:space="0" w:color="auto"/>
            <w:right w:val="none" w:sz="0" w:space="0" w:color="auto"/>
          </w:divBdr>
        </w:div>
        <w:div w:id="464203601">
          <w:marLeft w:val="640"/>
          <w:marRight w:val="0"/>
          <w:marTop w:val="0"/>
          <w:marBottom w:val="0"/>
          <w:divBdr>
            <w:top w:val="none" w:sz="0" w:space="0" w:color="auto"/>
            <w:left w:val="none" w:sz="0" w:space="0" w:color="auto"/>
            <w:bottom w:val="none" w:sz="0" w:space="0" w:color="auto"/>
            <w:right w:val="none" w:sz="0" w:space="0" w:color="auto"/>
          </w:divBdr>
        </w:div>
        <w:div w:id="474756528">
          <w:marLeft w:val="640"/>
          <w:marRight w:val="0"/>
          <w:marTop w:val="0"/>
          <w:marBottom w:val="0"/>
          <w:divBdr>
            <w:top w:val="none" w:sz="0" w:space="0" w:color="auto"/>
            <w:left w:val="none" w:sz="0" w:space="0" w:color="auto"/>
            <w:bottom w:val="none" w:sz="0" w:space="0" w:color="auto"/>
            <w:right w:val="none" w:sz="0" w:space="0" w:color="auto"/>
          </w:divBdr>
        </w:div>
        <w:div w:id="487287345">
          <w:marLeft w:val="640"/>
          <w:marRight w:val="0"/>
          <w:marTop w:val="0"/>
          <w:marBottom w:val="0"/>
          <w:divBdr>
            <w:top w:val="none" w:sz="0" w:space="0" w:color="auto"/>
            <w:left w:val="none" w:sz="0" w:space="0" w:color="auto"/>
            <w:bottom w:val="none" w:sz="0" w:space="0" w:color="auto"/>
            <w:right w:val="none" w:sz="0" w:space="0" w:color="auto"/>
          </w:divBdr>
        </w:div>
        <w:div w:id="513692426">
          <w:marLeft w:val="640"/>
          <w:marRight w:val="0"/>
          <w:marTop w:val="0"/>
          <w:marBottom w:val="0"/>
          <w:divBdr>
            <w:top w:val="none" w:sz="0" w:space="0" w:color="auto"/>
            <w:left w:val="none" w:sz="0" w:space="0" w:color="auto"/>
            <w:bottom w:val="none" w:sz="0" w:space="0" w:color="auto"/>
            <w:right w:val="none" w:sz="0" w:space="0" w:color="auto"/>
          </w:divBdr>
        </w:div>
        <w:div w:id="531846218">
          <w:marLeft w:val="640"/>
          <w:marRight w:val="0"/>
          <w:marTop w:val="0"/>
          <w:marBottom w:val="0"/>
          <w:divBdr>
            <w:top w:val="none" w:sz="0" w:space="0" w:color="auto"/>
            <w:left w:val="none" w:sz="0" w:space="0" w:color="auto"/>
            <w:bottom w:val="none" w:sz="0" w:space="0" w:color="auto"/>
            <w:right w:val="none" w:sz="0" w:space="0" w:color="auto"/>
          </w:divBdr>
        </w:div>
        <w:div w:id="551500371">
          <w:marLeft w:val="640"/>
          <w:marRight w:val="0"/>
          <w:marTop w:val="0"/>
          <w:marBottom w:val="0"/>
          <w:divBdr>
            <w:top w:val="none" w:sz="0" w:space="0" w:color="auto"/>
            <w:left w:val="none" w:sz="0" w:space="0" w:color="auto"/>
            <w:bottom w:val="none" w:sz="0" w:space="0" w:color="auto"/>
            <w:right w:val="none" w:sz="0" w:space="0" w:color="auto"/>
          </w:divBdr>
        </w:div>
        <w:div w:id="589972582">
          <w:marLeft w:val="640"/>
          <w:marRight w:val="0"/>
          <w:marTop w:val="0"/>
          <w:marBottom w:val="0"/>
          <w:divBdr>
            <w:top w:val="none" w:sz="0" w:space="0" w:color="auto"/>
            <w:left w:val="none" w:sz="0" w:space="0" w:color="auto"/>
            <w:bottom w:val="none" w:sz="0" w:space="0" w:color="auto"/>
            <w:right w:val="none" w:sz="0" w:space="0" w:color="auto"/>
          </w:divBdr>
        </w:div>
        <w:div w:id="692078206">
          <w:marLeft w:val="640"/>
          <w:marRight w:val="0"/>
          <w:marTop w:val="0"/>
          <w:marBottom w:val="0"/>
          <w:divBdr>
            <w:top w:val="none" w:sz="0" w:space="0" w:color="auto"/>
            <w:left w:val="none" w:sz="0" w:space="0" w:color="auto"/>
            <w:bottom w:val="none" w:sz="0" w:space="0" w:color="auto"/>
            <w:right w:val="none" w:sz="0" w:space="0" w:color="auto"/>
          </w:divBdr>
        </w:div>
        <w:div w:id="737633876">
          <w:marLeft w:val="640"/>
          <w:marRight w:val="0"/>
          <w:marTop w:val="0"/>
          <w:marBottom w:val="0"/>
          <w:divBdr>
            <w:top w:val="none" w:sz="0" w:space="0" w:color="auto"/>
            <w:left w:val="none" w:sz="0" w:space="0" w:color="auto"/>
            <w:bottom w:val="none" w:sz="0" w:space="0" w:color="auto"/>
            <w:right w:val="none" w:sz="0" w:space="0" w:color="auto"/>
          </w:divBdr>
        </w:div>
        <w:div w:id="746922429">
          <w:marLeft w:val="640"/>
          <w:marRight w:val="0"/>
          <w:marTop w:val="0"/>
          <w:marBottom w:val="0"/>
          <w:divBdr>
            <w:top w:val="none" w:sz="0" w:space="0" w:color="auto"/>
            <w:left w:val="none" w:sz="0" w:space="0" w:color="auto"/>
            <w:bottom w:val="none" w:sz="0" w:space="0" w:color="auto"/>
            <w:right w:val="none" w:sz="0" w:space="0" w:color="auto"/>
          </w:divBdr>
        </w:div>
        <w:div w:id="791754139">
          <w:marLeft w:val="640"/>
          <w:marRight w:val="0"/>
          <w:marTop w:val="0"/>
          <w:marBottom w:val="0"/>
          <w:divBdr>
            <w:top w:val="none" w:sz="0" w:space="0" w:color="auto"/>
            <w:left w:val="none" w:sz="0" w:space="0" w:color="auto"/>
            <w:bottom w:val="none" w:sz="0" w:space="0" w:color="auto"/>
            <w:right w:val="none" w:sz="0" w:space="0" w:color="auto"/>
          </w:divBdr>
        </w:div>
        <w:div w:id="833565754">
          <w:marLeft w:val="640"/>
          <w:marRight w:val="0"/>
          <w:marTop w:val="0"/>
          <w:marBottom w:val="0"/>
          <w:divBdr>
            <w:top w:val="none" w:sz="0" w:space="0" w:color="auto"/>
            <w:left w:val="none" w:sz="0" w:space="0" w:color="auto"/>
            <w:bottom w:val="none" w:sz="0" w:space="0" w:color="auto"/>
            <w:right w:val="none" w:sz="0" w:space="0" w:color="auto"/>
          </w:divBdr>
        </w:div>
        <w:div w:id="842671310">
          <w:marLeft w:val="640"/>
          <w:marRight w:val="0"/>
          <w:marTop w:val="0"/>
          <w:marBottom w:val="0"/>
          <w:divBdr>
            <w:top w:val="none" w:sz="0" w:space="0" w:color="auto"/>
            <w:left w:val="none" w:sz="0" w:space="0" w:color="auto"/>
            <w:bottom w:val="none" w:sz="0" w:space="0" w:color="auto"/>
            <w:right w:val="none" w:sz="0" w:space="0" w:color="auto"/>
          </w:divBdr>
        </w:div>
        <w:div w:id="871915333">
          <w:marLeft w:val="640"/>
          <w:marRight w:val="0"/>
          <w:marTop w:val="0"/>
          <w:marBottom w:val="0"/>
          <w:divBdr>
            <w:top w:val="none" w:sz="0" w:space="0" w:color="auto"/>
            <w:left w:val="none" w:sz="0" w:space="0" w:color="auto"/>
            <w:bottom w:val="none" w:sz="0" w:space="0" w:color="auto"/>
            <w:right w:val="none" w:sz="0" w:space="0" w:color="auto"/>
          </w:divBdr>
        </w:div>
        <w:div w:id="893397015">
          <w:marLeft w:val="640"/>
          <w:marRight w:val="0"/>
          <w:marTop w:val="0"/>
          <w:marBottom w:val="0"/>
          <w:divBdr>
            <w:top w:val="none" w:sz="0" w:space="0" w:color="auto"/>
            <w:left w:val="none" w:sz="0" w:space="0" w:color="auto"/>
            <w:bottom w:val="none" w:sz="0" w:space="0" w:color="auto"/>
            <w:right w:val="none" w:sz="0" w:space="0" w:color="auto"/>
          </w:divBdr>
        </w:div>
        <w:div w:id="959261730">
          <w:marLeft w:val="640"/>
          <w:marRight w:val="0"/>
          <w:marTop w:val="0"/>
          <w:marBottom w:val="0"/>
          <w:divBdr>
            <w:top w:val="none" w:sz="0" w:space="0" w:color="auto"/>
            <w:left w:val="none" w:sz="0" w:space="0" w:color="auto"/>
            <w:bottom w:val="none" w:sz="0" w:space="0" w:color="auto"/>
            <w:right w:val="none" w:sz="0" w:space="0" w:color="auto"/>
          </w:divBdr>
        </w:div>
        <w:div w:id="985668813">
          <w:marLeft w:val="640"/>
          <w:marRight w:val="0"/>
          <w:marTop w:val="0"/>
          <w:marBottom w:val="0"/>
          <w:divBdr>
            <w:top w:val="none" w:sz="0" w:space="0" w:color="auto"/>
            <w:left w:val="none" w:sz="0" w:space="0" w:color="auto"/>
            <w:bottom w:val="none" w:sz="0" w:space="0" w:color="auto"/>
            <w:right w:val="none" w:sz="0" w:space="0" w:color="auto"/>
          </w:divBdr>
        </w:div>
        <w:div w:id="994802266">
          <w:marLeft w:val="640"/>
          <w:marRight w:val="0"/>
          <w:marTop w:val="0"/>
          <w:marBottom w:val="0"/>
          <w:divBdr>
            <w:top w:val="none" w:sz="0" w:space="0" w:color="auto"/>
            <w:left w:val="none" w:sz="0" w:space="0" w:color="auto"/>
            <w:bottom w:val="none" w:sz="0" w:space="0" w:color="auto"/>
            <w:right w:val="none" w:sz="0" w:space="0" w:color="auto"/>
          </w:divBdr>
        </w:div>
        <w:div w:id="1054545375">
          <w:marLeft w:val="640"/>
          <w:marRight w:val="0"/>
          <w:marTop w:val="0"/>
          <w:marBottom w:val="0"/>
          <w:divBdr>
            <w:top w:val="none" w:sz="0" w:space="0" w:color="auto"/>
            <w:left w:val="none" w:sz="0" w:space="0" w:color="auto"/>
            <w:bottom w:val="none" w:sz="0" w:space="0" w:color="auto"/>
            <w:right w:val="none" w:sz="0" w:space="0" w:color="auto"/>
          </w:divBdr>
        </w:div>
        <w:div w:id="1081636494">
          <w:marLeft w:val="640"/>
          <w:marRight w:val="0"/>
          <w:marTop w:val="0"/>
          <w:marBottom w:val="0"/>
          <w:divBdr>
            <w:top w:val="none" w:sz="0" w:space="0" w:color="auto"/>
            <w:left w:val="none" w:sz="0" w:space="0" w:color="auto"/>
            <w:bottom w:val="none" w:sz="0" w:space="0" w:color="auto"/>
            <w:right w:val="none" w:sz="0" w:space="0" w:color="auto"/>
          </w:divBdr>
        </w:div>
        <w:div w:id="1084569290">
          <w:marLeft w:val="640"/>
          <w:marRight w:val="0"/>
          <w:marTop w:val="0"/>
          <w:marBottom w:val="0"/>
          <w:divBdr>
            <w:top w:val="none" w:sz="0" w:space="0" w:color="auto"/>
            <w:left w:val="none" w:sz="0" w:space="0" w:color="auto"/>
            <w:bottom w:val="none" w:sz="0" w:space="0" w:color="auto"/>
            <w:right w:val="none" w:sz="0" w:space="0" w:color="auto"/>
          </w:divBdr>
        </w:div>
        <w:div w:id="1086150837">
          <w:marLeft w:val="640"/>
          <w:marRight w:val="0"/>
          <w:marTop w:val="0"/>
          <w:marBottom w:val="0"/>
          <w:divBdr>
            <w:top w:val="none" w:sz="0" w:space="0" w:color="auto"/>
            <w:left w:val="none" w:sz="0" w:space="0" w:color="auto"/>
            <w:bottom w:val="none" w:sz="0" w:space="0" w:color="auto"/>
            <w:right w:val="none" w:sz="0" w:space="0" w:color="auto"/>
          </w:divBdr>
        </w:div>
        <w:div w:id="1145929066">
          <w:marLeft w:val="640"/>
          <w:marRight w:val="0"/>
          <w:marTop w:val="0"/>
          <w:marBottom w:val="0"/>
          <w:divBdr>
            <w:top w:val="none" w:sz="0" w:space="0" w:color="auto"/>
            <w:left w:val="none" w:sz="0" w:space="0" w:color="auto"/>
            <w:bottom w:val="none" w:sz="0" w:space="0" w:color="auto"/>
            <w:right w:val="none" w:sz="0" w:space="0" w:color="auto"/>
          </w:divBdr>
        </w:div>
        <w:div w:id="1162816279">
          <w:marLeft w:val="640"/>
          <w:marRight w:val="0"/>
          <w:marTop w:val="0"/>
          <w:marBottom w:val="0"/>
          <w:divBdr>
            <w:top w:val="none" w:sz="0" w:space="0" w:color="auto"/>
            <w:left w:val="none" w:sz="0" w:space="0" w:color="auto"/>
            <w:bottom w:val="none" w:sz="0" w:space="0" w:color="auto"/>
            <w:right w:val="none" w:sz="0" w:space="0" w:color="auto"/>
          </w:divBdr>
        </w:div>
        <w:div w:id="1221865564">
          <w:marLeft w:val="640"/>
          <w:marRight w:val="0"/>
          <w:marTop w:val="0"/>
          <w:marBottom w:val="0"/>
          <w:divBdr>
            <w:top w:val="none" w:sz="0" w:space="0" w:color="auto"/>
            <w:left w:val="none" w:sz="0" w:space="0" w:color="auto"/>
            <w:bottom w:val="none" w:sz="0" w:space="0" w:color="auto"/>
            <w:right w:val="none" w:sz="0" w:space="0" w:color="auto"/>
          </w:divBdr>
        </w:div>
        <w:div w:id="1245800643">
          <w:marLeft w:val="640"/>
          <w:marRight w:val="0"/>
          <w:marTop w:val="0"/>
          <w:marBottom w:val="0"/>
          <w:divBdr>
            <w:top w:val="none" w:sz="0" w:space="0" w:color="auto"/>
            <w:left w:val="none" w:sz="0" w:space="0" w:color="auto"/>
            <w:bottom w:val="none" w:sz="0" w:space="0" w:color="auto"/>
            <w:right w:val="none" w:sz="0" w:space="0" w:color="auto"/>
          </w:divBdr>
        </w:div>
        <w:div w:id="1255431099">
          <w:marLeft w:val="640"/>
          <w:marRight w:val="0"/>
          <w:marTop w:val="0"/>
          <w:marBottom w:val="0"/>
          <w:divBdr>
            <w:top w:val="none" w:sz="0" w:space="0" w:color="auto"/>
            <w:left w:val="none" w:sz="0" w:space="0" w:color="auto"/>
            <w:bottom w:val="none" w:sz="0" w:space="0" w:color="auto"/>
            <w:right w:val="none" w:sz="0" w:space="0" w:color="auto"/>
          </w:divBdr>
        </w:div>
        <w:div w:id="1297566213">
          <w:marLeft w:val="640"/>
          <w:marRight w:val="0"/>
          <w:marTop w:val="0"/>
          <w:marBottom w:val="0"/>
          <w:divBdr>
            <w:top w:val="none" w:sz="0" w:space="0" w:color="auto"/>
            <w:left w:val="none" w:sz="0" w:space="0" w:color="auto"/>
            <w:bottom w:val="none" w:sz="0" w:space="0" w:color="auto"/>
            <w:right w:val="none" w:sz="0" w:space="0" w:color="auto"/>
          </w:divBdr>
        </w:div>
        <w:div w:id="1311901393">
          <w:marLeft w:val="640"/>
          <w:marRight w:val="0"/>
          <w:marTop w:val="0"/>
          <w:marBottom w:val="0"/>
          <w:divBdr>
            <w:top w:val="none" w:sz="0" w:space="0" w:color="auto"/>
            <w:left w:val="none" w:sz="0" w:space="0" w:color="auto"/>
            <w:bottom w:val="none" w:sz="0" w:space="0" w:color="auto"/>
            <w:right w:val="none" w:sz="0" w:space="0" w:color="auto"/>
          </w:divBdr>
        </w:div>
        <w:div w:id="1363096005">
          <w:marLeft w:val="640"/>
          <w:marRight w:val="0"/>
          <w:marTop w:val="0"/>
          <w:marBottom w:val="0"/>
          <w:divBdr>
            <w:top w:val="none" w:sz="0" w:space="0" w:color="auto"/>
            <w:left w:val="none" w:sz="0" w:space="0" w:color="auto"/>
            <w:bottom w:val="none" w:sz="0" w:space="0" w:color="auto"/>
            <w:right w:val="none" w:sz="0" w:space="0" w:color="auto"/>
          </w:divBdr>
        </w:div>
        <w:div w:id="1368918155">
          <w:marLeft w:val="640"/>
          <w:marRight w:val="0"/>
          <w:marTop w:val="0"/>
          <w:marBottom w:val="0"/>
          <w:divBdr>
            <w:top w:val="none" w:sz="0" w:space="0" w:color="auto"/>
            <w:left w:val="none" w:sz="0" w:space="0" w:color="auto"/>
            <w:bottom w:val="none" w:sz="0" w:space="0" w:color="auto"/>
            <w:right w:val="none" w:sz="0" w:space="0" w:color="auto"/>
          </w:divBdr>
        </w:div>
        <w:div w:id="1419402334">
          <w:marLeft w:val="640"/>
          <w:marRight w:val="0"/>
          <w:marTop w:val="0"/>
          <w:marBottom w:val="0"/>
          <w:divBdr>
            <w:top w:val="none" w:sz="0" w:space="0" w:color="auto"/>
            <w:left w:val="none" w:sz="0" w:space="0" w:color="auto"/>
            <w:bottom w:val="none" w:sz="0" w:space="0" w:color="auto"/>
            <w:right w:val="none" w:sz="0" w:space="0" w:color="auto"/>
          </w:divBdr>
        </w:div>
        <w:div w:id="1513303542">
          <w:marLeft w:val="640"/>
          <w:marRight w:val="0"/>
          <w:marTop w:val="0"/>
          <w:marBottom w:val="0"/>
          <w:divBdr>
            <w:top w:val="none" w:sz="0" w:space="0" w:color="auto"/>
            <w:left w:val="none" w:sz="0" w:space="0" w:color="auto"/>
            <w:bottom w:val="none" w:sz="0" w:space="0" w:color="auto"/>
            <w:right w:val="none" w:sz="0" w:space="0" w:color="auto"/>
          </w:divBdr>
        </w:div>
        <w:div w:id="1559517380">
          <w:marLeft w:val="640"/>
          <w:marRight w:val="0"/>
          <w:marTop w:val="0"/>
          <w:marBottom w:val="0"/>
          <w:divBdr>
            <w:top w:val="none" w:sz="0" w:space="0" w:color="auto"/>
            <w:left w:val="none" w:sz="0" w:space="0" w:color="auto"/>
            <w:bottom w:val="none" w:sz="0" w:space="0" w:color="auto"/>
            <w:right w:val="none" w:sz="0" w:space="0" w:color="auto"/>
          </w:divBdr>
        </w:div>
        <w:div w:id="1565990956">
          <w:marLeft w:val="640"/>
          <w:marRight w:val="0"/>
          <w:marTop w:val="0"/>
          <w:marBottom w:val="0"/>
          <w:divBdr>
            <w:top w:val="none" w:sz="0" w:space="0" w:color="auto"/>
            <w:left w:val="none" w:sz="0" w:space="0" w:color="auto"/>
            <w:bottom w:val="none" w:sz="0" w:space="0" w:color="auto"/>
            <w:right w:val="none" w:sz="0" w:space="0" w:color="auto"/>
          </w:divBdr>
        </w:div>
        <w:div w:id="1579631508">
          <w:marLeft w:val="640"/>
          <w:marRight w:val="0"/>
          <w:marTop w:val="0"/>
          <w:marBottom w:val="0"/>
          <w:divBdr>
            <w:top w:val="none" w:sz="0" w:space="0" w:color="auto"/>
            <w:left w:val="none" w:sz="0" w:space="0" w:color="auto"/>
            <w:bottom w:val="none" w:sz="0" w:space="0" w:color="auto"/>
            <w:right w:val="none" w:sz="0" w:space="0" w:color="auto"/>
          </w:divBdr>
        </w:div>
        <w:div w:id="1619750609">
          <w:marLeft w:val="640"/>
          <w:marRight w:val="0"/>
          <w:marTop w:val="0"/>
          <w:marBottom w:val="0"/>
          <w:divBdr>
            <w:top w:val="none" w:sz="0" w:space="0" w:color="auto"/>
            <w:left w:val="none" w:sz="0" w:space="0" w:color="auto"/>
            <w:bottom w:val="none" w:sz="0" w:space="0" w:color="auto"/>
            <w:right w:val="none" w:sz="0" w:space="0" w:color="auto"/>
          </w:divBdr>
        </w:div>
        <w:div w:id="1632664313">
          <w:marLeft w:val="640"/>
          <w:marRight w:val="0"/>
          <w:marTop w:val="0"/>
          <w:marBottom w:val="0"/>
          <w:divBdr>
            <w:top w:val="none" w:sz="0" w:space="0" w:color="auto"/>
            <w:left w:val="none" w:sz="0" w:space="0" w:color="auto"/>
            <w:bottom w:val="none" w:sz="0" w:space="0" w:color="auto"/>
            <w:right w:val="none" w:sz="0" w:space="0" w:color="auto"/>
          </w:divBdr>
        </w:div>
        <w:div w:id="1632902494">
          <w:marLeft w:val="640"/>
          <w:marRight w:val="0"/>
          <w:marTop w:val="0"/>
          <w:marBottom w:val="0"/>
          <w:divBdr>
            <w:top w:val="none" w:sz="0" w:space="0" w:color="auto"/>
            <w:left w:val="none" w:sz="0" w:space="0" w:color="auto"/>
            <w:bottom w:val="none" w:sz="0" w:space="0" w:color="auto"/>
            <w:right w:val="none" w:sz="0" w:space="0" w:color="auto"/>
          </w:divBdr>
        </w:div>
        <w:div w:id="1700012759">
          <w:marLeft w:val="640"/>
          <w:marRight w:val="0"/>
          <w:marTop w:val="0"/>
          <w:marBottom w:val="0"/>
          <w:divBdr>
            <w:top w:val="none" w:sz="0" w:space="0" w:color="auto"/>
            <w:left w:val="none" w:sz="0" w:space="0" w:color="auto"/>
            <w:bottom w:val="none" w:sz="0" w:space="0" w:color="auto"/>
            <w:right w:val="none" w:sz="0" w:space="0" w:color="auto"/>
          </w:divBdr>
        </w:div>
        <w:div w:id="1715697250">
          <w:marLeft w:val="640"/>
          <w:marRight w:val="0"/>
          <w:marTop w:val="0"/>
          <w:marBottom w:val="0"/>
          <w:divBdr>
            <w:top w:val="none" w:sz="0" w:space="0" w:color="auto"/>
            <w:left w:val="none" w:sz="0" w:space="0" w:color="auto"/>
            <w:bottom w:val="none" w:sz="0" w:space="0" w:color="auto"/>
            <w:right w:val="none" w:sz="0" w:space="0" w:color="auto"/>
          </w:divBdr>
        </w:div>
        <w:div w:id="1755400138">
          <w:marLeft w:val="640"/>
          <w:marRight w:val="0"/>
          <w:marTop w:val="0"/>
          <w:marBottom w:val="0"/>
          <w:divBdr>
            <w:top w:val="none" w:sz="0" w:space="0" w:color="auto"/>
            <w:left w:val="none" w:sz="0" w:space="0" w:color="auto"/>
            <w:bottom w:val="none" w:sz="0" w:space="0" w:color="auto"/>
            <w:right w:val="none" w:sz="0" w:space="0" w:color="auto"/>
          </w:divBdr>
        </w:div>
        <w:div w:id="1771272753">
          <w:marLeft w:val="640"/>
          <w:marRight w:val="0"/>
          <w:marTop w:val="0"/>
          <w:marBottom w:val="0"/>
          <w:divBdr>
            <w:top w:val="none" w:sz="0" w:space="0" w:color="auto"/>
            <w:left w:val="none" w:sz="0" w:space="0" w:color="auto"/>
            <w:bottom w:val="none" w:sz="0" w:space="0" w:color="auto"/>
            <w:right w:val="none" w:sz="0" w:space="0" w:color="auto"/>
          </w:divBdr>
        </w:div>
        <w:div w:id="1777288593">
          <w:marLeft w:val="640"/>
          <w:marRight w:val="0"/>
          <w:marTop w:val="0"/>
          <w:marBottom w:val="0"/>
          <w:divBdr>
            <w:top w:val="none" w:sz="0" w:space="0" w:color="auto"/>
            <w:left w:val="none" w:sz="0" w:space="0" w:color="auto"/>
            <w:bottom w:val="none" w:sz="0" w:space="0" w:color="auto"/>
            <w:right w:val="none" w:sz="0" w:space="0" w:color="auto"/>
          </w:divBdr>
        </w:div>
        <w:div w:id="1786464766">
          <w:marLeft w:val="640"/>
          <w:marRight w:val="0"/>
          <w:marTop w:val="0"/>
          <w:marBottom w:val="0"/>
          <w:divBdr>
            <w:top w:val="none" w:sz="0" w:space="0" w:color="auto"/>
            <w:left w:val="none" w:sz="0" w:space="0" w:color="auto"/>
            <w:bottom w:val="none" w:sz="0" w:space="0" w:color="auto"/>
            <w:right w:val="none" w:sz="0" w:space="0" w:color="auto"/>
          </w:divBdr>
        </w:div>
        <w:div w:id="1798645791">
          <w:marLeft w:val="640"/>
          <w:marRight w:val="0"/>
          <w:marTop w:val="0"/>
          <w:marBottom w:val="0"/>
          <w:divBdr>
            <w:top w:val="none" w:sz="0" w:space="0" w:color="auto"/>
            <w:left w:val="none" w:sz="0" w:space="0" w:color="auto"/>
            <w:bottom w:val="none" w:sz="0" w:space="0" w:color="auto"/>
            <w:right w:val="none" w:sz="0" w:space="0" w:color="auto"/>
          </w:divBdr>
        </w:div>
        <w:div w:id="1810517638">
          <w:marLeft w:val="640"/>
          <w:marRight w:val="0"/>
          <w:marTop w:val="0"/>
          <w:marBottom w:val="0"/>
          <w:divBdr>
            <w:top w:val="none" w:sz="0" w:space="0" w:color="auto"/>
            <w:left w:val="none" w:sz="0" w:space="0" w:color="auto"/>
            <w:bottom w:val="none" w:sz="0" w:space="0" w:color="auto"/>
            <w:right w:val="none" w:sz="0" w:space="0" w:color="auto"/>
          </w:divBdr>
        </w:div>
        <w:div w:id="1839612128">
          <w:marLeft w:val="640"/>
          <w:marRight w:val="0"/>
          <w:marTop w:val="0"/>
          <w:marBottom w:val="0"/>
          <w:divBdr>
            <w:top w:val="none" w:sz="0" w:space="0" w:color="auto"/>
            <w:left w:val="none" w:sz="0" w:space="0" w:color="auto"/>
            <w:bottom w:val="none" w:sz="0" w:space="0" w:color="auto"/>
            <w:right w:val="none" w:sz="0" w:space="0" w:color="auto"/>
          </w:divBdr>
        </w:div>
        <w:div w:id="1852990078">
          <w:marLeft w:val="640"/>
          <w:marRight w:val="0"/>
          <w:marTop w:val="0"/>
          <w:marBottom w:val="0"/>
          <w:divBdr>
            <w:top w:val="none" w:sz="0" w:space="0" w:color="auto"/>
            <w:left w:val="none" w:sz="0" w:space="0" w:color="auto"/>
            <w:bottom w:val="none" w:sz="0" w:space="0" w:color="auto"/>
            <w:right w:val="none" w:sz="0" w:space="0" w:color="auto"/>
          </w:divBdr>
        </w:div>
        <w:div w:id="1880824853">
          <w:marLeft w:val="640"/>
          <w:marRight w:val="0"/>
          <w:marTop w:val="0"/>
          <w:marBottom w:val="0"/>
          <w:divBdr>
            <w:top w:val="none" w:sz="0" w:space="0" w:color="auto"/>
            <w:left w:val="none" w:sz="0" w:space="0" w:color="auto"/>
            <w:bottom w:val="none" w:sz="0" w:space="0" w:color="auto"/>
            <w:right w:val="none" w:sz="0" w:space="0" w:color="auto"/>
          </w:divBdr>
        </w:div>
        <w:div w:id="1915118088">
          <w:marLeft w:val="640"/>
          <w:marRight w:val="0"/>
          <w:marTop w:val="0"/>
          <w:marBottom w:val="0"/>
          <w:divBdr>
            <w:top w:val="none" w:sz="0" w:space="0" w:color="auto"/>
            <w:left w:val="none" w:sz="0" w:space="0" w:color="auto"/>
            <w:bottom w:val="none" w:sz="0" w:space="0" w:color="auto"/>
            <w:right w:val="none" w:sz="0" w:space="0" w:color="auto"/>
          </w:divBdr>
        </w:div>
        <w:div w:id="1987080910">
          <w:marLeft w:val="640"/>
          <w:marRight w:val="0"/>
          <w:marTop w:val="0"/>
          <w:marBottom w:val="0"/>
          <w:divBdr>
            <w:top w:val="none" w:sz="0" w:space="0" w:color="auto"/>
            <w:left w:val="none" w:sz="0" w:space="0" w:color="auto"/>
            <w:bottom w:val="none" w:sz="0" w:space="0" w:color="auto"/>
            <w:right w:val="none" w:sz="0" w:space="0" w:color="auto"/>
          </w:divBdr>
        </w:div>
        <w:div w:id="2011247532">
          <w:marLeft w:val="640"/>
          <w:marRight w:val="0"/>
          <w:marTop w:val="0"/>
          <w:marBottom w:val="0"/>
          <w:divBdr>
            <w:top w:val="none" w:sz="0" w:space="0" w:color="auto"/>
            <w:left w:val="none" w:sz="0" w:space="0" w:color="auto"/>
            <w:bottom w:val="none" w:sz="0" w:space="0" w:color="auto"/>
            <w:right w:val="none" w:sz="0" w:space="0" w:color="auto"/>
          </w:divBdr>
        </w:div>
        <w:div w:id="2017994923">
          <w:marLeft w:val="640"/>
          <w:marRight w:val="0"/>
          <w:marTop w:val="0"/>
          <w:marBottom w:val="0"/>
          <w:divBdr>
            <w:top w:val="none" w:sz="0" w:space="0" w:color="auto"/>
            <w:left w:val="none" w:sz="0" w:space="0" w:color="auto"/>
            <w:bottom w:val="none" w:sz="0" w:space="0" w:color="auto"/>
            <w:right w:val="none" w:sz="0" w:space="0" w:color="auto"/>
          </w:divBdr>
        </w:div>
        <w:div w:id="2023241810">
          <w:marLeft w:val="640"/>
          <w:marRight w:val="0"/>
          <w:marTop w:val="0"/>
          <w:marBottom w:val="0"/>
          <w:divBdr>
            <w:top w:val="none" w:sz="0" w:space="0" w:color="auto"/>
            <w:left w:val="none" w:sz="0" w:space="0" w:color="auto"/>
            <w:bottom w:val="none" w:sz="0" w:space="0" w:color="auto"/>
            <w:right w:val="none" w:sz="0" w:space="0" w:color="auto"/>
          </w:divBdr>
        </w:div>
        <w:div w:id="2023819852">
          <w:marLeft w:val="640"/>
          <w:marRight w:val="0"/>
          <w:marTop w:val="0"/>
          <w:marBottom w:val="0"/>
          <w:divBdr>
            <w:top w:val="none" w:sz="0" w:space="0" w:color="auto"/>
            <w:left w:val="none" w:sz="0" w:space="0" w:color="auto"/>
            <w:bottom w:val="none" w:sz="0" w:space="0" w:color="auto"/>
            <w:right w:val="none" w:sz="0" w:space="0" w:color="auto"/>
          </w:divBdr>
        </w:div>
        <w:div w:id="2076782385">
          <w:marLeft w:val="640"/>
          <w:marRight w:val="0"/>
          <w:marTop w:val="0"/>
          <w:marBottom w:val="0"/>
          <w:divBdr>
            <w:top w:val="none" w:sz="0" w:space="0" w:color="auto"/>
            <w:left w:val="none" w:sz="0" w:space="0" w:color="auto"/>
            <w:bottom w:val="none" w:sz="0" w:space="0" w:color="auto"/>
            <w:right w:val="none" w:sz="0" w:space="0" w:color="auto"/>
          </w:divBdr>
        </w:div>
        <w:div w:id="2103649719">
          <w:marLeft w:val="640"/>
          <w:marRight w:val="0"/>
          <w:marTop w:val="0"/>
          <w:marBottom w:val="0"/>
          <w:divBdr>
            <w:top w:val="none" w:sz="0" w:space="0" w:color="auto"/>
            <w:left w:val="none" w:sz="0" w:space="0" w:color="auto"/>
            <w:bottom w:val="none" w:sz="0" w:space="0" w:color="auto"/>
            <w:right w:val="none" w:sz="0" w:space="0" w:color="auto"/>
          </w:divBdr>
        </w:div>
      </w:divsChild>
    </w:div>
    <w:div w:id="1267230584">
      <w:bodyDiv w:val="1"/>
      <w:marLeft w:val="0"/>
      <w:marRight w:val="0"/>
      <w:marTop w:val="0"/>
      <w:marBottom w:val="0"/>
      <w:divBdr>
        <w:top w:val="none" w:sz="0" w:space="0" w:color="auto"/>
        <w:left w:val="none" w:sz="0" w:space="0" w:color="auto"/>
        <w:bottom w:val="none" w:sz="0" w:space="0" w:color="auto"/>
        <w:right w:val="none" w:sz="0" w:space="0" w:color="auto"/>
      </w:divBdr>
    </w:div>
    <w:div w:id="1267344467">
      <w:bodyDiv w:val="1"/>
      <w:marLeft w:val="0"/>
      <w:marRight w:val="0"/>
      <w:marTop w:val="0"/>
      <w:marBottom w:val="0"/>
      <w:divBdr>
        <w:top w:val="none" w:sz="0" w:space="0" w:color="auto"/>
        <w:left w:val="none" w:sz="0" w:space="0" w:color="auto"/>
        <w:bottom w:val="none" w:sz="0" w:space="0" w:color="auto"/>
        <w:right w:val="none" w:sz="0" w:space="0" w:color="auto"/>
      </w:divBdr>
    </w:div>
    <w:div w:id="1267419153">
      <w:bodyDiv w:val="1"/>
      <w:marLeft w:val="0"/>
      <w:marRight w:val="0"/>
      <w:marTop w:val="0"/>
      <w:marBottom w:val="0"/>
      <w:divBdr>
        <w:top w:val="none" w:sz="0" w:space="0" w:color="auto"/>
        <w:left w:val="none" w:sz="0" w:space="0" w:color="auto"/>
        <w:bottom w:val="none" w:sz="0" w:space="0" w:color="auto"/>
        <w:right w:val="none" w:sz="0" w:space="0" w:color="auto"/>
      </w:divBdr>
    </w:div>
    <w:div w:id="1270426293">
      <w:bodyDiv w:val="1"/>
      <w:marLeft w:val="0"/>
      <w:marRight w:val="0"/>
      <w:marTop w:val="0"/>
      <w:marBottom w:val="0"/>
      <w:divBdr>
        <w:top w:val="none" w:sz="0" w:space="0" w:color="auto"/>
        <w:left w:val="none" w:sz="0" w:space="0" w:color="auto"/>
        <w:bottom w:val="none" w:sz="0" w:space="0" w:color="auto"/>
        <w:right w:val="none" w:sz="0" w:space="0" w:color="auto"/>
      </w:divBdr>
    </w:div>
    <w:div w:id="1274097348">
      <w:bodyDiv w:val="1"/>
      <w:marLeft w:val="0"/>
      <w:marRight w:val="0"/>
      <w:marTop w:val="0"/>
      <w:marBottom w:val="0"/>
      <w:divBdr>
        <w:top w:val="none" w:sz="0" w:space="0" w:color="auto"/>
        <w:left w:val="none" w:sz="0" w:space="0" w:color="auto"/>
        <w:bottom w:val="none" w:sz="0" w:space="0" w:color="auto"/>
        <w:right w:val="none" w:sz="0" w:space="0" w:color="auto"/>
      </w:divBdr>
    </w:div>
    <w:div w:id="1279994312">
      <w:bodyDiv w:val="1"/>
      <w:marLeft w:val="0"/>
      <w:marRight w:val="0"/>
      <w:marTop w:val="0"/>
      <w:marBottom w:val="0"/>
      <w:divBdr>
        <w:top w:val="none" w:sz="0" w:space="0" w:color="auto"/>
        <w:left w:val="none" w:sz="0" w:space="0" w:color="auto"/>
        <w:bottom w:val="none" w:sz="0" w:space="0" w:color="auto"/>
        <w:right w:val="none" w:sz="0" w:space="0" w:color="auto"/>
      </w:divBdr>
    </w:div>
    <w:div w:id="1280918422">
      <w:bodyDiv w:val="1"/>
      <w:marLeft w:val="0"/>
      <w:marRight w:val="0"/>
      <w:marTop w:val="0"/>
      <w:marBottom w:val="0"/>
      <w:divBdr>
        <w:top w:val="none" w:sz="0" w:space="0" w:color="auto"/>
        <w:left w:val="none" w:sz="0" w:space="0" w:color="auto"/>
        <w:bottom w:val="none" w:sz="0" w:space="0" w:color="auto"/>
        <w:right w:val="none" w:sz="0" w:space="0" w:color="auto"/>
      </w:divBdr>
    </w:div>
    <w:div w:id="1281112568">
      <w:bodyDiv w:val="1"/>
      <w:marLeft w:val="0"/>
      <w:marRight w:val="0"/>
      <w:marTop w:val="0"/>
      <w:marBottom w:val="0"/>
      <w:divBdr>
        <w:top w:val="none" w:sz="0" w:space="0" w:color="auto"/>
        <w:left w:val="none" w:sz="0" w:space="0" w:color="auto"/>
        <w:bottom w:val="none" w:sz="0" w:space="0" w:color="auto"/>
        <w:right w:val="none" w:sz="0" w:space="0" w:color="auto"/>
      </w:divBdr>
    </w:div>
    <w:div w:id="1281842442">
      <w:bodyDiv w:val="1"/>
      <w:marLeft w:val="0"/>
      <w:marRight w:val="0"/>
      <w:marTop w:val="0"/>
      <w:marBottom w:val="0"/>
      <w:divBdr>
        <w:top w:val="none" w:sz="0" w:space="0" w:color="auto"/>
        <w:left w:val="none" w:sz="0" w:space="0" w:color="auto"/>
        <w:bottom w:val="none" w:sz="0" w:space="0" w:color="auto"/>
        <w:right w:val="none" w:sz="0" w:space="0" w:color="auto"/>
      </w:divBdr>
    </w:div>
    <w:div w:id="1283654695">
      <w:bodyDiv w:val="1"/>
      <w:marLeft w:val="0"/>
      <w:marRight w:val="0"/>
      <w:marTop w:val="0"/>
      <w:marBottom w:val="0"/>
      <w:divBdr>
        <w:top w:val="none" w:sz="0" w:space="0" w:color="auto"/>
        <w:left w:val="none" w:sz="0" w:space="0" w:color="auto"/>
        <w:bottom w:val="none" w:sz="0" w:space="0" w:color="auto"/>
        <w:right w:val="none" w:sz="0" w:space="0" w:color="auto"/>
      </w:divBdr>
    </w:div>
    <w:div w:id="1284457990">
      <w:bodyDiv w:val="1"/>
      <w:marLeft w:val="0"/>
      <w:marRight w:val="0"/>
      <w:marTop w:val="0"/>
      <w:marBottom w:val="0"/>
      <w:divBdr>
        <w:top w:val="none" w:sz="0" w:space="0" w:color="auto"/>
        <w:left w:val="none" w:sz="0" w:space="0" w:color="auto"/>
        <w:bottom w:val="none" w:sz="0" w:space="0" w:color="auto"/>
        <w:right w:val="none" w:sz="0" w:space="0" w:color="auto"/>
      </w:divBdr>
    </w:div>
    <w:div w:id="1285190385">
      <w:bodyDiv w:val="1"/>
      <w:marLeft w:val="0"/>
      <w:marRight w:val="0"/>
      <w:marTop w:val="0"/>
      <w:marBottom w:val="0"/>
      <w:divBdr>
        <w:top w:val="none" w:sz="0" w:space="0" w:color="auto"/>
        <w:left w:val="none" w:sz="0" w:space="0" w:color="auto"/>
        <w:bottom w:val="none" w:sz="0" w:space="0" w:color="auto"/>
        <w:right w:val="none" w:sz="0" w:space="0" w:color="auto"/>
      </w:divBdr>
    </w:div>
    <w:div w:id="1285620149">
      <w:bodyDiv w:val="1"/>
      <w:marLeft w:val="0"/>
      <w:marRight w:val="0"/>
      <w:marTop w:val="0"/>
      <w:marBottom w:val="0"/>
      <w:divBdr>
        <w:top w:val="none" w:sz="0" w:space="0" w:color="auto"/>
        <w:left w:val="none" w:sz="0" w:space="0" w:color="auto"/>
        <w:bottom w:val="none" w:sz="0" w:space="0" w:color="auto"/>
        <w:right w:val="none" w:sz="0" w:space="0" w:color="auto"/>
      </w:divBdr>
      <w:divsChild>
        <w:div w:id="31465728">
          <w:marLeft w:val="640"/>
          <w:marRight w:val="0"/>
          <w:marTop w:val="0"/>
          <w:marBottom w:val="0"/>
          <w:divBdr>
            <w:top w:val="none" w:sz="0" w:space="0" w:color="auto"/>
            <w:left w:val="none" w:sz="0" w:space="0" w:color="auto"/>
            <w:bottom w:val="none" w:sz="0" w:space="0" w:color="auto"/>
            <w:right w:val="none" w:sz="0" w:space="0" w:color="auto"/>
          </w:divBdr>
        </w:div>
        <w:div w:id="49621353">
          <w:marLeft w:val="640"/>
          <w:marRight w:val="0"/>
          <w:marTop w:val="0"/>
          <w:marBottom w:val="0"/>
          <w:divBdr>
            <w:top w:val="none" w:sz="0" w:space="0" w:color="auto"/>
            <w:left w:val="none" w:sz="0" w:space="0" w:color="auto"/>
            <w:bottom w:val="none" w:sz="0" w:space="0" w:color="auto"/>
            <w:right w:val="none" w:sz="0" w:space="0" w:color="auto"/>
          </w:divBdr>
        </w:div>
        <w:div w:id="110783592">
          <w:marLeft w:val="640"/>
          <w:marRight w:val="0"/>
          <w:marTop w:val="0"/>
          <w:marBottom w:val="0"/>
          <w:divBdr>
            <w:top w:val="none" w:sz="0" w:space="0" w:color="auto"/>
            <w:left w:val="none" w:sz="0" w:space="0" w:color="auto"/>
            <w:bottom w:val="none" w:sz="0" w:space="0" w:color="auto"/>
            <w:right w:val="none" w:sz="0" w:space="0" w:color="auto"/>
          </w:divBdr>
        </w:div>
        <w:div w:id="145829065">
          <w:marLeft w:val="640"/>
          <w:marRight w:val="0"/>
          <w:marTop w:val="0"/>
          <w:marBottom w:val="0"/>
          <w:divBdr>
            <w:top w:val="none" w:sz="0" w:space="0" w:color="auto"/>
            <w:left w:val="none" w:sz="0" w:space="0" w:color="auto"/>
            <w:bottom w:val="none" w:sz="0" w:space="0" w:color="auto"/>
            <w:right w:val="none" w:sz="0" w:space="0" w:color="auto"/>
          </w:divBdr>
        </w:div>
        <w:div w:id="168758302">
          <w:marLeft w:val="640"/>
          <w:marRight w:val="0"/>
          <w:marTop w:val="0"/>
          <w:marBottom w:val="0"/>
          <w:divBdr>
            <w:top w:val="none" w:sz="0" w:space="0" w:color="auto"/>
            <w:left w:val="none" w:sz="0" w:space="0" w:color="auto"/>
            <w:bottom w:val="none" w:sz="0" w:space="0" w:color="auto"/>
            <w:right w:val="none" w:sz="0" w:space="0" w:color="auto"/>
          </w:divBdr>
        </w:div>
        <w:div w:id="174271536">
          <w:marLeft w:val="640"/>
          <w:marRight w:val="0"/>
          <w:marTop w:val="0"/>
          <w:marBottom w:val="0"/>
          <w:divBdr>
            <w:top w:val="none" w:sz="0" w:space="0" w:color="auto"/>
            <w:left w:val="none" w:sz="0" w:space="0" w:color="auto"/>
            <w:bottom w:val="none" w:sz="0" w:space="0" w:color="auto"/>
            <w:right w:val="none" w:sz="0" w:space="0" w:color="auto"/>
          </w:divBdr>
        </w:div>
        <w:div w:id="176238077">
          <w:marLeft w:val="640"/>
          <w:marRight w:val="0"/>
          <w:marTop w:val="0"/>
          <w:marBottom w:val="0"/>
          <w:divBdr>
            <w:top w:val="none" w:sz="0" w:space="0" w:color="auto"/>
            <w:left w:val="none" w:sz="0" w:space="0" w:color="auto"/>
            <w:bottom w:val="none" w:sz="0" w:space="0" w:color="auto"/>
            <w:right w:val="none" w:sz="0" w:space="0" w:color="auto"/>
          </w:divBdr>
        </w:div>
        <w:div w:id="210118894">
          <w:marLeft w:val="640"/>
          <w:marRight w:val="0"/>
          <w:marTop w:val="0"/>
          <w:marBottom w:val="0"/>
          <w:divBdr>
            <w:top w:val="none" w:sz="0" w:space="0" w:color="auto"/>
            <w:left w:val="none" w:sz="0" w:space="0" w:color="auto"/>
            <w:bottom w:val="none" w:sz="0" w:space="0" w:color="auto"/>
            <w:right w:val="none" w:sz="0" w:space="0" w:color="auto"/>
          </w:divBdr>
        </w:div>
        <w:div w:id="232357105">
          <w:marLeft w:val="640"/>
          <w:marRight w:val="0"/>
          <w:marTop w:val="0"/>
          <w:marBottom w:val="0"/>
          <w:divBdr>
            <w:top w:val="none" w:sz="0" w:space="0" w:color="auto"/>
            <w:left w:val="none" w:sz="0" w:space="0" w:color="auto"/>
            <w:bottom w:val="none" w:sz="0" w:space="0" w:color="auto"/>
            <w:right w:val="none" w:sz="0" w:space="0" w:color="auto"/>
          </w:divBdr>
        </w:div>
        <w:div w:id="283997268">
          <w:marLeft w:val="640"/>
          <w:marRight w:val="0"/>
          <w:marTop w:val="0"/>
          <w:marBottom w:val="0"/>
          <w:divBdr>
            <w:top w:val="none" w:sz="0" w:space="0" w:color="auto"/>
            <w:left w:val="none" w:sz="0" w:space="0" w:color="auto"/>
            <w:bottom w:val="none" w:sz="0" w:space="0" w:color="auto"/>
            <w:right w:val="none" w:sz="0" w:space="0" w:color="auto"/>
          </w:divBdr>
        </w:div>
        <w:div w:id="313022858">
          <w:marLeft w:val="640"/>
          <w:marRight w:val="0"/>
          <w:marTop w:val="0"/>
          <w:marBottom w:val="0"/>
          <w:divBdr>
            <w:top w:val="none" w:sz="0" w:space="0" w:color="auto"/>
            <w:left w:val="none" w:sz="0" w:space="0" w:color="auto"/>
            <w:bottom w:val="none" w:sz="0" w:space="0" w:color="auto"/>
            <w:right w:val="none" w:sz="0" w:space="0" w:color="auto"/>
          </w:divBdr>
        </w:div>
        <w:div w:id="341862577">
          <w:marLeft w:val="640"/>
          <w:marRight w:val="0"/>
          <w:marTop w:val="0"/>
          <w:marBottom w:val="0"/>
          <w:divBdr>
            <w:top w:val="none" w:sz="0" w:space="0" w:color="auto"/>
            <w:left w:val="none" w:sz="0" w:space="0" w:color="auto"/>
            <w:bottom w:val="none" w:sz="0" w:space="0" w:color="auto"/>
            <w:right w:val="none" w:sz="0" w:space="0" w:color="auto"/>
          </w:divBdr>
        </w:div>
        <w:div w:id="349844646">
          <w:marLeft w:val="640"/>
          <w:marRight w:val="0"/>
          <w:marTop w:val="0"/>
          <w:marBottom w:val="0"/>
          <w:divBdr>
            <w:top w:val="none" w:sz="0" w:space="0" w:color="auto"/>
            <w:left w:val="none" w:sz="0" w:space="0" w:color="auto"/>
            <w:bottom w:val="none" w:sz="0" w:space="0" w:color="auto"/>
            <w:right w:val="none" w:sz="0" w:space="0" w:color="auto"/>
          </w:divBdr>
        </w:div>
        <w:div w:id="367871949">
          <w:marLeft w:val="640"/>
          <w:marRight w:val="0"/>
          <w:marTop w:val="0"/>
          <w:marBottom w:val="0"/>
          <w:divBdr>
            <w:top w:val="none" w:sz="0" w:space="0" w:color="auto"/>
            <w:left w:val="none" w:sz="0" w:space="0" w:color="auto"/>
            <w:bottom w:val="none" w:sz="0" w:space="0" w:color="auto"/>
            <w:right w:val="none" w:sz="0" w:space="0" w:color="auto"/>
          </w:divBdr>
        </w:div>
        <w:div w:id="403530945">
          <w:marLeft w:val="640"/>
          <w:marRight w:val="0"/>
          <w:marTop w:val="0"/>
          <w:marBottom w:val="0"/>
          <w:divBdr>
            <w:top w:val="none" w:sz="0" w:space="0" w:color="auto"/>
            <w:left w:val="none" w:sz="0" w:space="0" w:color="auto"/>
            <w:bottom w:val="none" w:sz="0" w:space="0" w:color="auto"/>
            <w:right w:val="none" w:sz="0" w:space="0" w:color="auto"/>
          </w:divBdr>
        </w:div>
        <w:div w:id="407270100">
          <w:marLeft w:val="640"/>
          <w:marRight w:val="0"/>
          <w:marTop w:val="0"/>
          <w:marBottom w:val="0"/>
          <w:divBdr>
            <w:top w:val="none" w:sz="0" w:space="0" w:color="auto"/>
            <w:left w:val="none" w:sz="0" w:space="0" w:color="auto"/>
            <w:bottom w:val="none" w:sz="0" w:space="0" w:color="auto"/>
            <w:right w:val="none" w:sz="0" w:space="0" w:color="auto"/>
          </w:divBdr>
        </w:div>
        <w:div w:id="481505267">
          <w:marLeft w:val="640"/>
          <w:marRight w:val="0"/>
          <w:marTop w:val="0"/>
          <w:marBottom w:val="0"/>
          <w:divBdr>
            <w:top w:val="none" w:sz="0" w:space="0" w:color="auto"/>
            <w:left w:val="none" w:sz="0" w:space="0" w:color="auto"/>
            <w:bottom w:val="none" w:sz="0" w:space="0" w:color="auto"/>
            <w:right w:val="none" w:sz="0" w:space="0" w:color="auto"/>
          </w:divBdr>
        </w:div>
        <w:div w:id="511796240">
          <w:marLeft w:val="640"/>
          <w:marRight w:val="0"/>
          <w:marTop w:val="0"/>
          <w:marBottom w:val="0"/>
          <w:divBdr>
            <w:top w:val="none" w:sz="0" w:space="0" w:color="auto"/>
            <w:left w:val="none" w:sz="0" w:space="0" w:color="auto"/>
            <w:bottom w:val="none" w:sz="0" w:space="0" w:color="auto"/>
            <w:right w:val="none" w:sz="0" w:space="0" w:color="auto"/>
          </w:divBdr>
        </w:div>
        <w:div w:id="558630848">
          <w:marLeft w:val="640"/>
          <w:marRight w:val="0"/>
          <w:marTop w:val="0"/>
          <w:marBottom w:val="0"/>
          <w:divBdr>
            <w:top w:val="none" w:sz="0" w:space="0" w:color="auto"/>
            <w:left w:val="none" w:sz="0" w:space="0" w:color="auto"/>
            <w:bottom w:val="none" w:sz="0" w:space="0" w:color="auto"/>
            <w:right w:val="none" w:sz="0" w:space="0" w:color="auto"/>
          </w:divBdr>
        </w:div>
        <w:div w:id="590891031">
          <w:marLeft w:val="640"/>
          <w:marRight w:val="0"/>
          <w:marTop w:val="0"/>
          <w:marBottom w:val="0"/>
          <w:divBdr>
            <w:top w:val="none" w:sz="0" w:space="0" w:color="auto"/>
            <w:left w:val="none" w:sz="0" w:space="0" w:color="auto"/>
            <w:bottom w:val="none" w:sz="0" w:space="0" w:color="auto"/>
            <w:right w:val="none" w:sz="0" w:space="0" w:color="auto"/>
          </w:divBdr>
        </w:div>
        <w:div w:id="600336215">
          <w:marLeft w:val="640"/>
          <w:marRight w:val="0"/>
          <w:marTop w:val="0"/>
          <w:marBottom w:val="0"/>
          <w:divBdr>
            <w:top w:val="none" w:sz="0" w:space="0" w:color="auto"/>
            <w:left w:val="none" w:sz="0" w:space="0" w:color="auto"/>
            <w:bottom w:val="none" w:sz="0" w:space="0" w:color="auto"/>
            <w:right w:val="none" w:sz="0" w:space="0" w:color="auto"/>
          </w:divBdr>
        </w:div>
        <w:div w:id="630327737">
          <w:marLeft w:val="640"/>
          <w:marRight w:val="0"/>
          <w:marTop w:val="0"/>
          <w:marBottom w:val="0"/>
          <w:divBdr>
            <w:top w:val="none" w:sz="0" w:space="0" w:color="auto"/>
            <w:left w:val="none" w:sz="0" w:space="0" w:color="auto"/>
            <w:bottom w:val="none" w:sz="0" w:space="0" w:color="auto"/>
            <w:right w:val="none" w:sz="0" w:space="0" w:color="auto"/>
          </w:divBdr>
        </w:div>
        <w:div w:id="660281480">
          <w:marLeft w:val="640"/>
          <w:marRight w:val="0"/>
          <w:marTop w:val="0"/>
          <w:marBottom w:val="0"/>
          <w:divBdr>
            <w:top w:val="none" w:sz="0" w:space="0" w:color="auto"/>
            <w:left w:val="none" w:sz="0" w:space="0" w:color="auto"/>
            <w:bottom w:val="none" w:sz="0" w:space="0" w:color="auto"/>
            <w:right w:val="none" w:sz="0" w:space="0" w:color="auto"/>
          </w:divBdr>
        </w:div>
        <w:div w:id="686058607">
          <w:marLeft w:val="640"/>
          <w:marRight w:val="0"/>
          <w:marTop w:val="0"/>
          <w:marBottom w:val="0"/>
          <w:divBdr>
            <w:top w:val="none" w:sz="0" w:space="0" w:color="auto"/>
            <w:left w:val="none" w:sz="0" w:space="0" w:color="auto"/>
            <w:bottom w:val="none" w:sz="0" w:space="0" w:color="auto"/>
            <w:right w:val="none" w:sz="0" w:space="0" w:color="auto"/>
          </w:divBdr>
        </w:div>
        <w:div w:id="701826151">
          <w:marLeft w:val="640"/>
          <w:marRight w:val="0"/>
          <w:marTop w:val="0"/>
          <w:marBottom w:val="0"/>
          <w:divBdr>
            <w:top w:val="none" w:sz="0" w:space="0" w:color="auto"/>
            <w:left w:val="none" w:sz="0" w:space="0" w:color="auto"/>
            <w:bottom w:val="none" w:sz="0" w:space="0" w:color="auto"/>
            <w:right w:val="none" w:sz="0" w:space="0" w:color="auto"/>
          </w:divBdr>
        </w:div>
        <w:div w:id="714356230">
          <w:marLeft w:val="640"/>
          <w:marRight w:val="0"/>
          <w:marTop w:val="0"/>
          <w:marBottom w:val="0"/>
          <w:divBdr>
            <w:top w:val="none" w:sz="0" w:space="0" w:color="auto"/>
            <w:left w:val="none" w:sz="0" w:space="0" w:color="auto"/>
            <w:bottom w:val="none" w:sz="0" w:space="0" w:color="auto"/>
            <w:right w:val="none" w:sz="0" w:space="0" w:color="auto"/>
          </w:divBdr>
        </w:div>
        <w:div w:id="759645768">
          <w:marLeft w:val="640"/>
          <w:marRight w:val="0"/>
          <w:marTop w:val="0"/>
          <w:marBottom w:val="0"/>
          <w:divBdr>
            <w:top w:val="none" w:sz="0" w:space="0" w:color="auto"/>
            <w:left w:val="none" w:sz="0" w:space="0" w:color="auto"/>
            <w:bottom w:val="none" w:sz="0" w:space="0" w:color="auto"/>
            <w:right w:val="none" w:sz="0" w:space="0" w:color="auto"/>
          </w:divBdr>
        </w:div>
        <w:div w:id="827332125">
          <w:marLeft w:val="640"/>
          <w:marRight w:val="0"/>
          <w:marTop w:val="0"/>
          <w:marBottom w:val="0"/>
          <w:divBdr>
            <w:top w:val="none" w:sz="0" w:space="0" w:color="auto"/>
            <w:left w:val="none" w:sz="0" w:space="0" w:color="auto"/>
            <w:bottom w:val="none" w:sz="0" w:space="0" w:color="auto"/>
            <w:right w:val="none" w:sz="0" w:space="0" w:color="auto"/>
          </w:divBdr>
        </w:div>
        <w:div w:id="892540690">
          <w:marLeft w:val="640"/>
          <w:marRight w:val="0"/>
          <w:marTop w:val="0"/>
          <w:marBottom w:val="0"/>
          <w:divBdr>
            <w:top w:val="none" w:sz="0" w:space="0" w:color="auto"/>
            <w:left w:val="none" w:sz="0" w:space="0" w:color="auto"/>
            <w:bottom w:val="none" w:sz="0" w:space="0" w:color="auto"/>
            <w:right w:val="none" w:sz="0" w:space="0" w:color="auto"/>
          </w:divBdr>
        </w:div>
        <w:div w:id="962804111">
          <w:marLeft w:val="640"/>
          <w:marRight w:val="0"/>
          <w:marTop w:val="0"/>
          <w:marBottom w:val="0"/>
          <w:divBdr>
            <w:top w:val="none" w:sz="0" w:space="0" w:color="auto"/>
            <w:left w:val="none" w:sz="0" w:space="0" w:color="auto"/>
            <w:bottom w:val="none" w:sz="0" w:space="0" w:color="auto"/>
            <w:right w:val="none" w:sz="0" w:space="0" w:color="auto"/>
          </w:divBdr>
        </w:div>
        <w:div w:id="1061251592">
          <w:marLeft w:val="640"/>
          <w:marRight w:val="0"/>
          <w:marTop w:val="0"/>
          <w:marBottom w:val="0"/>
          <w:divBdr>
            <w:top w:val="none" w:sz="0" w:space="0" w:color="auto"/>
            <w:left w:val="none" w:sz="0" w:space="0" w:color="auto"/>
            <w:bottom w:val="none" w:sz="0" w:space="0" w:color="auto"/>
            <w:right w:val="none" w:sz="0" w:space="0" w:color="auto"/>
          </w:divBdr>
        </w:div>
        <w:div w:id="1154569058">
          <w:marLeft w:val="640"/>
          <w:marRight w:val="0"/>
          <w:marTop w:val="0"/>
          <w:marBottom w:val="0"/>
          <w:divBdr>
            <w:top w:val="none" w:sz="0" w:space="0" w:color="auto"/>
            <w:left w:val="none" w:sz="0" w:space="0" w:color="auto"/>
            <w:bottom w:val="none" w:sz="0" w:space="0" w:color="auto"/>
            <w:right w:val="none" w:sz="0" w:space="0" w:color="auto"/>
          </w:divBdr>
        </w:div>
        <w:div w:id="1185827534">
          <w:marLeft w:val="640"/>
          <w:marRight w:val="0"/>
          <w:marTop w:val="0"/>
          <w:marBottom w:val="0"/>
          <w:divBdr>
            <w:top w:val="none" w:sz="0" w:space="0" w:color="auto"/>
            <w:left w:val="none" w:sz="0" w:space="0" w:color="auto"/>
            <w:bottom w:val="none" w:sz="0" w:space="0" w:color="auto"/>
            <w:right w:val="none" w:sz="0" w:space="0" w:color="auto"/>
          </w:divBdr>
        </w:div>
        <w:div w:id="1295255758">
          <w:marLeft w:val="640"/>
          <w:marRight w:val="0"/>
          <w:marTop w:val="0"/>
          <w:marBottom w:val="0"/>
          <w:divBdr>
            <w:top w:val="none" w:sz="0" w:space="0" w:color="auto"/>
            <w:left w:val="none" w:sz="0" w:space="0" w:color="auto"/>
            <w:bottom w:val="none" w:sz="0" w:space="0" w:color="auto"/>
            <w:right w:val="none" w:sz="0" w:space="0" w:color="auto"/>
          </w:divBdr>
        </w:div>
        <w:div w:id="1299919038">
          <w:marLeft w:val="640"/>
          <w:marRight w:val="0"/>
          <w:marTop w:val="0"/>
          <w:marBottom w:val="0"/>
          <w:divBdr>
            <w:top w:val="none" w:sz="0" w:space="0" w:color="auto"/>
            <w:left w:val="none" w:sz="0" w:space="0" w:color="auto"/>
            <w:bottom w:val="none" w:sz="0" w:space="0" w:color="auto"/>
            <w:right w:val="none" w:sz="0" w:space="0" w:color="auto"/>
          </w:divBdr>
        </w:div>
        <w:div w:id="1307012167">
          <w:marLeft w:val="640"/>
          <w:marRight w:val="0"/>
          <w:marTop w:val="0"/>
          <w:marBottom w:val="0"/>
          <w:divBdr>
            <w:top w:val="none" w:sz="0" w:space="0" w:color="auto"/>
            <w:left w:val="none" w:sz="0" w:space="0" w:color="auto"/>
            <w:bottom w:val="none" w:sz="0" w:space="0" w:color="auto"/>
            <w:right w:val="none" w:sz="0" w:space="0" w:color="auto"/>
          </w:divBdr>
        </w:div>
        <w:div w:id="1325814571">
          <w:marLeft w:val="640"/>
          <w:marRight w:val="0"/>
          <w:marTop w:val="0"/>
          <w:marBottom w:val="0"/>
          <w:divBdr>
            <w:top w:val="none" w:sz="0" w:space="0" w:color="auto"/>
            <w:left w:val="none" w:sz="0" w:space="0" w:color="auto"/>
            <w:bottom w:val="none" w:sz="0" w:space="0" w:color="auto"/>
            <w:right w:val="none" w:sz="0" w:space="0" w:color="auto"/>
          </w:divBdr>
        </w:div>
        <w:div w:id="1418481760">
          <w:marLeft w:val="640"/>
          <w:marRight w:val="0"/>
          <w:marTop w:val="0"/>
          <w:marBottom w:val="0"/>
          <w:divBdr>
            <w:top w:val="none" w:sz="0" w:space="0" w:color="auto"/>
            <w:left w:val="none" w:sz="0" w:space="0" w:color="auto"/>
            <w:bottom w:val="none" w:sz="0" w:space="0" w:color="auto"/>
            <w:right w:val="none" w:sz="0" w:space="0" w:color="auto"/>
          </w:divBdr>
        </w:div>
        <w:div w:id="1427459884">
          <w:marLeft w:val="640"/>
          <w:marRight w:val="0"/>
          <w:marTop w:val="0"/>
          <w:marBottom w:val="0"/>
          <w:divBdr>
            <w:top w:val="none" w:sz="0" w:space="0" w:color="auto"/>
            <w:left w:val="none" w:sz="0" w:space="0" w:color="auto"/>
            <w:bottom w:val="none" w:sz="0" w:space="0" w:color="auto"/>
            <w:right w:val="none" w:sz="0" w:space="0" w:color="auto"/>
          </w:divBdr>
        </w:div>
        <w:div w:id="1482505297">
          <w:marLeft w:val="640"/>
          <w:marRight w:val="0"/>
          <w:marTop w:val="0"/>
          <w:marBottom w:val="0"/>
          <w:divBdr>
            <w:top w:val="none" w:sz="0" w:space="0" w:color="auto"/>
            <w:left w:val="none" w:sz="0" w:space="0" w:color="auto"/>
            <w:bottom w:val="none" w:sz="0" w:space="0" w:color="auto"/>
            <w:right w:val="none" w:sz="0" w:space="0" w:color="auto"/>
          </w:divBdr>
        </w:div>
        <w:div w:id="1514877871">
          <w:marLeft w:val="640"/>
          <w:marRight w:val="0"/>
          <w:marTop w:val="0"/>
          <w:marBottom w:val="0"/>
          <w:divBdr>
            <w:top w:val="none" w:sz="0" w:space="0" w:color="auto"/>
            <w:left w:val="none" w:sz="0" w:space="0" w:color="auto"/>
            <w:bottom w:val="none" w:sz="0" w:space="0" w:color="auto"/>
            <w:right w:val="none" w:sz="0" w:space="0" w:color="auto"/>
          </w:divBdr>
        </w:div>
        <w:div w:id="1525169979">
          <w:marLeft w:val="640"/>
          <w:marRight w:val="0"/>
          <w:marTop w:val="0"/>
          <w:marBottom w:val="0"/>
          <w:divBdr>
            <w:top w:val="none" w:sz="0" w:space="0" w:color="auto"/>
            <w:left w:val="none" w:sz="0" w:space="0" w:color="auto"/>
            <w:bottom w:val="none" w:sz="0" w:space="0" w:color="auto"/>
            <w:right w:val="none" w:sz="0" w:space="0" w:color="auto"/>
          </w:divBdr>
        </w:div>
        <w:div w:id="1550997252">
          <w:marLeft w:val="640"/>
          <w:marRight w:val="0"/>
          <w:marTop w:val="0"/>
          <w:marBottom w:val="0"/>
          <w:divBdr>
            <w:top w:val="none" w:sz="0" w:space="0" w:color="auto"/>
            <w:left w:val="none" w:sz="0" w:space="0" w:color="auto"/>
            <w:bottom w:val="none" w:sz="0" w:space="0" w:color="auto"/>
            <w:right w:val="none" w:sz="0" w:space="0" w:color="auto"/>
          </w:divBdr>
        </w:div>
        <w:div w:id="1557275726">
          <w:marLeft w:val="640"/>
          <w:marRight w:val="0"/>
          <w:marTop w:val="0"/>
          <w:marBottom w:val="0"/>
          <w:divBdr>
            <w:top w:val="none" w:sz="0" w:space="0" w:color="auto"/>
            <w:left w:val="none" w:sz="0" w:space="0" w:color="auto"/>
            <w:bottom w:val="none" w:sz="0" w:space="0" w:color="auto"/>
            <w:right w:val="none" w:sz="0" w:space="0" w:color="auto"/>
          </w:divBdr>
        </w:div>
        <w:div w:id="1607883219">
          <w:marLeft w:val="640"/>
          <w:marRight w:val="0"/>
          <w:marTop w:val="0"/>
          <w:marBottom w:val="0"/>
          <w:divBdr>
            <w:top w:val="none" w:sz="0" w:space="0" w:color="auto"/>
            <w:left w:val="none" w:sz="0" w:space="0" w:color="auto"/>
            <w:bottom w:val="none" w:sz="0" w:space="0" w:color="auto"/>
            <w:right w:val="none" w:sz="0" w:space="0" w:color="auto"/>
          </w:divBdr>
        </w:div>
        <w:div w:id="1610815482">
          <w:marLeft w:val="640"/>
          <w:marRight w:val="0"/>
          <w:marTop w:val="0"/>
          <w:marBottom w:val="0"/>
          <w:divBdr>
            <w:top w:val="none" w:sz="0" w:space="0" w:color="auto"/>
            <w:left w:val="none" w:sz="0" w:space="0" w:color="auto"/>
            <w:bottom w:val="none" w:sz="0" w:space="0" w:color="auto"/>
            <w:right w:val="none" w:sz="0" w:space="0" w:color="auto"/>
          </w:divBdr>
        </w:div>
        <w:div w:id="1613049301">
          <w:marLeft w:val="640"/>
          <w:marRight w:val="0"/>
          <w:marTop w:val="0"/>
          <w:marBottom w:val="0"/>
          <w:divBdr>
            <w:top w:val="none" w:sz="0" w:space="0" w:color="auto"/>
            <w:left w:val="none" w:sz="0" w:space="0" w:color="auto"/>
            <w:bottom w:val="none" w:sz="0" w:space="0" w:color="auto"/>
            <w:right w:val="none" w:sz="0" w:space="0" w:color="auto"/>
          </w:divBdr>
        </w:div>
        <w:div w:id="1625425733">
          <w:marLeft w:val="640"/>
          <w:marRight w:val="0"/>
          <w:marTop w:val="0"/>
          <w:marBottom w:val="0"/>
          <w:divBdr>
            <w:top w:val="none" w:sz="0" w:space="0" w:color="auto"/>
            <w:left w:val="none" w:sz="0" w:space="0" w:color="auto"/>
            <w:bottom w:val="none" w:sz="0" w:space="0" w:color="auto"/>
            <w:right w:val="none" w:sz="0" w:space="0" w:color="auto"/>
          </w:divBdr>
        </w:div>
        <w:div w:id="1657807975">
          <w:marLeft w:val="640"/>
          <w:marRight w:val="0"/>
          <w:marTop w:val="0"/>
          <w:marBottom w:val="0"/>
          <w:divBdr>
            <w:top w:val="none" w:sz="0" w:space="0" w:color="auto"/>
            <w:left w:val="none" w:sz="0" w:space="0" w:color="auto"/>
            <w:bottom w:val="none" w:sz="0" w:space="0" w:color="auto"/>
            <w:right w:val="none" w:sz="0" w:space="0" w:color="auto"/>
          </w:divBdr>
        </w:div>
        <w:div w:id="1674802343">
          <w:marLeft w:val="640"/>
          <w:marRight w:val="0"/>
          <w:marTop w:val="0"/>
          <w:marBottom w:val="0"/>
          <w:divBdr>
            <w:top w:val="none" w:sz="0" w:space="0" w:color="auto"/>
            <w:left w:val="none" w:sz="0" w:space="0" w:color="auto"/>
            <w:bottom w:val="none" w:sz="0" w:space="0" w:color="auto"/>
            <w:right w:val="none" w:sz="0" w:space="0" w:color="auto"/>
          </w:divBdr>
        </w:div>
        <w:div w:id="1688360382">
          <w:marLeft w:val="640"/>
          <w:marRight w:val="0"/>
          <w:marTop w:val="0"/>
          <w:marBottom w:val="0"/>
          <w:divBdr>
            <w:top w:val="none" w:sz="0" w:space="0" w:color="auto"/>
            <w:left w:val="none" w:sz="0" w:space="0" w:color="auto"/>
            <w:bottom w:val="none" w:sz="0" w:space="0" w:color="auto"/>
            <w:right w:val="none" w:sz="0" w:space="0" w:color="auto"/>
          </w:divBdr>
        </w:div>
        <w:div w:id="1691643051">
          <w:marLeft w:val="640"/>
          <w:marRight w:val="0"/>
          <w:marTop w:val="0"/>
          <w:marBottom w:val="0"/>
          <w:divBdr>
            <w:top w:val="none" w:sz="0" w:space="0" w:color="auto"/>
            <w:left w:val="none" w:sz="0" w:space="0" w:color="auto"/>
            <w:bottom w:val="none" w:sz="0" w:space="0" w:color="auto"/>
            <w:right w:val="none" w:sz="0" w:space="0" w:color="auto"/>
          </w:divBdr>
        </w:div>
        <w:div w:id="1711874357">
          <w:marLeft w:val="640"/>
          <w:marRight w:val="0"/>
          <w:marTop w:val="0"/>
          <w:marBottom w:val="0"/>
          <w:divBdr>
            <w:top w:val="none" w:sz="0" w:space="0" w:color="auto"/>
            <w:left w:val="none" w:sz="0" w:space="0" w:color="auto"/>
            <w:bottom w:val="none" w:sz="0" w:space="0" w:color="auto"/>
            <w:right w:val="none" w:sz="0" w:space="0" w:color="auto"/>
          </w:divBdr>
        </w:div>
        <w:div w:id="1713849790">
          <w:marLeft w:val="640"/>
          <w:marRight w:val="0"/>
          <w:marTop w:val="0"/>
          <w:marBottom w:val="0"/>
          <w:divBdr>
            <w:top w:val="none" w:sz="0" w:space="0" w:color="auto"/>
            <w:left w:val="none" w:sz="0" w:space="0" w:color="auto"/>
            <w:bottom w:val="none" w:sz="0" w:space="0" w:color="auto"/>
            <w:right w:val="none" w:sz="0" w:space="0" w:color="auto"/>
          </w:divBdr>
        </w:div>
        <w:div w:id="1718896104">
          <w:marLeft w:val="640"/>
          <w:marRight w:val="0"/>
          <w:marTop w:val="0"/>
          <w:marBottom w:val="0"/>
          <w:divBdr>
            <w:top w:val="none" w:sz="0" w:space="0" w:color="auto"/>
            <w:left w:val="none" w:sz="0" w:space="0" w:color="auto"/>
            <w:bottom w:val="none" w:sz="0" w:space="0" w:color="auto"/>
            <w:right w:val="none" w:sz="0" w:space="0" w:color="auto"/>
          </w:divBdr>
        </w:div>
        <w:div w:id="1754083595">
          <w:marLeft w:val="640"/>
          <w:marRight w:val="0"/>
          <w:marTop w:val="0"/>
          <w:marBottom w:val="0"/>
          <w:divBdr>
            <w:top w:val="none" w:sz="0" w:space="0" w:color="auto"/>
            <w:left w:val="none" w:sz="0" w:space="0" w:color="auto"/>
            <w:bottom w:val="none" w:sz="0" w:space="0" w:color="auto"/>
            <w:right w:val="none" w:sz="0" w:space="0" w:color="auto"/>
          </w:divBdr>
        </w:div>
        <w:div w:id="1797526543">
          <w:marLeft w:val="640"/>
          <w:marRight w:val="0"/>
          <w:marTop w:val="0"/>
          <w:marBottom w:val="0"/>
          <w:divBdr>
            <w:top w:val="none" w:sz="0" w:space="0" w:color="auto"/>
            <w:left w:val="none" w:sz="0" w:space="0" w:color="auto"/>
            <w:bottom w:val="none" w:sz="0" w:space="0" w:color="auto"/>
            <w:right w:val="none" w:sz="0" w:space="0" w:color="auto"/>
          </w:divBdr>
        </w:div>
        <w:div w:id="1812364331">
          <w:marLeft w:val="640"/>
          <w:marRight w:val="0"/>
          <w:marTop w:val="0"/>
          <w:marBottom w:val="0"/>
          <w:divBdr>
            <w:top w:val="none" w:sz="0" w:space="0" w:color="auto"/>
            <w:left w:val="none" w:sz="0" w:space="0" w:color="auto"/>
            <w:bottom w:val="none" w:sz="0" w:space="0" w:color="auto"/>
            <w:right w:val="none" w:sz="0" w:space="0" w:color="auto"/>
          </w:divBdr>
        </w:div>
        <w:div w:id="1835560253">
          <w:marLeft w:val="640"/>
          <w:marRight w:val="0"/>
          <w:marTop w:val="0"/>
          <w:marBottom w:val="0"/>
          <w:divBdr>
            <w:top w:val="none" w:sz="0" w:space="0" w:color="auto"/>
            <w:left w:val="none" w:sz="0" w:space="0" w:color="auto"/>
            <w:bottom w:val="none" w:sz="0" w:space="0" w:color="auto"/>
            <w:right w:val="none" w:sz="0" w:space="0" w:color="auto"/>
          </w:divBdr>
        </w:div>
        <w:div w:id="1873959351">
          <w:marLeft w:val="640"/>
          <w:marRight w:val="0"/>
          <w:marTop w:val="0"/>
          <w:marBottom w:val="0"/>
          <w:divBdr>
            <w:top w:val="none" w:sz="0" w:space="0" w:color="auto"/>
            <w:left w:val="none" w:sz="0" w:space="0" w:color="auto"/>
            <w:bottom w:val="none" w:sz="0" w:space="0" w:color="auto"/>
            <w:right w:val="none" w:sz="0" w:space="0" w:color="auto"/>
          </w:divBdr>
        </w:div>
        <w:div w:id="1914393926">
          <w:marLeft w:val="640"/>
          <w:marRight w:val="0"/>
          <w:marTop w:val="0"/>
          <w:marBottom w:val="0"/>
          <w:divBdr>
            <w:top w:val="none" w:sz="0" w:space="0" w:color="auto"/>
            <w:left w:val="none" w:sz="0" w:space="0" w:color="auto"/>
            <w:bottom w:val="none" w:sz="0" w:space="0" w:color="auto"/>
            <w:right w:val="none" w:sz="0" w:space="0" w:color="auto"/>
          </w:divBdr>
        </w:div>
        <w:div w:id="1935936933">
          <w:marLeft w:val="640"/>
          <w:marRight w:val="0"/>
          <w:marTop w:val="0"/>
          <w:marBottom w:val="0"/>
          <w:divBdr>
            <w:top w:val="none" w:sz="0" w:space="0" w:color="auto"/>
            <w:left w:val="none" w:sz="0" w:space="0" w:color="auto"/>
            <w:bottom w:val="none" w:sz="0" w:space="0" w:color="auto"/>
            <w:right w:val="none" w:sz="0" w:space="0" w:color="auto"/>
          </w:divBdr>
        </w:div>
        <w:div w:id="2032609103">
          <w:marLeft w:val="640"/>
          <w:marRight w:val="0"/>
          <w:marTop w:val="0"/>
          <w:marBottom w:val="0"/>
          <w:divBdr>
            <w:top w:val="none" w:sz="0" w:space="0" w:color="auto"/>
            <w:left w:val="none" w:sz="0" w:space="0" w:color="auto"/>
            <w:bottom w:val="none" w:sz="0" w:space="0" w:color="auto"/>
            <w:right w:val="none" w:sz="0" w:space="0" w:color="auto"/>
          </w:divBdr>
        </w:div>
        <w:div w:id="2064601058">
          <w:marLeft w:val="640"/>
          <w:marRight w:val="0"/>
          <w:marTop w:val="0"/>
          <w:marBottom w:val="0"/>
          <w:divBdr>
            <w:top w:val="none" w:sz="0" w:space="0" w:color="auto"/>
            <w:left w:val="none" w:sz="0" w:space="0" w:color="auto"/>
            <w:bottom w:val="none" w:sz="0" w:space="0" w:color="auto"/>
            <w:right w:val="none" w:sz="0" w:space="0" w:color="auto"/>
          </w:divBdr>
        </w:div>
        <w:div w:id="2088502147">
          <w:marLeft w:val="640"/>
          <w:marRight w:val="0"/>
          <w:marTop w:val="0"/>
          <w:marBottom w:val="0"/>
          <w:divBdr>
            <w:top w:val="none" w:sz="0" w:space="0" w:color="auto"/>
            <w:left w:val="none" w:sz="0" w:space="0" w:color="auto"/>
            <w:bottom w:val="none" w:sz="0" w:space="0" w:color="auto"/>
            <w:right w:val="none" w:sz="0" w:space="0" w:color="auto"/>
          </w:divBdr>
        </w:div>
        <w:div w:id="2122449959">
          <w:marLeft w:val="640"/>
          <w:marRight w:val="0"/>
          <w:marTop w:val="0"/>
          <w:marBottom w:val="0"/>
          <w:divBdr>
            <w:top w:val="none" w:sz="0" w:space="0" w:color="auto"/>
            <w:left w:val="none" w:sz="0" w:space="0" w:color="auto"/>
            <w:bottom w:val="none" w:sz="0" w:space="0" w:color="auto"/>
            <w:right w:val="none" w:sz="0" w:space="0" w:color="auto"/>
          </w:divBdr>
        </w:div>
      </w:divsChild>
    </w:div>
    <w:div w:id="1290433804">
      <w:bodyDiv w:val="1"/>
      <w:marLeft w:val="0"/>
      <w:marRight w:val="0"/>
      <w:marTop w:val="0"/>
      <w:marBottom w:val="0"/>
      <w:divBdr>
        <w:top w:val="none" w:sz="0" w:space="0" w:color="auto"/>
        <w:left w:val="none" w:sz="0" w:space="0" w:color="auto"/>
        <w:bottom w:val="none" w:sz="0" w:space="0" w:color="auto"/>
        <w:right w:val="none" w:sz="0" w:space="0" w:color="auto"/>
      </w:divBdr>
    </w:div>
    <w:div w:id="1292828988">
      <w:bodyDiv w:val="1"/>
      <w:marLeft w:val="0"/>
      <w:marRight w:val="0"/>
      <w:marTop w:val="0"/>
      <w:marBottom w:val="0"/>
      <w:divBdr>
        <w:top w:val="none" w:sz="0" w:space="0" w:color="auto"/>
        <w:left w:val="none" w:sz="0" w:space="0" w:color="auto"/>
        <w:bottom w:val="none" w:sz="0" w:space="0" w:color="auto"/>
        <w:right w:val="none" w:sz="0" w:space="0" w:color="auto"/>
      </w:divBdr>
    </w:div>
    <w:div w:id="1298992803">
      <w:bodyDiv w:val="1"/>
      <w:marLeft w:val="0"/>
      <w:marRight w:val="0"/>
      <w:marTop w:val="0"/>
      <w:marBottom w:val="0"/>
      <w:divBdr>
        <w:top w:val="none" w:sz="0" w:space="0" w:color="auto"/>
        <w:left w:val="none" w:sz="0" w:space="0" w:color="auto"/>
        <w:bottom w:val="none" w:sz="0" w:space="0" w:color="auto"/>
        <w:right w:val="none" w:sz="0" w:space="0" w:color="auto"/>
      </w:divBdr>
    </w:div>
    <w:div w:id="1299266975">
      <w:bodyDiv w:val="1"/>
      <w:marLeft w:val="0"/>
      <w:marRight w:val="0"/>
      <w:marTop w:val="0"/>
      <w:marBottom w:val="0"/>
      <w:divBdr>
        <w:top w:val="none" w:sz="0" w:space="0" w:color="auto"/>
        <w:left w:val="none" w:sz="0" w:space="0" w:color="auto"/>
        <w:bottom w:val="none" w:sz="0" w:space="0" w:color="auto"/>
        <w:right w:val="none" w:sz="0" w:space="0" w:color="auto"/>
      </w:divBdr>
    </w:div>
    <w:div w:id="1299341880">
      <w:bodyDiv w:val="1"/>
      <w:marLeft w:val="0"/>
      <w:marRight w:val="0"/>
      <w:marTop w:val="0"/>
      <w:marBottom w:val="0"/>
      <w:divBdr>
        <w:top w:val="none" w:sz="0" w:space="0" w:color="auto"/>
        <w:left w:val="none" w:sz="0" w:space="0" w:color="auto"/>
        <w:bottom w:val="none" w:sz="0" w:space="0" w:color="auto"/>
        <w:right w:val="none" w:sz="0" w:space="0" w:color="auto"/>
      </w:divBdr>
    </w:div>
    <w:div w:id="1304654357">
      <w:bodyDiv w:val="1"/>
      <w:marLeft w:val="0"/>
      <w:marRight w:val="0"/>
      <w:marTop w:val="0"/>
      <w:marBottom w:val="0"/>
      <w:divBdr>
        <w:top w:val="none" w:sz="0" w:space="0" w:color="auto"/>
        <w:left w:val="none" w:sz="0" w:space="0" w:color="auto"/>
        <w:bottom w:val="none" w:sz="0" w:space="0" w:color="auto"/>
        <w:right w:val="none" w:sz="0" w:space="0" w:color="auto"/>
      </w:divBdr>
    </w:div>
    <w:div w:id="1305310438">
      <w:bodyDiv w:val="1"/>
      <w:marLeft w:val="0"/>
      <w:marRight w:val="0"/>
      <w:marTop w:val="0"/>
      <w:marBottom w:val="0"/>
      <w:divBdr>
        <w:top w:val="none" w:sz="0" w:space="0" w:color="auto"/>
        <w:left w:val="none" w:sz="0" w:space="0" w:color="auto"/>
        <w:bottom w:val="none" w:sz="0" w:space="0" w:color="auto"/>
        <w:right w:val="none" w:sz="0" w:space="0" w:color="auto"/>
      </w:divBdr>
    </w:div>
    <w:div w:id="1307970050">
      <w:bodyDiv w:val="1"/>
      <w:marLeft w:val="0"/>
      <w:marRight w:val="0"/>
      <w:marTop w:val="0"/>
      <w:marBottom w:val="0"/>
      <w:divBdr>
        <w:top w:val="none" w:sz="0" w:space="0" w:color="auto"/>
        <w:left w:val="none" w:sz="0" w:space="0" w:color="auto"/>
        <w:bottom w:val="none" w:sz="0" w:space="0" w:color="auto"/>
        <w:right w:val="none" w:sz="0" w:space="0" w:color="auto"/>
      </w:divBdr>
    </w:div>
    <w:div w:id="1308582464">
      <w:bodyDiv w:val="1"/>
      <w:marLeft w:val="0"/>
      <w:marRight w:val="0"/>
      <w:marTop w:val="0"/>
      <w:marBottom w:val="0"/>
      <w:divBdr>
        <w:top w:val="none" w:sz="0" w:space="0" w:color="auto"/>
        <w:left w:val="none" w:sz="0" w:space="0" w:color="auto"/>
        <w:bottom w:val="none" w:sz="0" w:space="0" w:color="auto"/>
        <w:right w:val="none" w:sz="0" w:space="0" w:color="auto"/>
      </w:divBdr>
    </w:div>
    <w:div w:id="1308819510">
      <w:bodyDiv w:val="1"/>
      <w:marLeft w:val="0"/>
      <w:marRight w:val="0"/>
      <w:marTop w:val="0"/>
      <w:marBottom w:val="0"/>
      <w:divBdr>
        <w:top w:val="none" w:sz="0" w:space="0" w:color="auto"/>
        <w:left w:val="none" w:sz="0" w:space="0" w:color="auto"/>
        <w:bottom w:val="none" w:sz="0" w:space="0" w:color="auto"/>
        <w:right w:val="none" w:sz="0" w:space="0" w:color="auto"/>
      </w:divBdr>
    </w:div>
    <w:div w:id="1308825279">
      <w:bodyDiv w:val="1"/>
      <w:marLeft w:val="0"/>
      <w:marRight w:val="0"/>
      <w:marTop w:val="0"/>
      <w:marBottom w:val="0"/>
      <w:divBdr>
        <w:top w:val="none" w:sz="0" w:space="0" w:color="auto"/>
        <w:left w:val="none" w:sz="0" w:space="0" w:color="auto"/>
        <w:bottom w:val="none" w:sz="0" w:space="0" w:color="auto"/>
        <w:right w:val="none" w:sz="0" w:space="0" w:color="auto"/>
      </w:divBdr>
    </w:div>
    <w:div w:id="1310675254">
      <w:bodyDiv w:val="1"/>
      <w:marLeft w:val="0"/>
      <w:marRight w:val="0"/>
      <w:marTop w:val="0"/>
      <w:marBottom w:val="0"/>
      <w:divBdr>
        <w:top w:val="none" w:sz="0" w:space="0" w:color="auto"/>
        <w:left w:val="none" w:sz="0" w:space="0" w:color="auto"/>
        <w:bottom w:val="none" w:sz="0" w:space="0" w:color="auto"/>
        <w:right w:val="none" w:sz="0" w:space="0" w:color="auto"/>
      </w:divBdr>
    </w:div>
    <w:div w:id="1316763325">
      <w:bodyDiv w:val="1"/>
      <w:marLeft w:val="0"/>
      <w:marRight w:val="0"/>
      <w:marTop w:val="0"/>
      <w:marBottom w:val="0"/>
      <w:divBdr>
        <w:top w:val="none" w:sz="0" w:space="0" w:color="auto"/>
        <w:left w:val="none" w:sz="0" w:space="0" w:color="auto"/>
        <w:bottom w:val="none" w:sz="0" w:space="0" w:color="auto"/>
        <w:right w:val="none" w:sz="0" w:space="0" w:color="auto"/>
      </w:divBdr>
    </w:div>
    <w:div w:id="1317494247">
      <w:bodyDiv w:val="1"/>
      <w:marLeft w:val="0"/>
      <w:marRight w:val="0"/>
      <w:marTop w:val="0"/>
      <w:marBottom w:val="0"/>
      <w:divBdr>
        <w:top w:val="none" w:sz="0" w:space="0" w:color="auto"/>
        <w:left w:val="none" w:sz="0" w:space="0" w:color="auto"/>
        <w:bottom w:val="none" w:sz="0" w:space="0" w:color="auto"/>
        <w:right w:val="none" w:sz="0" w:space="0" w:color="auto"/>
      </w:divBdr>
    </w:div>
    <w:div w:id="1319192341">
      <w:bodyDiv w:val="1"/>
      <w:marLeft w:val="0"/>
      <w:marRight w:val="0"/>
      <w:marTop w:val="0"/>
      <w:marBottom w:val="0"/>
      <w:divBdr>
        <w:top w:val="none" w:sz="0" w:space="0" w:color="auto"/>
        <w:left w:val="none" w:sz="0" w:space="0" w:color="auto"/>
        <w:bottom w:val="none" w:sz="0" w:space="0" w:color="auto"/>
        <w:right w:val="none" w:sz="0" w:space="0" w:color="auto"/>
      </w:divBdr>
    </w:div>
    <w:div w:id="1320765816">
      <w:bodyDiv w:val="1"/>
      <w:marLeft w:val="0"/>
      <w:marRight w:val="0"/>
      <w:marTop w:val="0"/>
      <w:marBottom w:val="0"/>
      <w:divBdr>
        <w:top w:val="none" w:sz="0" w:space="0" w:color="auto"/>
        <w:left w:val="none" w:sz="0" w:space="0" w:color="auto"/>
        <w:bottom w:val="none" w:sz="0" w:space="0" w:color="auto"/>
        <w:right w:val="none" w:sz="0" w:space="0" w:color="auto"/>
      </w:divBdr>
    </w:div>
    <w:div w:id="1321039612">
      <w:bodyDiv w:val="1"/>
      <w:marLeft w:val="0"/>
      <w:marRight w:val="0"/>
      <w:marTop w:val="0"/>
      <w:marBottom w:val="0"/>
      <w:divBdr>
        <w:top w:val="none" w:sz="0" w:space="0" w:color="auto"/>
        <w:left w:val="none" w:sz="0" w:space="0" w:color="auto"/>
        <w:bottom w:val="none" w:sz="0" w:space="0" w:color="auto"/>
        <w:right w:val="none" w:sz="0" w:space="0" w:color="auto"/>
      </w:divBdr>
    </w:div>
    <w:div w:id="1326396682">
      <w:bodyDiv w:val="1"/>
      <w:marLeft w:val="0"/>
      <w:marRight w:val="0"/>
      <w:marTop w:val="0"/>
      <w:marBottom w:val="0"/>
      <w:divBdr>
        <w:top w:val="none" w:sz="0" w:space="0" w:color="auto"/>
        <w:left w:val="none" w:sz="0" w:space="0" w:color="auto"/>
        <w:bottom w:val="none" w:sz="0" w:space="0" w:color="auto"/>
        <w:right w:val="none" w:sz="0" w:space="0" w:color="auto"/>
      </w:divBdr>
    </w:div>
    <w:div w:id="1333678498">
      <w:bodyDiv w:val="1"/>
      <w:marLeft w:val="0"/>
      <w:marRight w:val="0"/>
      <w:marTop w:val="0"/>
      <w:marBottom w:val="0"/>
      <w:divBdr>
        <w:top w:val="none" w:sz="0" w:space="0" w:color="auto"/>
        <w:left w:val="none" w:sz="0" w:space="0" w:color="auto"/>
        <w:bottom w:val="none" w:sz="0" w:space="0" w:color="auto"/>
        <w:right w:val="none" w:sz="0" w:space="0" w:color="auto"/>
      </w:divBdr>
    </w:div>
    <w:div w:id="1335379835">
      <w:bodyDiv w:val="1"/>
      <w:marLeft w:val="0"/>
      <w:marRight w:val="0"/>
      <w:marTop w:val="0"/>
      <w:marBottom w:val="0"/>
      <w:divBdr>
        <w:top w:val="none" w:sz="0" w:space="0" w:color="auto"/>
        <w:left w:val="none" w:sz="0" w:space="0" w:color="auto"/>
        <w:bottom w:val="none" w:sz="0" w:space="0" w:color="auto"/>
        <w:right w:val="none" w:sz="0" w:space="0" w:color="auto"/>
      </w:divBdr>
    </w:div>
    <w:div w:id="1335495845">
      <w:bodyDiv w:val="1"/>
      <w:marLeft w:val="0"/>
      <w:marRight w:val="0"/>
      <w:marTop w:val="0"/>
      <w:marBottom w:val="0"/>
      <w:divBdr>
        <w:top w:val="none" w:sz="0" w:space="0" w:color="auto"/>
        <w:left w:val="none" w:sz="0" w:space="0" w:color="auto"/>
        <w:bottom w:val="none" w:sz="0" w:space="0" w:color="auto"/>
        <w:right w:val="none" w:sz="0" w:space="0" w:color="auto"/>
      </w:divBdr>
    </w:div>
    <w:div w:id="1337345715">
      <w:bodyDiv w:val="1"/>
      <w:marLeft w:val="0"/>
      <w:marRight w:val="0"/>
      <w:marTop w:val="0"/>
      <w:marBottom w:val="0"/>
      <w:divBdr>
        <w:top w:val="none" w:sz="0" w:space="0" w:color="auto"/>
        <w:left w:val="none" w:sz="0" w:space="0" w:color="auto"/>
        <w:bottom w:val="none" w:sz="0" w:space="0" w:color="auto"/>
        <w:right w:val="none" w:sz="0" w:space="0" w:color="auto"/>
      </w:divBdr>
      <w:divsChild>
        <w:div w:id="753940102">
          <w:marLeft w:val="640"/>
          <w:marRight w:val="0"/>
          <w:marTop w:val="0"/>
          <w:marBottom w:val="0"/>
          <w:divBdr>
            <w:top w:val="none" w:sz="0" w:space="0" w:color="auto"/>
            <w:left w:val="none" w:sz="0" w:space="0" w:color="auto"/>
            <w:bottom w:val="none" w:sz="0" w:space="0" w:color="auto"/>
            <w:right w:val="none" w:sz="0" w:space="0" w:color="auto"/>
          </w:divBdr>
        </w:div>
        <w:div w:id="994380906">
          <w:marLeft w:val="640"/>
          <w:marRight w:val="0"/>
          <w:marTop w:val="0"/>
          <w:marBottom w:val="0"/>
          <w:divBdr>
            <w:top w:val="none" w:sz="0" w:space="0" w:color="auto"/>
            <w:left w:val="none" w:sz="0" w:space="0" w:color="auto"/>
            <w:bottom w:val="none" w:sz="0" w:space="0" w:color="auto"/>
            <w:right w:val="none" w:sz="0" w:space="0" w:color="auto"/>
          </w:divBdr>
        </w:div>
        <w:div w:id="1321538808">
          <w:marLeft w:val="640"/>
          <w:marRight w:val="0"/>
          <w:marTop w:val="0"/>
          <w:marBottom w:val="0"/>
          <w:divBdr>
            <w:top w:val="none" w:sz="0" w:space="0" w:color="auto"/>
            <w:left w:val="none" w:sz="0" w:space="0" w:color="auto"/>
            <w:bottom w:val="none" w:sz="0" w:space="0" w:color="auto"/>
            <w:right w:val="none" w:sz="0" w:space="0" w:color="auto"/>
          </w:divBdr>
        </w:div>
        <w:div w:id="1783723479">
          <w:marLeft w:val="640"/>
          <w:marRight w:val="0"/>
          <w:marTop w:val="0"/>
          <w:marBottom w:val="0"/>
          <w:divBdr>
            <w:top w:val="none" w:sz="0" w:space="0" w:color="auto"/>
            <w:left w:val="none" w:sz="0" w:space="0" w:color="auto"/>
            <w:bottom w:val="none" w:sz="0" w:space="0" w:color="auto"/>
            <w:right w:val="none" w:sz="0" w:space="0" w:color="auto"/>
          </w:divBdr>
        </w:div>
        <w:div w:id="1583684496">
          <w:marLeft w:val="640"/>
          <w:marRight w:val="0"/>
          <w:marTop w:val="0"/>
          <w:marBottom w:val="0"/>
          <w:divBdr>
            <w:top w:val="none" w:sz="0" w:space="0" w:color="auto"/>
            <w:left w:val="none" w:sz="0" w:space="0" w:color="auto"/>
            <w:bottom w:val="none" w:sz="0" w:space="0" w:color="auto"/>
            <w:right w:val="none" w:sz="0" w:space="0" w:color="auto"/>
          </w:divBdr>
        </w:div>
        <w:div w:id="1809786651">
          <w:marLeft w:val="640"/>
          <w:marRight w:val="0"/>
          <w:marTop w:val="0"/>
          <w:marBottom w:val="0"/>
          <w:divBdr>
            <w:top w:val="none" w:sz="0" w:space="0" w:color="auto"/>
            <w:left w:val="none" w:sz="0" w:space="0" w:color="auto"/>
            <w:bottom w:val="none" w:sz="0" w:space="0" w:color="auto"/>
            <w:right w:val="none" w:sz="0" w:space="0" w:color="auto"/>
          </w:divBdr>
        </w:div>
        <w:div w:id="1295060776">
          <w:marLeft w:val="640"/>
          <w:marRight w:val="0"/>
          <w:marTop w:val="0"/>
          <w:marBottom w:val="0"/>
          <w:divBdr>
            <w:top w:val="none" w:sz="0" w:space="0" w:color="auto"/>
            <w:left w:val="none" w:sz="0" w:space="0" w:color="auto"/>
            <w:bottom w:val="none" w:sz="0" w:space="0" w:color="auto"/>
            <w:right w:val="none" w:sz="0" w:space="0" w:color="auto"/>
          </w:divBdr>
        </w:div>
        <w:div w:id="2093965829">
          <w:marLeft w:val="640"/>
          <w:marRight w:val="0"/>
          <w:marTop w:val="0"/>
          <w:marBottom w:val="0"/>
          <w:divBdr>
            <w:top w:val="none" w:sz="0" w:space="0" w:color="auto"/>
            <w:left w:val="none" w:sz="0" w:space="0" w:color="auto"/>
            <w:bottom w:val="none" w:sz="0" w:space="0" w:color="auto"/>
            <w:right w:val="none" w:sz="0" w:space="0" w:color="auto"/>
          </w:divBdr>
        </w:div>
        <w:div w:id="143206565">
          <w:marLeft w:val="640"/>
          <w:marRight w:val="0"/>
          <w:marTop w:val="0"/>
          <w:marBottom w:val="0"/>
          <w:divBdr>
            <w:top w:val="none" w:sz="0" w:space="0" w:color="auto"/>
            <w:left w:val="none" w:sz="0" w:space="0" w:color="auto"/>
            <w:bottom w:val="none" w:sz="0" w:space="0" w:color="auto"/>
            <w:right w:val="none" w:sz="0" w:space="0" w:color="auto"/>
          </w:divBdr>
        </w:div>
        <w:div w:id="1164124592">
          <w:marLeft w:val="640"/>
          <w:marRight w:val="0"/>
          <w:marTop w:val="0"/>
          <w:marBottom w:val="0"/>
          <w:divBdr>
            <w:top w:val="none" w:sz="0" w:space="0" w:color="auto"/>
            <w:left w:val="none" w:sz="0" w:space="0" w:color="auto"/>
            <w:bottom w:val="none" w:sz="0" w:space="0" w:color="auto"/>
            <w:right w:val="none" w:sz="0" w:space="0" w:color="auto"/>
          </w:divBdr>
        </w:div>
        <w:div w:id="1773360797">
          <w:marLeft w:val="640"/>
          <w:marRight w:val="0"/>
          <w:marTop w:val="0"/>
          <w:marBottom w:val="0"/>
          <w:divBdr>
            <w:top w:val="none" w:sz="0" w:space="0" w:color="auto"/>
            <w:left w:val="none" w:sz="0" w:space="0" w:color="auto"/>
            <w:bottom w:val="none" w:sz="0" w:space="0" w:color="auto"/>
            <w:right w:val="none" w:sz="0" w:space="0" w:color="auto"/>
          </w:divBdr>
        </w:div>
        <w:div w:id="1782720818">
          <w:marLeft w:val="640"/>
          <w:marRight w:val="0"/>
          <w:marTop w:val="0"/>
          <w:marBottom w:val="0"/>
          <w:divBdr>
            <w:top w:val="none" w:sz="0" w:space="0" w:color="auto"/>
            <w:left w:val="none" w:sz="0" w:space="0" w:color="auto"/>
            <w:bottom w:val="none" w:sz="0" w:space="0" w:color="auto"/>
            <w:right w:val="none" w:sz="0" w:space="0" w:color="auto"/>
          </w:divBdr>
        </w:div>
        <w:div w:id="11151041">
          <w:marLeft w:val="640"/>
          <w:marRight w:val="0"/>
          <w:marTop w:val="0"/>
          <w:marBottom w:val="0"/>
          <w:divBdr>
            <w:top w:val="none" w:sz="0" w:space="0" w:color="auto"/>
            <w:left w:val="none" w:sz="0" w:space="0" w:color="auto"/>
            <w:bottom w:val="none" w:sz="0" w:space="0" w:color="auto"/>
            <w:right w:val="none" w:sz="0" w:space="0" w:color="auto"/>
          </w:divBdr>
        </w:div>
        <w:div w:id="1497263529">
          <w:marLeft w:val="640"/>
          <w:marRight w:val="0"/>
          <w:marTop w:val="0"/>
          <w:marBottom w:val="0"/>
          <w:divBdr>
            <w:top w:val="none" w:sz="0" w:space="0" w:color="auto"/>
            <w:left w:val="none" w:sz="0" w:space="0" w:color="auto"/>
            <w:bottom w:val="none" w:sz="0" w:space="0" w:color="auto"/>
            <w:right w:val="none" w:sz="0" w:space="0" w:color="auto"/>
          </w:divBdr>
        </w:div>
        <w:div w:id="556210567">
          <w:marLeft w:val="640"/>
          <w:marRight w:val="0"/>
          <w:marTop w:val="0"/>
          <w:marBottom w:val="0"/>
          <w:divBdr>
            <w:top w:val="none" w:sz="0" w:space="0" w:color="auto"/>
            <w:left w:val="none" w:sz="0" w:space="0" w:color="auto"/>
            <w:bottom w:val="none" w:sz="0" w:space="0" w:color="auto"/>
            <w:right w:val="none" w:sz="0" w:space="0" w:color="auto"/>
          </w:divBdr>
        </w:div>
        <w:div w:id="1542326786">
          <w:marLeft w:val="640"/>
          <w:marRight w:val="0"/>
          <w:marTop w:val="0"/>
          <w:marBottom w:val="0"/>
          <w:divBdr>
            <w:top w:val="none" w:sz="0" w:space="0" w:color="auto"/>
            <w:left w:val="none" w:sz="0" w:space="0" w:color="auto"/>
            <w:bottom w:val="none" w:sz="0" w:space="0" w:color="auto"/>
            <w:right w:val="none" w:sz="0" w:space="0" w:color="auto"/>
          </w:divBdr>
        </w:div>
        <w:div w:id="2082874477">
          <w:marLeft w:val="640"/>
          <w:marRight w:val="0"/>
          <w:marTop w:val="0"/>
          <w:marBottom w:val="0"/>
          <w:divBdr>
            <w:top w:val="none" w:sz="0" w:space="0" w:color="auto"/>
            <w:left w:val="none" w:sz="0" w:space="0" w:color="auto"/>
            <w:bottom w:val="none" w:sz="0" w:space="0" w:color="auto"/>
            <w:right w:val="none" w:sz="0" w:space="0" w:color="auto"/>
          </w:divBdr>
        </w:div>
        <w:div w:id="133062227">
          <w:marLeft w:val="640"/>
          <w:marRight w:val="0"/>
          <w:marTop w:val="0"/>
          <w:marBottom w:val="0"/>
          <w:divBdr>
            <w:top w:val="none" w:sz="0" w:space="0" w:color="auto"/>
            <w:left w:val="none" w:sz="0" w:space="0" w:color="auto"/>
            <w:bottom w:val="none" w:sz="0" w:space="0" w:color="auto"/>
            <w:right w:val="none" w:sz="0" w:space="0" w:color="auto"/>
          </w:divBdr>
        </w:div>
        <w:div w:id="1247156572">
          <w:marLeft w:val="640"/>
          <w:marRight w:val="0"/>
          <w:marTop w:val="0"/>
          <w:marBottom w:val="0"/>
          <w:divBdr>
            <w:top w:val="none" w:sz="0" w:space="0" w:color="auto"/>
            <w:left w:val="none" w:sz="0" w:space="0" w:color="auto"/>
            <w:bottom w:val="none" w:sz="0" w:space="0" w:color="auto"/>
            <w:right w:val="none" w:sz="0" w:space="0" w:color="auto"/>
          </w:divBdr>
        </w:div>
        <w:div w:id="1549872215">
          <w:marLeft w:val="640"/>
          <w:marRight w:val="0"/>
          <w:marTop w:val="0"/>
          <w:marBottom w:val="0"/>
          <w:divBdr>
            <w:top w:val="none" w:sz="0" w:space="0" w:color="auto"/>
            <w:left w:val="none" w:sz="0" w:space="0" w:color="auto"/>
            <w:bottom w:val="none" w:sz="0" w:space="0" w:color="auto"/>
            <w:right w:val="none" w:sz="0" w:space="0" w:color="auto"/>
          </w:divBdr>
        </w:div>
        <w:div w:id="267276344">
          <w:marLeft w:val="640"/>
          <w:marRight w:val="0"/>
          <w:marTop w:val="0"/>
          <w:marBottom w:val="0"/>
          <w:divBdr>
            <w:top w:val="none" w:sz="0" w:space="0" w:color="auto"/>
            <w:left w:val="none" w:sz="0" w:space="0" w:color="auto"/>
            <w:bottom w:val="none" w:sz="0" w:space="0" w:color="auto"/>
            <w:right w:val="none" w:sz="0" w:space="0" w:color="auto"/>
          </w:divBdr>
        </w:div>
        <w:div w:id="263540900">
          <w:marLeft w:val="640"/>
          <w:marRight w:val="0"/>
          <w:marTop w:val="0"/>
          <w:marBottom w:val="0"/>
          <w:divBdr>
            <w:top w:val="none" w:sz="0" w:space="0" w:color="auto"/>
            <w:left w:val="none" w:sz="0" w:space="0" w:color="auto"/>
            <w:bottom w:val="none" w:sz="0" w:space="0" w:color="auto"/>
            <w:right w:val="none" w:sz="0" w:space="0" w:color="auto"/>
          </w:divBdr>
        </w:div>
        <w:div w:id="1350528261">
          <w:marLeft w:val="640"/>
          <w:marRight w:val="0"/>
          <w:marTop w:val="0"/>
          <w:marBottom w:val="0"/>
          <w:divBdr>
            <w:top w:val="none" w:sz="0" w:space="0" w:color="auto"/>
            <w:left w:val="none" w:sz="0" w:space="0" w:color="auto"/>
            <w:bottom w:val="none" w:sz="0" w:space="0" w:color="auto"/>
            <w:right w:val="none" w:sz="0" w:space="0" w:color="auto"/>
          </w:divBdr>
        </w:div>
        <w:div w:id="155801305">
          <w:marLeft w:val="640"/>
          <w:marRight w:val="0"/>
          <w:marTop w:val="0"/>
          <w:marBottom w:val="0"/>
          <w:divBdr>
            <w:top w:val="none" w:sz="0" w:space="0" w:color="auto"/>
            <w:left w:val="none" w:sz="0" w:space="0" w:color="auto"/>
            <w:bottom w:val="none" w:sz="0" w:space="0" w:color="auto"/>
            <w:right w:val="none" w:sz="0" w:space="0" w:color="auto"/>
          </w:divBdr>
        </w:div>
        <w:div w:id="1380976358">
          <w:marLeft w:val="640"/>
          <w:marRight w:val="0"/>
          <w:marTop w:val="0"/>
          <w:marBottom w:val="0"/>
          <w:divBdr>
            <w:top w:val="none" w:sz="0" w:space="0" w:color="auto"/>
            <w:left w:val="none" w:sz="0" w:space="0" w:color="auto"/>
            <w:bottom w:val="none" w:sz="0" w:space="0" w:color="auto"/>
            <w:right w:val="none" w:sz="0" w:space="0" w:color="auto"/>
          </w:divBdr>
        </w:div>
        <w:div w:id="749890663">
          <w:marLeft w:val="640"/>
          <w:marRight w:val="0"/>
          <w:marTop w:val="0"/>
          <w:marBottom w:val="0"/>
          <w:divBdr>
            <w:top w:val="none" w:sz="0" w:space="0" w:color="auto"/>
            <w:left w:val="none" w:sz="0" w:space="0" w:color="auto"/>
            <w:bottom w:val="none" w:sz="0" w:space="0" w:color="auto"/>
            <w:right w:val="none" w:sz="0" w:space="0" w:color="auto"/>
          </w:divBdr>
        </w:div>
        <w:div w:id="1217863519">
          <w:marLeft w:val="640"/>
          <w:marRight w:val="0"/>
          <w:marTop w:val="0"/>
          <w:marBottom w:val="0"/>
          <w:divBdr>
            <w:top w:val="none" w:sz="0" w:space="0" w:color="auto"/>
            <w:left w:val="none" w:sz="0" w:space="0" w:color="auto"/>
            <w:bottom w:val="none" w:sz="0" w:space="0" w:color="auto"/>
            <w:right w:val="none" w:sz="0" w:space="0" w:color="auto"/>
          </w:divBdr>
        </w:div>
        <w:div w:id="25835005">
          <w:marLeft w:val="640"/>
          <w:marRight w:val="0"/>
          <w:marTop w:val="0"/>
          <w:marBottom w:val="0"/>
          <w:divBdr>
            <w:top w:val="none" w:sz="0" w:space="0" w:color="auto"/>
            <w:left w:val="none" w:sz="0" w:space="0" w:color="auto"/>
            <w:bottom w:val="none" w:sz="0" w:space="0" w:color="auto"/>
            <w:right w:val="none" w:sz="0" w:space="0" w:color="auto"/>
          </w:divBdr>
        </w:div>
        <w:div w:id="1014649440">
          <w:marLeft w:val="640"/>
          <w:marRight w:val="0"/>
          <w:marTop w:val="0"/>
          <w:marBottom w:val="0"/>
          <w:divBdr>
            <w:top w:val="none" w:sz="0" w:space="0" w:color="auto"/>
            <w:left w:val="none" w:sz="0" w:space="0" w:color="auto"/>
            <w:bottom w:val="none" w:sz="0" w:space="0" w:color="auto"/>
            <w:right w:val="none" w:sz="0" w:space="0" w:color="auto"/>
          </w:divBdr>
        </w:div>
        <w:div w:id="997155405">
          <w:marLeft w:val="640"/>
          <w:marRight w:val="0"/>
          <w:marTop w:val="0"/>
          <w:marBottom w:val="0"/>
          <w:divBdr>
            <w:top w:val="none" w:sz="0" w:space="0" w:color="auto"/>
            <w:left w:val="none" w:sz="0" w:space="0" w:color="auto"/>
            <w:bottom w:val="none" w:sz="0" w:space="0" w:color="auto"/>
            <w:right w:val="none" w:sz="0" w:space="0" w:color="auto"/>
          </w:divBdr>
        </w:div>
        <w:div w:id="1005669987">
          <w:marLeft w:val="640"/>
          <w:marRight w:val="0"/>
          <w:marTop w:val="0"/>
          <w:marBottom w:val="0"/>
          <w:divBdr>
            <w:top w:val="none" w:sz="0" w:space="0" w:color="auto"/>
            <w:left w:val="none" w:sz="0" w:space="0" w:color="auto"/>
            <w:bottom w:val="none" w:sz="0" w:space="0" w:color="auto"/>
            <w:right w:val="none" w:sz="0" w:space="0" w:color="auto"/>
          </w:divBdr>
        </w:div>
        <w:div w:id="1466965765">
          <w:marLeft w:val="640"/>
          <w:marRight w:val="0"/>
          <w:marTop w:val="0"/>
          <w:marBottom w:val="0"/>
          <w:divBdr>
            <w:top w:val="none" w:sz="0" w:space="0" w:color="auto"/>
            <w:left w:val="none" w:sz="0" w:space="0" w:color="auto"/>
            <w:bottom w:val="none" w:sz="0" w:space="0" w:color="auto"/>
            <w:right w:val="none" w:sz="0" w:space="0" w:color="auto"/>
          </w:divBdr>
        </w:div>
        <w:div w:id="228349209">
          <w:marLeft w:val="640"/>
          <w:marRight w:val="0"/>
          <w:marTop w:val="0"/>
          <w:marBottom w:val="0"/>
          <w:divBdr>
            <w:top w:val="none" w:sz="0" w:space="0" w:color="auto"/>
            <w:left w:val="none" w:sz="0" w:space="0" w:color="auto"/>
            <w:bottom w:val="none" w:sz="0" w:space="0" w:color="auto"/>
            <w:right w:val="none" w:sz="0" w:space="0" w:color="auto"/>
          </w:divBdr>
        </w:div>
        <w:div w:id="991258355">
          <w:marLeft w:val="640"/>
          <w:marRight w:val="0"/>
          <w:marTop w:val="0"/>
          <w:marBottom w:val="0"/>
          <w:divBdr>
            <w:top w:val="none" w:sz="0" w:space="0" w:color="auto"/>
            <w:left w:val="none" w:sz="0" w:space="0" w:color="auto"/>
            <w:bottom w:val="none" w:sz="0" w:space="0" w:color="auto"/>
            <w:right w:val="none" w:sz="0" w:space="0" w:color="auto"/>
          </w:divBdr>
        </w:div>
        <w:div w:id="687297318">
          <w:marLeft w:val="640"/>
          <w:marRight w:val="0"/>
          <w:marTop w:val="0"/>
          <w:marBottom w:val="0"/>
          <w:divBdr>
            <w:top w:val="none" w:sz="0" w:space="0" w:color="auto"/>
            <w:left w:val="none" w:sz="0" w:space="0" w:color="auto"/>
            <w:bottom w:val="none" w:sz="0" w:space="0" w:color="auto"/>
            <w:right w:val="none" w:sz="0" w:space="0" w:color="auto"/>
          </w:divBdr>
        </w:div>
        <w:div w:id="1994328658">
          <w:marLeft w:val="640"/>
          <w:marRight w:val="0"/>
          <w:marTop w:val="0"/>
          <w:marBottom w:val="0"/>
          <w:divBdr>
            <w:top w:val="none" w:sz="0" w:space="0" w:color="auto"/>
            <w:left w:val="none" w:sz="0" w:space="0" w:color="auto"/>
            <w:bottom w:val="none" w:sz="0" w:space="0" w:color="auto"/>
            <w:right w:val="none" w:sz="0" w:space="0" w:color="auto"/>
          </w:divBdr>
        </w:div>
        <w:div w:id="65344866">
          <w:marLeft w:val="640"/>
          <w:marRight w:val="0"/>
          <w:marTop w:val="0"/>
          <w:marBottom w:val="0"/>
          <w:divBdr>
            <w:top w:val="none" w:sz="0" w:space="0" w:color="auto"/>
            <w:left w:val="none" w:sz="0" w:space="0" w:color="auto"/>
            <w:bottom w:val="none" w:sz="0" w:space="0" w:color="auto"/>
            <w:right w:val="none" w:sz="0" w:space="0" w:color="auto"/>
          </w:divBdr>
        </w:div>
        <w:div w:id="1289433817">
          <w:marLeft w:val="640"/>
          <w:marRight w:val="0"/>
          <w:marTop w:val="0"/>
          <w:marBottom w:val="0"/>
          <w:divBdr>
            <w:top w:val="none" w:sz="0" w:space="0" w:color="auto"/>
            <w:left w:val="none" w:sz="0" w:space="0" w:color="auto"/>
            <w:bottom w:val="none" w:sz="0" w:space="0" w:color="auto"/>
            <w:right w:val="none" w:sz="0" w:space="0" w:color="auto"/>
          </w:divBdr>
        </w:div>
        <w:div w:id="1374385822">
          <w:marLeft w:val="640"/>
          <w:marRight w:val="0"/>
          <w:marTop w:val="0"/>
          <w:marBottom w:val="0"/>
          <w:divBdr>
            <w:top w:val="none" w:sz="0" w:space="0" w:color="auto"/>
            <w:left w:val="none" w:sz="0" w:space="0" w:color="auto"/>
            <w:bottom w:val="none" w:sz="0" w:space="0" w:color="auto"/>
            <w:right w:val="none" w:sz="0" w:space="0" w:color="auto"/>
          </w:divBdr>
        </w:div>
        <w:div w:id="810560951">
          <w:marLeft w:val="640"/>
          <w:marRight w:val="0"/>
          <w:marTop w:val="0"/>
          <w:marBottom w:val="0"/>
          <w:divBdr>
            <w:top w:val="none" w:sz="0" w:space="0" w:color="auto"/>
            <w:left w:val="none" w:sz="0" w:space="0" w:color="auto"/>
            <w:bottom w:val="none" w:sz="0" w:space="0" w:color="auto"/>
            <w:right w:val="none" w:sz="0" w:space="0" w:color="auto"/>
          </w:divBdr>
        </w:div>
        <w:div w:id="1640913008">
          <w:marLeft w:val="640"/>
          <w:marRight w:val="0"/>
          <w:marTop w:val="0"/>
          <w:marBottom w:val="0"/>
          <w:divBdr>
            <w:top w:val="none" w:sz="0" w:space="0" w:color="auto"/>
            <w:left w:val="none" w:sz="0" w:space="0" w:color="auto"/>
            <w:bottom w:val="none" w:sz="0" w:space="0" w:color="auto"/>
            <w:right w:val="none" w:sz="0" w:space="0" w:color="auto"/>
          </w:divBdr>
        </w:div>
        <w:div w:id="1412923057">
          <w:marLeft w:val="640"/>
          <w:marRight w:val="0"/>
          <w:marTop w:val="0"/>
          <w:marBottom w:val="0"/>
          <w:divBdr>
            <w:top w:val="none" w:sz="0" w:space="0" w:color="auto"/>
            <w:left w:val="none" w:sz="0" w:space="0" w:color="auto"/>
            <w:bottom w:val="none" w:sz="0" w:space="0" w:color="auto"/>
            <w:right w:val="none" w:sz="0" w:space="0" w:color="auto"/>
          </w:divBdr>
        </w:div>
        <w:div w:id="2049522871">
          <w:marLeft w:val="640"/>
          <w:marRight w:val="0"/>
          <w:marTop w:val="0"/>
          <w:marBottom w:val="0"/>
          <w:divBdr>
            <w:top w:val="none" w:sz="0" w:space="0" w:color="auto"/>
            <w:left w:val="none" w:sz="0" w:space="0" w:color="auto"/>
            <w:bottom w:val="none" w:sz="0" w:space="0" w:color="auto"/>
            <w:right w:val="none" w:sz="0" w:space="0" w:color="auto"/>
          </w:divBdr>
        </w:div>
        <w:div w:id="1334602309">
          <w:marLeft w:val="640"/>
          <w:marRight w:val="0"/>
          <w:marTop w:val="0"/>
          <w:marBottom w:val="0"/>
          <w:divBdr>
            <w:top w:val="none" w:sz="0" w:space="0" w:color="auto"/>
            <w:left w:val="none" w:sz="0" w:space="0" w:color="auto"/>
            <w:bottom w:val="none" w:sz="0" w:space="0" w:color="auto"/>
            <w:right w:val="none" w:sz="0" w:space="0" w:color="auto"/>
          </w:divBdr>
        </w:div>
        <w:div w:id="2029944210">
          <w:marLeft w:val="640"/>
          <w:marRight w:val="0"/>
          <w:marTop w:val="0"/>
          <w:marBottom w:val="0"/>
          <w:divBdr>
            <w:top w:val="none" w:sz="0" w:space="0" w:color="auto"/>
            <w:left w:val="none" w:sz="0" w:space="0" w:color="auto"/>
            <w:bottom w:val="none" w:sz="0" w:space="0" w:color="auto"/>
            <w:right w:val="none" w:sz="0" w:space="0" w:color="auto"/>
          </w:divBdr>
        </w:div>
        <w:div w:id="1824740851">
          <w:marLeft w:val="640"/>
          <w:marRight w:val="0"/>
          <w:marTop w:val="0"/>
          <w:marBottom w:val="0"/>
          <w:divBdr>
            <w:top w:val="none" w:sz="0" w:space="0" w:color="auto"/>
            <w:left w:val="none" w:sz="0" w:space="0" w:color="auto"/>
            <w:bottom w:val="none" w:sz="0" w:space="0" w:color="auto"/>
            <w:right w:val="none" w:sz="0" w:space="0" w:color="auto"/>
          </w:divBdr>
        </w:div>
        <w:div w:id="2106919838">
          <w:marLeft w:val="640"/>
          <w:marRight w:val="0"/>
          <w:marTop w:val="0"/>
          <w:marBottom w:val="0"/>
          <w:divBdr>
            <w:top w:val="none" w:sz="0" w:space="0" w:color="auto"/>
            <w:left w:val="none" w:sz="0" w:space="0" w:color="auto"/>
            <w:bottom w:val="none" w:sz="0" w:space="0" w:color="auto"/>
            <w:right w:val="none" w:sz="0" w:space="0" w:color="auto"/>
          </w:divBdr>
        </w:div>
        <w:div w:id="843789196">
          <w:marLeft w:val="640"/>
          <w:marRight w:val="0"/>
          <w:marTop w:val="0"/>
          <w:marBottom w:val="0"/>
          <w:divBdr>
            <w:top w:val="none" w:sz="0" w:space="0" w:color="auto"/>
            <w:left w:val="none" w:sz="0" w:space="0" w:color="auto"/>
            <w:bottom w:val="none" w:sz="0" w:space="0" w:color="auto"/>
            <w:right w:val="none" w:sz="0" w:space="0" w:color="auto"/>
          </w:divBdr>
        </w:div>
        <w:div w:id="412777817">
          <w:marLeft w:val="640"/>
          <w:marRight w:val="0"/>
          <w:marTop w:val="0"/>
          <w:marBottom w:val="0"/>
          <w:divBdr>
            <w:top w:val="none" w:sz="0" w:space="0" w:color="auto"/>
            <w:left w:val="none" w:sz="0" w:space="0" w:color="auto"/>
            <w:bottom w:val="none" w:sz="0" w:space="0" w:color="auto"/>
            <w:right w:val="none" w:sz="0" w:space="0" w:color="auto"/>
          </w:divBdr>
        </w:div>
        <w:div w:id="1921789970">
          <w:marLeft w:val="640"/>
          <w:marRight w:val="0"/>
          <w:marTop w:val="0"/>
          <w:marBottom w:val="0"/>
          <w:divBdr>
            <w:top w:val="none" w:sz="0" w:space="0" w:color="auto"/>
            <w:left w:val="none" w:sz="0" w:space="0" w:color="auto"/>
            <w:bottom w:val="none" w:sz="0" w:space="0" w:color="auto"/>
            <w:right w:val="none" w:sz="0" w:space="0" w:color="auto"/>
          </w:divBdr>
        </w:div>
        <w:div w:id="672496115">
          <w:marLeft w:val="640"/>
          <w:marRight w:val="0"/>
          <w:marTop w:val="0"/>
          <w:marBottom w:val="0"/>
          <w:divBdr>
            <w:top w:val="none" w:sz="0" w:space="0" w:color="auto"/>
            <w:left w:val="none" w:sz="0" w:space="0" w:color="auto"/>
            <w:bottom w:val="none" w:sz="0" w:space="0" w:color="auto"/>
            <w:right w:val="none" w:sz="0" w:space="0" w:color="auto"/>
          </w:divBdr>
        </w:div>
        <w:div w:id="372273422">
          <w:marLeft w:val="640"/>
          <w:marRight w:val="0"/>
          <w:marTop w:val="0"/>
          <w:marBottom w:val="0"/>
          <w:divBdr>
            <w:top w:val="none" w:sz="0" w:space="0" w:color="auto"/>
            <w:left w:val="none" w:sz="0" w:space="0" w:color="auto"/>
            <w:bottom w:val="none" w:sz="0" w:space="0" w:color="auto"/>
            <w:right w:val="none" w:sz="0" w:space="0" w:color="auto"/>
          </w:divBdr>
        </w:div>
        <w:div w:id="1626505063">
          <w:marLeft w:val="640"/>
          <w:marRight w:val="0"/>
          <w:marTop w:val="0"/>
          <w:marBottom w:val="0"/>
          <w:divBdr>
            <w:top w:val="none" w:sz="0" w:space="0" w:color="auto"/>
            <w:left w:val="none" w:sz="0" w:space="0" w:color="auto"/>
            <w:bottom w:val="none" w:sz="0" w:space="0" w:color="auto"/>
            <w:right w:val="none" w:sz="0" w:space="0" w:color="auto"/>
          </w:divBdr>
        </w:div>
        <w:div w:id="1283344074">
          <w:marLeft w:val="640"/>
          <w:marRight w:val="0"/>
          <w:marTop w:val="0"/>
          <w:marBottom w:val="0"/>
          <w:divBdr>
            <w:top w:val="none" w:sz="0" w:space="0" w:color="auto"/>
            <w:left w:val="none" w:sz="0" w:space="0" w:color="auto"/>
            <w:bottom w:val="none" w:sz="0" w:space="0" w:color="auto"/>
            <w:right w:val="none" w:sz="0" w:space="0" w:color="auto"/>
          </w:divBdr>
        </w:div>
        <w:div w:id="1518999848">
          <w:marLeft w:val="640"/>
          <w:marRight w:val="0"/>
          <w:marTop w:val="0"/>
          <w:marBottom w:val="0"/>
          <w:divBdr>
            <w:top w:val="none" w:sz="0" w:space="0" w:color="auto"/>
            <w:left w:val="none" w:sz="0" w:space="0" w:color="auto"/>
            <w:bottom w:val="none" w:sz="0" w:space="0" w:color="auto"/>
            <w:right w:val="none" w:sz="0" w:space="0" w:color="auto"/>
          </w:divBdr>
        </w:div>
        <w:div w:id="478964882">
          <w:marLeft w:val="640"/>
          <w:marRight w:val="0"/>
          <w:marTop w:val="0"/>
          <w:marBottom w:val="0"/>
          <w:divBdr>
            <w:top w:val="none" w:sz="0" w:space="0" w:color="auto"/>
            <w:left w:val="none" w:sz="0" w:space="0" w:color="auto"/>
            <w:bottom w:val="none" w:sz="0" w:space="0" w:color="auto"/>
            <w:right w:val="none" w:sz="0" w:space="0" w:color="auto"/>
          </w:divBdr>
        </w:div>
        <w:div w:id="1255629364">
          <w:marLeft w:val="640"/>
          <w:marRight w:val="0"/>
          <w:marTop w:val="0"/>
          <w:marBottom w:val="0"/>
          <w:divBdr>
            <w:top w:val="none" w:sz="0" w:space="0" w:color="auto"/>
            <w:left w:val="none" w:sz="0" w:space="0" w:color="auto"/>
            <w:bottom w:val="none" w:sz="0" w:space="0" w:color="auto"/>
            <w:right w:val="none" w:sz="0" w:space="0" w:color="auto"/>
          </w:divBdr>
        </w:div>
        <w:div w:id="278486976">
          <w:marLeft w:val="640"/>
          <w:marRight w:val="0"/>
          <w:marTop w:val="0"/>
          <w:marBottom w:val="0"/>
          <w:divBdr>
            <w:top w:val="none" w:sz="0" w:space="0" w:color="auto"/>
            <w:left w:val="none" w:sz="0" w:space="0" w:color="auto"/>
            <w:bottom w:val="none" w:sz="0" w:space="0" w:color="auto"/>
            <w:right w:val="none" w:sz="0" w:space="0" w:color="auto"/>
          </w:divBdr>
        </w:div>
        <w:div w:id="1528642496">
          <w:marLeft w:val="640"/>
          <w:marRight w:val="0"/>
          <w:marTop w:val="0"/>
          <w:marBottom w:val="0"/>
          <w:divBdr>
            <w:top w:val="none" w:sz="0" w:space="0" w:color="auto"/>
            <w:left w:val="none" w:sz="0" w:space="0" w:color="auto"/>
            <w:bottom w:val="none" w:sz="0" w:space="0" w:color="auto"/>
            <w:right w:val="none" w:sz="0" w:space="0" w:color="auto"/>
          </w:divBdr>
        </w:div>
        <w:div w:id="1036082829">
          <w:marLeft w:val="640"/>
          <w:marRight w:val="0"/>
          <w:marTop w:val="0"/>
          <w:marBottom w:val="0"/>
          <w:divBdr>
            <w:top w:val="none" w:sz="0" w:space="0" w:color="auto"/>
            <w:left w:val="none" w:sz="0" w:space="0" w:color="auto"/>
            <w:bottom w:val="none" w:sz="0" w:space="0" w:color="auto"/>
            <w:right w:val="none" w:sz="0" w:space="0" w:color="auto"/>
          </w:divBdr>
        </w:div>
        <w:div w:id="1809056194">
          <w:marLeft w:val="640"/>
          <w:marRight w:val="0"/>
          <w:marTop w:val="0"/>
          <w:marBottom w:val="0"/>
          <w:divBdr>
            <w:top w:val="none" w:sz="0" w:space="0" w:color="auto"/>
            <w:left w:val="none" w:sz="0" w:space="0" w:color="auto"/>
            <w:bottom w:val="none" w:sz="0" w:space="0" w:color="auto"/>
            <w:right w:val="none" w:sz="0" w:space="0" w:color="auto"/>
          </w:divBdr>
        </w:div>
        <w:div w:id="1811053113">
          <w:marLeft w:val="640"/>
          <w:marRight w:val="0"/>
          <w:marTop w:val="0"/>
          <w:marBottom w:val="0"/>
          <w:divBdr>
            <w:top w:val="none" w:sz="0" w:space="0" w:color="auto"/>
            <w:left w:val="none" w:sz="0" w:space="0" w:color="auto"/>
            <w:bottom w:val="none" w:sz="0" w:space="0" w:color="auto"/>
            <w:right w:val="none" w:sz="0" w:space="0" w:color="auto"/>
          </w:divBdr>
        </w:div>
        <w:div w:id="324480394">
          <w:marLeft w:val="640"/>
          <w:marRight w:val="0"/>
          <w:marTop w:val="0"/>
          <w:marBottom w:val="0"/>
          <w:divBdr>
            <w:top w:val="none" w:sz="0" w:space="0" w:color="auto"/>
            <w:left w:val="none" w:sz="0" w:space="0" w:color="auto"/>
            <w:bottom w:val="none" w:sz="0" w:space="0" w:color="auto"/>
            <w:right w:val="none" w:sz="0" w:space="0" w:color="auto"/>
          </w:divBdr>
        </w:div>
        <w:div w:id="628707773">
          <w:marLeft w:val="640"/>
          <w:marRight w:val="0"/>
          <w:marTop w:val="0"/>
          <w:marBottom w:val="0"/>
          <w:divBdr>
            <w:top w:val="none" w:sz="0" w:space="0" w:color="auto"/>
            <w:left w:val="none" w:sz="0" w:space="0" w:color="auto"/>
            <w:bottom w:val="none" w:sz="0" w:space="0" w:color="auto"/>
            <w:right w:val="none" w:sz="0" w:space="0" w:color="auto"/>
          </w:divBdr>
        </w:div>
        <w:div w:id="1581212372">
          <w:marLeft w:val="640"/>
          <w:marRight w:val="0"/>
          <w:marTop w:val="0"/>
          <w:marBottom w:val="0"/>
          <w:divBdr>
            <w:top w:val="none" w:sz="0" w:space="0" w:color="auto"/>
            <w:left w:val="none" w:sz="0" w:space="0" w:color="auto"/>
            <w:bottom w:val="none" w:sz="0" w:space="0" w:color="auto"/>
            <w:right w:val="none" w:sz="0" w:space="0" w:color="auto"/>
          </w:divBdr>
        </w:div>
        <w:div w:id="230235498">
          <w:marLeft w:val="640"/>
          <w:marRight w:val="0"/>
          <w:marTop w:val="0"/>
          <w:marBottom w:val="0"/>
          <w:divBdr>
            <w:top w:val="none" w:sz="0" w:space="0" w:color="auto"/>
            <w:left w:val="none" w:sz="0" w:space="0" w:color="auto"/>
            <w:bottom w:val="none" w:sz="0" w:space="0" w:color="auto"/>
            <w:right w:val="none" w:sz="0" w:space="0" w:color="auto"/>
          </w:divBdr>
        </w:div>
        <w:div w:id="1969510498">
          <w:marLeft w:val="640"/>
          <w:marRight w:val="0"/>
          <w:marTop w:val="0"/>
          <w:marBottom w:val="0"/>
          <w:divBdr>
            <w:top w:val="none" w:sz="0" w:space="0" w:color="auto"/>
            <w:left w:val="none" w:sz="0" w:space="0" w:color="auto"/>
            <w:bottom w:val="none" w:sz="0" w:space="0" w:color="auto"/>
            <w:right w:val="none" w:sz="0" w:space="0" w:color="auto"/>
          </w:divBdr>
        </w:div>
        <w:div w:id="1187520064">
          <w:marLeft w:val="640"/>
          <w:marRight w:val="0"/>
          <w:marTop w:val="0"/>
          <w:marBottom w:val="0"/>
          <w:divBdr>
            <w:top w:val="none" w:sz="0" w:space="0" w:color="auto"/>
            <w:left w:val="none" w:sz="0" w:space="0" w:color="auto"/>
            <w:bottom w:val="none" w:sz="0" w:space="0" w:color="auto"/>
            <w:right w:val="none" w:sz="0" w:space="0" w:color="auto"/>
          </w:divBdr>
        </w:div>
        <w:div w:id="537468807">
          <w:marLeft w:val="640"/>
          <w:marRight w:val="0"/>
          <w:marTop w:val="0"/>
          <w:marBottom w:val="0"/>
          <w:divBdr>
            <w:top w:val="none" w:sz="0" w:space="0" w:color="auto"/>
            <w:left w:val="none" w:sz="0" w:space="0" w:color="auto"/>
            <w:bottom w:val="none" w:sz="0" w:space="0" w:color="auto"/>
            <w:right w:val="none" w:sz="0" w:space="0" w:color="auto"/>
          </w:divBdr>
        </w:div>
        <w:div w:id="187959967">
          <w:marLeft w:val="640"/>
          <w:marRight w:val="0"/>
          <w:marTop w:val="0"/>
          <w:marBottom w:val="0"/>
          <w:divBdr>
            <w:top w:val="none" w:sz="0" w:space="0" w:color="auto"/>
            <w:left w:val="none" w:sz="0" w:space="0" w:color="auto"/>
            <w:bottom w:val="none" w:sz="0" w:space="0" w:color="auto"/>
            <w:right w:val="none" w:sz="0" w:space="0" w:color="auto"/>
          </w:divBdr>
        </w:div>
        <w:div w:id="1983535468">
          <w:marLeft w:val="640"/>
          <w:marRight w:val="0"/>
          <w:marTop w:val="0"/>
          <w:marBottom w:val="0"/>
          <w:divBdr>
            <w:top w:val="none" w:sz="0" w:space="0" w:color="auto"/>
            <w:left w:val="none" w:sz="0" w:space="0" w:color="auto"/>
            <w:bottom w:val="none" w:sz="0" w:space="0" w:color="auto"/>
            <w:right w:val="none" w:sz="0" w:space="0" w:color="auto"/>
          </w:divBdr>
        </w:div>
        <w:div w:id="594940691">
          <w:marLeft w:val="640"/>
          <w:marRight w:val="0"/>
          <w:marTop w:val="0"/>
          <w:marBottom w:val="0"/>
          <w:divBdr>
            <w:top w:val="none" w:sz="0" w:space="0" w:color="auto"/>
            <w:left w:val="none" w:sz="0" w:space="0" w:color="auto"/>
            <w:bottom w:val="none" w:sz="0" w:space="0" w:color="auto"/>
            <w:right w:val="none" w:sz="0" w:space="0" w:color="auto"/>
          </w:divBdr>
        </w:div>
      </w:divsChild>
    </w:div>
    <w:div w:id="1342390026">
      <w:bodyDiv w:val="1"/>
      <w:marLeft w:val="0"/>
      <w:marRight w:val="0"/>
      <w:marTop w:val="0"/>
      <w:marBottom w:val="0"/>
      <w:divBdr>
        <w:top w:val="none" w:sz="0" w:space="0" w:color="auto"/>
        <w:left w:val="none" w:sz="0" w:space="0" w:color="auto"/>
        <w:bottom w:val="none" w:sz="0" w:space="0" w:color="auto"/>
        <w:right w:val="none" w:sz="0" w:space="0" w:color="auto"/>
      </w:divBdr>
    </w:div>
    <w:div w:id="1342506934">
      <w:bodyDiv w:val="1"/>
      <w:marLeft w:val="0"/>
      <w:marRight w:val="0"/>
      <w:marTop w:val="0"/>
      <w:marBottom w:val="0"/>
      <w:divBdr>
        <w:top w:val="none" w:sz="0" w:space="0" w:color="auto"/>
        <w:left w:val="none" w:sz="0" w:space="0" w:color="auto"/>
        <w:bottom w:val="none" w:sz="0" w:space="0" w:color="auto"/>
        <w:right w:val="none" w:sz="0" w:space="0" w:color="auto"/>
      </w:divBdr>
    </w:div>
    <w:div w:id="1343165585">
      <w:bodyDiv w:val="1"/>
      <w:marLeft w:val="0"/>
      <w:marRight w:val="0"/>
      <w:marTop w:val="0"/>
      <w:marBottom w:val="0"/>
      <w:divBdr>
        <w:top w:val="none" w:sz="0" w:space="0" w:color="auto"/>
        <w:left w:val="none" w:sz="0" w:space="0" w:color="auto"/>
        <w:bottom w:val="none" w:sz="0" w:space="0" w:color="auto"/>
        <w:right w:val="none" w:sz="0" w:space="0" w:color="auto"/>
      </w:divBdr>
    </w:div>
    <w:div w:id="1348412153">
      <w:bodyDiv w:val="1"/>
      <w:marLeft w:val="0"/>
      <w:marRight w:val="0"/>
      <w:marTop w:val="0"/>
      <w:marBottom w:val="0"/>
      <w:divBdr>
        <w:top w:val="none" w:sz="0" w:space="0" w:color="auto"/>
        <w:left w:val="none" w:sz="0" w:space="0" w:color="auto"/>
        <w:bottom w:val="none" w:sz="0" w:space="0" w:color="auto"/>
        <w:right w:val="none" w:sz="0" w:space="0" w:color="auto"/>
      </w:divBdr>
    </w:div>
    <w:div w:id="1350447491">
      <w:bodyDiv w:val="1"/>
      <w:marLeft w:val="0"/>
      <w:marRight w:val="0"/>
      <w:marTop w:val="0"/>
      <w:marBottom w:val="0"/>
      <w:divBdr>
        <w:top w:val="none" w:sz="0" w:space="0" w:color="auto"/>
        <w:left w:val="none" w:sz="0" w:space="0" w:color="auto"/>
        <w:bottom w:val="none" w:sz="0" w:space="0" w:color="auto"/>
        <w:right w:val="none" w:sz="0" w:space="0" w:color="auto"/>
      </w:divBdr>
    </w:div>
    <w:div w:id="1352026476">
      <w:bodyDiv w:val="1"/>
      <w:marLeft w:val="0"/>
      <w:marRight w:val="0"/>
      <w:marTop w:val="0"/>
      <w:marBottom w:val="0"/>
      <w:divBdr>
        <w:top w:val="none" w:sz="0" w:space="0" w:color="auto"/>
        <w:left w:val="none" w:sz="0" w:space="0" w:color="auto"/>
        <w:bottom w:val="none" w:sz="0" w:space="0" w:color="auto"/>
        <w:right w:val="none" w:sz="0" w:space="0" w:color="auto"/>
      </w:divBdr>
    </w:div>
    <w:div w:id="1355154002">
      <w:bodyDiv w:val="1"/>
      <w:marLeft w:val="0"/>
      <w:marRight w:val="0"/>
      <w:marTop w:val="0"/>
      <w:marBottom w:val="0"/>
      <w:divBdr>
        <w:top w:val="none" w:sz="0" w:space="0" w:color="auto"/>
        <w:left w:val="none" w:sz="0" w:space="0" w:color="auto"/>
        <w:bottom w:val="none" w:sz="0" w:space="0" w:color="auto"/>
        <w:right w:val="none" w:sz="0" w:space="0" w:color="auto"/>
      </w:divBdr>
    </w:div>
    <w:div w:id="1357847602">
      <w:bodyDiv w:val="1"/>
      <w:marLeft w:val="0"/>
      <w:marRight w:val="0"/>
      <w:marTop w:val="0"/>
      <w:marBottom w:val="0"/>
      <w:divBdr>
        <w:top w:val="none" w:sz="0" w:space="0" w:color="auto"/>
        <w:left w:val="none" w:sz="0" w:space="0" w:color="auto"/>
        <w:bottom w:val="none" w:sz="0" w:space="0" w:color="auto"/>
        <w:right w:val="none" w:sz="0" w:space="0" w:color="auto"/>
      </w:divBdr>
    </w:div>
    <w:div w:id="1358041205">
      <w:bodyDiv w:val="1"/>
      <w:marLeft w:val="0"/>
      <w:marRight w:val="0"/>
      <w:marTop w:val="0"/>
      <w:marBottom w:val="0"/>
      <w:divBdr>
        <w:top w:val="none" w:sz="0" w:space="0" w:color="auto"/>
        <w:left w:val="none" w:sz="0" w:space="0" w:color="auto"/>
        <w:bottom w:val="none" w:sz="0" w:space="0" w:color="auto"/>
        <w:right w:val="none" w:sz="0" w:space="0" w:color="auto"/>
      </w:divBdr>
      <w:divsChild>
        <w:div w:id="596791742">
          <w:marLeft w:val="640"/>
          <w:marRight w:val="0"/>
          <w:marTop w:val="0"/>
          <w:marBottom w:val="0"/>
          <w:divBdr>
            <w:top w:val="none" w:sz="0" w:space="0" w:color="auto"/>
            <w:left w:val="none" w:sz="0" w:space="0" w:color="auto"/>
            <w:bottom w:val="none" w:sz="0" w:space="0" w:color="auto"/>
            <w:right w:val="none" w:sz="0" w:space="0" w:color="auto"/>
          </w:divBdr>
        </w:div>
        <w:div w:id="352918482">
          <w:marLeft w:val="640"/>
          <w:marRight w:val="0"/>
          <w:marTop w:val="0"/>
          <w:marBottom w:val="0"/>
          <w:divBdr>
            <w:top w:val="none" w:sz="0" w:space="0" w:color="auto"/>
            <w:left w:val="none" w:sz="0" w:space="0" w:color="auto"/>
            <w:bottom w:val="none" w:sz="0" w:space="0" w:color="auto"/>
            <w:right w:val="none" w:sz="0" w:space="0" w:color="auto"/>
          </w:divBdr>
        </w:div>
        <w:div w:id="1639728613">
          <w:marLeft w:val="640"/>
          <w:marRight w:val="0"/>
          <w:marTop w:val="0"/>
          <w:marBottom w:val="0"/>
          <w:divBdr>
            <w:top w:val="none" w:sz="0" w:space="0" w:color="auto"/>
            <w:left w:val="none" w:sz="0" w:space="0" w:color="auto"/>
            <w:bottom w:val="none" w:sz="0" w:space="0" w:color="auto"/>
            <w:right w:val="none" w:sz="0" w:space="0" w:color="auto"/>
          </w:divBdr>
        </w:div>
        <w:div w:id="238905658">
          <w:marLeft w:val="640"/>
          <w:marRight w:val="0"/>
          <w:marTop w:val="0"/>
          <w:marBottom w:val="0"/>
          <w:divBdr>
            <w:top w:val="none" w:sz="0" w:space="0" w:color="auto"/>
            <w:left w:val="none" w:sz="0" w:space="0" w:color="auto"/>
            <w:bottom w:val="none" w:sz="0" w:space="0" w:color="auto"/>
            <w:right w:val="none" w:sz="0" w:space="0" w:color="auto"/>
          </w:divBdr>
        </w:div>
        <w:div w:id="1837766617">
          <w:marLeft w:val="640"/>
          <w:marRight w:val="0"/>
          <w:marTop w:val="0"/>
          <w:marBottom w:val="0"/>
          <w:divBdr>
            <w:top w:val="none" w:sz="0" w:space="0" w:color="auto"/>
            <w:left w:val="none" w:sz="0" w:space="0" w:color="auto"/>
            <w:bottom w:val="none" w:sz="0" w:space="0" w:color="auto"/>
            <w:right w:val="none" w:sz="0" w:space="0" w:color="auto"/>
          </w:divBdr>
        </w:div>
        <w:div w:id="1859587695">
          <w:marLeft w:val="640"/>
          <w:marRight w:val="0"/>
          <w:marTop w:val="0"/>
          <w:marBottom w:val="0"/>
          <w:divBdr>
            <w:top w:val="none" w:sz="0" w:space="0" w:color="auto"/>
            <w:left w:val="none" w:sz="0" w:space="0" w:color="auto"/>
            <w:bottom w:val="none" w:sz="0" w:space="0" w:color="auto"/>
            <w:right w:val="none" w:sz="0" w:space="0" w:color="auto"/>
          </w:divBdr>
        </w:div>
        <w:div w:id="909459046">
          <w:marLeft w:val="640"/>
          <w:marRight w:val="0"/>
          <w:marTop w:val="0"/>
          <w:marBottom w:val="0"/>
          <w:divBdr>
            <w:top w:val="none" w:sz="0" w:space="0" w:color="auto"/>
            <w:left w:val="none" w:sz="0" w:space="0" w:color="auto"/>
            <w:bottom w:val="none" w:sz="0" w:space="0" w:color="auto"/>
            <w:right w:val="none" w:sz="0" w:space="0" w:color="auto"/>
          </w:divBdr>
        </w:div>
        <w:div w:id="1597249356">
          <w:marLeft w:val="640"/>
          <w:marRight w:val="0"/>
          <w:marTop w:val="0"/>
          <w:marBottom w:val="0"/>
          <w:divBdr>
            <w:top w:val="none" w:sz="0" w:space="0" w:color="auto"/>
            <w:left w:val="none" w:sz="0" w:space="0" w:color="auto"/>
            <w:bottom w:val="none" w:sz="0" w:space="0" w:color="auto"/>
            <w:right w:val="none" w:sz="0" w:space="0" w:color="auto"/>
          </w:divBdr>
        </w:div>
        <w:div w:id="1201867121">
          <w:marLeft w:val="640"/>
          <w:marRight w:val="0"/>
          <w:marTop w:val="0"/>
          <w:marBottom w:val="0"/>
          <w:divBdr>
            <w:top w:val="none" w:sz="0" w:space="0" w:color="auto"/>
            <w:left w:val="none" w:sz="0" w:space="0" w:color="auto"/>
            <w:bottom w:val="none" w:sz="0" w:space="0" w:color="auto"/>
            <w:right w:val="none" w:sz="0" w:space="0" w:color="auto"/>
          </w:divBdr>
        </w:div>
        <w:div w:id="952441769">
          <w:marLeft w:val="640"/>
          <w:marRight w:val="0"/>
          <w:marTop w:val="0"/>
          <w:marBottom w:val="0"/>
          <w:divBdr>
            <w:top w:val="none" w:sz="0" w:space="0" w:color="auto"/>
            <w:left w:val="none" w:sz="0" w:space="0" w:color="auto"/>
            <w:bottom w:val="none" w:sz="0" w:space="0" w:color="auto"/>
            <w:right w:val="none" w:sz="0" w:space="0" w:color="auto"/>
          </w:divBdr>
        </w:div>
        <w:div w:id="903103644">
          <w:marLeft w:val="640"/>
          <w:marRight w:val="0"/>
          <w:marTop w:val="0"/>
          <w:marBottom w:val="0"/>
          <w:divBdr>
            <w:top w:val="none" w:sz="0" w:space="0" w:color="auto"/>
            <w:left w:val="none" w:sz="0" w:space="0" w:color="auto"/>
            <w:bottom w:val="none" w:sz="0" w:space="0" w:color="auto"/>
            <w:right w:val="none" w:sz="0" w:space="0" w:color="auto"/>
          </w:divBdr>
        </w:div>
        <w:div w:id="610553479">
          <w:marLeft w:val="640"/>
          <w:marRight w:val="0"/>
          <w:marTop w:val="0"/>
          <w:marBottom w:val="0"/>
          <w:divBdr>
            <w:top w:val="none" w:sz="0" w:space="0" w:color="auto"/>
            <w:left w:val="none" w:sz="0" w:space="0" w:color="auto"/>
            <w:bottom w:val="none" w:sz="0" w:space="0" w:color="auto"/>
            <w:right w:val="none" w:sz="0" w:space="0" w:color="auto"/>
          </w:divBdr>
        </w:div>
        <w:div w:id="671490751">
          <w:marLeft w:val="640"/>
          <w:marRight w:val="0"/>
          <w:marTop w:val="0"/>
          <w:marBottom w:val="0"/>
          <w:divBdr>
            <w:top w:val="none" w:sz="0" w:space="0" w:color="auto"/>
            <w:left w:val="none" w:sz="0" w:space="0" w:color="auto"/>
            <w:bottom w:val="none" w:sz="0" w:space="0" w:color="auto"/>
            <w:right w:val="none" w:sz="0" w:space="0" w:color="auto"/>
          </w:divBdr>
        </w:div>
        <w:div w:id="2137676138">
          <w:marLeft w:val="640"/>
          <w:marRight w:val="0"/>
          <w:marTop w:val="0"/>
          <w:marBottom w:val="0"/>
          <w:divBdr>
            <w:top w:val="none" w:sz="0" w:space="0" w:color="auto"/>
            <w:left w:val="none" w:sz="0" w:space="0" w:color="auto"/>
            <w:bottom w:val="none" w:sz="0" w:space="0" w:color="auto"/>
            <w:right w:val="none" w:sz="0" w:space="0" w:color="auto"/>
          </w:divBdr>
        </w:div>
        <w:div w:id="1778676416">
          <w:marLeft w:val="640"/>
          <w:marRight w:val="0"/>
          <w:marTop w:val="0"/>
          <w:marBottom w:val="0"/>
          <w:divBdr>
            <w:top w:val="none" w:sz="0" w:space="0" w:color="auto"/>
            <w:left w:val="none" w:sz="0" w:space="0" w:color="auto"/>
            <w:bottom w:val="none" w:sz="0" w:space="0" w:color="auto"/>
            <w:right w:val="none" w:sz="0" w:space="0" w:color="auto"/>
          </w:divBdr>
        </w:div>
        <w:div w:id="1448305615">
          <w:marLeft w:val="640"/>
          <w:marRight w:val="0"/>
          <w:marTop w:val="0"/>
          <w:marBottom w:val="0"/>
          <w:divBdr>
            <w:top w:val="none" w:sz="0" w:space="0" w:color="auto"/>
            <w:left w:val="none" w:sz="0" w:space="0" w:color="auto"/>
            <w:bottom w:val="none" w:sz="0" w:space="0" w:color="auto"/>
            <w:right w:val="none" w:sz="0" w:space="0" w:color="auto"/>
          </w:divBdr>
        </w:div>
        <w:div w:id="698900020">
          <w:marLeft w:val="640"/>
          <w:marRight w:val="0"/>
          <w:marTop w:val="0"/>
          <w:marBottom w:val="0"/>
          <w:divBdr>
            <w:top w:val="none" w:sz="0" w:space="0" w:color="auto"/>
            <w:left w:val="none" w:sz="0" w:space="0" w:color="auto"/>
            <w:bottom w:val="none" w:sz="0" w:space="0" w:color="auto"/>
            <w:right w:val="none" w:sz="0" w:space="0" w:color="auto"/>
          </w:divBdr>
        </w:div>
        <w:div w:id="449976967">
          <w:marLeft w:val="640"/>
          <w:marRight w:val="0"/>
          <w:marTop w:val="0"/>
          <w:marBottom w:val="0"/>
          <w:divBdr>
            <w:top w:val="none" w:sz="0" w:space="0" w:color="auto"/>
            <w:left w:val="none" w:sz="0" w:space="0" w:color="auto"/>
            <w:bottom w:val="none" w:sz="0" w:space="0" w:color="auto"/>
            <w:right w:val="none" w:sz="0" w:space="0" w:color="auto"/>
          </w:divBdr>
        </w:div>
        <w:div w:id="1189248738">
          <w:marLeft w:val="640"/>
          <w:marRight w:val="0"/>
          <w:marTop w:val="0"/>
          <w:marBottom w:val="0"/>
          <w:divBdr>
            <w:top w:val="none" w:sz="0" w:space="0" w:color="auto"/>
            <w:left w:val="none" w:sz="0" w:space="0" w:color="auto"/>
            <w:bottom w:val="none" w:sz="0" w:space="0" w:color="auto"/>
            <w:right w:val="none" w:sz="0" w:space="0" w:color="auto"/>
          </w:divBdr>
        </w:div>
        <w:div w:id="1689328589">
          <w:marLeft w:val="640"/>
          <w:marRight w:val="0"/>
          <w:marTop w:val="0"/>
          <w:marBottom w:val="0"/>
          <w:divBdr>
            <w:top w:val="none" w:sz="0" w:space="0" w:color="auto"/>
            <w:left w:val="none" w:sz="0" w:space="0" w:color="auto"/>
            <w:bottom w:val="none" w:sz="0" w:space="0" w:color="auto"/>
            <w:right w:val="none" w:sz="0" w:space="0" w:color="auto"/>
          </w:divBdr>
        </w:div>
        <w:div w:id="703755801">
          <w:marLeft w:val="640"/>
          <w:marRight w:val="0"/>
          <w:marTop w:val="0"/>
          <w:marBottom w:val="0"/>
          <w:divBdr>
            <w:top w:val="none" w:sz="0" w:space="0" w:color="auto"/>
            <w:left w:val="none" w:sz="0" w:space="0" w:color="auto"/>
            <w:bottom w:val="none" w:sz="0" w:space="0" w:color="auto"/>
            <w:right w:val="none" w:sz="0" w:space="0" w:color="auto"/>
          </w:divBdr>
        </w:div>
        <w:div w:id="1322195326">
          <w:marLeft w:val="640"/>
          <w:marRight w:val="0"/>
          <w:marTop w:val="0"/>
          <w:marBottom w:val="0"/>
          <w:divBdr>
            <w:top w:val="none" w:sz="0" w:space="0" w:color="auto"/>
            <w:left w:val="none" w:sz="0" w:space="0" w:color="auto"/>
            <w:bottom w:val="none" w:sz="0" w:space="0" w:color="auto"/>
            <w:right w:val="none" w:sz="0" w:space="0" w:color="auto"/>
          </w:divBdr>
        </w:div>
        <w:div w:id="298724850">
          <w:marLeft w:val="640"/>
          <w:marRight w:val="0"/>
          <w:marTop w:val="0"/>
          <w:marBottom w:val="0"/>
          <w:divBdr>
            <w:top w:val="none" w:sz="0" w:space="0" w:color="auto"/>
            <w:left w:val="none" w:sz="0" w:space="0" w:color="auto"/>
            <w:bottom w:val="none" w:sz="0" w:space="0" w:color="auto"/>
            <w:right w:val="none" w:sz="0" w:space="0" w:color="auto"/>
          </w:divBdr>
        </w:div>
        <w:div w:id="971251073">
          <w:marLeft w:val="640"/>
          <w:marRight w:val="0"/>
          <w:marTop w:val="0"/>
          <w:marBottom w:val="0"/>
          <w:divBdr>
            <w:top w:val="none" w:sz="0" w:space="0" w:color="auto"/>
            <w:left w:val="none" w:sz="0" w:space="0" w:color="auto"/>
            <w:bottom w:val="none" w:sz="0" w:space="0" w:color="auto"/>
            <w:right w:val="none" w:sz="0" w:space="0" w:color="auto"/>
          </w:divBdr>
        </w:div>
        <w:div w:id="2037805902">
          <w:marLeft w:val="640"/>
          <w:marRight w:val="0"/>
          <w:marTop w:val="0"/>
          <w:marBottom w:val="0"/>
          <w:divBdr>
            <w:top w:val="none" w:sz="0" w:space="0" w:color="auto"/>
            <w:left w:val="none" w:sz="0" w:space="0" w:color="auto"/>
            <w:bottom w:val="none" w:sz="0" w:space="0" w:color="auto"/>
            <w:right w:val="none" w:sz="0" w:space="0" w:color="auto"/>
          </w:divBdr>
        </w:div>
        <w:div w:id="463931551">
          <w:marLeft w:val="640"/>
          <w:marRight w:val="0"/>
          <w:marTop w:val="0"/>
          <w:marBottom w:val="0"/>
          <w:divBdr>
            <w:top w:val="none" w:sz="0" w:space="0" w:color="auto"/>
            <w:left w:val="none" w:sz="0" w:space="0" w:color="auto"/>
            <w:bottom w:val="none" w:sz="0" w:space="0" w:color="auto"/>
            <w:right w:val="none" w:sz="0" w:space="0" w:color="auto"/>
          </w:divBdr>
        </w:div>
        <w:div w:id="1280650311">
          <w:marLeft w:val="640"/>
          <w:marRight w:val="0"/>
          <w:marTop w:val="0"/>
          <w:marBottom w:val="0"/>
          <w:divBdr>
            <w:top w:val="none" w:sz="0" w:space="0" w:color="auto"/>
            <w:left w:val="none" w:sz="0" w:space="0" w:color="auto"/>
            <w:bottom w:val="none" w:sz="0" w:space="0" w:color="auto"/>
            <w:right w:val="none" w:sz="0" w:space="0" w:color="auto"/>
          </w:divBdr>
        </w:div>
        <w:div w:id="1179080615">
          <w:marLeft w:val="640"/>
          <w:marRight w:val="0"/>
          <w:marTop w:val="0"/>
          <w:marBottom w:val="0"/>
          <w:divBdr>
            <w:top w:val="none" w:sz="0" w:space="0" w:color="auto"/>
            <w:left w:val="none" w:sz="0" w:space="0" w:color="auto"/>
            <w:bottom w:val="none" w:sz="0" w:space="0" w:color="auto"/>
            <w:right w:val="none" w:sz="0" w:space="0" w:color="auto"/>
          </w:divBdr>
        </w:div>
        <w:div w:id="905145370">
          <w:marLeft w:val="640"/>
          <w:marRight w:val="0"/>
          <w:marTop w:val="0"/>
          <w:marBottom w:val="0"/>
          <w:divBdr>
            <w:top w:val="none" w:sz="0" w:space="0" w:color="auto"/>
            <w:left w:val="none" w:sz="0" w:space="0" w:color="auto"/>
            <w:bottom w:val="none" w:sz="0" w:space="0" w:color="auto"/>
            <w:right w:val="none" w:sz="0" w:space="0" w:color="auto"/>
          </w:divBdr>
        </w:div>
        <w:div w:id="975187011">
          <w:marLeft w:val="640"/>
          <w:marRight w:val="0"/>
          <w:marTop w:val="0"/>
          <w:marBottom w:val="0"/>
          <w:divBdr>
            <w:top w:val="none" w:sz="0" w:space="0" w:color="auto"/>
            <w:left w:val="none" w:sz="0" w:space="0" w:color="auto"/>
            <w:bottom w:val="none" w:sz="0" w:space="0" w:color="auto"/>
            <w:right w:val="none" w:sz="0" w:space="0" w:color="auto"/>
          </w:divBdr>
        </w:div>
        <w:div w:id="300691931">
          <w:marLeft w:val="640"/>
          <w:marRight w:val="0"/>
          <w:marTop w:val="0"/>
          <w:marBottom w:val="0"/>
          <w:divBdr>
            <w:top w:val="none" w:sz="0" w:space="0" w:color="auto"/>
            <w:left w:val="none" w:sz="0" w:space="0" w:color="auto"/>
            <w:bottom w:val="none" w:sz="0" w:space="0" w:color="auto"/>
            <w:right w:val="none" w:sz="0" w:space="0" w:color="auto"/>
          </w:divBdr>
        </w:div>
        <w:div w:id="1054162531">
          <w:marLeft w:val="640"/>
          <w:marRight w:val="0"/>
          <w:marTop w:val="0"/>
          <w:marBottom w:val="0"/>
          <w:divBdr>
            <w:top w:val="none" w:sz="0" w:space="0" w:color="auto"/>
            <w:left w:val="none" w:sz="0" w:space="0" w:color="auto"/>
            <w:bottom w:val="none" w:sz="0" w:space="0" w:color="auto"/>
            <w:right w:val="none" w:sz="0" w:space="0" w:color="auto"/>
          </w:divBdr>
        </w:div>
        <w:div w:id="1729305448">
          <w:marLeft w:val="640"/>
          <w:marRight w:val="0"/>
          <w:marTop w:val="0"/>
          <w:marBottom w:val="0"/>
          <w:divBdr>
            <w:top w:val="none" w:sz="0" w:space="0" w:color="auto"/>
            <w:left w:val="none" w:sz="0" w:space="0" w:color="auto"/>
            <w:bottom w:val="none" w:sz="0" w:space="0" w:color="auto"/>
            <w:right w:val="none" w:sz="0" w:space="0" w:color="auto"/>
          </w:divBdr>
        </w:div>
        <w:div w:id="1697343051">
          <w:marLeft w:val="640"/>
          <w:marRight w:val="0"/>
          <w:marTop w:val="0"/>
          <w:marBottom w:val="0"/>
          <w:divBdr>
            <w:top w:val="none" w:sz="0" w:space="0" w:color="auto"/>
            <w:left w:val="none" w:sz="0" w:space="0" w:color="auto"/>
            <w:bottom w:val="none" w:sz="0" w:space="0" w:color="auto"/>
            <w:right w:val="none" w:sz="0" w:space="0" w:color="auto"/>
          </w:divBdr>
        </w:div>
        <w:div w:id="1590306328">
          <w:marLeft w:val="640"/>
          <w:marRight w:val="0"/>
          <w:marTop w:val="0"/>
          <w:marBottom w:val="0"/>
          <w:divBdr>
            <w:top w:val="none" w:sz="0" w:space="0" w:color="auto"/>
            <w:left w:val="none" w:sz="0" w:space="0" w:color="auto"/>
            <w:bottom w:val="none" w:sz="0" w:space="0" w:color="auto"/>
            <w:right w:val="none" w:sz="0" w:space="0" w:color="auto"/>
          </w:divBdr>
        </w:div>
        <w:div w:id="1968926275">
          <w:marLeft w:val="640"/>
          <w:marRight w:val="0"/>
          <w:marTop w:val="0"/>
          <w:marBottom w:val="0"/>
          <w:divBdr>
            <w:top w:val="none" w:sz="0" w:space="0" w:color="auto"/>
            <w:left w:val="none" w:sz="0" w:space="0" w:color="auto"/>
            <w:bottom w:val="none" w:sz="0" w:space="0" w:color="auto"/>
            <w:right w:val="none" w:sz="0" w:space="0" w:color="auto"/>
          </w:divBdr>
        </w:div>
        <w:div w:id="832454797">
          <w:marLeft w:val="640"/>
          <w:marRight w:val="0"/>
          <w:marTop w:val="0"/>
          <w:marBottom w:val="0"/>
          <w:divBdr>
            <w:top w:val="none" w:sz="0" w:space="0" w:color="auto"/>
            <w:left w:val="none" w:sz="0" w:space="0" w:color="auto"/>
            <w:bottom w:val="none" w:sz="0" w:space="0" w:color="auto"/>
            <w:right w:val="none" w:sz="0" w:space="0" w:color="auto"/>
          </w:divBdr>
        </w:div>
        <w:div w:id="105198715">
          <w:marLeft w:val="640"/>
          <w:marRight w:val="0"/>
          <w:marTop w:val="0"/>
          <w:marBottom w:val="0"/>
          <w:divBdr>
            <w:top w:val="none" w:sz="0" w:space="0" w:color="auto"/>
            <w:left w:val="none" w:sz="0" w:space="0" w:color="auto"/>
            <w:bottom w:val="none" w:sz="0" w:space="0" w:color="auto"/>
            <w:right w:val="none" w:sz="0" w:space="0" w:color="auto"/>
          </w:divBdr>
        </w:div>
        <w:div w:id="1519008013">
          <w:marLeft w:val="640"/>
          <w:marRight w:val="0"/>
          <w:marTop w:val="0"/>
          <w:marBottom w:val="0"/>
          <w:divBdr>
            <w:top w:val="none" w:sz="0" w:space="0" w:color="auto"/>
            <w:left w:val="none" w:sz="0" w:space="0" w:color="auto"/>
            <w:bottom w:val="none" w:sz="0" w:space="0" w:color="auto"/>
            <w:right w:val="none" w:sz="0" w:space="0" w:color="auto"/>
          </w:divBdr>
        </w:div>
        <w:div w:id="956376557">
          <w:marLeft w:val="640"/>
          <w:marRight w:val="0"/>
          <w:marTop w:val="0"/>
          <w:marBottom w:val="0"/>
          <w:divBdr>
            <w:top w:val="none" w:sz="0" w:space="0" w:color="auto"/>
            <w:left w:val="none" w:sz="0" w:space="0" w:color="auto"/>
            <w:bottom w:val="none" w:sz="0" w:space="0" w:color="auto"/>
            <w:right w:val="none" w:sz="0" w:space="0" w:color="auto"/>
          </w:divBdr>
        </w:div>
        <w:div w:id="1977223922">
          <w:marLeft w:val="640"/>
          <w:marRight w:val="0"/>
          <w:marTop w:val="0"/>
          <w:marBottom w:val="0"/>
          <w:divBdr>
            <w:top w:val="none" w:sz="0" w:space="0" w:color="auto"/>
            <w:left w:val="none" w:sz="0" w:space="0" w:color="auto"/>
            <w:bottom w:val="none" w:sz="0" w:space="0" w:color="auto"/>
            <w:right w:val="none" w:sz="0" w:space="0" w:color="auto"/>
          </w:divBdr>
        </w:div>
        <w:div w:id="2062246940">
          <w:marLeft w:val="640"/>
          <w:marRight w:val="0"/>
          <w:marTop w:val="0"/>
          <w:marBottom w:val="0"/>
          <w:divBdr>
            <w:top w:val="none" w:sz="0" w:space="0" w:color="auto"/>
            <w:left w:val="none" w:sz="0" w:space="0" w:color="auto"/>
            <w:bottom w:val="none" w:sz="0" w:space="0" w:color="auto"/>
            <w:right w:val="none" w:sz="0" w:space="0" w:color="auto"/>
          </w:divBdr>
        </w:div>
        <w:div w:id="614141474">
          <w:marLeft w:val="640"/>
          <w:marRight w:val="0"/>
          <w:marTop w:val="0"/>
          <w:marBottom w:val="0"/>
          <w:divBdr>
            <w:top w:val="none" w:sz="0" w:space="0" w:color="auto"/>
            <w:left w:val="none" w:sz="0" w:space="0" w:color="auto"/>
            <w:bottom w:val="none" w:sz="0" w:space="0" w:color="auto"/>
            <w:right w:val="none" w:sz="0" w:space="0" w:color="auto"/>
          </w:divBdr>
        </w:div>
        <w:div w:id="746538561">
          <w:marLeft w:val="640"/>
          <w:marRight w:val="0"/>
          <w:marTop w:val="0"/>
          <w:marBottom w:val="0"/>
          <w:divBdr>
            <w:top w:val="none" w:sz="0" w:space="0" w:color="auto"/>
            <w:left w:val="none" w:sz="0" w:space="0" w:color="auto"/>
            <w:bottom w:val="none" w:sz="0" w:space="0" w:color="auto"/>
            <w:right w:val="none" w:sz="0" w:space="0" w:color="auto"/>
          </w:divBdr>
        </w:div>
        <w:div w:id="1166557596">
          <w:marLeft w:val="640"/>
          <w:marRight w:val="0"/>
          <w:marTop w:val="0"/>
          <w:marBottom w:val="0"/>
          <w:divBdr>
            <w:top w:val="none" w:sz="0" w:space="0" w:color="auto"/>
            <w:left w:val="none" w:sz="0" w:space="0" w:color="auto"/>
            <w:bottom w:val="none" w:sz="0" w:space="0" w:color="auto"/>
            <w:right w:val="none" w:sz="0" w:space="0" w:color="auto"/>
          </w:divBdr>
        </w:div>
        <w:div w:id="611128788">
          <w:marLeft w:val="640"/>
          <w:marRight w:val="0"/>
          <w:marTop w:val="0"/>
          <w:marBottom w:val="0"/>
          <w:divBdr>
            <w:top w:val="none" w:sz="0" w:space="0" w:color="auto"/>
            <w:left w:val="none" w:sz="0" w:space="0" w:color="auto"/>
            <w:bottom w:val="none" w:sz="0" w:space="0" w:color="auto"/>
            <w:right w:val="none" w:sz="0" w:space="0" w:color="auto"/>
          </w:divBdr>
        </w:div>
        <w:div w:id="23021961">
          <w:marLeft w:val="640"/>
          <w:marRight w:val="0"/>
          <w:marTop w:val="0"/>
          <w:marBottom w:val="0"/>
          <w:divBdr>
            <w:top w:val="none" w:sz="0" w:space="0" w:color="auto"/>
            <w:left w:val="none" w:sz="0" w:space="0" w:color="auto"/>
            <w:bottom w:val="none" w:sz="0" w:space="0" w:color="auto"/>
            <w:right w:val="none" w:sz="0" w:space="0" w:color="auto"/>
          </w:divBdr>
        </w:div>
        <w:div w:id="694817874">
          <w:marLeft w:val="640"/>
          <w:marRight w:val="0"/>
          <w:marTop w:val="0"/>
          <w:marBottom w:val="0"/>
          <w:divBdr>
            <w:top w:val="none" w:sz="0" w:space="0" w:color="auto"/>
            <w:left w:val="none" w:sz="0" w:space="0" w:color="auto"/>
            <w:bottom w:val="none" w:sz="0" w:space="0" w:color="auto"/>
            <w:right w:val="none" w:sz="0" w:space="0" w:color="auto"/>
          </w:divBdr>
        </w:div>
        <w:div w:id="661197910">
          <w:marLeft w:val="640"/>
          <w:marRight w:val="0"/>
          <w:marTop w:val="0"/>
          <w:marBottom w:val="0"/>
          <w:divBdr>
            <w:top w:val="none" w:sz="0" w:space="0" w:color="auto"/>
            <w:left w:val="none" w:sz="0" w:space="0" w:color="auto"/>
            <w:bottom w:val="none" w:sz="0" w:space="0" w:color="auto"/>
            <w:right w:val="none" w:sz="0" w:space="0" w:color="auto"/>
          </w:divBdr>
        </w:div>
        <w:div w:id="717052886">
          <w:marLeft w:val="640"/>
          <w:marRight w:val="0"/>
          <w:marTop w:val="0"/>
          <w:marBottom w:val="0"/>
          <w:divBdr>
            <w:top w:val="none" w:sz="0" w:space="0" w:color="auto"/>
            <w:left w:val="none" w:sz="0" w:space="0" w:color="auto"/>
            <w:bottom w:val="none" w:sz="0" w:space="0" w:color="auto"/>
            <w:right w:val="none" w:sz="0" w:space="0" w:color="auto"/>
          </w:divBdr>
        </w:div>
        <w:div w:id="1006009104">
          <w:marLeft w:val="640"/>
          <w:marRight w:val="0"/>
          <w:marTop w:val="0"/>
          <w:marBottom w:val="0"/>
          <w:divBdr>
            <w:top w:val="none" w:sz="0" w:space="0" w:color="auto"/>
            <w:left w:val="none" w:sz="0" w:space="0" w:color="auto"/>
            <w:bottom w:val="none" w:sz="0" w:space="0" w:color="auto"/>
            <w:right w:val="none" w:sz="0" w:space="0" w:color="auto"/>
          </w:divBdr>
        </w:div>
        <w:div w:id="1373269715">
          <w:marLeft w:val="640"/>
          <w:marRight w:val="0"/>
          <w:marTop w:val="0"/>
          <w:marBottom w:val="0"/>
          <w:divBdr>
            <w:top w:val="none" w:sz="0" w:space="0" w:color="auto"/>
            <w:left w:val="none" w:sz="0" w:space="0" w:color="auto"/>
            <w:bottom w:val="none" w:sz="0" w:space="0" w:color="auto"/>
            <w:right w:val="none" w:sz="0" w:space="0" w:color="auto"/>
          </w:divBdr>
        </w:div>
        <w:div w:id="911499321">
          <w:marLeft w:val="640"/>
          <w:marRight w:val="0"/>
          <w:marTop w:val="0"/>
          <w:marBottom w:val="0"/>
          <w:divBdr>
            <w:top w:val="none" w:sz="0" w:space="0" w:color="auto"/>
            <w:left w:val="none" w:sz="0" w:space="0" w:color="auto"/>
            <w:bottom w:val="none" w:sz="0" w:space="0" w:color="auto"/>
            <w:right w:val="none" w:sz="0" w:space="0" w:color="auto"/>
          </w:divBdr>
        </w:div>
        <w:div w:id="225989714">
          <w:marLeft w:val="640"/>
          <w:marRight w:val="0"/>
          <w:marTop w:val="0"/>
          <w:marBottom w:val="0"/>
          <w:divBdr>
            <w:top w:val="none" w:sz="0" w:space="0" w:color="auto"/>
            <w:left w:val="none" w:sz="0" w:space="0" w:color="auto"/>
            <w:bottom w:val="none" w:sz="0" w:space="0" w:color="auto"/>
            <w:right w:val="none" w:sz="0" w:space="0" w:color="auto"/>
          </w:divBdr>
        </w:div>
        <w:div w:id="2024505006">
          <w:marLeft w:val="640"/>
          <w:marRight w:val="0"/>
          <w:marTop w:val="0"/>
          <w:marBottom w:val="0"/>
          <w:divBdr>
            <w:top w:val="none" w:sz="0" w:space="0" w:color="auto"/>
            <w:left w:val="none" w:sz="0" w:space="0" w:color="auto"/>
            <w:bottom w:val="none" w:sz="0" w:space="0" w:color="auto"/>
            <w:right w:val="none" w:sz="0" w:space="0" w:color="auto"/>
          </w:divBdr>
        </w:div>
        <w:div w:id="316157381">
          <w:marLeft w:val="640"/>
          <w:marRight w:val="0"/>
          <w:marTop w:val="0"/>
          <w:marBottom w:val="0"/>
          <w:divBdr>
            <w:top w:val="none" w:sz="0" w:space="0" w:color="auto"/>
            <w:left w:val="none" w:sz="0" w:space="0" w:color="auto"/>
            <w:bottom w:val="none" w:sz="0" w:space="0" w:color="auto"/>
            <w:right w:val="none" w:sz="0" w:space="0" w:color="auto"/>
          </w:divBdr>
        </w:div>
        <w:div w:id="1651014753">
          <w:marLeft w:val="640"/>
          <w:marRight w:val="0"/>
          <w:marTop w:val="0"/>
          <w:marBottom w:val="0"/>
          <w:divBdr>
            <w:top w:val="none" w:sz="0" w:space="0" w:color="auto"/>
            <w:left w:val="none" w:sz="0" w:space="0" w:color="auto"/>
            <w:bottom w:val="none" w:sz="0" w:space="0" w:color="auto"/>
            <w:right w:val="none" w:sz="0" w:space="0" w:color="auto"/>
          </w:divBdr>
        </w:div>
        <w:div w:id="1371806298">
          <w:marLeft w:val="640"/>
          <w:marRight w:val="0"/>
          <w:marTop w:val="0"/>
          <w:marBottom w:val="0"/>
          <w:divBdr>
            <w:top w:val="none" w:sz="0" w:space="0" w:color="auto"/>
            <w:left w:val="none" w:sz="0" w:space="0" w:color="auto"/>
            <w:bottom w:val="none" w:sz="0" w:space="0" w:color="auto"/>
            <w:right w:val="none" w:sz="0" w:space="0" w:color="auto"/>
          </w:divBdr>
        </w:div>
        <w:div w:id="105005355">
          <w:marLeft w:val="640"/>
          <w:marRight w:val="0"/>
          <w:marTop w:val="0"/>
          <w:marBottom w:val="0"/>
          <w:divBdr>
            <w:top w:val="none" w:sz="0" w:space="0" w:color="auto"/>
            <w:left w:val="none" w:sz="0" w:space="0" w:color="auto"/>
            <w:bottom w:val="none" w:sz="0" w:space="0" w:color="auto"/>
            <w:right w:val="none" w:sz="0" w:space="0" w:color="auto"/>
          </w:divBdr>
        </w:div>
        <w:div w:id="792820284">
          <w:marLeft w:val="640"/>
          <w:marRight w:val="0"/>
          <w:marTop w:val="0"/>
          <w:marBottom w:val="0"/>
          <w:divBdr>
            <w:top w:val="none" w:sz="0" w:space="0" w:color="auto"/>
            <w:left w:val="none" w:sz="0" w:space="0" w:color="auto"/>
            <w:bottom w:val="none" w:sz="0" w:space="0" w:color="auto"/>
            <w:right w:val="none" w:sz="0" w:space="0" w:color="auto"/>
          </w:divBdr>
        </w:div>
        <w:div w:id="2040347880">
          <w:marLeft w:val="640"/>
          <w:marRight w:val="0"/>
          <w:marTop w:val="0"/>
          <w:marBottom w:val="0"/>
          <w:divBdr>
            <w:top w:val="none" w:sz="0" w:space="0" w:color="auto"/>
            <w:left w:val="none" w:sz="0" w:space="0" w:color="auto"/>
            <w:bottom w:val="none" w:sz="0" w:space="0" w:color="auto"/>
            <w:right w:val="none" w:sz="0" w:space="0" w:color="auto"/>
          </w:divBdr>
        </w:div>
        <w:div w:id="903679882">
          <w:marLeft w:val="640"/>
          <w:marRight w:val="0"/>
          <w:marTop w:val="0"/>
          <w:marBottom w:val="0"/>
          <w:divBdr>
            <w:top w:val="none" w:sz="0" w:space="0" w:color="auto"/>
            <w:left w:val="none" w:sz="0" w:space="0" w:color="auto"/>
            <w:bottom w:val="none" w:sz="0" w:space="0" w:color="auto"/>
            <w:right w:val="none" w:sz="0" w:space="0" w:color="auto"/>
          </w:divBdr>
        </w:div>
        <w:div w:id="607854079">
          <w:marLeft w:val="640"/>
          <w:marRight w:val="0"/>
          <w:marTop w:val="0"/>
          <w:marBottom w:val="0"/>
          <w:divBdr>
            <w:top w:val="none" w:sz="0" w:space="0" w:color="auto"/>
            <w:left w:val="none" w:sz="0" w:space="0" w:color="auto"/>
            <w:bottom w:val="none" w:sz="0" w:space="0" w:color="auto"/>
            <w:right w:val="none" w:sz="0" w:space="0" w:color="auto"/>
          </w:divBdr>
        </w:div>
        <w:div w:id="1591156958">
          <w:marLeft w:val="640"/>
          <w:marRight w:val="0"/>
          <w:marTop w:val="0"/>
          <w:marBottom w:val="0"/>
          <w:divBdr>
            <w:top w:val="none" w:sz="0" w:space="0" w:color="auto"/>
            <w:left w:val="none" w:sz="0" w:space="0" w:color="auto"/>
            <w:bottom w:val="none" w:sz="0" w:space="0" w:color="auto"/>
            <w:right w:val="none" w:sz="0" w:space="0" w:color="auto"/>
          </w:divBdr>
        </w:div>
        <w:div w:id="1880623370">
          <w:marLeft w:val="640"/>
          <w:marRight w:val="0"/>
          <w:marTop w:val="0"/>
          <w:marBottom w:val="0"/>
          <w:divBdr>
            <w:top w:val="none" w:sz="0" w:space="0" w:color="auto"/>
            <w:left w:val="none" w:sz="0" w:space="0" w:color="auto"/>
            <w:bottom w:val="none" w:sz="0" w:space="0" w:color="auto"/>
            <w:right w:val="none" w:sz="0" w:space="0" w:color="auto"/>
          </w:divBdr>
        </w:div>
        <w:div w:id="1307517161">
          <w:marLeft w:val="640"/>
          <w:marRight w:val="0"/>
          <w:marTop w:val="0"/>
          <w:marBottom w:val="0"/>
          <w:divBdr>
            <w:top w:val="none" w:sz="0" w:space="0" w:color="auto"/>
            <w:left w:val="none" w:sz="0" w:space="0" w:color="auto"/>
            <w:bottom w:val="none" w:sz="0" w:space="0" w:color="auto"/>
            <w:right w:val="none" w:sz="0" w:space="0" w:color="auto"/>
          </w:divBdr>
        </w:div>
        <w:div w:id="525946698">
          <w:marLeft w:val="640"/>
          <w:marRight w:val="0"/>
          <w:marTop w:val="0"/>
          <w:marBottom w:val="0"/>
          <w:divBdr>
            <w:top w:val="none" w:sz="0" w:space="0" w:color="auto"/>
            <w:left w:val="none" w:sz="0" w:space="0" w:color="auto"/>
            <w:bottom w:val="none" w:sz="0" w:space="0" w:color="auto"/>
            <w:right w:val="none" w:sz="0" w:space="0" w:color="auto"/>
          </w:divBdr>
        </w:div>
        <w:div w:id="1625579508">
          <w:marLeft w:val="640"/>
          <w:marRight w:val="0"/>
          <w:marTop w:val="0"/>
          <w:marBottom w:val="0"/>
          <w:divBdr>
            <w:top w:val="none" w:sz="0" w:space="0" w:color="auto"/>
            <w:left w:val="none" w:sz="0" w:space="0" w:color="auto"/>
            <w:bottom w:val="none" w:sz="0" w:space="0" w:color="auto"/>
            <w:right w:val="none" w:sz="0" w:space="0" w:color="auto"/>
          </w:divBdr>
        </w:div>
        <w:div w:id="722364271">
          <w:marLeft w:val="640"/>
          <w:marRight w:val="0"/>
          <w:marTop w:val="0"/>
          <w:marBottom w:val="0"/>
          <w:divBdr>
            <w:top w:val="none" w:sz="0" w:space="0" w:color="auto"/>
            <w:left w:val="none" w:sz="0" w:space="0" w:color="auto"/>
            <w:bottom w:val="none" w:sz="0" w:space="0" w:color="auto"/>
            <w:right w:val="none" w:sz="0" w:space="0" w:color="auto"/>
          </w:divBdr>
        </w:div>
        <w:div w:id="581717420">
          <w:marLeft w:val="640"/>
          <w:marRight w:val="0"/>
          <w:marTop w:val="0"/>
          <w:marBottom w:val="0"/>
          <w:divBdr>
            <w:top w:val="none" w:sz="0" w:space="0" w:color="auto"/>
            <w:left w:val="none" w:sz="0" w:space="0" w:color="auto"/>
            <w:bottom w:val="none" w:sz="0" w:space="0" w:color="auto"/>
            <w:right w:val="none" w:sz="0" w:space="0" w:color="auto"/>
          </w:divBdr>
        </w:div>
      </w:divsChild>
    </w:div>
    <w:div w:id="1361931406">
      <w:bodyDiv w:val="1"/>
      <w:marLeft w:val="0"/>
      <w:marRight w:val="0"/>
      <w:marTop w:val="0"/>
      <w:marBottom w:val="0"/>
      <w:divBdr>
        <w:top w:val="none" w:sz="0" w:space="0" w:color="auto"/>
        <w:left w:val="none" w:sz="0" w:space="0" w:color="auto"/>
        <w:bottom w:val="none" w:sz="0" w:space="0" w:color="auto"/>
        <w:right w:val="none" w:sz="0" w:space="0" w:color="auto"/>
      </w:divBdr>
    </w:div>
    <w:div w:id="1366520682">
      <w:bodyDiv w:val="1"/>
      <w:marLeft w:val="0"/>
      <w:marRight w:val="0"/>
      <w:marTop w:val="0"/>
      <w:marBottom w:val="0"/>
      <w:divBdr>
        <w:top w:val="none" w:sz="0" w:space="0" w:color="auto"/>
        <w:left w:val="none" w:sz="0" w:space="0" w:color="auto"/>
        <w:bottom w:val="none" w:sz="0" w:space="0" w:color="auto"/>
        <w:right w:val="none" w:sz="0" w:space="0" w:color="auto"/>
      </w:divBdr>
    </w:div>
    <w:div w:id="1369994065">
      <w:bodyDiv w:val="1"/>
      <w:marLeft w:val="0"/>
      <w:marRight w:val="0"/>
      <w:marTop w:val="0"/>
      <w:marBottom w:val="0"/>
      <w:divBdr>
        <w:top w:val="none" w:sz="0" w:space="0" w:color="auto"/>
        <w:left w:val="none" w:sz="0" w:space="0" w:color="auto"/>
        <w:bottom w:val="none" w:sz="0" w:space="0" w:color="auto"/>
        <w:right w:val="none" w:sz="0" w:space="0" w:color="auto"/>
      </w:divBdr>
    </w:div>
    <w:div w:id="1372805686">
      <w:bodyDiv w:val="1"/>
      <w:marLeft w:val="0"/>
      <w:marRight w:val="0"/>
      <w:marTop w:val="0"/>
      <w:marBottom w:val="0"/>
      <w:divBdr>
        <w:top w:val="none" w:sz="0" w:space="0" w:color="auto"/>
        <w:left w:val="none" w:sz="0" w:space="0" w:color="auto"/>
        <w:bottom w:val="none" w:sz="0" w:space="0" w:color="auto"/>
        <w:right w:val="none" w:sz="0" w:space="0" w:color="auto"/>
      </w:divBdr>
    </w:div>
    <w:div w:id="1377125847">
      <w:bodyDiv w:val="1"/>
      <w:marLeft w:val="0"/>
      <w:marRight w:val="0"/>
      <w:marTop w:val="0"/>
      <w:marBottom w:val="0"/>
      <w:divBdr>
        <w:top w:val="none" w:sz="0" w:space="0" w:color="auto"/>
        <w:left w:val="none" w:sz="0" w:space="0" w:color="auto"/>
        <w:bottom w:val="none" w:sz="0" w:space="0" w:color="auto"/>
        <w:right w:val="none" w:sz="0" w:space="0" w:color="auto"/>
      </w:divBdr>
    </w:div>
    <w:div w:id="1381906952">
      <w:bodyDiv w:val="1"/>
      <w:marLeft w:val="0"/>
      <w:marRight w:val="0"/>
      <w:marTop w:val="0"/>
      <w:marBottom w:val="0"/>
      <w:divBdr>
        <w:top w:val="none" w:sz="0" w:space="0" w:color="auto"/>
        <w:left w:val="none" w:sz="0" w:space="0" w:color="auto"/>
        <w:bottom w:val="none" w:sz="0" w:space="0" w:color="auto"/>
        <w:right w:val="none" w:sz="0" w:space="0" w:color="auto"/>
      </w:divBdr>
    </w:div>
    <w:div w:id="1391030268">
      <w:bodyDiv w:val="1"/>
      <w:marLeft w:val="0"/>
      <w:marRight w:val="0"/>
      <w:marTop w:val="0"/>
      <w:marBottom w:val="0"/>
      <w:divBdr>
        <w:top w:val="none" w:sz="0" w:space="0" w:color="auto"/>
        <w:left w:val="none" w:sz="0" w:space="0" w:color="auto"/>
        <w:bottom w:val="none" w:sz="0" w:space="0" w:color="auto"/>
        <w:right w:val="none" w:sz="0" w:space="0" w:color="auto"/>
      </w:divBdr>
    </w:div>
    <w:div w:id="1393381348">
      <w:bodyDiv w:val="1"/>
      <w:marLeft w:val="0"/>
      <w:marRight w:val="0"/>
      <w:marTop w:val="0"/>
      <w:marBottom w:val="0"/>
      <w:divBdr>
        <w:top w:val="none" w:sz="0" w:space="0" w:color="auto"/>
        <w:left w:val="none" w:sz="0" w:space="0" w:color="auto"/>
        <w:bottom w:val="none" w:sz="0" w:space="0" w:color="auto"/>
        <w:right w:val="none" w:sz="0" w:space="0" w:color="auto"/>
      </w:divBdr>
    </w:div>
    <w:div w:id="1393651668">
      <w:bodyDiv w:val="1"/>
      <w:marLeft w:val="0"/>
      <w:marRight w:val="0"/>
      <w:marTop w:val="0"/>
      <w:marBottom w:val="0"/>
      <w:divBdr>
        <w:top w:val="none" w:sz="0" w:space="0" w:color="auto"/>
        <w:left w:val="none" w:sz="0" w:space="0" w:color="auto"/>
        <w:bottom w:val="none" w:sz="0" w:space="0" w:color="auto"/>
        <w:right w:val="none" w:sz="0" w:space="0" w:color="auto"/>
      </w:divBdr>
    </w:div>
    <w:div w:id="1399401533">
      <w:bodyDiv w:val="1"/>
      <w:marLeft w:val="0"/>
      <w:marRight w:val="0"/>
      <w:marTop w:val="0"/>
      <w:marBottom w:val="0"/>
      <w:divBdr>
        <w:top w:val="none" w:sz="0" w:space="0" w:color="auto"/>
        <w:left w:val="none" w:sz="0" w:space="0" w:color="auto"/>
        <w:bottom w:val="none" w:sz="0" w:space="0" w:color="auto"/>
        <w:right w:val="none" w:sz="0" w:space="0" w:color="auto"/>
      </w:divBdr>
    </w:div>
    <w:div w:id="1403406746">
      <w:bodyDiv w:val="1"/>
      <w:marLeft w:val="0"/>
      <w:marRight w:val="0"/>
      <w:marTop w:val="0"/>
      <w:marBottom w:val="0"/>
      <w:divBdr>
        <w:top w:val="none" w:sz="0" w:space="0" w:color="auto"/>
        <w:left w:val="none" w:sz="0" w:space="0" w:color="auto"/>
        <w:bottom w:val="none" w:sz="0" w:space="0" w:color="auto"/>
        <w:right w:val="none" w:sz="0" w:space="0" w:color="auto"/>
      </w:divBdr>
    </w:div>
    <w:div w:id="1405179602">
      <w:bodyDiv w:val="1"/>
      <w:marLeft w:val="0"/>
      <w:marRight w:val="0"/>
      <w:marTop w:val="0"/>
      <w:marBottom w:val="0"/>
      <w:divBdr>
        <w:top w:val="none" w:sz="0" w:space="0" w:color="auto"/>
        <w:left w:val="none" w:sz="0" w:space="0" w:color="auto"/>
        <w:bottom w:val="none" w:sz="0" w:space="0" w:color="auto"/>
        <w:right w:val="none" w:sz="0" w:space="0" w:color="auto"/>
      </w:divBdr>
    </w:div>
    <w:div w:id="1406146943">
      <w:bodyDiv w:val="1"/>
      <w:marLeft w:val="0"/>
      <w:marRight w:val="0"/>
      <w:marTop w:val="0"/>
      <w:marBottom w:val="0"/>
      <w:divBdr>
        <w:top w:val="none" w:sz="0" w:space="0" w:color="auto"/>
        <w:left w:val="none" w:sz="0" w:space="0" w:color="auto"/>
        <w:bottom w:val="none" w:sz="0" w:space="0" w:color="auto"/>
        <w:right w:val="none" w:sz="0" w:space="0" w:color="auto"/>
      </w:divBdr>
    </w:div>
    <w:div w:id="1409109940">
      <w:bodyDiv w:val="1"/>
      <w:marLeft w:val="0"/>
      <w:marRight w:val="0"/>
      <w:marTop w:val="0"/>
      <w:marBottom w:val="0"/>
      <w:divBdr>
        <w:top w:val="none" w:sz="0" w:space="0" w:color="auto"/>
        <w:left w:val="none" w:sz="0" w:space="0" w:color="auto"/>
        <w:bottom w:val="none" w:sz="0" w:space="0" w:color="auto"/>
        <w:right w:val="none" w:sz="0" w:space="0" w:color="auto"/>
      </w:divBdr>
    </w:div>
    <w:div w:id="1412848501">
      <w:bodyDiv w:val="1"/>
      <w:marLeft w:val="0"/>
      <w:marRight w:val="0"/>
      <w:marTop w:val="0"/>
      <w:marBottom w:val="0"/>
      <w:divBdr>
        <w:top w:val="none" w:sz="0" w:space="0" w:color="auto"/>
        <w:left w:val="none" w:sz="0" w:space="0" w:color="auto"/>
        <w:bottom w:val="none" w:sz="0" w:space="0" w:color="auto"/>
        <w:right w:val="none" w:sz="0" w:space="0" w:color="auto"/>
      </w:divBdr>
    </w:div>
    <w:div w:id="1415590933">
      <w:bodyDiv w:val="1"/>
      <w:marLeft w:val="0"/>
      <w:marRight w:val="0"/>
      <w:marTop w:val="0"/>
      <w:marBottom w:val="0"/>
      <w:divBdr>
        <w:top w:val="none" w:sz="0" w:space="0" w:color="auto"/>
        <w:left w:val="none" w:sz="0" w:space="0" w:color="auto"/>
        <w:bottom w:val="none" w:sz="0" w:space="0" w:color="auto"/>
        <w:right w:val="none" w:sz="0" w:space="0" w:color="auto"/>
      </w:divBdr>
    </w:div>
    <w:div w:id="1415980093">
      <w:bodyDiv w:val="1"/>
      <w:marLeft w:val="0"/>
      <w:marRight w:val="0"/>
      <w:marTop w:val="0"/>
      <w:marBottom w:val="0"/>
      <w:divBdr>
        <w:top w:val="none" w:sz="0" w:space="0" w:color="auto"/>
        <w:left w:val="none" w:sz="0" w:space="0" w:color="auto"/>
        <w:bottom w:val="none" w:sz="0" w:space="0" w:color="auto"/>
        <w:right w:val="none" w:sz="0" w:space="0" w:color="auto"/>
      </w:divBdr>
    </w:div>
    <w:div w:id="1416052525">
      <w:bodyDiv w:val="1"/>
      <w:marLeft w:val="0"/>
      <w:marRight w:val="0"/>
      <w:marTop w:val="0"/>
      <w:marBottom w:val="0"/>
      <w:divBdr>
        <w:top w:val="none" w:sz="0" w:space="0" w:color="auto"/>
        <w:left w:val="none" w:sz="0" w:space="0" w:color="auto"/>
        <w:bottom w:val="none" w:sz="0" w:space="0" w:color="auto"/>
        <w:right w:val="none" w:sz="0" w:space="0" w:color="auto"/>
      </w:divBdr>
      <w:divsChild>
        <w:div w:id="73549441">
          <w:marLeft w:val="640"/>
          <w:marRight w:val="0"/>
          <w:marTop w:val="0"/>
          <w:marBottom w:val="0"/>
          <w:divBdr>
            <w:top w:val="none" w:sz="0" w:space="0" w:color="auto"/>
            <w:left w:val="none" w:sz="0" w:space="0" w:color="auto"/>
            <w:bottom w:val="none" w:sz="0" w:space="0" w:color="auto"/>
            <w:right w:val="none" w:sz="0" w:space="0" w:color="auto"/>
          </w:divBdr>
        </w:div>
        <w:div w:id="90707377">
          <w:marLeft w:val="640"/>
          <w:marRight w:val="0"/>
          <w:marTop w:val="0"/>
          <w:marBottom w:val="0"/>
          <w:divBdr>
            <w:top w:val="none" w:sz="0" w:space="0" w:color="auto"/>
            <w:left w:val="none" w:sz="0" w:space="0" w:color="auto"/>
            <w:bottom w:val="none" w:sz="0" w:space="0" w:color="auto"/>
            <w:right w:val="none" w:sz="0" w:space="0" w:color="auto"/>
          </w:divBdr>
        </w:div>
        <w:div w:id="134028724">
          <w:marLeft w:val="640"/>
          <w:marRight w:val="0"/>
          <w:marTop w:val="0"/>
          <w:marBottom w:val="0"/>
          <w:divBdr>
            <w:top w:val="none" w:sz="0" w:space="0" w:color="auto"/>
            <w:left w:val="none" w:sz="0" w:space="0" w:color="auto"/>
            <w:bottom w:val="none" w:sz="0" w:space="0" w:color="auto"/>
            <w:right w:val="none" w:sz="0" w:space="0" w:color="auto"/>
          </w:divBdr>
        </w:div>
        <w:div w:id="205069075">
          <w:marLeft w:val="640"/>
          <w:marRight w:val="0"/>
          <w:marTop w:val="0"/>
          <w:marBottom w:val="0"/>
          <w:divBdr>
            <w:top w:val="none" w:sz="0" w:space="0" w:color="auto"/>
            <w:left w:val="none" w:sz="0" w:space="0" w:color="auto"/>
            <w:bottom w:val="none" w:sz="0" w:space="0" w:color="auto"/>
            <w:right w:val="none" w:sz="0" w:space="0" w:color="auto"/>
          </w:divBdr>
        </w:div>
        <w:div w:id="237716396">
          <w:marLeft w:val="640"/>
          <w:marRight w:val="0"/>
          <w:marTop w:val="0"/>
          <w:marBottom w:val="0"/>
          <w:divBdr>
            <w:top w:val="none" w:sz="0" w:space="0" w:color="auto"/>
            <w:left w:val="none" w:sz="0" w:space="0" w:color="auto"/>
            <w:bottom w:val="none" w:sz="0" w:space="0" w:color="auto"/>
            <w:right w:val="none" w:sz="0" w:space="0" w:color="auto"/>
          </w:divBdr>
        </w:div>
        <w:div w:id="310183673">
          <w:marLeft w:val="640"/>
          <w:marRight w:val="0"/>
          <w:marTop w:val="0"/>
          <w:marBottom w:val="0"/>
          <w:divBdr>
            <w:top w:val="none" w:sz="0" w:space="0" w:color="auto"/>
            <w:left w:val="none" w:sz="0" w:space="0" w:color="auto"/>
            <w:bottom w:val="none" w:sz="0" w:space="0" w:color="auto"/>
            <w:right w:val="none" w:sz="0" w:space="0" w:color="auto"/>
          </w:divBdr>
        </w:div>
        <w:div w:id="355430052">
          <w:marLeft w:val="640"/>
          <w:marRight w:val="0"/>
          <w:marTop w:val="0"/>
          <w:marBottom w:val="0"/>
          <w:divBdr>
            <w:top w:val="none" w:sz="0" w:space="0" w:color="auto"/>
            <w:left w:val="none" w:sz="0" w:space="0" w:color="auto"/>
            <w:bottom w:val="none" w:sz="0" w:space="0" w:color="auto"/>
            <w:right w:val="none" w:sz="0" w:space="0" w:color="auto"/>
          </w:divBdr>
        </w:div>
        <w:div w:id="381559142">
          <w:marLeft w:val="640"/>
          <w:marRight w:val="0"/>
          <w:marTop w:val="0"/>
          <w:marBottom w:val="0"/>
          <w:divBdr>
            <w:top w:val="none" w:sz="0" w:space="0" w:color="auto"/>
            <w:left w:val="none" w:sz="0" w:space="0" w:color="auto"/>
            <w:bottom w:val="none" w:sz="0" w:space="0" w:color="auto"/>
            <w:right w:val="none" w:sz="0" w:space="0" w:color="auto"/>
          </w:divBdr>
        </w:div>
        <w:div w:id="483357477">
          <w:marLeft w:val="640"/>
          <w:marRight w:val="0"/>
          <w:marTop w:val="0"/>
          <w:marBottom w:val="0"/>
          <w:divBdr>
            <w:top w:val="none" w:sz="0" w:space="0" w:color="auto"/>
            <w:left w:val="none" w:sz="0" w:space="0" w:color="auto"/>
            <w:bottom w:val="none" w:sz="0" w:space="0" w:color="auto"/>
            <w:right w:val="none" w:sz="0" w:space="0" w:color="auto"/>
          </w:divBdr>
        </w:div>
        <w:div w:id="540704281">
          <w:marLeft w:val="640"/>
          <w:marRight w:val="0"/>
          <w:marTop w:val="0"/>
          <w:marBottom w:val="0"/>
          <w:divBdr>
            <w:top w:val="none" w:sz="0" w:space="0" w:color="auto"/>
            <w:left w:val="none" w:sz="0" w:space="0" w:color="auto"/>
            <w:bottom w:val="none" w:sz="0" w:space="0" w:color="auto"/>
            <w:right w:val="none" w:sz="0" w:space="0" w:color="auto"/>
          </w:divBdr>
        </w:div>
        <w:div w:id="542642033">
          <w:marLeft w:val="640"/>
          <w:marRight w:val="0"/>
          <w:marTop w:val="0"/>
          <w:marBottom w:val="0"/>
          <w:divBdr>
            <w:top w:val="none" w:sz="0" w:space="0" w:color="auto"/>
            <w:left w:val="none" w:sz="0" w:space="0" w:color="auto"/>
            <w:bottom w:val="none" w:sz="0" w:space="0" w:color="auto"/>
            <w:right w:val="none" w:sz="0" w:space="0" w:color="auto"/>
          </w:divBdr>
        </w:div>
        <w:div w:id="643389123">
          <w:marLeft w:val="640"/>
          <w:marRight w:val="0"/>
          <w:marTop w:val="0"/>
          <w:marBottom w:val="0"/>
          <w:divBdr>
            <w:top w:val="none" w:sz="0" w:space="0" w:color="auto"/>
            <w:left w:val="none" w:sz="0" w:space="0" w:color="auto"/>
            <w:bottom w:val="none" w:sz="0" w:space="0" w:color="auto"/>
            <w:right w:val="none" w:sz="0" w:space="0" w:color="auto"/>
          </w:divBdr>
        </w:div>
        <w:div w:id="644238694">
          <w:marLeft w:val="640"/>
          <w:marRight w:val="0"/>
          <w:marTop w:val="0"/>
          <w:marBottom w:val="0"/>
          <w:divBdr>
            <w:top w:val="none" w:sz="0" w:space="0" w:color="auto"/>
            <w:left w:val="none" w:sz="0" w:space="0" w:color="auto"/>
            <w:bottom w:val="none" w:sz="0" w:space="0" w:color="auto"/>
            <w:right w:val="none" w:sz="0" w:space="0" w:color="auto"/>
          </w:divBdr>
        </w:div>
        <w:div w:id="654529022">
          <w:marLeft w:val="640"/>
          <w:marRight w:val="0"/>
          <w:marTop w:val="0"/>
          <w:marBottom w:val="0"/>
          <w:divBdr>
            <w:top w:val="none" w:sz="0" w:space="0" w:color="auto"/>
            <w:left w:val="none" w:sz="0" w:space="0" w:color="auto"/>
            <w:bottom w:val="none" w:sz="0" w:space="0" w:color="auto"/>
            <w:right w:val="none" w:sz="0" w:space="0" w:color="auto"/>
          </w:divBdr>
        </w:div>
        <w:div w:id="697631496">
          <w:marLeft w:val="640"/>
          <w:marRight w:val="0"/>
          <w:marTop w:val="0"/>
          <w:marBottom w:val="0"/>
          <w:divBdr>
            <w:top w:val="none" w:sz="0" w:space="0" w:color="auto"/>
            <w:left w:val="none" w:sz="0" w:space="0" w:color="auto"/>
            <w:bottom w:val="none" w:sz="0" w:space="0" w:color="auto"/>
            <w:right w:val="none" w:sz="0" w:space="0" w:color="auto"/>
          </w:divBdr>
        </w:div>
        <w:div w:id="701172500">
          <w:marLeft w:val="640"/>
          <w:marRight w:val="0"/>
          <w:marTop w:val="0"/>
          <w:marBottom w:val="0"/>
          <w:divBdr>
            <w:top w:val="none" w:sz="0" w:space="0" w:color="auto"/>
            <w:left w:val="none" w:sz="0" w:space="0" w:color="auto"/>
            <w:bottom w:val="none" w:sz="0" w:space="0" w:color="auto"/>
            <w:right w:val="none" w:sz="0" w:space="0" w:color="auto"/>
          </w:divBdr>
        </w:div>
        <w:div w:id="715543131">
          <w:marLeft w:val="640"/>
          <w:marRight w:val="0"/>
          <w:marTop w:val="0"/>
          <w:marBottom w:val="0"/>
          <w:divBdr>
            <w:top w:val="none" w:sz="0" w:space="0" w:color="auto"/>
            <w:left w:val="none" w:sz="0" w:space="0" w:color="auto"/>
            <w:bottom w:val="none" w:sz="0" w:space="0" w:color="auto"/>
            <w:right w:val="none" w:sz="0" w:space="0" w:color="auto"/>
          </w:divBdr>
        </w:div>
        <w:div w:id="728303104">
          <w:marLeft w:val="640"/>
          <w:marRight w:val="0"/>
          <w:marTop w:val="0"/>
          <w:marBottom w:val="0"/>
          <w:divBdr>
            <w:top w:val="none" w:sz="0" w:space="0" w:color="auto"/>
            <w:left w:val="none" w:sz="0" w:space="0" w:color="auto"/>
            <w:bottom w:val="none" w:sz="0" w:space="0" w:color="auto"/>
            <w:right w:val="none" w:sz="0" w:space="0" w:color="auto"/>
          </w:divBdr>
        </w:div>
        <w:div w:id="735006326">
          <w:marLeft w:val="640"/>
          <w:marRight w:val="0"/>
          <w:marTop w:val="0"/>
          <w:marBottom w:val="0"/>
          <w:divBdr>
            <w:top w:val="none" w:sz="0" w:space="0" w:color="auto"/>
            <w:left w:val="none" w:sz="0" w:space="0" w:color="auto"/>
            <w:bottom w:val="none" w:sz="0" w:space="0" w:color="auto"/>
            <w:right w:val="none" w:sz="0" w:space="0" w:color="auto"/>
          </w:divBdr>
        </w:div>
        <w:div w:id="739670320">
          <w:marLeft w:val="640"/>
          <w:marRight w:val="0"/>
          <w:marTop w:val="0"/>
          <w:marBottom w:val="0"/>
          <w:divBdr>
            <w:top w:val="none" w:sz="0" w:space="0" w:color="auto"/>
            <w:left w:val="none" w:sz="0" w:space="0" w:color="auto"/>
            <w:bottom w:val="none" w:sz="0" w:space="0" w:color="auto"/>
            <w:right w:val="none" w:sz="0" w:space="0" w:color="auto"/>
          </w:divBdr>
        </w:div>
        <w:div w:id="740951627">
          <w:marLeft w:val="640"/>
          <w:marRight w:val="0"/>
          <w:marTop w:val="0"/>
          <w:marBottom w:val="0"/>
          <w:divBdr>
            <w:top w:val="none" w:sz="0" w:space="0" w:color="auto"/>
            <w:left w:val="none" w:sz="0" w:space="0" w:color="auto"/>
            <w:bottom w:val="none" w:sz="0" w:space="0" w:color="auto"/>
            <w:right w:val="none" w:sz="0" w:space="0" w:color="auto"/>
          </w:divBdr>
        </w:div>
        <w:div w:id="748893279">
          <w:marLeft w:val="640"/>
          <w:marRight w:val="0"/>
          <w:marTop w:val="0"/>
          <w:marBottom w:val="0"/>
          <w:divBdr>
            <w:top w:val="none" w:sz="0" w:space="0" w:color="auto"/>
            <w:left w:val="none" w:sz="0" w:space="0" w:color="auto"/>
            <w:bottom w:val="none" w:sz="0" w:space="0" w:color="auto"/>
            <w:right w:val="none" w:sz="0" w:space="0" w:color="auto"/>
          </w:divBdr>
        </w:div>
        <w:div w:id="777598296">
          <w:marLeft w:val="640"/>
          <w:marRight w:val="0"/>
          <w:marTop w:val="0"/>
          <w:marBottom w:val="0"/>
          <w:divBdr>
            <w:top w:val="none" w:sz="0" w:space="0" w:color="auto"/>
            <w:left w:val="none" w:sz="0" w:space="0" w:color="auto"/>
            <w:bottom w:val="none" w:sz="0" w:space="0" w:color="auto"/>
            <w:right w:val="none" w:sz="0" w:space="0" w:color="auto"/>
          </w:divBdr>
        </w:div>
        <w:div w:id="798108814">
          <w:marLeft w:val="640"/>
          <w:marRight w:val="0"/>
          <w:marTop w:val="0"/>
          <w:marBottom w:val="0"/>
          <w:divBdr>
            <w:top w:val="none" w:sz="0" w:space="0" w:color="auto"/>
            <w:left w:val="none" w:sz="0" w:space="0" w:color="auto"/>
            <w:bottom w:val="none" w:sz="0" w:space="0" w:color="auto"/>
            <w:right w:val="none" w:sz="0" w:space="0" w:color="auto"/>
          </w:divBdr>
        </w:div>
        <w:div w:id="798769638">
          <w:marLeft w:val="640"/>
          <w:marRight w:val="0"/>
          <w:marTop w:val="0"/>
          <w:marBottom w:val="0"/>
          <w:divBdr>
            <w:top w:val="none" w:sz="0" w:space="0" w:color="auto"/>
            <w:left w:val="none" w:sz="0" w:space="0" w:color="auto"/>
            <w:bottom w:val="none" w:sz="0" w:space="0" w:color="auto"/>
            <w:right w:val="none" w:sz="0" w:space="0" w:color="auto"/>
          </w:divBdr>
        </w:div>
        <w:div w:id="844782084">
          <w:marLeft w:val="640"/>
          <w:marRight w:val="0"/>
          <w:marTop w:val="0"/>
          <w:marBottom w:val="0"/>
          <w:divBdr>
            <w:top w:val="none" w:sz="0" w:space="0" w:color="auto"/>
            <w:left w:val="none" w:sz="0" w:space="0" w:color="auto"/>
            <w:bottom w:val="none" w:sz="0" w:space="0" w:color="auto"/>
            <w:right w:val="none" w:sz="0" w:space="0" w:color="auto"/>
          </w:divBdr>
        </w:div>
        <w:div w:id="904533062">
          <w:marLeft w:val="640"/>
          <w:marRight w:val="0"/>
          <w:marTop w:val="0"/>
          <w:marBottom w:val="0"/>
          <w:divBdr>
            <w:top w:val="none" w:sz="0" w:space="0" w:color="auto"/>
            <w:left w:val="none" w:sz="0" w:space="0" w:color="auto"/>
            <w:bottom w:val="none" w:sz="0" w:space="0" w:color="auto"/>
            <w:right w:val="none" w:sz="0" w:space="0" w:color="auto"/>
          </w:divBdr>
        </w:div>
        <w:div w:id="919370243">
          <w:marLeft w:val="640"/>
          <w:marRight w:val="0"/>
          <w:marTop w:val="0"/>
          <w:marBottom w:val="0"/>
          <w:divBdr>
            <w:top w:val="none" w:sz="0" w:space="0" w:color="auto"/>
            <w:left w:val="none" w:sz="0" w:space="0" w:color="auto"/>
            <w:bottom w:val="none" w:sz="0" w:space="0" w:color="auto"/>
            <w:right w:val="none" w:sz="0" w:space="0" w:color="auto"/>
          </w:divBdr>
        </w:div>
        <w:div w:id="964234236">
          <w:marLeft w:val="640"/>
          <w:marRight w:val="0"/>
          <w:marTop w:val="0"/>
          <w:marBottom w:val="0"/>
          <w:divBdr>
            <w:top w:val="none" w:sz="0" w:space="0" w:color="auto"/>
            <w:left w:val="none" w:sz="0" w:space="0" w:color="auto"/>
            <w:bottom w:val="none" w:sz="0" w:space="0" w:color="auto"/>
            <w:right w:val="none" w:sz="0" w:space="0" w:color="auto"/>
          </w:divBdr>
        </w:div>
        <w:div w:id="981538222">
          <w:marLeft w:val="640"/>
          <w:marRight w:val="0"/>
          <w:marTop w:val="0"/>
          <w:marBottom w:val="0"/>
          <w:divBdr>
            <w:top w:val="none" w:sz="0" w:space="0" w:color="auto"/>
            <w:left w:val="none" w:sz="0" w:space="0" w:color="auto"/>
            <w:bottom w:val="none" w:sz="0" w:space="0" w:color="auto"/>
            <w:right w:val="none" w:sz="0" w:space="0" w:color="auto"/>
          </w:divBdr>
        </w:div>
        <w:div w:id="1021399946">
          <w:marLeft w:val="640"/>
          <w:marRight w:val="0"/>
          <w:marTop w:val="0"/>
          <w:marBottom w:val="0"/>
          <w:divBdr>
            <w:top w:val="none" w:sz="0" w:space="0" w:color="auto"/>
            <w:left w:val="none" w:sz="0" w:space="0" w:color="auto"/>
            <w:bottom w:val="none" w:sz="0" w:space="0" w:color="auto"/>
            <w:right w:val="none" w:sz="0" w:space="0" w:color="auto"/>
          </w:divBdr>
        </w:div>
        <w:div w:id="1104501608">
          <w:marLeft w:val="640"/>
          <w:marRight w:val="0"/>
          <w:marTop w:val="0"/>
          <w:marBottom w:val="0"/>
          <w:divBdr>
            <w:top w:val="none" w:sz="0" w:space="0" w:color="auto"/>
            <w:left w:val="none" w:sz="0" w:space="0" w:color="auto"/>
            <w:bottom w:val="none" w:sz="0" w:space="0" w:color="auto"/>
            <w:right w:val="none" w:sz="0" w:space="0" w:color="auto"/>
          </w:divBdr>
        </w:div>
        <w:div w:id="1126697986">
          <w:marLeft w:val="640"/>
          <w:marRight w:val="0"/>
          <w:marTop w:val="0"/>
          <w:marBottom w:val="0"/>
          <w:divBdr>
            <w:top w:val="none" w:sz="0" w:space="0" w:color="auto"/>
            <w:left w:val="none" w:sz="0" w:space="0" w:color="auto"/>
            <w:bottom w:val="none" w:sz="0" w:space="0" w:color="auto"/>
            <w:right w:val="none" w:sz="0" w:space="0" w:color="auto"/>
          </w:divBdr>
        </w:div>
        <w:div w:id="1172259987">
          <w:marLeft w:val="640"/>
          <w:marRight w:val="0"/>
          <w:marTop w:val="0"/>
          <w:marBottom w:val="0"/>
          <w:divBdr>
            <w:top w:val="none" w:sz="0" w:space="0" w:color="auto"/>
            <w:left w:val="none" w:sz="0" w:space="0" w:color="auto"/>
            <w:bottom w:val="none" w:sz="0" w:space="0" w:color="auto"/>
            <w:right w:val="none" w:sz="0" w:space="0" w:color="auto"/>
          </w:divBdr>
        </w:div>
        <w:div w:id="1191603699">
          <w:marLeft w:val="640"/>
          <w:marRight w:val="0"/>
          <w:marTop w:val="0"/>
          <w:marBottom w:val="0"/>
          <w:divBdr>
            <w:top w:val="none" w:sz="0" w:space="0" w:color="auto"/>
            <w:left w:val="none" w:sz="0" w:space="0" w:color="auto"/>
            <w:bottom w:val="none" w:sz="0" w:space="0" w:color="auto"/>
            <w:right w:val="none" w:sz="0" w:space="0" w:color="auto"/>
          </w:divBdr>
        </w:div>
        <w:div w:id="1201283165">
          <w:marLeft w:val="640"/>
          <w:marRight w:val="0"/>
          <w:marTop w:val="0"/>
          <w:marBottom w:val="0"/>
          <w:divBdr>
            <w:top w:val="none" w:sz="0" w:space="0" w:color="auto"/>
            <w:left w:val="none" w:sz="0" w:space="0" w:color="auto"/>
            <w:bottom w:val="none" w:sz="0" w:space="0" w:color="auto"/>
            <w:right w:val="none" w:sz="0" w:space="0" w:color="auto"/>
          </w:divBdr>
        </w:div>
        <w:div w:id="1201822323">
          <w:marLeft w:val="640"/>
          <w:marRight w:val="0"/>
          <w:marTop w:val="0"/>
          <w:marBottom w:val="0"/>
          <w:divBdr>
            <w:top w:val="none" w:sz="0" w:space="0" w:color="auto"/>
            <w:left w:val="none" w:sz="0" w:space="0" w:color="auto"/>
            <w:bottom w:val="none" w:sz="0" w:space="0" w:color="auto"/>
            <w:right w:val="none" w:sz="0" w:space="0" w:color="auto"/>
          </w:divBdr>
        </w:div>
        <w:div w:id="1202547836">
          <w:marLeft w:val="640"/>
          <w:marRight w:val="0"/>
          <w:marTop w:val="0"/>
          <w:marBottom w:val="0"/>
          <w:divBdr>
            <w:top w:val="none" w:sz="0" w:space="0" w:color="auto"/>
            <w:left w:val="none" w:sz="0" w:space="0" w:color="auto"/>
            <w:bottom w:val="none" w:sz="0" w:space="0" w:color="auto"/>
            <w:right w:val="none" w:sz="0" w:space="0" w:color="auto"/>
          </w:divBdr>
        </w:div>
        <w:div w:id="1237588938">
          <w:marLeft w:val="640"/>
          <w:marRight w:val="0"/>
          <w:marTop w:val="0"/>
          <w:marBottom w:val="0"/>
          <w:divBdr>
            <w:top w:val="none" w:sz="0" w:space="0" w:color="auto"/>
            <w:left w:val="none" w:sz="0" w:space="0" w:color="auto"/>
            <w:bottom w:val="none" w:sz="0" w:space="0" w:color="auto"/>
            <w:right w:val="none" w:sz="0" w:space="0" w:color="auto"/>
          </w:divBdr>
        </w:div>
        <w:div w:id="1263881943">
          <w:marLeft w:val="640"/>
          <w:marRight w:val="0"/>
          <w:marTop w:val="0"/>
          <w:marBottom w:val="0"/>
          <w:divBdr>
            <w:top w:val="none" w:sz="0" w:space="0" w:color="auto"/>
            <w:left w:val="none" w:sz="0" w:space="0" w:color="auto"/>
            <w:bottom w:val="none" w:sz="0" w:space="0" w:color="auto"/>
            <w:right w:val="none" w:sz="0" w:space="0" w:color="auto"/>
          </w:divBdr>
        </w:div>
        <w:div w:id="1272128242">
          <w:marLeft w:val="640"/>
          <w:marRight w:val="0"/>
          <w:marTop w:val="0"/>
          <w:marBottom w:val="0"/>
          <w:divBdr>
            <w:top w:val="none" w:sz="0" w:space="0" w:color="auto"/>
            <w:left w:val="none" w:sz="0" w:space="0" w:color="auto"/>
            <w:bottom w:val="none" w:sz="0" w:space="0" w:color="auto"/>
            <w:right w:val="none" w:sz="0" w:space="0" w:color="auto"/>
          </w:divBdr>
        </w:div>
        <w:div w:id="1292440231">
          <w:marLeft w:val="640"/>
          <w:marRight w:val="0"/>
          <w:marTop w:val="0"/>
          <w:marBottom w:val="0"/>
          <w:divBdr>
            <w:top w:val="none" w:sz="0" w:space="0" w:color="auto"/>
            <w:left w:val="none" w:sz="0" w:space="0" w:color="auto"/>
            <w:bottom w:val="none" w:sz="0" w:space="0" w:color="auto"/>
            <w:right w:val="none" w:sz="0" w:space="0" w:color="auto"/>
          </w:divBdr>
        </w:div>
        <w:div w:id="1296453136">
          <w:marLeft w:val="640"/>
          <w:marRight w:val="0"/>
          <w:marTop w:val="0"/>
          <w:marBottom w:val="0"/>
          <w:divBdr>
            <w:top w:val="none" w:sz="0" w:space="0" w:color="auto"/>
            <w:left w:val="none" w:sz="0" w:space="0" w:color="auto"/>
            <w:bottom w:val="none" w:sz="0" w:space="0" w:color="auto"/>
            <w:right w:val="none" w:sz="0" w:space="0" w:color="auto"/>
          </w:divBdr>
        </w:div>
        <w:div w:id="1381323855">
          <w:marLeft w:val="640"/>
          <w:marRight w:val="0"/>
          <w:marTop w:val="0"/>
          <w:marBottom w:val="0"/>
          <w:divBdr>
            <w:top w:val="none" w:sz="0" w:space="0" w:color="auto"/>
            <w:left w:val="none" w:sz="0" w:space="0" w:color="auto"/>
            <w:bottom w:val="none" w:sz="0" w:space="0" w:color="auto"/>
            <w:right w:val="none" w:sz="0" w:space="0" w:color="auto"/>
          </w:divBdr>
        </w:div>
        <w:div w:id="1391689175">
          <w:marLeft w:val="640"/>
          <w:marRight w:val="0"/>
          <w:marTop w:val="0"/>
          <w:marBottom w:val="0"/>
          <w:divBdr>
            <w:top w:val="none" w:sz="0" w:space="0" w:color="auto"/>
            <w:left w:val="none" w:sz="0" w:space="0" w:color="auto"/>
            <w:bottom w:val="none" w:sz="0" w:space="0" w:color="auto"/>
            <w:right w:val="none" w:sz="0" w:space="0" w:color="auto"/>
          </w:divBdr>
        </w:div>
        <w:div w:id="1429884381">
          <w:marLeft w:val="640"/>
          <w:marRight w:val="0"/>
          <w:marTop w:val="0"/>
          <w:marBottom w:val="0"/>
          <w:divBdr>
            <w:top w:val="none" w:sz="0" w:space="0" w:color="auto"/>
            <w:left w:val="none" w:sz="0" w:space="0" w:color="auto"/>
            <w:bottom w:val="none" w:sz="0" w:space="0" w:color="auto"/>
            <w:right w:val="none" w:sz="0" w:space="0" w:color="auto"/>
          </w:divBdr>
        </w:div>
        <w:div w:id="1475558097">
          <w:marLeft w:val="640"/>
          <w:marRight w:val="0"/>
          <w:marTop w:val="0"/>
          <w:marBottom w:val="0"/>
          <w:divBdr>
            <w:top w:val="none" w:sz="0" w:space="0" w:color="auto"/>
            <w:left w:val="none" w:sz="0" w:space="0" w:color="auto"/>
            <w:bottom w:val="none" w:sz="0" w:space="0" w:color="auto"/>
            <w:right w:val="none" w:sz="0" w:space="0" w:color="auto"/>
          </w:divBdr>
        </w:div>
        <w:div w:id="1502425796">
          <w:marLeft w:val="640"/>
          <w:marRight w:val="0"/>
          <w:marTop w:val="0"/>
          <w:marBottom w:val="0"/>
          <w:divBdr>
            <w:top w:val="none" w:sz="0" w:space="0" w:color="auto"/>
            <w:left w:val="none" w:sz="0" w:space="0" w:color="auto"/>
            <w:bottom w:val="none" w:sz="0" w:space="0" w:color="auto"/>
            <w:right w:val="none" w:sz="0" w:space="0" w:color="auto"/>
          </w:divBdr>
        </w:div>
        <w:div w:id="1585143897">
          <w:marLeft w:val="640"/>
          <w:marRight w:val="0"/>
          <w:marTop w:val="0"/>
          <w:marBottom w:val="0"/>
          <w:divBdr>
            <w:top w:val="none" w:sz="0" w:space="0" w:color="auto"/>
            <w:left w:val="none" w:sz="0" w:space="0" w:color="auto"/>
            <w:bottom w:val="none" w:sz="0" w:space="0" w:color="auto"/>
            <w:right w:val="none" w:sz="0" w:space="0" w:color="auto"/>
          </w:divBdr>
        </w:div>
        <w:div w:id="1602839702">
          <w:marLeft w:val="640"/>
          <w:marRight w:val="0"/>
          <w:marTop w:val="0"/>
          <w:marBottom w:val="0"/>
          <w:divBdr>
            <w:top w:val="none" w:sz="0" w:space="0" w:color="auto"/>
            <w:left w:val="none" w:sz="0" w:space="0" w:color="auto"/>
            <w:bottom w:val="none" w:sz="0" w:space="0" w:color="auto"/>
            <w:right w:val="none" w:sz="0" w:space="0" w:color="auto"/>
          </w:divBdr>
        </w:div>
        <w:div w:id="1626426910">
          <w:marLeft w:val="640"/>
          <w:marRight w:val="0"/>
          <w:marTop w:val="0"/>
          <w:marBottom w:val="0"/>
          <w:divBdr>
            <w:top w:val="none" w:sz="0" w:space="0" w:color="auto"/>
            <w:left w:val="none" w:sz="0" w:space="0" w:color="auto"/>
            <w:bottom w:val="none" w:sz="0" w:space="0" w:color="auto"/>
            <w:right w:val="none" w:sz="0" w:space="0" w:color="auto"/>
          </w:divBdr>
        </w:div>
        <w:div w:id="1728796759">
          <w:marLeft w:val="640"/>
          <w:marRight w:val="0"/>
          <w:marTop w:val="0"/>
          <w:marBottom w:val="0"/>
          <w:divBdr>
            <w:top w:val="none" w:sz="0" w:space="0" w:color="auto"/>
            <w:left w:val="none" w:sz="0" w:space="0" w:color="auto"/>
            <w:bottom w:val="none" w:sz="0" w:space="0" w:color="auto"/>
            <w:right w:val="none" w:sz="0" w:space="0" w:color="auto"/>
          </w:divBdr>
        </w:div>
        <w:div w:id="1795295442">
          <w:marLeft w:val="640"/>
          <w:marRight w:val="0"/>
          <w:marTop w:val="0"/>
          <w:marBottom w:val="0"/>
          <w:divBdr>
            <w:top w:val="none" w:sz="0" w:space="0" w:color="auto"/>
            <w:left w:val="none" w:sz="0" w:space="0" w:color="auto"/>
            <w:bottom w:val="none" w:sz="0" w:space="0" w:color="auto"/>
            <w:right w:val="none" w:sz="0" w:space="0" w:color="auto"/>
          </w:divBdr>
        </w:div>
        <w:div w:id="1806728004">
          <w:marLeft w:val="640"/>
          <w:marRight w:val="0"/>
          <w:marTop w:val="0"/>
          <w:marBottom w:val="0"/>
          <w:divBdr>
            <w:top w:val="none" w:sz="0" w:space="0" w:color="auto"/>
            <w:left w:val="none" w:sz="0" w:space="0" w:color="auto"/>
            <w:bottom w:val="none" w:sz="0" w:space="0" w:color="auto"/>
            <w:right w:val="none" w:sz="0" w:space="0" w:color="auto"/>
          </w:divBdr>
        </w:div>
        <w:div w:id="1814831863">
          <w:marLeft w:val="640"/>
          <w:marRight w:val="0"/>
          <w:marTop w:val="0"/>
          <w:marBottom w:val="0"/>
          <w:divBdr>
            <w:top w:val="none" w:sz="0" w:space="0" w:color="auto"/>
            <w:left w:val="none" w:sz="0" w:space="0" w:color="auto"/>
            <w:bottom w:val="none" w:sz="0" w:space="0" w:color="auto"/>
            <w:right w:val="none" w:sz="0" w:space="0" w:color="auto"/>
          </w:divBdr>
        </w:div>
        <w:div w:id="1821733003">
          <w:marLeft w:val="640"/>
          <w:marRight w:val="0"/>
          <w:marTop w:val="0"/>
          <w:marBottom w:val="0"/>
          <w:divBdr>
            <w:top w:val="none" w:sz="0" w:space="0" w:color="auto"/>
            <w:left w:val="none" w:sz="0" w:space="0" w:color="auto"/>
            <w:bottom w:val="none" w:sz="0" w:space="0" w:color="auto"/>
            <w:right w:val="none" w:sz="0" w:space="0" w:color="auto"/>
          </w:divBdr>
        </w:div>
        <w:div w:id="1827282405">
          <w:marLeft w:val="640"/>
          <w:marRight w:val="0"/>
          <w:marTop w:val="0"/>
          <w:marBottom w:val="0"/>
          <w:divBdr>
            <w:top w:val="none" w:sz="0" w:space="0" w:color="auto"/>
            <w:left w:val="none" w:sz="0" w:space="0" w:color="auto"/>
            <w:bottom w:val="none" w:sz="0" w:space="0" w:color="auto"/>
            <w:right w:val="none" w:sz="0" w:space="0" w:color="auto"/>
          </w:divBdr>
        </w:div>
        <w:div w:id="1839153925">
          <w:marLeft w:val="640"/>
          <w:marRight w:val="0"/>
          <w:marTop w:val="0"/>
          <w:marBottom w:val="0"/>
          <w:divBdr>
            <w:top w:val="none" w:sz="0" w:space="0" w:color="auto"/>
            <w:left w:val="none" w:sz="0" w:space="0" w:color="auto"/>
            <w:bottom w:val="none" w:sz="0" w:space="0" w:color="auto"/>
            <w:right w:val="none" w:sz="0" w:space="0" w:color="auto"/>
          </w:divBdr>
        </w:div>
        <w:div w:id="1846166748">
          <w:marLeft w:val="640"/>
          <w:marRight w:val="0"/>
          <w:marTop w:val="0"/>
          <w:marBottom w:val="0"/>
          <w:divBdr>
            <w:top w:val="none" w:sz="0" w:space="0" w:color="auto"/>
            <w:left w:val="none" w:sz="0" w:space="0" w:color="auto"/>
            <w:bottom w:val="none" w:sz="0" w:space="0" w:color="auto"/>
            <w:right w:val="none" w:sz="0" w:space="0" w:color="auto"/>
          </w:divBdr>
        </w:div>
        <w:div w:id="1873957839">
          <w:marLeft w:val="640"/>
          <w:marRight w:val="0"/>
          <w:marTop w:val="0"/>
          <w:marBottom w:val="0"/>
          <w:divBdr>
            <w:top w:val="none" w:sz="0" w:space="0" w:color="auto"/>
            <w:left w:val="none" w:sz="0" w:space="0" w:color="auto"/>
            <w:bottom w:val="none" w:sz="0" w:space="0" w:color="auto"/>
            <w:right w:val="none" w:sz="0" w:space="0" w:color="auto"/>
          </w:divBdr>
        </w:div>
        <w:div w:id="1884754957">
          <w:marLeft w:val="640"/>
          <w:marRight w:val="0"/>
          <w:marTop w:val="0"/>
          <w:marBottom w:val="0"/>
          <w:divBdr>
            <w:top w:val="none" w:sz="0" w:space="0" w:color="auto"/>
            <w:left w:val="none" w:sz="0" w:space="0" w:color="auto"/>
            <w:bottom w:val="none" w:sz="0" w:space="0" w:color="auto"/>
            <w:right w:val="none" w:sz="0" w:space="0" w:color="auto"/>
          </w:divBdr>
        </w:div>
        <w:div w:id="1939024991">
          <w:marLeft w:val="640"/>
          <w:marRight w:val="0"/>
          <w:marTop w:val="0"/>
          <w:marBottom w:val="0"/>
          <w:divBdr>
            <w:top w:val="none" w:sz="0" w:space="0" w:color="auto"/>
            <w:left w:val="none" w:sz="0" w:space="0" w:color="auto"/>
            <w:bottom w:val="none" w:sz="0" w:space="0" w:color="auto"/>
            <w:right w:val="none" w:sz="0" w:space="0" w:color="auto"/>
          </w:divBdr>
        </w:div>
        <w:div w:id="1953315796">
          <w:marLeft w:val="640"/>
          <w:marRight w:val="0"/>
          <w:marTop w:val="0"/>
          <w:marBottom w:val="0"/>
          <w:divBdr>
            <w:top w:val="none" w:sz="0" w:space="0" w:color="auto"/>
            <w:left w:val="none" w:sz="0" w:space="0" w:color="auto"/>
            <w:bottom w:val="none" w:sz="0" w:space="0" w:color="auto"/>
            <w:right w:val="none" w:sz="0" w:space="0" w:color="auto"/>
          </w:divBdr>
        </w:div>
        <w:div w:id="1975869737">
          <w:marLeft w:val="640"/>
          <w:marRight w:val="0"/>
          <w:marTop w:val="0"/>
          <w:marBottom w:val="0"/>
          <w:divBdr>
            <w:top w:val="none" w:sz="0" w:space="0" w:color="auto"/>
            <w:left w:val="none" w:sz="0" w:space="0" w:color="auto"/>
            <w:bottom w:val="none" w:sz="0" w:space="0" w:color="auto"/>
            <w:right w:val="none" w:sz="0" w:space="0" w:color="auto"/>
          </w:divBdr>
        </w:div>
        <w:div w:id="1985157824">
          <w:marLeft w:val="640"/>
          <w:marRight w:val="0"/>
          <w:marTop w:val="0"/>
          <w:marBottom w:val="0"/>
          <w:divBdr>
            <w:top w:val="none" w:sz="0" w:space="0" w:color="auto"/>
            <w:left w:val="none" w:sz="0" w:space="0" w:color="auto"/>
            <w:bottom w:val="none" w:sz="0" w:space="0" w:color="auto"/>
            <w:right w:val="none" w:sz="0" w:space="0" w:color="auto"/>
          </w:divBdr>
        </w:div>
        <w:div w:id="2073000065">
          <w:marLeft w:val="640"/>
          <w:marRight w:val="0"/>
          <w:marTop w:val="0"/>
          <w:marBottom w:val="0"/>
          <w:divBdr>
            <w:top w:val="none" w:sz="0" w:space="0" w:color="auto"/>
            <w:left w:val="none" w:sz="0" w:space="0" w:color="auto"/>
            <w:bottom w:val="none" w:sz="0" w:space="0" w:color="auto"/>
            <w:right w:val="none" w:sz="0" w:space="0" w:color="auto"/>
          </w:divBdr>
        </w:div>
        <w:div w:id="2113159935">
          <w:marLeft w:val="640"/>
          <w:marRight w:val="0"/>
          <w:marTop w:val="0"/>
          <w:marBottom w:val="0"/>
          <w:divBdr>
            <w:top w:val="none" w:sz="0" w:space="0" w:color="auto"/>
            <w:left w:val="none" w:sz="0" w:space="0" w:color="auto"/>
            <w:bottom w:val="none" w:sz="0" w:space="0" w:color="auto"/>
            <w:right w:val="none" w:sz="0" w:space="0" w:color="auto"/>
          </w:divBdr>
        </w:div>
      </w:divsChild>
    </w:div>
    <w:div w:id="1416168928">
      <w:bodyDiv w:val="1"/>
      <w:marLeft w:val="0"/>
      <w:marRight w:val="0"/>
      <w:marTop w:val="0"/>
      <w:marBottom w:val="0"/>
      <w:divBdr>
        <w:top w:val="none" w:sz="0" w:space="0" w:color="auto"/>
        <w:left w:val="none" w:sz="0" w:space="0" w:color="auto"/>
        <w:bottom w:val="none" w:sz="0" w:space="0" w:color="auto"/>
        <w:right w:val="none" w:sz="0" w:space="0" w:color="auto"/>
      </w:divBdr>
    </w:div>
    <w:div w:id="1419710487">
      <w:bodyDiv w:val="1"/>
      <w:marLeft w:val="0"/>
      <w:marRight w:val="0"/>
      <w:marTop w:val="0"/>
      <w:marBottom w:val="0"/>
      <w:divBdr>
        <w:top w:val="none" w:sz="0" w:space="0" w:color="auto"/>
        <w:left w:val="none" w:sz="0" w:space="0" w:color="auto"/>
        <w:bottom w:val="none" w:sz="0" w:space="0" w:color="auto"/>
        <w:right w:val="none" w:sz="0" w:space="0" w:color="auto"/>
      </w:divBdr>
    </w:div>
    <w:div w:id="1420983904">
      <w:bodyDiv w:val="1"/>
      <w:marLeft w:val="0"/>
      <w:marRight w:val="0"/>
      <w:marTop w:val="0"/>
      <w:marBottom w:val="0"/>
      <w:divBdr>
        <w:top w:val="none" w:sz="0" w:space="0" w:color="auto"/>
        <w:left w:val="none" w:sz="0" w:space="0" w:color="auto"/>
        <w:bottom w:val="none" w:sz="0" w:space="0" w:color="auto"/>
        <w:right w:val="none" w:sz="0" w:space="0" w:color="auto"/>
      </w:divBdr>
      <w:divsChild>
        <w:div w:id="88671246">
          <w:marLeft w:val="0"/>
          <w:marRight w:val="0"/>
          <w:marTop w:val="0"/>
          <w:marBottom w:val="0"/>
          <w:divBdr>
            <w:top w:val="none" w:sz="0" w:space="0" w:color="auto"/>
            <w:left w:val="none" w:sz="0" w:space="0" w:color="auto"/>
            <w:bottom w:val="none" w:sz="0" w:space="0" w:color="auto"/>
            <w:right w:val="none" w:sz="0" w:space="0" w:color="auto"/>
          </w:divBdr>
        </w:div>
        <w:div w:id="462970617">
          <w:marLeft w:val="0"/>
          <w:marRight w:val="0"/>
          <w:marTop w:val="0"/>
          <w:marBottom w:val="0"/>
          <w:divBdr>
            <w:top w:val="none" w:sz="0" w:space="0" w:color="auto"/>
            <w:left w:val="none" w:sz="0" w:space="0" w:color="auto"/>
            <w:bottom w:val="none" w:sz="0" w:space="0" w:color="auto"/>
            <w:right w:val="none" w:sz="0" w:space="0" w:color="auto"/>
          </w:divBdr>
        </w:div>
        <w:div w:id="440154337">
          <w:marLeft w:val="0"/>
          <w:marRight w:val="0"/>
          <w:marTop w:val="0"/>
          <w:marBottom w:val="0"/>
          <w:divBdr>
            <w:top w:val="none" w:sz="0" w:space="0" w:color="auto"/>
            <w:left w:val="none" w:sz="0" w:space="0" w:color="auto"/>
            <w:bottom w:val="none" w:sz="0" w:space="0" w:color="auto"/>
            <w:right w:val="none" w:sz="0" w:space="0" w:color="auto"/>
          </w:divBdr>
        </w:div>
        <w:div w:id="665323075">
          <w:marLeft w:val="0"/>
          <w:marRight w:val="0"/>
          <w:marTop w:val="0"/>
          <w:marBottom w:val="0"/>
          <w:divBdr>
            <w:top w:val="none" w:sz="0" w:space="0" w:color="auto"/>
            <w:left w:val="none" w:sz="0" w:space="0" w:color="auto"/>
            <w:bottom w:val="none" w:sz="0" w:space="0" w:color="auto"/>
            <w:right w:val="none" w:sz="0" w:space="0" w:color="auto"/>
          </w:divBdr>
        </w:div>
        <w:div w:id="1397826307">
          <w:marLeft w:val="0"/>
          <w:marRight w:val="0"/>
          <w:marTop w:val="0"/>
          <w:marBottom w:val="0"/>
          <w:divBdr>
            <w:top w:val="none" w:sz="0" w:space="0" w:color="auto"/>
            <w:left w:val="none" w:sz="0" w:space="0" w:color="auto"/>
            <w:bottom w:val="none" w:sz="0" w:space="0" w:color="auto"/>
            <w:right w:val="none" w:sz="0" w:space="0" w:color="auto"/>
          </w:divBdr>
        </w:div>
        <w:div w:id="766341568">
          <w:marLeft w:val="0"/>
          <w:marRight w:val="0"/>
          <w:marTop w:val="0"/>
          <w:marBottom w:val="0"/>
          <w:divBdr>
            <w:top w:val="none" w:sz="0" w:space="0" w:color="auto"/>
            <w:left w:val="none" w:sz="0" w:space="0" w:color="auto"/>
            <w:bottom w:val="none" w:sz="0" w:space="0" w:color="auto"/>
            <w:right w:val="none" w:sz="0" w:space="0" w:color="auto"/>
          </w:divBdr>
        </w:div>
        <w:div w:id="2105026924">
          <w:marLeft w:val="0"/>
          <w:marRight w:val="0"/>
          <w:marTop w:val="0"/>
          <w:marBottom w:val="0"/>
          <w:divBdr>
            <w:top w:val="none" w:sz="0" w:space="0" w:color="auto"/>
            <w:left w:val="none" w:sz="0" w:space="0" w:color="auto"/>
            <w:bottom w:val="none" w:sz="0" w:space="0" w:color="auto"/>
            <w:right w:val="none" w:sz="0" w:space="0" w:color="auto"/>
          </w:divBdr>
        </w:div>
        <w:div w:id="803813366">
          <w:marLeft w:val="0"/>
          <w:marRight w:val="0"/>
          <w:marTop w:val="0"/>
          <w:marBottom w:val="0"/>
          <w:divBdr>
            <w:top w:val="none" w:sz="0" w:space="0" w:color="auto"/>
            <w:left w:val="none" w:sz="0" w:space="0" w:color="auto"/>
            <w:bottom w:val="none" w:sz="0" w:space="0" w:color="auto"/>
            <w:right w:val="none" w:sz="0" w:space="0" w:color="auto"/>
          </w:divBdr>
        </w:div>
        <w:div w:id="2127456877">
          <w:marLeft w:val="0"/>
          <w:marRight w:val="0"/>
          <w:marTop w:val="0"/>
          <w:marBottom w:val="0"/>
          <w:divBdr>
            <w:top w:val="none" w:sz="0" w:space="0" w:color="auto"/>
            <w:left w:val="none" w:sz="0" w:space="0" w:color="auto"/>
            <w:bottom w:val="none" w:sz="0" w:space="0" w:color="auto"/>
            <w:right w:val="none" w:sz="0" w:space="0" w:color="auto"/>
          </w:divBdr>
        </w:div>
        <w:div w:id="47996182">
          <w:marLeft w:val="0"/>
          <w:marRight w:val="0"/>
          <w:marTop w:val="0"/>
          <w:marBottom w:val="0"/>
          <w:divBdr>
            <w:top w:val="none" w:sz="0" w:space="0" w:color="auto"/>
            <w:left w:val="none" w:sz="0" w:space="0" w:color="auto"/>
            <w:bottom w:val="none" w:sz="0" w:space="0" w:color="auto"/>
            <w:right w:val="none" w:sz="0" w:space="0" w:color="auto"/>
          </w:divBdr>
        </w:div>
        <w:div w:id="1132481527">
          <w:marLeft w:val="0"/>
          <w:marRight w:val="0"/>
          <w:marTop w:val="0"/>
          <w:marBottom w:val="0"/>
          <w:divBdr>
            <w:top w:val="none" w:sz="0" w:space="0" w:color="auto"/>
            <w:left w:val="none" w:sz="0" w:space="0" w:color="auto"/>
            <w:bottom w:val="none" w:sz="0" w:space="0" w:color="auto"/>
            <w:right w:val="none" w:sz="0" w:space="0" w:color="auto"/>
          </w:divBdr>
        </w:div>
        <w:div w:id="1455513771">
          <w:marLeft w:val="0"/>
          <w:marRight w:val="0"/>
          <w:marTop w:val="0"/>
          <w:marBottom w:val="0"/>
          <w:divBdr>
            <w:top w:val="none" w:sz="0" w:space="0" w:color="auto"/>
            <w:left w:val="none" w:sz="0" w:space="0" w:color="auto"/>
            <w:bottom w:val="none" w:sz="0" w:space="0" w:color="auto"/>
            <w:right w:val="none" w:sz="0" w:space="0" w:color="auto"/>
          </w:divBdr>
        </w:div>
        <w:div w:id="820080390">
          <w:marLeft w:val="0"/>
          <w:marRight w:val="0"/>
          <w:marTop w:val="0"/>
          <w:marBottom w:val="0"/>
          <w:divBdr>
            <w:top w:val="none" w:sz="0" w:space="0" w:color="auto"/>
            <w:left w:val="none" w:sz="0" w:space="0" w:color="auto"/>
            <w:bottom w:val="none" w:sz="0" w:space="0" w:color="auto"/>
            <w:right w:val="none" w:sz="0" w:space="0" w:color="auto"/>
          </w:divBdr>
        </w:div>
        <w:div w:id="1504319422">
          <w:marLeft w:val="0"/>
          <w:marRight w:val="0"/>
          <w:marTop w:val="0"/>
          <w:marBottom w:val="0"/>
          <w:divBdr>
            <w:top w:val="none" w:sz="0" w:space="0" w:color="auto"/>
            <w:left w:val="none" w:sz="0" w:space="0" w:color="auto"/>
            <w:bottom w:val="none" w:sz="0" w:space="0" w:color="auto"/>
            <w:right w:val="none" w:sz="0" w:space="0" w:color="auto"/>
          </w:divBdr>
        </w:div>
      </w:divsChild>
    </w:div>
    <w:div w:id="1424691898">
      <w:bodyDiv w:val="1"/>
      <w:marLeft w:val="0"/>
      <w:marRight w:val="0"/>
      <w:marTop w:val="0"/>
      <w:marBottom w:val="0"/>
      <w:divBdr>
        <w:top w:val="none" w:sz="0" w:space="0" w:color="auto"/>
        <w:left w:val="none" w:sz="0" w:space="0" w:color="auto"/>
        <w:bottom w:val="none" w:sz="0" w:space="0" w:color="auto"/>
        <w:right w:val="none" w:sz="0" w:space="0" w:color="auto"/>
      </w:divBdr>
      <w:divsChild>
        <w:div w:id="375394448">
          <w:marLeft w:val="640"/>
          <w:marRight w:val="0"/>
          <w:marTop w:val="0"/>
          <w:marBottom w:val="0"/>
          <w:divBdr>
            <w:top w:val="none" w:sz="0" w:space="0" w:color="auto"/>
            <w:left w:val="none" w:sz="0" w:space="0" w:color="auto"/>
            <w:bottom w:val="none" w:sz="0" w:space="0" w:color="auto"/>
            <w:right w:val="none" w:sz="0" w:space="0" w:color="auto"/>
          </w:divBdr>
        </w:div>
        <w:div w:id="1750156166">
          <w:marLeft w:val="640"/>
          <w:marRight w:val="0"/>
          <w:marTop w:val="0"/>
          <w:marBottom w:val="0"/>
          <w:divBdr>
            <w:top w:val="none" w:sz="0" w:space="0" w:color="auto"/>
            <w:left w:val="none" w:sz="0" w:space="0" w:color="auto"/>
            <w:bottom w:val="none" w:sz="0" w:space="0" w:color="auto"/>
            <w:right w:val="none" w:sz="0" w:space="0" w:color="auto"/>
          </w:divBdr>
        </w:div>
        <w:div w:id="2092192670">
          <w:marLeft w:val="640"/>
          <w:marRight w:val="0"/>
          <w:marTop w:val="0"/>
          <w:marBottom w:val="0"/>
          <w:divBdr>
            <w:top w:val="none" w:sz="0" w:space="0" w:color="auto"/>
            <w:left w:val="none" w:sz="0" w:space="0" w:color="auto"/>
            <w:bottom w:val="none" w:sz="0" w:space="0" w:color="auto"/>
            <w:right w:val="none" w:sz="0" w:space="0" w:color="auto"/>
          </w:divBdr>
        </w:div>
        <w:div w:id="1992253727">
          <w:marLeft w:val="640"/>
          <w:marRight w:val="0"/>
          <w:marTop w:val="0"/>
          <w:marBottom w:val="0"/>
          <w:divBdr>
            <w:top w:val="none" w:sz="0" w:space="0" w:color="auto"/>
            <w:left w:val="none" w:sz="0" w:space="0" w:color="auto"/>
            <w:bottom w:val="none" w:sz="0" w:space="0" w:color="auto"/>
            <w:right w:val="none" w:sz="0" w:space="0" w:color="auto"/>
          </w:divBdr>
        </w:div>
        <w:div w:id="73013322">
          <w:marLeft w:val="640"/>
          <w:marRight w:val="0"/>
          <w:marTop w:val="0"/>
          <w:marBottom w:val="0"/>
          <w:divBdr>
            <w:top w:val="none" w:sz="0" w:space="0" w:color="auto"/>
            <w:left w:val="none" w:sz="0" w:space="0" w:color="auto"/>
            <w:bottom w:val="none" w:sz="0" w:space="0" w:color="auto"/>
            <w:right w:val="none" w:sz="0" w:space="0" w:color="auto"/>
          </w:divBdr>
        </w:div>
        <w:div w:id="1330014432">
          <w:marLeft w:val="640"/>
          <w:marRight w:val="0"/>
          <w:marTop w:val="0"/>
          <w:marBottom w:val="0"/>
          <w:divBdr>
            <w:top w:val="none" w:sz="0" w:space="0" w:color="auto"/>
            <w:left w:val="none" w:sz="0" w:space="0" w:color="auto"/>
            <w:bottom w:val="none" w:sz="0" w:space="0" w:color="auto"/>
            <w:right w:val="none" w:sz="0" w:space="0" w:color="auto"/>
          </w:divBdr>
        </w:div>
        <w:div w:id="100805659">
          <w:marLeft w:val="640"/>
          <w:marRight w:val="0"/>
          <w:marTop w:val="0"/>
          <w:marBottom w:val="0"/>
          <w:divBdr>
            <w:top w:val="none" w:sz="0" w:space="0" w:color="auto"/>
            <w:left w:val="none" w:sz="0" w:space="0" w:color="auto"/>
            <w:bottom w:val="none" w:sz="0" w:space="0" w:color="auto"/>
            <w:right w:val="none" w:sz="0" w:space="0" w:color="auto"/>
          </w:divBdr>
        </w:div>
        <w:div w:id="522669523">
          <w:marLeft w:val="640"/>
          <w:marRight w:val="0"/>
          <w:marTop w:val="0"/>
          <w:marBottom w:val="0"/>
          <w:divBdr>
            <w:top w:val="none" w:sz="0" w:space="0" w:color="auto"/>
            <w:left w:val="none" w:sz="0" w:space="0" w:color="auto"/>
            <w:bottom w:val="none" w:sz="0" w:space="0" w:color="auto"/>
            <w:right w:val="none" w:sz="0" w:space="0" w:color="auto"/>
          </w:divBdr>
        </w:div>
        <w:div w:id="1024600492">
          <w:marLeft w:val="640"/>
          <w:marRight w:val="0"/>
          <w:marTop w:val="0"/>
          <w:marBottom w:val="0"/>
          <w:divBdr>
            <w:top w:val="none" w:sz="0" w:space="0" w:color="auto"/>
            <w:left w:val="none" w:sz="0" w:space="0" w:color="auto"/>
            <w:bottom w:val="none" w:sz="0" w:space="0" w:color="auto"/>
            <w:right w:val="none" w:sz="0" w:space="0" w:color="auto"/>
          </w:divBdr>
        </w:div>
        <w:div w:id="1198198736">
          <w:marLeft w:val="640"/>
          <w:marRight w:val="0"/>
          <w:marTop w:val="0"/>
          <w:marBottom w:val="0"/>
          <w:divBdr>
            <w:top w:val="none" w:sz="0" w:space="0" w:color="auto"/>
            <w:left w:val="none" w:sz="0" w:space="0" w:color="auto"/>
            <w:bottom w:val="none" w:sz="0" w:space="0" w:color="auto"/>
            <w:right w:val="none" w:sz="0" w:space="0" w:color="auto"/>
          </w:divBdr>
        </w:div>
        <w:div w:id="521360816">
          <w:marLeft w:val="640"/>
          <w:marRight w:val="0"/>
          <w:marTop w:val="0"/>
          <w:marBottom w:val="0"/>
          <w:divBdr>
            <w:top w:val="none" w:sz="0" w:space="0" w:color="auto"/>
            <w:left w:val="none" w:sz="0" w:space="0" w:color="auto"/>
            <w:bottom w:val="none" w:sz="0" w:space="0" w:color="auto"/>
            <w:right w:val="none" w:sz="0" w:space="0" w:color="auto"/>
          </w:divBdr>
        </w:div>
        <w:div w:id="1956591901">
          <w:marLeft w:val="640"/>
          <w:marRight w:val="0"/>
          <w:marTop w:val="0"/>
          <w:marBottom w:val="0"/>
          <w:divBdr>
            <w:top w:val="none" w:sz="0" w:space="0" w:color="auto"/>
            <w:left w:val="none" w:sz="0" w:space="0" w:color="auto"/>
            <w:bottom w:val="none" w:sz="0" w:space="0" w:color="auto"/>
            <w:right w:val="none" w:sz="0" w:space="0" w:color="auto"/>
          </w:divBdr>
        </w:div>
        <w:div w:id="367681045">
          <w:marLeft w:val="640"/>
          <w:marRight w:val="0"/>
          <w:marTop w:val="0"/>
          <w:marBottom w:val="0"/>
          <w:divBdr>
            <w:top w:val="none" w:sz="0" w:space="0" w:color="auto"/>
            <w:left w:val="none" w:sz="0" w:space="0" w:color="auto"/>
            <w:bottom w:val="none" w:sz="0" w:space="0" w:color="auto"/>
            <w:right w:val="none" w:sz="0" w:space="0" w:color="auto"/>
          </w:divBdr>
        </w:div>
        <w:div w:id="2111661992">
          <w:marLeft w:val="640"/>
          <w:marRight w:val="0"/>
          <w:marTop w:val="0"/>
          <w:marBottom w:val="0"/>
          <w:divBdr>
            <w:top w:val="none" w:sz="0" w:space="0" w:color="auto"/>
            <w:left w:val="none" w:sz="0" w:space="0" w:color="auto"/>
            <w:bottom w:val="none" w:sz="0" w:space="0" w:color="auto"/>
            <w:right w:val="none" w:sz="0" w:space="0" w:color="auto"/>
          </w:divBdr>
        </w:div>
        <w:div w:id="832453984">
          <w:marLeft w:val="640"/>
          <w:marRight w:val="0"/>
          <w:marTop w:val="0"/>
          <w:marBottom w:val="0"/>
          <w:divBdr>
            <w:top w:val="none" w:sz="0" w:space="0" w:color="auto"/>
            <w:left w:val="none" w:sz="0" w:space="0" w:color="auto"/>
            <w:bottom w:val="none" w:sz="0" w:space="0" w:color="auto"/>
            <w:right w:val="none" w:sz="0" w:space="0" w:color="auto"/>
          </w:divBdr>
        </w:div>
        <w:div w:id="694769694">
          <w:marLeft w:val="640"/>
          <w:marRight w:val="0"/>
          <w:marTop w:val="0"/>
          <w:marBottom w:val="0"/>
          <w:divBdr>
            <w:top w:val="none" w:sz="0" w:space="0" w:color="auto"/>
            <w:left w:val="none" w:sz="0" w:space="0" w:color="auto"/>
            <w:bottom w:val="none" w:sz="0" w:space="0" w:color="auto"/>
            <w:right w:val="none" w:sz="0" w:space="0" w:color="auto"/>
          </w:divBdr>
        </w:div>
        <w:div w:id="541524600">
          <w:marLeft w:val="640"/>
          <w:marRight w:val="0"/>
          <w:marTop w:val="0"/>
          <w:marBottom w:val="0"/>
          <w:divBdr>
            <w:top w:val="none" w:sz="0" w:space="0" w:color="auto"/>
            <w:left w:val="none" w:sz="0" w:space="0" w:color="auto"/>
            <w:bottom w:val="none" w:sz="0" w:space="0" w:color="auto"/>
            <w:right w:val="none" w:sz="0" w:space="0" w:color="auto"/>
          </w:divBdr>
        </w:div>
        <w:div w:id="1069310174">
          <w:marLeft w:val="640"/>
          <w:marRight w:val="0"/>
          <w:marTop w:val="0"/>
          <w:marBottom w:val="0"/>
          <w:divBdr>
            <w:top w:val="none" w:sz="0" w:space="0" w:color="auto"/>
            <w:left w:val="none" w:sz="0" w:space="0" w:color="auto"/>
            <w:bottom w:val="none" w:sz="0" w:space="0" w:color="auto"/>
            <w:right w:val="none" w:sz="0" w:space="0" w:color="auto"/>
          </w:divBdr>
        </w:div>
        <w:div w:id="1225489743">
          <w:marLeft w:val="640"/>
          <w:marRight w:val="0"/>
          <w:marTop w:val="0"/>
          <w:marBottom w:val="0"/>
          <w:divBdr>
            <w:top w:val="none" w:sz="0" w:space="0" w:color="auto"/>
            <w:left w:val="none" w:sz="0" w:space="0" w:color="auto"/>
            <w:bottom w:val="none" w:sz="0" w:space="0" w:color="auto"/>
            <w:right w:val="none" w:sz="0" w:space="0" w:color="auto"/>
          </w:divBdr>
        </w:div>
        <w:div w:id="1632399831">
          <w:marLeft w:val="640"/>
          <w:marRight w:val="0"/>
          <w:marTop w:val="0"/>
          <w:marBottom w:val="0"/>
          <w:divBdr>
            <w:top w:val="none" w:sz="0" w:space="0" w:color="auto"/>
            <w:left w:val="none" w:sz="0" w:space="0" w:color="auto"/>
            <w:bottom w:val="none" w:sz="0" w:space="0" w:color="auto"/>
            <w:right w:val="none" w:sz="0" w:space="0" w:color="auto"/>
          </w:divBdr>
        </w:div>
        <w:div w:id="2116511632">
          <w:marLeft w:val="640"/>
          <w:marRight w:val="0"/>
          <w:marTop w:val="0"/>
          <w:marBottom w:val="0"/>
          <w:divBdr>
            <w:top w:val="none" w:sz="0" w:space="0" w:color="auto"/>
            <w:left w:val="none" w:sz="0" w:space="0" w:color="auto"/>
            <w:bottom w:val="none" w:sz="0" w:space="0" w:color="auto"/>
            <w:right w:val="none" w:sz="0" w:space="0" w:color="auto"/>
          </w:divBdr>
        </w:div>
        <w:div w:id="915480396">
          <w:marLeft w:val="640"/>
          <w:marRight w:val="0"/>
          <w:marTop w:val="0"/>
          <w:marBottom w:val="0"/>
          <w:divBdr>
            <w:top w:val="none" w:sz="0" w:space="0" w:color="auto"/>
            <w:left w:val="none" w:sz="0" w:space="0" w:color="auto"/>
            <w:bottom w:val="none" w:sz="0" w:space="0" w:color="auto"/>
            <w:right w:val="none" w:sz="0" w:space="0" w:color="auto"/>
          </w:divBdr>
        </w:div>
        <w:div w:id="758214308">
          <w:marLeft w:val="640"/>
          <w:marRight w:val="0"/>
          <w:marTop w:val="0"/>
          <w:marBottom w:val="0"/>
          <w:divBdr>
            <w:top w:val="none" w:sz="0" w:space="0" w:color="auto"/>
            <w:left w:val="none" w:sz="0" w:space="0" w:color="auto"/>
            <w:bottom w:val="none" w:sz="0" w:space="0" w:color="auto"/>
            <w:right w:val="none" w:sz="0" w:space="0" w:color="auto"/>
          </w:divBdr>
        </w:div>
        <w:div w:id="944729041">
          <w:marLeft w:val="640"/>
          <w:marRight w:val="0"/>
          <w:marTop w:val="0"/>
          <w:marBottom w:val="0"/>
          <w:divBdr>
            <w:top w:val="none" w:sz="0" w:space="0" w:color="auto"/>
            <w:left w:val="none" w:sz="0" w:space="0" w:color="auto"/>
            <w:bottom w:val="none" w:sz="0" w:space="0" w:color="auto"/>
            <w:right w:val="none" w:sz="0" w:space="0" w:color="auto"/>
          </w:divBdr>
        </w:div>
        <w:div w:id="1606763255">
          <w:marLeft w:val="640"/>
          <w:marRight w:val="0"/>
          <w:marTop w:val="0"/>
          <w:marBottom w:val="0"/>
          <w:divBdr>
            <w:top w:val="none" w:sz="0" w:space="0" w:color="auto"/>
            <w:left w:val="none" w:sz="0" w:space="0" w:color="auto"/>
            <w:bottom w:val="none" w:sz="0" w:space="0" w:color="auto"/>
            <w:right w:val="none" w:sz="0" w:space="0" w:color="auto"/>
          </w:divBdr>
        </w:div>
        <w:div w:id="229006019">
          <w:marLeft w:val="640"/>
          <w:marRight w:val="0"/>
          <w:marTop w:val="0"/>
          <w:marBottom w:val="0"/>
          <w:divBdr>
            <w:top w:val="none" w:sz="0" w:space="0" w:color="auto"/>
            <w:left w:val="none" w:sz="0" w:space="0" w:color="auto"/>
            <w:bottom w:val="none" w:sz="0" w:space="0" w:color="auto"/>
            <w:right w:val="none" w:sz="0" w:space="0" w:color="auto"/>
          </w:divBdr>
        </w:div>
        <w:div w:id="482738255">
          <w:marLeft w:val="640"/>
          <w:marRight w:val="0"/>
          <w:marTop w:val="0"/>
          <w:marBottom w:val="0"/>
          <w:divBdr>
            <w:top w:val="none" w:sz="0" w:space="0" w:color="auto"/>
            <w:left w:val="none" w:sz="0" w:space="0" w:color="auto"/>
            <w:bottom w:val="none" w:sz="0" w:space="0" w:color="auto"/>
            <w:right w:val="none" w:sz="0" w:space="0" w:color="auto"/>
          </w:divBdr>
        </w:div>
        <w:div w:id="1591541908">
          <w:marLeft w:val="640"/>
          <w:marRight w:val="0"/>
          <w:marTop w:val="0"/>
          <w:marBottom w:val="0"/>
          <w:divBdr>
            <w:top w:val="none" w:sz="0" w:space="0" w:color="auto"/>
            <w:left w:val="none" w:sz="0" w:space="0" w:color="auto"/>
            <w:bottom w:val="none" w:sz="0" w:space="0" w:color="auto"/>
            <w:right w:val="none" w:sz="0" w:space="0" w:color="auto"/>
          </w:divBdr>
        </w:div>
        <w:div w:id="854611570">
          <w:marLeft w:val="640"/>
          <w:marRight w:val="0"/>
          <w:marTop w:val="0"/>
          <w:marBottom w:val="0"/>
          <w:divBdr>
            <w:top w:val="none" w:sz="0" w:space="0" w:color="auto"/>
            <w:left w:val="none" w:sz="0" w:space="0" w:color="auto"/>
            <w:bottom w:val="none" w:sz="0" w:space="0" w:color="auto"/>
            <w:right w:val="none" w:sz="0" w:space="0" w:color="auto"/>
          </w:divBdr>
        </w:div>
        <w:div w:id="97414555">
          <w:marLeft w:val="640"/>
          <w:marRight w:val="0"/>
          <w:marTop w:val="0"/>
          <w:marBottom w:val="0"/>
          <w:divBdr>
            <w:top w:val="none" w:sz="0" w:space="0" w:color="auto"/>
            <w:left w:val="none" w:sz="0" w:space="0" w:color="auto"/>
            <w:bottom w:val="none" w:sz="0" w:space="0" w:color="auto"/>
            <w:right w:val="none" w:sz="0" w:space="0" w:color="auto"/>
          </w:divBdr>
        </w:div>
        <w:div w:id="1958440306">
          <w:marLeft w:val="640"/>
          <w:marRight w:val="0"/>
          <w:marTop w:val="0"/>
          <w:marBottom w:val="0"/>
          <w:divBdr>
            <w:top w:val="none" w:sz="0" w:space="0" w:color="auto"/>
            <w:left w:val="none" w:sz="0" w:space="0" w:color="auto"/>
            <w:bottom w:val="none" w:sz="0" w:space="0" w:color="auto"/>
            <w:right w:val="none" w:sz="0" w:space="0" w:color="auto"/>
          </w:divBdr>
        </w:div>
        <w:div w:id="1357584596">
          <w:marLeft w:val="640"/>
          <w:marRight w:val="0"/>
          <w:marTop w:val="0"/>
          <w:marBottom w:val="0"/>
          <w:divBdr>
            <w:top w:val="none" w:sz="0" w:space="0" w:color="auto"/>
            <w:left w:val="none" w:sz="0" w:space="0" w:color="auto"/>
            <w:bottom w:val="none" w:sz="0" w:space="0" w:color="auto"/>
            <w:right w:val="none" w:sz="0" w:space="0" w:color="auto"/>
          </w:divBdr>
        </w:div>
        <w:div w:id="60299952">
          <w:marLeft w:val="640"/>
          <w:marRight w:val="0"/>
          <w:marTop w:val="0"/>
          <w:marBottom w:val="0"/>
          <w:divBdr>
            <w:top w:val="none" w:sz="0" w:space="0" w:color="auto"/>
            <w:left w:val="none" w:sz="0" w:space="0" w:color="auto"/>
            <w:bottom w:val="none" w:sz="0" w:space="0" w:color="auto"/>
            <w:right w:val="none" w:sz="0" w:space="0" w:color="auto"/>
          </w:divBdr>
        </w:div>
        <w:div w:id="1619870689">
          <w:marLeft w:val="640"/>
          <w:marRight w:val="0"/>
          <w:marTop w:val="0"/>
          <w:marBottom w:val="0"/>
          <w:divBdr>
            <w:top w:val="none" w:sz="0" w:space="0" w:color="auto"/>
            <w:left w:val="none" w:sz="0" w:space="0" w:color="auto"/>
            <w:bottom w:val="none" w:sz="0" w:space="0" w:color="auto"/>
            <w:right w:val="none" w:sz="0" w:space="0" w:color="auto"/>
          </w:divBdr>
        </w:div>
        <w:div w:id="556356937">
          <w:marLeft w:val="640"/>
          <w:marRight w:val="0"/>
          <w:marTop w:val="0"/>
          <w:marBottom w:val="0"/>
          <w:divBdr>
            <w:top w:val="none" w:sz="0" w:space="0" w:color="auto"/>
            <w:left w:val="none" w:sz="0" w:space="0" w:color="auto"/>
            <w:bottom w:val="none" w:sz="0" w:space="0" w:color="auto"/>
            <w:right w:val="none" w:sz="0" w:space="0" w:color="auto"/>
          </w:divBdr>
        </w:div>
        <w:div w:id="2057272426">
          <w:marLeft w:val="640"/>
          <w:marRight w:val="0"/>
          <w:marTop w:val="0"/>
          <w:marBottom w:val="0"/>
          <w:divBdr>
            <w:top w:val="none" w:sz="0" w:space="0" w:color="auto"/>
            <w:left w:val="none" w:sz="0" w:space="0" w:color="auto"/>
            <w:bottom w:val="none" w:sz="0" w:space="0" w:color="auto"/>
            <w:right w:val="none" w:sz="0" w:space="0" w:color="auto"/>
          </w:divBdr>
        </w:div>
        <w:div w:id="418525495">
          <w:marLeft w:val="640"/>
          <w:marRight w:val="0"/>
          <w:marTop w:val="0"/>
          <w:marBottom w:val="0"/>
          <w:divBdr>
            <w:top w:val="none" w:sz="0" w:space="0" w:color="auto"/>
            <w:left w:val="none" w:sz="0" w:space="0" w:color="auto"/>
            <w:bottom w:val="none" w:sz="0" w:space="0" w:color="auto"/>
            <w:right w:val="none" w:sz="0" w:space="0" w:color="auto"/>
          </w:divBdr>
        </w:div>
        <w:div w:id="790318504">
          <w:marLeft w:val="640"/>
          <w:marRight w:val="0"/>
          <w:marTop w:val="0"/>
          <w:marBottom w:val="0"/>
          <w:divBdr>
            <w:top w:val="none" w:sz="0" w:space="0" w:color="auto"/>
            <w:left w:val="none" w:sz="0" w:space="0" w:color="auto"/>
            <w:bottom w:val="none" w:sz="0" w:space="0" w:color="auto"/>
            <w:right w:val="none" w:sz="0" w:space="0" w:color="auto"/>
          </w:divBdr>
        </w:div>
        <w:div w:id="1001783427">
          <w:marLeft w:val="640"/>
          <w:marRight w:val="0"/>
          <w:marTop w:val="0"/>
          <w:marBottom w:val="0"/>
          <w:divBdr>
            <w:top w:val="none" w:sz="0" w:space="0" w:color="auto"/>
            <w:left w:val="none" w:sz="0" w:space="0" w:color="auto"/>
            <w:bottom w:val="none" w:sz="0" w:space="0" w:color="auto"/>
            <w:right w:val="none" w:sz="0" w:space="0" w:color="auto"/>
          </w:divBdr>
        </w:div>
        <w:div w:id="410126348">
          <w:marLeft w:val="640"/>
          <w:marRight w:val="0"/>
          <w:marTop w:val="0"/>
          <w:marBottom w:val="0"/>
          <w:divBdr>
            <w:top w:val="none" w:sz="0" w:space="0" w:color="auto"/>
            <w:left w:val="none" w:sz="0" w:space="0" w:color="auto"/>
            <w:bottom w:val="none" w:sz="0" w:space="0" w:color="auto"/>
            <w:right w:val="none" w:sz="0" w:space="0" w:color="auto"/>
          </w:divBdr>
        </w:div>
        <w:div w:id="939415495">
          <w:marLeft w:val="640"/>
          <w:marRight w:val="0"/>
          <w:marTop w:val="0"/>
          <w:marBottom w:val="0"/>
          <w:divBdr>
            <w:top w:val="none" w:sz="0" w:space="0" w:color="auto"/>
            <w:left w:val="none" w:sz="0" w:space="0" w:color="auto"/>
            <w:bottom w:val="none" w:sz="0" w:space="0" w:color="auto"/>
            <w:right w:val="none" w:sz="0" w:space="0" w:color="auto"/>
          </w:divBdr>
        </w:div>
        <w:div w:id="86777743">
          <w:marLeft w:val="640"/>
          <w:marRight w:val="0"/>
          <w:marTop w:val="0"/>
          <w:marBottom w:val="0"/>
          <w:divBdr>
            <w:top w:val="none" w:sz="0" w:space="0" w:color="auto"/>
            <w:left w:val="none" w:sz="0" w:space="0" w:color="auto"/>
            <w:bottom w:val="none" w:sz="0" w:space="0" w:color="auto"/>
            <w:right w:val="none" w:sz="0" w:space="0" w:color="auto"/>
          </w:divBdr>
        </w:div>
        <w:div w:id="1119178349">
          <w:marLeft w:val="640"/>
          <w:marRight w:val="0"/>
          <w:marTop w:val="0"/>
          <w:marBottom w:val="0"/>
          <w:divBdr>
            <w:top w:val="none" w:sz="0" w:space="0" w:color="auto"/>
            <w:left w:val="none" w:sz="0" w:space="0" w:color="auto"/>
            <w:bottom w:val="none" w:sz="0" w:space="0" w:color="auto"/>
            <w:right w:val="none" w:sz="0" w:space="0" w:color="auto"/>
          </w:divBdr>
        </w:div>
        <w:div w:id="1331984157">
          <w:marLeft w:val="640"/>
          <w:marRight w:val="0"/>
          <w:marTop w:val="0"/>
          <w:marBottom w:val="0"/>
          <w:divBdr>
            <w:top w:val="none" w:sz="0" w:space="0" w:color="auto"/>
            <w:left w:val="none" w:sz="0" w:space="0" w:color="auto"/>
            <w:bottom w:val="none" w:sz="0" w:space="0" w:color="auto"/>
            <w:right w:val="none" w:sz="0" w:space="0" w:color="auto"/>
          </w:divBdr>
        </w:div>
        <w:div w:id="908805248">
          <w:marLeft w:val="640"/>
          <w:marRight w:val="0"/>
          <w:marTop w:val="0"/>
          <w:marBottom w:val="0"/>
          <w:divBdr>
            <w:top w:val="none" w:sz="0" w:space="0" w:color="auto"/>
            <w:left w:val="none" w:sz="0" w:space="0" w:color="auto"/>
            <w:bottom w:val="none" w:sz="0" w:space="0" w:color="auto"/>
            <w:right w:val="none" w:sz="0" w:space="0" w:color="auto"/>
          </w:divBdr>
        </w:div>
        <w:div w:id="228884210">
          <w:marLeft w:val="640"/>
          <w:marRight w:val="0"/>
          <w:marTop w:val="0"/>
          <w:marBottom w:val="0"/>
          <w:divBdr>
            <w:top w:val="none" w:sz="0" w:space="0" w:color="auto"/>
            <w:left w:val="none" w:sz="0" w:space="0" w:color="auto"/>
            <w:bottom w:val="none" w:sz="0" w:space="0" w:color="auto"/>
            <w:right w:val="none" w:sz="0" w:space="0" w:color="auto"/>
          </w:divBdr>
        </w:div>
        <w:div w:id="1144011193">
          <w:marLeft w:val="640"/>
          <w:marRight w:val="0"/>
          <w:marTop w:val="0"/>
          <w:marBottom w:val="0"/>
          <w:divBdr>
            <w:top w:val="none" w:sz="0" w:space="0" w:color="auto"/>
            <w:left w:val="none" w:sz="0" w:space="0" w:color="auto"/>
            <w:bottom w:val="none" w:sz="0" w:space="0" w:color="auto"/>
            <w:right w:val="none" w:sz="0" w:space="0" w:color="auto"/>
          </w:divBdr>
        </w:div>
        <w:div w:id="2001736166">
          <w:marLeft w:val="640"/>
          <w:marRight w:val="0"/>
          <w:marTop w:val="0"/>
          <w:marBottom w:val="0"/>
          <w:divBdr>
            <w:top w:val="none" w:sz="0" w:space="0" w:color="auto"/>
            <w:left w:val="none" w:sz="0" w:space="0" w:color="auto"/>
            <w:bottom w:val="none" w:sz="0" w:space="0" w:color="auto"/>
            <w:right w:val="none" w:sz="0" w:space="0" w:color="auto"/>
          </w:divBdr>
        </w:div>
        <w:div w:id="1154369789">
          <w:marLeft w:val="640"/>
          <w:marRight w:val="0"/>
          <w:marTop w:val="0"/>
          <w:marBottom w:val="0"/>
          <w:divBdr>
            <w:top w:val="none" w:sz="0" w:space="0" w:color="auto"/>
            <w:left w:val="none" w:sz="0" w:space="0" w:color="auto"/>
            <w:bottom w:val="none" w:sz="0" w:space="0" w:color="auto"/>
            <w:right w:val="none" w:sz="0" w:space="0" w:color="auto"/>
          </w:divBdr>
        </w:div>
        <w:div w:id="653729467">
          <w:marLeft w:val="640"/>
          <w:marRight w:val="0"/>
          <w:marTop w:val="0"/>
          <w:marBottom w:val="0"/>
          <w:divBdr>
            <w:top w:val="none" w:sz="0" w:space="0" w:color="auto"/>
            <w:left w:val="none" w:sz="0" w:space="0" w:color="auto"/>
            <w:bottom w:val="none" w:sz="0" w:space="0" w:color="auto"/>
            <w:right w:val="none" w:sz="0" w:space="0" w:color="auto"/>
          </w:divBdr>
        </w:div>
        <w:div w:id="1793791379">
          <w:marLeft w:val="640"/>
          <w:marRight w:val="0"/>
          <w:marTop w:val="0"/>
          <w:marBottom w:val="0"/>
          <w:divBdr>
            <w:top w:val="none" w:sz="0" w:space="0" w:color="auto"/>
            <w:left w:val="none" w:sz="0" w:space="0" w:color="auto"/>
            <w:bottom w:val="none" w:sz="0" w:space="0" w:color="auto"/>
            <w:right w:val="none" w:sz="0" w:space="0" w:color="auto"/>
          </w:divBdr>
        </w:div>
        <w:div w:id="621962275">
          <w:marLeft w:val="640"/>
          <w:marRight w:val="0"/>
          <w:marTop w:val="0"/>
          <w:marBottom w:val="0"/>
          <w:divBdr>
            <w:top w:val="none" w:sz="0" w:space="0" w:color="auto"/>
            <w:left w:val="none" w:sz="0" w:space="0" w:color="auto"/>
            <w:bottom w:val="none" w:sz="0" w:space="0" w:color="auto"/>
            <w:right w:val="none" w:sz="0" w:space="0" w:color="auto"/>
          </w:divBdr>
        </w:div>
        <w:div w:id="1228028538">
          <w:marLeft w:val="640"/>
          <w:marRight w:val="0"/>
          <w:marTop w:val="0"/>
          <w:marBottom w:val="0"/>
          <w:divBdr>
            <w:top w:val="none" w:sz="0" w:space="0" w:color="auto"/>
            <w:left w:val="none" w:sz="0" w:space="0" w:color="auto"/>
            <w:bottom w:val="none" w:sz="0" w:space="0" w:color="auto"/>
            <w:right w:val="none" w:sz="0" w:space="0" w:color="auto"/>
          </w:divBdr>
        </w:div>
        <w:div w:id="2067097442">
          <w:marLeft w:val="640"/>
          <w:marRight w:val="0"/>
          <w:marTop w:val="0"/>
          <w:marBottom w:val="0"/>
          <w:divBdr>
            <w:top w:val="none" w:sz="0" w:space="0" w:color="auto"/>
            <w:left w:val="none" w:sz="0" w:space="0" w:color="auto"/>
            <w:bottom w:val="none" w:sz="0" w:space="0" w:color="auto"/>
            <w:right w:val="none" w:sz="0" w:space="0" w:color="auto"/>
          </w:divBdr>
        </w:div>
        <w:div w:id="1217200464">
          <w:marLeft w:val="640"/>
          <w:marRight w:val="0"/>
          <w:marTop w:val="0"/>
          <w:marBottom w:val="0"/>
          <w:divBdr>
            <w:top w:val="none" w:sz="0" w:space="0" w:color="auto"/>
            <w:left w:val="none" w:sz="0" w:space="0" w:color="auto"/>
            <w:bottom w:val="none" w:sz="0" w:space="0" w:color="auto"/>
            <w:right w:val="none" w:sz="0" w:space="0" w:color="auto"/>
          </w:divBdr>
        </w:div>
        <w:div w:id="1926839139">
          <w:marLeft w:val="640"/>
          <w:marRight w:val="0"/>
          <w:marTop w:val="0"/>
          <w:marBottom w:val="0"/>
          <w:divBdr>
            <w:top w:val="none" w:sz="0" w:space="0" w:color="auto"/>
            <w:left w:val="none" w:sz="0" w:space="0" w:color="auto"/>
            <w:bottom w:val="none" w:sz="0" w:space="0" w:color="auto"/>
            <w:right w:val="none" w:sz="0" w:space="0" w:color="auto"/>
          </w:divBdr>
        </w:div>
        <w:div w:id="1747874557">
          <w:marLeft w:val="640"/>
          <w:marRight w:val="0"/>
          <w:marTop w:val="0"/>
          <w:marBottom w:val="0"/>
          <w:divBdr>
            <w:top w:val="none" w:sz="0" w:space="0" w:color="auto"/>
            <w:left w:val="none" w:sz="0" w:space="0" w:color="auto"/>
            <w:bottom w:val="none" w:sz="0" w:space="0" w:color="auto"/>
            <w:right w:val="none" w:sz="0" w:space="0" w:color="auto"/>
          </w:divBdr>
        </w:div>
        <w:div w:id="92438182">
          <w:marLeft w:val="640"/>
          <w:marRight w:val="0"/>
          <w:marTop w:val="0"/>
          <w:marBottom w:val="0"/>
          <w:divBdr>
            <w:top w:val="none" w:sz="0" w:space="0" w:color="auto"/>
            <w:left w:val="none" w:sz="0" w:space="0" w:color="auto"/>
            <w:bottom w:val="none" w:sz="0" w:space="0" w:color="auto"/>
            <w:right w:val="none" w:sz="0" w:space="0" w:color="auto"/>
          </w:divBdr>
        </w:div>
        <w:div w:id="1171530298">
          <w:marLeft w:val="640"/>
          <w:marRight w:val="0"/>
          <w:marTop w:val="0"/>
          <w:marBottom w:val="0"/>
          <w:divBdr>
            <w:top w:val="none" w:sz="0" w:space="0" w:color="auto"/>
            <w:left w:val="none" w:sz="0" w:space="0" w:color="auto"/>
            <w:bottom w:val="none" w:sz="0" w:space="0" w:color="auto"/>
            <w:right w:val="none" w:sz="0" w:space="0" w:color="auto"/>
          </w:divBdr>
        </w:div>
        <w:div w:id="808203925">
          <w:marLeft w:val="640"/>
          <w:marRight w:val="0"/>
          <w:marTop w:val="0"/>
          <w:marBottom w:val="0"/>
          <w:divBdr>
            <w:top w:val="none" w:sz="0" w:space="0" w:color="auto"/>
            <w:left w:val="none" w:sz="0" w:space="0" w:color="auto"/>
            <w:bottom w:val="none" w:sz="0" w:space="0" w:color="auto"/>
            <w:right w:val="none" w:sz="0" w:space="0" w:color="auto"/>
          </w:divBdr>
        </w:div>
        <w:div w:id="460808060">
          <w:marLeft w:val="640"/>
          <w:marRight w:val="0"/>
          <w:marTop w:val="0"/>
          <w:marBottom w:val="0"/>
          <w:divBdr>
            <w:top w:val="none" w:sz="0" w:space="0" w:color="auto"/>
            <w:left w:val="none" w:sz="0" w:space="0" w:color="auto"/>
            <w:bottom w:val="none" w:sz="0" w:space="0" w:color="auto"/>
            <w:right w:val="none" w:sz="0" w:space="0" w:color="auto"/>
          </w:divBdr>
        </w:div>
        <w:div w:id="1226720756">
          <w:marLeft w:val="640"/>
          <w:marRight w:val="0"/>
          <w:marTop w:val="0"/>
          <w:marBottom w:val="0"/>
          <w:divBdr>
            <w:top w:val="none" w:sz="0" w:space="0" w:color="auto"/>
            <w:left w:val="none" w:sz="0" w:space="0" w:color="auto"/>
            <w:bottom w:val="none" w:sz="0" w:space="0" w:color="auto"/>
            <w:right w:val="none" w:sz="0" w:space="0" w:color="auto"/>
          </w:divBdr>
        </w:div>
        <w:div w:id="726994228">
          <w:marLeft w:val="640"/>
          <w:marRight w:val="0"/>
          <w:marTop w:val="0"/>
          <w:marBottom w:val="0"/>
          <w:divBdr>
            <w:top w:val="none" w:sz="0" w:space="0" w:color="auto"/>
            <w:left w:val="none" w:sz="0" w:space="0" w:color="auto"/>
            <w:bottom w:val="none" w:sz="0" w:space="0" w:color="auto"/>
            <w:right w:val="none" w:sz="0" w:space="0" w:color="auto"/>
          </w:divBdr>
        </w:div>
        <w:div w:id="396167490">
          <w:marLeft w:val="640"/>
          <w:marRight w:val="0"/>
          <w:marTop w:val="0"/>
          <w:marBottom w:val="0"/>
          <w:divBdr>
            <w:top w:val="none" w:sz="0" w:space="0" w:color="auto"/>
            <w:left w:val="none" w:sz="0" w:space="0" w:color="auto"/>
            <w:bottom w:val="none" w:sz="0" w:space="0" w:color="auto"/>
            <w:right w:val="none" w:sz="0" w:space="0" w:color="auto"/>
          </w:divBdr>
        </w:div>
        <w:div w:id="920869475">
          <w:marLeft w:val="640"/>
          <w:marRight w:val="0"/>
          <w:marTop w:val="0"/>
          <w:marBottom w:val="0"/>
          <w:divBdr>
            <w:top w:val="none" w:sz="0" w:space="0" w:color="auto"/>
            <w:left w:val="none" w:sz="0" w:space="0" w:color="auto"/>
            <w:bottom w:val="none" w:sz="0" w:space="0" w:color="auto"/>
            <w:right w:val="none" w:sz="0" w:space="0" w:color="auto"/>
          </w:divBdr>
        </w:div>
        <w:div w:id="547030097">
          <w:marLeft w:val="640"/>
          <w:marRight w:val="0"/>
          <w:marTop w:val="0"/>
          <w:marBottom w:val="0"/>
          <w:divBdr>
            <w:top w:val="none" w:sz="0" w:space="0" w:color="auto"/>
            <w:left w:val="none" w:sz="0" w:space="0" w:color="auto"/>
            <w:bottom w:val="none" w:sz="0" w:space="0" w:color="auto"/>
            <w:right w:val="none" w:sz="0" w:space="0" w:color="auto"/>
          </w:divBdr>
        </w:div>
        <w:div w:id="849415338">
          <w:marLeft w:val="640"/>
          <w:marRight w:val="0"/>
          <w:marTop w:val="0"/>
          <w:marBottom w:val="0"/>
          <w:divBdr>
            <w:top w:val="none" w:sz="0" w:space="0" w:color="auto"/>
            <w:left w:val="none" w:sz="0" w:space="0" w:color="auto"/>
            <w:bottom w:val="none" w:sz="0" w:space="0" w:color="auto"/>
            <w:right w:val="none" w:sz="0" w:space="0" w:color="auto"/>
          </w:divBdr>
        </w:div>
        <w:div w:id="1515339604">
          <w:marLeft w:val="640"/>
          <w:marRight w:val="0"/>
          <w:marTop w:val="0"/>
          <w:marBottom w:val="0"/>
          <w:divBdr>
            <w:top w:val="none" w:sz="0" w:space="0" w:color="auto"/>
            <w:left w:val="none" w:sz="0" w:space="0" w:color="auto"/>
            <w:bottom w:val="none" w:sz="0" w:space="0" w:color="auto"/>
            <w:right w:val="none" w:sz="0" w:space="0" w:color="auto"/>
          </w:divBdr>
        </w:div>
        <w:div w:id="326592857">
          <w:marLeft w:val="640"/>
          <w:marRight w:val="0"/>
          <w:marTop w:val="0"/>
          <w:marBottom w:val="0"/>
          <w:divBdr>
            <w:top w:val="none" w:sz="0" w:space="0" w:color="auto"/>
            <w:left w:val="none" w:sz="0" w:space="0" w:color="auto"/>
            <w:bottom w:val="none" w:sz="0" w:space="0" w:color="auto"/>
            <w:right w:val="none" w:sz="0" w:space="0" w:color="auto"/>
          </w:divBdr>
        </w:div>
        <w:div w:id="314841407">
          <w:marLeft w:val="640"/>
          <w:marRight w:val="0"/>
          <w:marTop w:val="0"/>
          <w:marBottom w:val="0"/>
          <w:divBdr>
            <w:top w:val="none" w:sz="0" w:space="0" w:color="auto"/>
            <w:left w:val="none" w:sz="0" w:space="0" w:color="auto"/>
            <w:bottom w:val="none" w:sz="0" w:space="0" w:color="auto"/>
            <w:right w:val="none" w:sz="0" w:space="0" w:color="auto"/>
          </w:divBdr>
        </w:div>
        <w:div w:id="594443784">
          <w:marLeft w:val="640"/>
          <w:marRight w:val="0"/>
          <w:marTop w:val="0"/>
          <w:marBottom w:val="0"/>
          <w:divBdr>
            <w:top w:val="none" w:sz="0" w:space="0" w:color="auto"/>
            <w:left w:val="none" w:sz="0" w:space="0" w:color="auto"/>
            <w:bottom w:val="none" w:sz="0" w:space="0" w:color="auto"/>
            <w:right w:val="none" w:sz="0" w:space="0" w:color="auto"/>
          </w:divBdr>
        </w:div>
        <w:div w:id="426464264">
          <w:marLeft w:val="640"/>
          <w:marRight w:val="0"/>
          <w:marTop w:val="0"/>
          <w:marBottom w:val="0"/>
          <w:divBdr>
            <w:top w:val="none" w:sz="0" w:space="0" w:color="auto"/>
            <w:left w:val="none" w:sz="0" w:space="0" w:color="auto"/>
            <w:bottom w:val="none" w:sz="0" w:space="0" w:color="auto"/>
            <w:right w:val="none" w:sz="0" w:space="0" w:color="auto"/>
          </w:divBdr>
        </w:div>
      </w:divsChild>
    </w:div>
    <w:div w:id="1426876630">
      <w:bodyDiv w:val="1"/>
      <w:marLeft w:val="0"/>
      <w:marRight w:val="0"/>
      <w:marTop w:val="0"/>
      <w:marBottom w:val="0"/>
      <w:divBdr>
        <w:top w:val="none" w:sz="0" w:space="0" w:color="auto"/>
        <w:left w:val="none" w:sz="0" w:space="0" w:color="auto"/>
        <w:bottom w:val="none" w:sz="0" w:space="0" w:color="auto"/>
        <w:right w:val="none" w:sz="0" w:space="0" w:color="auto"/>
      </w:divBdr>
    </w:div>
    <w:div w:id="1426998429">
      <w:bodyDiv w:val="1"/>
      <w:marLeft w:val="0"/>
      <w:marRight w:val="0"/>
      <w:marTop w:val="0"/>
      <w:marBottom w:val="0"/>
      <w:divBdr>
        <w:top w:val="none" w:sz="0" w:space="0" w:color="auto"/>
        <w:left w:val="none" w:sz="0" w:space="0" w:color="auto"/>
        <w:bottom w:val="none" w:sz="0" w:space="0" w:color="auto"/>
        <w:right w:val="none" w:sz="0" w:space="0" w:color="auto"/>
      </w:divBdr>
      <w:divsChild>
        <w:div w:id="20664766">
          <w:marLeft w:val="640"/>
          <w:marRight w:val="0"/>
          <w:marTop w:val="0"/>
          <w:marBottom w:val="0"/>
          <w:divBdr>
            <w:top w:val="none" w:sz="0" w:space="0" w:color="auto"/>
            <w:left w:val="none" w:sz="0" w:space="0" w:color="auto"/>
            <w:bottom w:val="none" w:sz="0" w:space="0" w:color="auto"/>
            <w:right w:val="none" w:sz="0" w:space="0" w:color="auto"/>
          </w:divBdr>
        </w:div>
        <w:div w:id="68356820">
          <w:marLeft w:val="640"/>
          <w:marRight w:val="0"/>
          <w:marTop w:val="0"/>
          <w:marBottom w:val="0"/>
          <w:divBdr>
            <w:top w:val="none" w:sz="0" w:space="0" w:color="auto"/>
            <w:left w:val="none" w:sz="0" w:space="0" w:color="auto"/>
            <w:bottom w:val="none" w:sz="0" w:space="0" w:color="auto"/>
            <w:right w:val="none" w:sz="0" w:space="0" w:color="auto"/>
          </w:divBdr>
        </w:div>
        <w:div w:id="87703097">
          <w:marLeft w:val="640"/>
          <w:marRight w:val="0"/>
          <w:marTop w:val="0"/>
          <w:marBottom w:val="0"/>
          <w:divBdr>
            <w:top w:val="none" w:sz="0" w:space="0" w:color="auto"/>
            <w:left w:val="none" w:sz="0" w:space="0" w:color="auto"/>
            <w:bottom w:val="none" w:sz="0" w:space="0" w:color="auto"/>
            <w:right w:val="none" w:sz="0" w:space="0" w:color="auto"/>
          </w:divBdr>
        </w:div>
        <w:div w:id="167408265">
          <w:marLeft w:val="640"/>
          <w:marRight w:val="0"/>
          <w:marTop w:val="0"/>
          <w:marBottom w:val="0"/>
          <w:divBdr>
            <w:top w:val="none" w:sz="0" w:space="0" w:color="auto"/>
            <w:left w:val="none" w:sz="0" w:space="0" w:color="auto"/>
            <w:bottom w:val="none" w:sz="0" w:space="0" w:color="auto"/>
            <w:right w:val="none" w:sz="0" w:space="0" w:color="auto"/>
          </w:divBdr>
        </w:div>
        <w:div w:id="189341181">
          <w:marLeft w:val="640"/>
          <w:marRight w:val="0"/>
          <w:marTop w:val="0"/>
          <w:marBottom w:val="0"/>
          <w:divBdr>
            <w:top w:val="none" w:sz="0" w:space="0" w:color="auto"/>
            <w:left w:val="none" w:sz="0" w:space="0" w:color="auto"/>
            <w:bottom w:val="none" w:sz="0" w:space="0" w:color="auto"/>
            <w:right w:val="none" w:sz="0" w:space="0" w:color="auto"/>
          </w:divBdr>
        </w:div>
        <w:div w:id="193228164">
          <w:marLeft w:val="640"/>
          <w:marRight w:val="0"/>
          <w:marTop w:val="0"/>
          <w:marBottom w:val="0"/>
          <w:divBdr>
            <w:top w:val="none" w:sz="0" w:space="0" w:color="auto"/>
            <w:left w:val="none" w:sz="0" w:space="0" w:color="auto"/>
            <w:bottom w:val="none" w:sz="0" w:space="0" w:color="auto"/>
            <w:right w:val="none" w:sz="0" w:space="0" w:color="auto"/>
          </w:divBdr>
        </w:div>
        <w:div w:id="284120261">
          <w:marLeft w:val="640"/>
          <w:marRight w:val="0"/>
          <w:marTop w:val="0"/>
          <w:marBottom w:val="0"/>
          <w:divBdr>
            <w:top w:val="none" w:sz="0" w:space="0" w:color="auto"/>
            <w:left w:val="none" w:sz="0" w:space="0" w:color="auto"/>
            <w:bottom w:val="none" w:sz="0" w:space="0" w:color="auto"/>
            <w:right w:val="none" w:sz="0" w:space="0" w:color="auto"/>
          </w:divBdr>
        </w:div>
        <w:div w:id="295066596">
          <w:marLeft w:val="640"/>
          <w:marRight w:val="0"/>
          <w:marTop w:val="0"/>
          <w:marBottom w:val="0"/>
          <w:divBdr>
            <w:top w:val="none" w:sz="0" w:space="0" w:color="auto"/>
            <w:left w:val="none" w:sz="0" w:space="0" w:color="auto"/>
            <w:bottom w:val="none" w:sz="0" w:space="0" w:color="auto"/>
            <w:right w:val="none" w:sz="0" w:space="0" w:color="auto"/>
          </w:divBdr>
        </w:div>
        <w:div w:id="296179757">
          <w:marLeft w:val="640"/>
          <w:marRight w:val="0"/>
          <w:marTop w:val="0"/>
          <w:marBottom w:val="0"/>
          <w:divBdr>
            <w:top w:val="none" w:sz="0" w:space="0" w:color="auto"/>
            <w:left w:val="none" w:sz="0" w:space="0" w:color="auto"/>
            <w:bottom w:val="none" w:sz="0" w:space="0" w:color="auto"/>
            <w:right w:val="none" w:sz="0" w:space="0" w:color="auto"/>
          </w:divBdr>
        </w:div>
        <w:div w:id="298534506">
          <w:marLeft w:val="640"/>
          <w:marRight w:val="0"/>
          <w:marTop w:val="0"/>
          <w:marBottom w:val="0"/>
          <w:divBdr>
            <w:top w:val="none" w:sz="0" w:space="0" w:color="auto"/>
            <w:left w:val="none" w:sz="0" w:space="0" w:color="auto"/>
            <w:bottom w:val="none" w:sz="0" w:space="0" w:color="auto"/>
            <w:right w:val="none" w:sz="0" w:space="0" w:color="auto"/>
          </w:divBdr>
        </w:div>
        <w:div w:id="307638067">
          <w:marLeft w:val="640"/>
          <w:marRight w:val="0"/>
          <w:marTop w:val="0"/>
          <w:marBottom w:val="0"/>
          <w:divBdr>
            <w:top w:val="none" w:sz="0" w:space="0" w:color="auto"/>
            <w:left w:val="none" w:sz="0" w:space="0" w:color="auto"/>
            <w:bottom w:val="none" w:sz="0" w:space="0" w:color="auto"/>
            <w:right w:val="none" w:sz="0" w:space="0" w:color="auto"/>
          </w:divBdr>
        </w:div>
        <w:div w:id="344942558">
          <w:marLeft w:val="640"/>
          <w:marRight w:val="0"/>
          <w:marTop w:val="0"/>
          <w:marBottom w:val="0"/>
          <w:divBdr>
            <w:top w:val="none" w:sz="0" w:space="0" w:color="auto"/>
            <w:left w:val="none" w:sz="0" w:space="0" w:color="auto"/>
            <w:bottom w:val="none" w:sz="0" w:space="0" w:color="auto"/>
            <w:right w:val="none" w:sz="0" w:space="0" w:color="auto"/>
          </w:divBdr>
        </w:div>
        <w:div w:id="378870178">
          <w:marLeft w:val="640"/>
          <w:marRight w:val="0"/>
          <w:marTop w:val="0"/>
          <w:marBottom w:val="0"/>
          <w:divBdr>
            <w:top w:val="none" w:sz="0" w:space="0" w:color="auto"/>
            <w:left w:val="none" w:sz="0" w:space="0" w:color="auto"/>
            <w:bottom w:val="none" w:sz="0" w:space="0" w:color="auto"/>
            <w:right w:val="none" w:sz="0" w:space="0" w:color="auto"/>
          </w:divBdr>
        </w:div>
        <w:div w:id="406198127">
          <w:marLeft w:val="640"/>
          <w:marRight w:val="0"/>
          <w:marTop w:val="0"/>
          <w:marBottom w:val="0"/>
          <w:divBdr>
            <w:top w:val="none" w:sz="0" w:space="0" w:color="auto"/>
            <w:left w:val="none" w:sz="0" w:space="0" w:color="auto"/>
            <w:bottom w:val="none" w:sz="0" w:space="0" w:color="auto"/>
            <w:right w:val="none" w:sz="0" w:space="0" w:color="auto"/>
          </w:divBdr>
        </w:div>
        <w:div w:id="471094277">
          <w:marLeft w:val="640"/>
          <w:marRight w:val="0"/>
          <w:marTop w:val="0"/>
          <w:marBottom w:val="0"/>
          <w:divBdr>
            <w:top w:val="none" w:sz="0" w:space="0" w:color="auto"/>
            <w:left w:val="none" w:sz="0" w:space="0" w:color="auto"/>
            <w:bottom w:val="none" w:sz="0" w:space="0" w:color="auto"/>
            <w:right w:val="none" w:sz="0" w:space="0" w:color="auto"/>
          </w:divBdr>
        </w:div>
        <w:div w:id="498229419">
          <w:marLeft w:val="640"/>
          <w:marRight w:val="0"/>
          <w:marTop w:val="0"/>
          <w:marBottom w:val="0"/>
          <w:divBdr>
            <w:top w:val="none" w:sz="0" w:space="0" w:color="auto"/>
            <w:left w:val="none" w:sz="0" w:space="0" w:color="auto"/>
            <w:bottom w:val="none" w:sz="0" w:space="0" w:color="auto"/>
            <w:right w:val="none" w:sz="0" w:space="0" w:color="auto"/>
          </w:divBdr>
        </w:div>
        <w:div w:id="509560567">
          <w:marLeft w:val="640"/>
          <w:marRight w:val="0"/>
          <w:marTop w:val="0"/>
          <w:marBottom w:val="0"/>
          <w:divBdr>
            <w:top w:val="none" w:sz="0" w:space="0" w:color="auto"/>
            <w:left w:val="none" w:sz="0" w:space="0" w:color="auto"/>
            <w:bottom w:val="none" w:sz="0" w:space="0" w:color="auto"/>
            <w:right w:val="none" w:sz="0" w:space="0" w:color="auto"/>
          </w:divBdr>
        </w:div>
        <w:div w:id="519514260">
          <w:marLeft w:val="640"/>
          <w:marRight w:val="0"/>
          <w:marTop w:val="0"/>
          <w:marBottom w:val="0"/>
          <w:divBdr>
            <w:top w:val="none" w:sz="0" w:space="0" w:color="auto"/>
            <w:left w:val="none" w:sz="0" w:space="0" w:color="auto"/>
            <w:bottom w:val="none" w:sz="0" w:space="0" w:color="auto"/>
            <w:right w:val="none" w:sz="0" w:space="0" w:color="auto"/>
          </w:divBdr>
        </w:div>
        <w:div w:id="537012834">
          <w:marLeft w:val="640"/>
          <w:marRight w:val="0"/>
          <w:marTop w:val="0"/>
          <w:marBottom w:val="0"/>
          <w:divBdr>
            <w:top w:val="none" w:sz="0" w:space="0" w:color="auto"/>
            <w:left w:val="none" w:sz="0" w:space="0" w:color="auto"/>
            <w:bottom w:val="none" w:sz="0" w:space="0" w:color="auto"/>
            <w:right w:val="none" w:sz="0" w:space="0" w:color="auto"/>
          </w:divBdr>
        </w:div>
        <w:div w:id="543375447">
          <w:marLeft w:val="640"/>
          <w:marRight w:val="0"/>
          <w:marTop w:val="0"/>
          <w:marBottom w:val="0"/>
          <w:divBdr>
            <w:top w:val="none" w:sz="0" w:space="0" w:color="auto"/>
            <w:left w:val="none" w:sz="0" w:space="0" w:color="auto"/>
            <w:bottom w:val="none" w:sz="0" w:space="0" w:color="auto"/>
            <w:right w:val="none" w:sz="0" w:space="0" w:color="auto"/>
          </w:divBdr>
        </w:div>
        <w:div w:id="698163725">
          <w:marLeft w:val="640"/>
          <w:marRight w:val="0"/>
          <w:marTop w:val="0"/>
          <w:marBottom w:val="0"/>
          <w:divBdr>
            <w:top w:val="none" w:sz="0" w:space="0" w:color="auto"/>
            <w:left w:val="none" w:sz="0" w:space="0" w:color="auto"/>
            <w:bottom w:val="none" w:sz="0" w:space="0" w:color="auto"/>
            <w:right w:val="none" w:sz="0" w:space="0" w:color="auto"/>
          </w:divBdr>
        </w:div>
        <w:div w:id="718475837">
          <w:marLeft w:val="640"/>
          <w:marRight w:val="0"/>
          <w:marTop w:val="0"/>
          <w:marBottom w:val="0"/>
          <w:divBdr>
            <w:top w:val="none" w:sz="0" w:space="0" w:color="auto"/>
            <w:left w:val="none" w:sz="0" w:space="0" w:color="auto"/>
            <w:bottom w:val="none" w:sz="0" w:space="0" w:color="auto"/>
            <w:right w:val="none" w:sz="0" w:space="0" w:color="auto"/>
          </w:divBdr>
        </w:div>
        <w:div w:id="774639014">
          <w:marLeft w:val="640"/>
          <w:marRight w:val="0"/>
          <w:marTop w:val="0"/>
          <w:marBottom w:val="0"/>
          <w:divBdr>
            <w:top w:val="none" w:sz="0" w:space="0" w:color="auto"/>
            <w:left w:val="none" w:sz="0" w:space="0" w:color="auto"/>
            <w:bottom w:val="none" w:sz="0" w:space="0" w:color="auto"/>
            <w:right w:val="none" w:sz="0" w:space="0" w:color="auto"/>
          </w:divBdr>
        </w:div>
        <w:div w:id="796685187">
          <w:marLeft w:val="640"/>
          <w:marRight w:val="0"/>
          <w:marTop w:val="0"/>
          <w:marBottom w:val="0"/>
          <w:divBdr>
            <w:top w:val="none" w:sz="0" w:space="0" w:color="auto"/>
            <w:left w:val="none" w:sz="0" w:space="0" w:color="auto"/>
            <w:bottom w:val="none" w:sz="0" w:space="0" w:color="auto"/>
            <w:right w:val="none" w:sz="0" w:space="0" w:color="auto"/>
          </w:divBdr>
        </w:div>
        <w:div w:id="905412405">
          <w:marLeft w:val="640"/>
          <w:marRight w:val="0"/>
          <w:marTop w:val="0"/>
          <w:marBottom w:val="0"/>
          <w:divBdr>
            <w:top w:val="none" w:sz="0" w:space="0" w:color="auto"/>
            <w:left w:val="none" w:sz="0" w:space="0" w:color="auto"/>
            <w:bottom w:val="none" w:sz="0" w:space="0" w:color="auto"/>
            <w:right w:val="none" w:sz="0" w:space="0" w:color="auto"/>
          </w:divBdr>
        </w:div>
        <w:div w:id="931553408">
          <w:marLeft w:val="640"/>
          <w:marRight w:val="0"/>
          <w:marTop w:val="0"/>
          <w:marBottom w:val="0"/>
          <w:divBdr>
            <w:top w:val="none" w:sz="0" w:space="0" w:color="auto"/>
            <w:left w:val="none" w:sz="0" w:space="0" w:color="auto"/>
            <w:bottom w:val="none" w:sz="0" w:space="0" w:color="auto"/>
            <w:right w:val="none" w:sz="0" w:space="0" w:color="auto"/>
          </w:divBdr>
        </w:div>
        <w:div w:id="933901747">
          <w:marLeft w:val="640"/>
          <w:marRight w:val="0"/>
          <w:marTop w:val="0"/>
          <w:marBottom w:val="0"/>
          <w:divBdr>
            <w:top w:val="none" w:sz="0" w:space="0" w:color="auto"/>
            <w:left w:val="none" w:sz="0" w:space="0" w:color="auto"/>
            <w:bottom w:val="none" w:sz="0" w:space="0" w:color="auto"/>
            <w:right w:val="none" w:sz="0" w:space="0" w:color="auto"/>
          </w:divBdr>
        </w:div>
        <w:div w:id="943079621">
          <w:marLeft w:val="640"/>
          <w:marRight w:val="0"/>
          <w:marTop w:val="0"/>
          <w:marBottom w:val="0"/>
          <w:divBdr>
            <w:top w:val="none" w:sz="0" w:space="0" w:color="auto"/>
            <w:left w:val="none" w:sz="0" w:space="0" w:color="auto"/>
            <w:bottom w:val="none" w:sz="0" w:space="0" w:color="auto"/>
            <w:right w:val="none" w:sz="0" w:space="0" w:color="auto"/>
          </w:divBdr>
        </w:div>
        <w:div w:id="969356759">
          <w:marLeft w:val="640"/>
          <w:marRight w:val="0"/>
          <w:marTop w:val="0"/>
          <w:marBottom w:val="0"/>
          <w:divBdr>
            <w:top w:val="none" w:sz="0" w:space="0" w:color="auto"/>
            <w:left w:val="none" w:sz="0" w:space="0" w:color="auto"/>
            <w:bottom w:val="none" w:sz="0" w:space="0" w:color="auto"/>
            <w:right w:val="none" w:sz="0" w:space="0" w:color="auto"/>
          </w:divBdr>
        </w:div>
        <w:div w:id="972638227">
          <w:marLeft w:val="640"/>
          <w:marRight w:val="0"/>
          <w:marTop w:val="0"/>
          <w:marBottom w:val="0"/>
          <w:divBdr>
            <w:top w:val="none" w:sz="0" w:space="0" w:color="auto"/>
            <w:left w:val="none" w:sz="0" w:space="0" w:color="auto"/>
            <w:bottom w:val="none" w:sz="0" w:space="0" w:color="auto"/>
            <w:right w:val="none" w:sz="0" w:space="0" w:color="auto"/>
          </w:divBdr>
        </w:div>
        <w:div w:id="1032418053">
          <w:marLeft w:val="640"/>
          <w:marRight w:val="0"/>
          <w:marTop w:val="0"/>
          <w:marBottom w:val="0"/>
          <w:divBdr>
            <w:top w:val="none" w:sz="0" w:space="0" w:color="auto"/>
            <w:left w:val="none" w:sz="0" w:space="0" w:color="auto"/>
            <w:bottom w:val="none" w:sz="0" w:space="0" w:color="auto"/>
            <w:right w:val="none" w:sz="0" w:space="0" w:color="auto"/>
          </w:divBdr>
        </w:div>
        <w:div w:id="1064059058">
          <w:marLeft w:val="640"/>
          <w:marRight w:val="0"/>
          <w:marTop w:val="0"/>
          <w:marBottom w:val="0"/>
          <w:divBdr>
            <w:top w:val="none" w:sz="0" w:space="0" w:color="auto"/>
            <w:left w:val="none" w:sz="0" w:space="0" w:color="auto"/>
            <w:bottom w:val="none" w:sz="0" w:space="0" w:color="auto"/>
            <w:right w:val="none" w:sz="0" w:space="0" w:color="auto"/>
          </w:divBdr>
        </w:div>
        <w:div w:id="1146429551">
          <w:marLeft w:val="640"/>
          <w:marRight w:val="0"/>
          <w:marTop w:val="0"/>
          <w:marBottom w:val="0"/>
          <w:divBdr>
            <w:top w:val="none" w:sz="0" w:space="0" w:color="auto"/>
            <w:left w:val="none" w:sz="0" w:space="0" w:color="auto"/>
            <w:bottom w:val="none" w:sz="0" w:space="0" w:color="auto"/>
            <w:right w:val="none" w:sz="0" w:space="0" w:color="auto"/>
          </w:divBdr>
        </w:div>
        <w:div w:id="1148978383">
          <w:marLeft w:val="640"/>
          <w:marRight w:val="0"/>
          <w:marTop w:val="0"/>
          <w:marBottom w:val="0"/>
          <w:divBdr>
            <w:top w:val="none" w:sz="0" w:space="0" w:color="auto"/>
            <w:left w:val="none" w:sz="0" w:space="0" w:color="auto"/>
            <w:bottom w:val="none" w:sz="0" w:space="0" w:color="auto"/>
            <w:right w:val="none" w:sz="0" w:space="0" w:color="auto"/>
          </w:divBdr>
        </w:div>
        <w:div w:id="1312292968">
          <w:marLeft w:val="640"/>
          <w:marRight w:val="0"/>
          <w:marTop w:val="0"/>
          <w:marBottom w:val="0"/>
          <w:divBdr>
            <w:top w:val="none" w:sz="0" w:space="0" w:color="auto"/>
            <w:left w:val="none" w:sz="0" w:space="0" w:color="auto"/>
            <w:bottom w:val="none" w:sz="0" w:space="0" w:color="auto"/>
            <w:right w:val="none" w:sz="0" w:space="0" w:color="auto"/>
          </w:divBdr>
        </w:div>
        <w:div w:id="1425373385">
          <w:marLeft w:val="640"/>
          <w:marRight w:val="0"/>
          <w:marTop w:val="0"/>
          <w:marBottom w:val="0"/>
          <w:divBdr>
            <w:top w:val="none" w:sz="0" w:space="0" w:color="auto"/>
            <w:left w:val="none" w:sz="0" w:space="0" w:color="auto"/>
            <w:bottom w:val="none" w:sz="0" w:space="0" w:color="auto"/>
            <w:right w:val="none" w:sz="0" w:space="0" w:color="auto"/>
          </w:divBdr>
        </w:div>
        <w:div w:id="1430469383">
          <w:marLeft w:val="640"/>
          <w:marRight w:val="0"/>
          <w:marTop w:val="0"/>
          <w:marBottom w:val="0"/>
          <w:divBdr>
            <w:top w:val="none" w:sz="0" w:space="0" w:color="auto"/>
            <w:left w:val="none" w:sz="0" w:space="0" w:color="auto"/>
            <w:bottom w:val="none" w:sz="0" w:space="0" w:color="auto"/>
            <w:right w:val="none" w:sz="0" w:space="0" w:color="auto"/>
          </w:divBdr>
        </w:div>
        <w:div w:id="1498183242">
          <w:marLeft w:val="640"/>
          <w:marRight w:val="0"/>
          <w:marTop w:val="0"/>
          <w:marBottom w:val="0"/>
          <w:divBdr>
            <w:top w:val="none" w:sz="0" w:space="0" w:color="auto"/>
            <w:left w:val="none" w:sz="0" w:space="0" w:color="auto"/>
            <w:bottom w:val="none" w:sz="0" w:space="0" w:color="auto"/>
            <w:right w:val="none" w:sz="0" w:space="0" w:color="auto"/>
          </w:divBdr>
        </w:div>
        <w:div w:id="1526937974">
          <w:marLeft w:val="640"/>
          <w:marRight w:val="0"/>
          <w:marTop w:val="0"/>
          <w:marBottom w:val="0"/>
          <w:divBdr>
            <w:top w:val="none" w:sz="0" w:space="0" w:color="auto"/>
            <w:left w:val="none" w:sz="0" w:space="0" w:color="auto"/>
            <w:bottom w:val="none" w:sz="0" w:space="0" w:color="auto"/>
            <w:right w:val="none" w:sz="0" w:space="0" w:color="auto"/>
          </w:divBdr>
        </w:div>
        <w:div w:id="1550801391">
          <w:marLeft w:val="640"/>
          <w:marRight w:val="0"/>
          <w:marTop w:val="0"/>
          <w:marBottom w:val="0"/>
          <w:divBdr>
            <w:top w:val="none" w:sz="0" w:space="0" w:color="auto"/>
            <w:left w:val="none" w:sz="0" w:space="0" w:color="auto"/>
            <w:bottom w:val="none" w:sz="0" w:space="0" w:color="auto"/>
            <w:right w:val="none" w:sz="0" w:space="0" w:color="auto"/>
          </w:divBdr>
        </w:div>
        <w:div w:id="1553230706">
          <w:marLeft w:val="640"/>
          <w:marRight w:val="0"/>
          <w:marTop w:val="0"/>
          <w:marBottom w:val="0"/>
          <w:divBdr>
            <w:top w:val="none" w:sz="0" w:space="0" w:color="auto"/>
            <w:left w:val="none" w:sz="0" w:space="0" w:color="auto"/>
            <w:bottom w:val="none" w:sz="0" w:space="0" w:color="auto"/>
            <w:right w:val="none" w:sz="0" w:space="0" w:color="auto"/>
          </w:divBdr>
        </w:div>
        <w:div w:id="1565679391">
          <w:marLeft w:val="640"/>
          <w:marRight w:val="0"/>
          <w:marTop w:val="0"/>
          <w:marBottom w:val="0"/>
          <w:divBdr>
            <w:top w:val="none" w:sz="0" w:space="0" w:color="auto"/>
            <w:left w:val="none" w:sz="0" w:space="0" w:color="auto"/>
            <w:bottom w:val="none" w:sz="0" w:space="0" w:color="auto"/>
            <w:right w:val="none" w:sz="0" w:space="0" w:color="auto"/>
          </w:divBdr>
        </w:div>
        <w:div w:id="1582063618">
          <w:marLeft w:val="640"/>
          <w:marRight w:val="0"/>
          <w:marTop w:val="0"/>
          <w:marBottom w:val="0"/>
          <w:divBdr>
            <w:top w:val="none" w:sz="0" w:space="0" w:color="auto"/>
            <w:left w:val="none" w:sz="0" w:space="0" w:color="auto"/>
            <w:bottom w:val="none" w:sz="0" w:space="0" w:color="auto"/>
            <w:right w:val="none" w:sz="0" w:space="0" w:color="auto"/>
          </w:divBdr>
        </w:div>
        <w:div w:id="1596354709">
          <w:marLeft w:val="640"/>
          <w:marRight w:val="0"/>
          <w:marTop w:val="0"/>
          <w:marBottom w:val="0"/>
          <w:divBdr>
            <w:top w:val="none" w:sz="0" w:space="0" w:color="auto"/>
            <w:left w:val="none" w:sz="0" w:space="0" w:color="auto"/>
            <w:bottom w:val="none" w:sz="0" w:space="0" w:color="auto"/>
            <w:right w:val="none" w:sz="0" w:space="0" w:color="auto"/>
          </w:divBdr>
        </w:div>
        <w:div w:id="1607040916">
          <w:marLeft w:val="640"/>
          <w:marRight w:val="0"/>
          <w:marTop w:val="0"/>
          <w:marBottom w:val="0"/>
          <w:divBdr>
            <w:top w:val="none" w:sz="0" w:space="0" w:color="auto"/>
            <w:left w:val="none" w:sz="0" w:space="0" w:color="auto"/>
            <w:bottom w:val="none" w:sz="0" w:space="0" w:color="auto"/>
            <w:right w:val="none" w:sz="0" w:space="0" w:color="auto"/>
          </w:divBdr>
        </w:div>
        <w:div w:id="1648823454">
          <w:marLeft w:val="640"/>
          <w:marRight w:val="0"/>
          <w:marTop w:val="0"/>
          <w:marBottom w:val="0"/>
          <w:divBdr>
            <w:top w:val="none" w:sz="0" w:space="0" w:color="auto"/>
            <w:left w:val="none" w:sz="0" w:space="0" w:color="auto"/>
            <w:bottom w:val="none" w:sz="0" w:space="0" w:color="auto"/>
            <w:right w:val="none" w:sz="0" w:space="0" w:color="auto"/>
          </w:divBdr>
        </w:div>
        <w:div w:id="1666931248">
          <w:marLeft w:val="640"/>
          <w:marRight w:val="0"/>
          <w:marTop w:val="0"/>
          <w:marBottom w:val="0"/>
          <w:divBdr>
            <w:top w:val="none" w:sz="0" w:space="0" w:color="auto"/>
            <w:left w:val="none" w:sz="0" w:space="0" w:color="auto"/>
            <w:bottom w:val="none" w:sz="0" w:space="0" w:color="auto"/>
            <w:right w:val="none" w:sz="0" w:space="0" w:color="auto"/>
          </w:divBdr>
        </w:div>
        <w:div w:id="1776049436">
          <w:marLeft w:val="640"/>
          <w:marRight w:val="0"/>
          <w:marTop w:val="0"/>
          <w:marBottom w:val="0"/>
          <w:divBdr>
            <w:top w:val="none" w:sz="0" w:space="0" w:color="auto"/>
            <w:left w:val="none" w:sz="0" w:space="0" w:color="auto"/>
            <w:bottom w:val="none" w:sz="0" w:space="0" w:color="auto"/>
            <w:right w:val="none" w:sz="0" w:space="0" w:color="auto"/>
          </w:divBdr>
        </w:div>
        <w:div w:id="1838574688">
          <w:marLeft w:val="640"/>
          <w:marRight w:val="0"/>
          <w:marTop w:val="0"/>
          <w:marBottom w:val="0"/>
          <w:divBdr>
            <w:top w:val="none" w:sz="0" w:space="0" w:color="auto"/>
            <w:left w:val="none" w:sz="0" w:space="0" w:color="auto"/>
            <w:bottom w:val="none" w:sz="0" w:space="0" w:color="auto"/>
            <w:right w:val="none" w:sz="0" w:space="0" w:color="auto"/>
          </w:divBdr>
        </w:div>
        <w:div w:id="1859348797">
          <w:marLeft w:val="640"/>
          <w:marRight w:val="0"/>
          <w:marTop w:val="0"/>
          <w:marBottom w:val="0"/>
          <w:divBdr>
            <w:top w:val="none" w:sz="0" w:space="0" w:color="auto"/>
            <w:left w:val="none" w:sz="0" w:space="0" w:color="auto"/>
            <w:bottom w:val="none" w:sz="0" w:space="0" w:color="auto"/>
            <w:right w:val="none" w:sz="0" w:space="0" w:color="auto"/>
          </w:divBdr>
        </w:div>
        <w:div w:id="1859854190">
          <w:marLeft w:val="640"/>
          <w:marRight w:val="0"/>
          <w:marTop w:val="0"/>
          <w:marBottom w:val="0"/>
          <w:divBdr>
            <w:top w:val="none" w:sz="0" w:space="0" w:color="auto"/>
            <w:left w:val="none" w:sz="0" w:space="0" w:color="auto"/>
            <w:bottom w:val="none" w:sz="0" w:space="0" w:color="auto"/>
            <w:right w:val="none" w:sz="0" w:space="0" w:color="auto"/>
          </w:divBdr>
        </w:div>
        <w:div w:id="1864662818">
          <w:marLeft w:val="640"/>
          <w:marRight w:val="0"/>
          <w:marTop w:val="0"/>
          <w:marBottom w:val="0"/>
          <w:divBdr>
            <w:top w:val="none" w:sz="0" w:space="0" w:color="auto"/>
            <w:left w:val="none" w:sz="0" w:space="0" w:color="auto"/>
            <w:bottom w:val="none" w:sz="0" w:space="0" w:color="auto"/>
            <w:right w:val="none" w:sz="0" w:space="0" w:color="auto"/>
          </w:divBdr>
        </w:div>
        <w:div w:id="1876231114">
          <w:marLeft w:val="640"/>
          <w:marRight w:val="0"/>
          <w:marTop w:val="0"/>
          <w:marBottom w:val="0"/>
          <w:divBdr>
            <w:top w:val="none" w:sz="0" w:space="0" w:color="auto"/>
            <w:left w:val="none" w:sz="0" w:space="0" w:color="auto"/>
            <w:bottom w:val="none" w:sz="0" w:space="0" w:color="auto"/>
            <w:right w:val="none" w:sz="0" w:space="0" w:color="auto"/>
          </w:divBdr>
        </w:div>
        <w:div w:id="1970088898">
          <w:marLeft w:val="640"/>
          <w:marRight w:val="0"/>
          <w:marTop w:val="0"/>
          <w:marBottom w:val="0"/>
          <w:divBdr>
            <w:top w:val="none" w:sz="0" w:space="0" w:color="auto"/>
            <w:left w:val="none" w:sz="0" w:space="0" w:color="auto"/>
            <w:bottom w:val="none" w:sz="0" w:space="0" w:color="auto"/>
            <w:right w:val="none" w:sz="0" w:space="0" w:color="auto"/>
          </w:divBdr>
        </w:div>
        <w:div w:id="2010251637">
          <w:marLeft w:val="640"/>
          <w:marRight w:val="0"/>
          <w:marTop w:val="0"/>
          <w:marBottom w:val="0"/>
          <w:divBdr>
            <w:top w:val="none" w:sz="0" w:space="0" w:color="auto"/>
            <w:left w:val="none" w:sz="0" w:space="0" w:color="auto"/>
            <w:bottom w:val="none" w:sz="0" w:space="0" w:color="auto"/>
            <w:right w:val="none" w:sz="0" w:space="0" w:color="auto"/>
          </w:divBdr>
        </w:div>
        <w:div w:id="2038192899">
          <w:marLeft w:val="640"/>
          <w:marRight w:val="0"/>
          <w:marTop w:val="0"/>
          <w:marBottom w:val="0"/>
          <w:divBdr>
            <w:top w:val="none" w:sz="0" w:space="0" w:color="auto"/>
            <w:left w:val="none" w:sz="0" w:space="0" w:color="auto"/>
            <w:bottom w:val="none" w:sz="0" w:space="0" w:color="auto"/>
            <w:right w:val="none" w:sz="0" w:space="0" w:color="auto"/>
          </w:divBdr>
        </w:div>
        <w:div w:id="2045673444">
          <w:marLeft w:val="640"/>
          <w:marRight w:val="0"/>
          <w:marTop w:val="0"/>
          <w:marBottom w:val="0"/>
          <w:divBdr>
            <w:top w:val="none" w:sz="0" w:space="0" w:color="auto"/>
            <w:left w:val="none" w:sz="0" w:space="0" w:color="auto"/>
            <w:bottom w:val="none" w:sz="0" w:space="0" w:color="auto"/>
            <w:right w:val="none" w:sz="0" w:space="0" w:color="auto"/>
          </w:divBdr>
        </w:div>
        <w:div w:id="2051224392">
          <w:marLeft w:val="640"/>
          <w:marRight w:val="0"/>
          <w:marTop w:val="0"/>
          <w:marBottom w:val="0"/>
          <w:divBdr>
            <w:top w:val="none" w:sz="0" w:space="0" w:color="auto"/>
            <w:left w:val="none" w:sz="0" w:space="0" w:color="auto"/>
            <w:bottom w:val="none" w:sz="0" w:space="0" w:color="auto"/>
            <w:right w:val="none" w:sz="0" w:space="0" w:color="auto"/>
          </w:divBdr>
        </w:div>
        <w:div w:id="2081975737">
          <w:marLeft w:val="640"/>
          <w:marRight w:val="0"/>
          <w:marTop w:val="0"/>
          <w:marBottom w:val="0"/>
          <w:divBdr>
            <w:top w:val="none" w:sz="0" w:space="0" w:color="auto"/>
            <w:left w:val="none" w:sz="0" w:space="0" w:color="auto"/>
            <w:bottom w:val="none" w:sz="0" w:space="0" w:color="auto"/>
            <w:right w:val="none" w:sz="0" w:space="0" w:color="auto"/>
          </w:divBdr>
        </w:div>
        <w:div w:id="2093694833">
          <w:marLeft w:val="640"/>
          <w:marRight w:val="0"/>
          <w:marTop w:val="0"/>
          <w:marBottom w:val="0"/>
          <w:divBdr>
            <w:top w:val="none" w:sz="0" w:space="0" w:color="auto"/>
            <w:left w:val="none" w:sz="0" w:space="0" w:color="auto"/>
            <w:bottom w:val="none" w:sz="0" w:space="0" w:color="auto"/>
            <w:right w:val="none" w:sz="0" w:space="0" w:color="auto"/>
          </w:divBdr>
        </w:div>
      </w:divsChild>
    </w:div>
    <w:div w:id="1434276378">
      <w:bodyDiv w:val="1"/>
      <w:marLeft w:val="0"/>
      <w:marRight w:val="0"/>
      <w:marTop w:val="0"/>
      <w:marBottom w:val="0"/>
      <w:divBdr>
        <w:top w:val="none" w:sz="0" w:space="0" w:color="auto"/>
        <w:left w:val="none" w:sz="0" w:space="0" w:color="auto"/>
        <w:bottom w:val="none" w:sz="0" w:space="0" w:color="auto"/>
        <w:right w:val="none" w:sz="0" w:space="0" w:color="auto"/>
      </w:divBdr>
    </w:div>
    <w:div w:id="1434670833">
      <w:bodyDiv w:val="1"/>
      <w:marLeft w:val="0"/>
      <w:marRight w:val="0"/>
      <w:marTop w:val="0"/>
      <w:marBottom w:val="0"/>
      <w:divBdr>
        <w:top w:val="none" w:sz="0" w:space="0" w:color="auto"/>
        <w:left w:val="none" w:sz="0" w:space="0" w:color="auto"/>
        <w:bottom w:val="none" w:sz="0" w:space="0" w:color="auto"/>
        <w:right w:val="none" w:sz="0" w:space="0" w:color="auto"/>
      </w:divBdr>
    </w:div>
    <w:div w:id="1437752264">
      <w:bodyDiv w:val="1"/>
      <w:marLeft w:val="0"/>
      <w:marRight w:val="0"/>
      <w:marTop w:val="0"/>
      <w:marBottom w:val="0"/>
      <w:divBdr>
        <w:top w:val="none" w:sz="0" w:space="0" w:color="auto"/>
        <w:left w:val="none" w:sz="0" w:space="0" w:color="auto"/>
        <w:bottom w:val="none" w:sz="0" w:space="0" w:color="auto"/>
        <w:right w:val="none" w:sz="0" w:space="0" w:color="auto"/>
      </w:divBdr>
      <w:divsChild>
        <w:div w:id="128669222">
          <w:marLeft w:val="640"/>
          <w:marRight w:val="0"/>
          <w:marTop w:val="0"/>
          <w:marBottom w:val="0"/>
          <w:divBdr>
            <w:top w:val="none" w:sz="0" w:space="0" w:color="auto"/>
            <w:left w:val="none" w:sz="0" w:space="0" w:color="auto"/>
            <w:bottom w:val="none" w:sz="0" w:space="0" w:color="auto"/>
            <w:right w:val="none" w:sz="0" w:space="0" w:color="auto"/>
          </w:divBdr>
        </w:div>
        <w:div w:id="586228783">
          <w:marLeft w:val="640"/>
          <w:marRight w:val="0"/>
          <w:marTop w:val="0"/>
          <w:marBottom w:val="0"/>
          <w:divBdr>
            <w:top w:val="none" w:sz="0" w:space="0" w:color="auto"/>
            <w:left w:val="none" w:sz="0" w:space="0" w:color="auto"/>
            <w:bottom w:val="none" w:sz="0" w:space="0" w:color="auto"/>
            <w:right w:val="none" w:sz="0" w:space="0" w:color="auto"/>
          </w:divBdr>
        </w:div>
        <w:div w:id="1110121375">
          <w:marLeft w:val="640"/>
          <w:marRight w:val="0"/>
          <w:marTop w:val="0"/>
          <w:marBottom w:val="0"/>
          <w:divBdr>
            <w:top w:val="none" w:sz="0" w:space="0" w:color="auto"/>
            <w:left w:val="none" w:sz="0" w:space="0" w:color="auto"/>
            <w:bottom w:val="none" w:sz="0" w:space="0" w:color="auto"/>
            <w:right w:val="none" w:sz="0" w:space="0" w:color="auto"/>
          </w:divBdr>
        </w:div>
        <w:div w:id="696585123">
          <w:marLeft w:val="640"/>
          <w:marRight w:val="0"/>
          <w:marTop w:val="0"/>
          <w:marBottom w:val="0"/>
          <w:divBdr>
            <w:top w:val="none" w:sz="0" w:space="0" w:color="auto"/>
            <w:left w:val="none" w:sz="0" w:space="0" w:color="auto"/>
            <w:bottom w:val="none" w:sz="0" w:space="0" w:color="auto"/>
            <w:right w:val="none" w:sz="0" w:space="0" w:color="auto"/>
          </w:divBdr>
        </w:div>
        <w:div w:id="1765227190">
          <w:marLeft w:val="640"/>
          <w:marRight w:val="0"/>
          <w:marTop w:val="0"/>
          <w:marBottom w:val="0"/>
          <w:divBdr>
            <w:top w:val="none" w:sz="0" w:space="0" w:color="auto"/>
            <w:left w:val="none" w:sz="0" w:space="0" w:color="auto"/>
            <w:bottom w:val="none" w:sz="0" w:space="0" w:color="auto"/>
            <w:right w:val="none" w:sz="0" w:space="0" w:color="auto"/>
          </w:divBdr>
        </w:div>
        <w:div w:id="1989936075">
          <w:marLeft w:val="640"/>
          <w:marRight w:val="0"/>
          <w:marTop w:val="0"/>
          <w:marBottom w:val="0"/>
          <w:divBdr>
            <w:top w:val="none" w:sz="0" w:space="0" w:color="auto"/>
            <w:left w:val="none" w:sz="0" w:space="0" w:color="auto"/>
            <w:bottom w:val="none" w:sz="0" w:space="0" w:color="auto"/>
            <w:right w:val="none" w:sz="0" w:space="0" w:color="auto"/>
          </w:divBdr>
        </w:div>
        <w:div w:id="495535350">
          <w:marLeft w:val="640"/>
          <w:marRight w:val="0"/>
          <w:marTop w:val="0"/>
          <w:marBottom w:val="0"/>
          <w:divBdr>
            <w:top w:val="none" w:sz="0" w:space="0" w:color="auto"/>
            <w:left w:val="none" w:sz="0" w:space="0" w:color="auto"/>
            <w:bottom w:val="none" w:sz="0" w:space="0" w:color="auto"/>
            <w:right w:val="none" w:sz="0" w:space="0" w:color="auto"/>
          </w:divBdr>
        </w:div>
        <w:div w:id="502863446">
          <w:marLeft w:val="640"/>
          <w:marRight w:val="0"/>
          <w:marTop w:val="0"/>
          <w:marBottom w:val="0"/>
          <w:divBdr>
            <w:top w:val="none" w:sz="0" w:space="0" w:color="auto"/>
            <w:left w:val="none" w:sz="0" w:space="0" w:color="auto"/>
            <w:bottom w:val="none" w:sz="0" w:space="0" w:color="auto"/>
            <w:right w:val="none" w:sz="0" w:space="0" w:color="auto"/>
          </w:divBdr>
        </w:div>
        <w:div w:id="2131314452">
          <w:marLeft w:val="640"/>
          <w:marRight w:val="0"/>
          <w:marTop w:val="0"/>
          <w:marBottom w:val="0"/>
          <w:divBdr>
            <w:top w:val="none" w:sz="0" w:space="0" w:color="auto"/>
            <w:left w:val="none" w:sz="0" w:space="0" w:color="auto"/>
            <w:bottom w:val="none" w:sz="0" w:space="0" w:color="auto"/>
            <w:right w:val="none" w:sz="0" w:space="0" w:color="auto"/>
          </w:divBdr>
        </w:div>
        <w:div w:id="1581021658">
          <w:marLeft w:val="640"/>
          <w:marRight w:val="0"/>
          <w:marTop w:val="0"/>
          <w:marBottom w:val="0"/>
          <w:divBdr>
            <w:top w:val="none" w:sz="0" w:space="0" w:color="auto"/>
            <w:left w:val="none" w:sz="0" w:space="0" w:color="auto"/>
            <w:bottom w:val="none" w:sz="0" w:space="0" w:color="auto"/>
            <w:right w:val="none" w:sz="0" w:space="0" w:color="auto"/>
          </w:divBdr>
        </w:div>
        <w:div w:id="1436484917">
          <w:marLeft w:val="640"/>
          <w:marRight w:val="0"/>
          <w:marTop w:val="0"/>
          <w:marBottom w:val="0"/>
          <w:divBdr>
            <w:top w:val="none" w:sz="0" w:space="0" w:color="auto"/>
            <w:left w:val="none" w:sz="0" w:space="0" w:color="auto"/>
            <w:bottom w:val="none" w:sz="0" w:space="0" w:color="auto"/>
            <w:right w:val="none" w:sz="0" w:space="0" w:color="auto"/>
          </w:divBdr>
        </w:div>
        <w:div w:id="1269629295">
          <w:marLeft w:val="640"/>
          <w:marRight w:val="0"/>
          <w:marTop w:val="0"/>
          <w:marBottom w:val="0"/>
          <w:divBdr>
            <w:top w:val="none" w:sz="0" w:space="0" w:color="auto"/>
            <w:left w:val="none" w:sz="0" w:space="0" w:color="auto"/>
            <w:bottom w:val="none" w:sz="0" w:space="0" w:color="auto"/>
            <w:right w:val="none" w:sz="0" w:space="0" w:color="auto"/>
          </w:divBdr>
        </w:div>
        <w:div w:id="295258005">
          <w:marLeft w:val="640"/>
          <w:marRight w:val="0"/>
          <w:marTop w:val="0"/>
          <w:marBottom w:val="0"/>
          <w:divBdr>
            <w:top w:val="none" w:sz="0" w:space="0" w:color="auto"/>
            <w:left w:val="none" w:sz="0" w:space="0" w:color="auto"/>
            <w:bottom w:val="none" w:sz="0" w:space="0" w:color="auto"/>
            <w:right w:val="none" w:sz="0" w:space="0" w:color="auto"/>
          </w:divBdr>
        </w:div>
        <w:div w:id="1131702524">
          <w:marLeft w:val="640"/>
          <w:marRight w:val="0"/>
          <w:marTop w:val="0"/>
          <w:marBottom w:val="0"/>
          <w:divBdr>
            <w:top w:val="none" w:sz="0" w:space="0" w:color="auto"/>
            <w:left w:val="none" w:sz="0" w:space="0" w:color="auto"/>
            <w:bottom w:val="none" w:sz="0" w:space="0" w:color="auto"/>
            <w:right w:val="none" w:sz="0" w:space="0" w:color="auto"/>
          </w:divBdr>
        </w:div>
        <w:div w:id="873930193">
          <w:marLeft w:val="640"/>
          <w:marRight w:val="0"/>
          <w:marTop w:val="0"/>
          <w:marBottom w:val="0"/>
          <w:divBdr>
            <w:top w:val="none" w:sz="0" w:space="0" w:color="auto"/>
            <w:left w:val="none" w:sz="0" w:space="0" w:color="auto"/>
            <w:bottom w:val="none" w:sz="0" w:space="0" w:color="auto"/>
            <w:right w:val="none" w:sz="0" w:space="0" w:color="auto"/>
          </w:divBdr>
        </w:div>
        <w:div w:id="1835759537">
          <w:marLeft w:val="640"/>
          <w:marRight w:val="0"/>
          <w:marTop w:val="0"/>
          <w:marBottom w:val="0"/>
          <w:divBdr>
            <w:top w:val="none" w:sz="0" w:space="0" w:color="auto"/>
            <w:left w:val="none" w:sz="0" w:space="0" w:color="auto"/>
            <w:bottom w:val="none" w:sz="0" w:space="0" w:color="auto"/>
            <w:right w:val="none" w:sz="0" w:space="0" w:color="auto"/>
          </w:divBdr>
        </w:div>
        <w:div w:id="1629505312">
          <w:marLeft w:val="640"/>
          <w:marRight w:val="0"/>
          <w:marTop w:val="0"/>
          <w:marBottom w:val="0"/>
          <w:divBdr>
            <w:top w:val="none" w:sz="0" w:space="0" w:color="auto"/>
            <w:left w:val="none" w:sz="0" w:space="0" w:color="auto"/>
            <w:bottom w:val="none" w:sz="0" w:space="0" w:color="auto"/>
            <w:right w:val="none" w:sz="0" w:space="0" w:color="auto"/>
          </w:divBdr>
        </w:div>
        <w:div w:id="738137484">
          <w:marLeft w:val="640"/>
          <w:marRight w:val="0"/>
          <w:marTop w:val="0"/>
          <w:marBottom w:val="0"/>
          <w:divBdr>
            <w:top w:val="none" w:sz="0" w:space="0" w:color="auto"/>
            <w:left w:val="none" w:sz="0" w:space="0" w:color="auto"/>
            <w:bottom w:val="none" w:sz="0" w:space="0" w:color="auto"/>
            <w:right w:val="none" w:sz="0" w:space="0" w:color="auto"/>
          </w:divBdr>
        </w:div>
        <w:div w:id="713194473">
          <w:marLeft w:val="640"/>
          <w:marRight w:val="0"/>
          <w:marTop w:val="0"/>
          <w:marBottom w:val="0"/>
          <w:divBdr>
            <w:top w:val="none" w:sz="0" w:space="0" w:color="auto"/>
            <w:left w:val="none" w:sz="0" w:space="0" w:color="auto"/>
            <w:bottom w:val="none" w:sz="0" w:space="0" w:color="auto"/>
            <w:right w:val="none" w:sz="0" w:space="0" w:color="auto"/>
          </w:divBdr>
        </w:div>
        <w:div w:id="1475952616">
          <w:marLeft w:val="640"/>
          <w:marRight w:val="0"/>
          <w:marTop w:val="0"/>
          <w:marBottom w:val="0"/>
          <w:divBdr>
            <w:top w:val="none" w:sz="0" w:space="0" w:color="auto"/>
            <w:left w:val="none" w:sz="0" w:space="0" w:color="auto"/>
            <w:bottom w:val="none" w:sz="0" w:space="0" w:color="auto"/>
            <w:right w:val="none" w:sz="0" w:space="0" w:color="auto"/>
          </w:divBdr>
        </w:div>
        <w:div w:id="1236624995">
          <w:marLeft w:val="640"/>
          <w:marRight w:val="0"/>
          <w:marTop w:val="0"/>
          <w:marBottom w:val="0"/>
          <w:divBdr>
            <w:top w:val="none" w:sz="0" w:space="0" w:color="auto"/>
            <w:left w:val="none" w:sz="0" w:space="0" w:color="auto"/>
            <w:bottom w:val="none" w:sz="0" w:space="0" w:color="auto"/>
            <w:right w:val="none" w:sz="0" w:space="0" w:color="auto"/>
          </w:divBdr>
        </w:div>
        <w:div w:id="191265801">
          <w:marLeft w:val="640"/>
          <w:marRight w:val="0"/>
          <w:marTop w:val="0"/>
          <w:marBottom w:val="0"/>
          <w:divBdr>
            <w:top w:val="none" w:sz="0" w:space="0" w:color="auto"/>
            <w:left w:val="none" w:sz="0" w:space="0" w:color="auto"/>
            <w:bottom w:val="none" w:sz="0" w:space="0" w:color="auto"/>
            <w:right w:val="none" w:sz="0" w:space="0" w:color="auto"/>
          </w:divBdr>
        </w:div>
        <w:div w:id="623849509">
          <w:marLeft w:val="640"/>
          <w:marRight w:val="0"/>
          <w:marTop w:val="0"/>
          <w:marBottom w:val="0"/>
          <w:divBdr>
            <w:top w:val="none" w:sz="0" w:space="0" w:color="auto"/>
            <w:left w:val="none" w:sz="0" w:space="0" w:color="auto"/>
            <w:bottom w:val="none" w:sz="0" w:space="0" w:color="auto"/>
            <w:right w:val="none" w:sz="0" w:space="0" w:color="auto"/>
          </w:divBdr>
        </w:div>
        <w:div w:id="309790096">
          <w:marLeft w:val="640"/>
          <w:marRight w:val="0"/>
          <w:marTop w:val="0"/>
          <w:marBottom w:val="0"/>
          <w:divBdr>
            <w:top w:val="none" w:sz="0" w:space="0" w:color="auto"/>
            <w:left w:val="none" w:sz="0" w:space="0" w:color="auto"/>
            <w:bottom w:val="none" w:sz="0" w:space="0" w:color="auto"/>
            <w:right w:val="none" w:sz="0" w:space="0" w:color="auto"/>
          </w:divBdr>
        </w:div>
        <w:div w:id="1980725213">
          <w:marLeft w:val="640"/>
          <w:marRight w:val="0"/>
          <w:marTop w:val="0"/>
          <w:marBottom w:val="0"/>
          <w:divBdr>
            <w:top w:val="none" w:sz="0" w:space="0" w:color="auto"/>
            <w:left w:val="none" w:sz="0" w:space="0" w:color="auto"/>
            <w:bottom w:val="none" w:sz="0" w:space="0" w:color="auto"/>
            <w:right w:val="none" w:sz="0" w:space="0" w:color="auto"/>
          </w:divBdr>
        </w:div>
        <w:div w:id="327294342">
          <w:marLeft w:val="640"/>
          <w:marRight w:val="0"/>
          <w:marTop w:val="0"/>
          <w:marBottom w:val="0"/>
          <w:divBdr>
            <w:top w:val="none" w:sz="0" w:space="0" w:color="auto"/>
            <w:left w:val="none" w:sz="0" w:space="0" w:color="auto"/>
            <w:bottom w:val="none" w:sz="0" w:space="0" w:color="auto"/>
            <w:right w:val="none" w:sz="0" w:space="0" w:color="auto"/>
          </w:divBdr>
        </w:div>
        <w:div w:id="1093165671">
          <w:marLeft w:val="640"/>
          <w:marRight w:val="0"/>
          <w:marTop w:val="0"/>
          <w:marBottom w:val="0"/>
          <w:divBdr>
            <w:top w:val="none" w:sz="0" w:space="0" w:color="auto"/>
            <w:left w:val="none" w:sz="0" w:space="0" w:color="auto"/>
            <w:bottom w:val="none" w:sz="0" w:space="0" w:color="auto"/>
            <w:right w:val="none" w:sz="0" w:space="0" w:color="auto"/>
          </w:divBdr>
        </w:div>
        <w:div w:id="801341290">
          <w:marLeft w:val="640"/>
          <w:marRight w:val="0"/>
          <w:marTop w:val="0"/>
          <w:marBottom w:val="0"/>
          <w:divBdr>
            <w:top w:val="none" w:sz="0" w:space="0" w:color="auto"/>
            <w:left w:val="none" w:sz="0" w:space="0" w:color="auto"/>
            <w:bottom w:val="none" w:sz="0" w:space="0" w:color="auto"/>
            <w:right w:val="none" w:sz="0" w:space="0" w:color="auto"/>
          </w:divBdr>
        </w:div>
        <w:div w:id="566847325">
          <w:marLeft w:val="640"/>
          <w:marRight w:val="0"/>
          <w:marTop w:val="0"/>
          <w:marBottom w:val="0"/>
          <w:divBdr>
            <w:top w:val="none" w:sz="0" w:space="0" w:color="auto"/>
            <w:left w:val="none" w:sz="0" w:space="0" w:color="auto"/>
            <w:bottom w:val="none" w:sz="0" w:space="0" w:color="auto"/>
            <w:right w:val="none" w:sz="0" w:space="0" w:color="auto"/>
          </w:divBdr>
        </w:div>
        <w:div w:id="217598728">
          <w:marLeft w:val="640"/>
          <w:marRight w:val="0"/>
          <w:marTop w:val="0"/>
          <w:marBottom w:val="0"/>
          <w:divBdr>
            <w:top w:val="none" w:sz="0" w:space="0" w:color="auto"/>
            <w:left w:val="none" w:sz="0" w:space="0" w:color="auto"/>
            <w:bottom w:val="none" w:sz="0" w:space="0" w:color="auto"/>
            <w:right w:val="none" w:sz="0" w:space="0" w:color="auto"/>
          </w:divBdr>
        </w:div>
        <w:div w:id="223221644">
          <w:marLeft w:val="640"/>
          <w:marRight w:val="0"/>
          <w:marTop w:val="0"/>
          <w:marBottom w:val="0"/>
          <w:divBdr>
            <w:top w:val="none" w:sz="0" w:space="0" w:color="auto"/>
            <w:left w:val="none" w:sz="0" w:space="0" w:color="auto"/>
            <w:bottom w:val="none" w:sz="0" w:space="0" w:color="auto"/>
            <w:right w:val="none" w:sz="0" w:space="0" w:color="auto"/>
          </w:divBdr>
        </w:div>
        <w:div w:id="1580403182">
          <w:marLeft w:val="640"/>
          <w:marRight w:val="0"/>
          <w:marTop w:val="0"/>
          <w:marBottom w:val="0"/>
          <w:divBdr>
            <w:top w:val="none" w:sz="0" w:space="0" w:color="auto"/>
            <w:left w:val="none" w:sz="0" w:space="0" w:color="auto"/>
            <w:bottom w:val="none" w:sz="0" w:space="0" w:color="auto"/>
            <w:right w:val="none" w:sz="0" w:space="0" w:color="auto"/>
          </w:divBdr>
        </w:div>
        <w:div w:id="2079206006">
          <w:marLeft w:val="640"/>
          <w:marRight w:val="0"/>
          <w:marTop w:val="0"/>
          <w:marBottom w:val="0"/>
          <w:divBdr>
            <w:top w:val="none" w:sz="0" w:space="0" w:color="auto"/>
            <w:left w:val="none" w:sz="0" w:space="0" w:color="auto"/>
            <w:bottom w:val="none" w:sz="0" w:space="0" w:color="auto"/>
            <w:right w:val="none" w:sz="0" w:space="0" w:color="auto"/>
          </w:divBdr>
        </w:div>
        <w:div w:id="329407948">
          <w:marLeft w:val="640"/>
          <w:marRight w:val="0"/>
          <w:marTop w:val="0"/>
          <w:marBottom w:val="0"/>
          <w:divBdr>
            <w:top w:val="none" w:sz="0" w:space="0" w:color="auto"/>
            <w:left w:val="none" w:sz="0" w:space="0" w:color="auto"/>
            <w:bottom w:val="none" w:sz="0" w:space="0" w:color="auto"/>
            <w:right w:val="none" w:sz="0" w:space="0" w:color="auto"/>
          </w:divBdr>
        </w:div>
        <w:div w:id="48579979">
          <w:marLeft w:val="640"/>
          <w:marRight w:val="0"/>
          <w:marTop w:val="0"/>
          <w:marBottom w:val="0"/>
          <w:divBdr>
            <w:top w:val="none" w:sz="0" w:space="0" w:color="auto"/>
            <w:left w:val="none" w:sz="0" w:space="0" w:color="auto"/>
            <w:bottom w:val="none" w:sz="0" w:space="0" w:color="auto"/>
            <w:right w:val="none" w:sz="0" w:space="0" w:color="auto"/>
          </w:divBdr>
        </w:div>
        <w:div w:id="1969896315">
          <w:marLeft w:val="640"/>
          <w:marRight w:val="0"/>
          <w:marTop w:val="0"/>
          <w:marBottom w:val="0"/>
          <w:divBdr>
            <w:top w:val="none" w:sz="0" w:space="0" w:color="auto"/>
            <w:left w:val="none" w:sz="0" w:space="0" w:color="auto"/>
            <w:bottom w:val="none" w:sz="0" w:space="0" w:color="auto"/>
            <w:right w:val="none" w:sz="0" w:space="0" w:color="auto"/>
          </w:divBdr>
        </w:div>
        <w:div w:id="2056731207">
          <w:marLeft w:val="640"/>
          <w:marRight w:val="0"/>
          <w:marTop w:val="0"/>
          <w:marBottom w:val="0"/>
          <w:divBdr>
            <w:top w:val="none" w:sz="0" w:space="0" w:color="auto"/>
            <w:left w:val="none" w:sz="0" w:space="0" w:color="auto"/>
            <w:bottom w:val="none" w:sz="0" w:space="0" w:color="auto"/>
            <w:right w:val="none" w:sz="0" w:space="0" w:color="auto"/>
          </w:divBdr>
        </w:div>
        <w:div w:id="1046609953">
          <w:marLeft w:val="640"/>
          <w:marRight w:val="0"/>
          <w:marTop w:val="0"/>
          <w:marBottom w:val="0"/>
          <w:divBdr>
            <w:top w:val="none" w:sz="0" w:space="0" w:color="auto"/>
            <w:left w:val="none" w:sz="0" w:space="0" w:color="auto"/>
            <w:bottom w:val="none" w:sz="0" w:space="0" w:color="auto"/>
            <w:right w:val="none" w:sz="0" w:space="0" w:color="auto"/>
          </w:divBdr>
        </w:div>
        <w:div w:id="1742411629">
          <w:marLeft w:val="640"/>
          <w:marRight w:val="0"/>
          <w:marTop w:val="0"/>
          <w:marBottom w:val="0"/>
          <w:divBdr>
            <w:top w:val="none" w:sz="0" w:space="0" w:color="auto"/>
            <w:left w:val="none" w:sz="0" w:space="0" w:color="auto"/>
            <w:bottom w:val="none" w:sz="0" w:space="0" w:color="auto"/>
            <w:right w:val="none" w:sz="0" w:space="0" w:color="auto"/>
          </w:divBdr>
        </w:div>
        <w:div w:id="1102535281">
          <w:marLeft w:val="640"/>
          <w:marRight w:val="0"/>
          <w:marTop w:val="0"/>
          <w:marBottom w:val="0"/>
          <w:divBdr>
            <w:top w:val="none" w:sz="0" w:space="0" w:color="auto"/>
            <w:left w:val="none" w:sz="0" w:space="0" w:color="auto"/>
            <w:bottom w:val="none" w:sz="0" w:space="0" w:color="auto"/>
            <w:right w:val="none" w:sz="0" w:space="0" w:color="auto"/>
          </w:divBdr>
        </w:div>
        <w:div w:id="1261526004">
          <w:marLeft w:val="640"/>
          <w:marRight w:val="0"/>
          <w:marTop w:val="0"/>
          <w:marBottom w:val="0"/>
          <w:divBdr>
            <w:top w:val="none" w:sz="0" w:space="0" w:color="auto"/>
            <w:left w:val="none" w:sz="0" w:space="0" w:color="auto"/>
            <w:bottom w:val="none" w:sz="0" w:space="0" w:color="auto"/>
            <w:right w:val="none" w:sz="0" w:space="0" w:color="auto"/>
          </w:divBdr>
        </w:div>
        <w:div w:id="951672341">
          <w:marLeft w:val="640"/>
          <w:marRight w:val="0"/>
          <w:marTop w:val="0"/>
          <w:marBottom w:val="0"/>
          <w:divBdr>
            <w:top w:val="none" w:sz="0" w:space="0" w:color="auto"/>
            <w:left w:val="none" w:sz="0" w:space="0" w:color="auto"/>
            <w:bottom w:val="none" w:sz="0" w:space="0" w:color="auto"/>
            <w:right w:val="none" w:sz="0" w:space="0" w:color="auto"/>
          </w:divBdr>
        </w:div>
        <w:div w:id="1576472686">
          <w:marLeft w:val="640"/>
          <w:marRight w:val="0"/>
          <w:marTop w:val="0"/>
          <w:marBottom w:val="0"/>
          <w:divBdr>
            <w:top w:val="none" w:sz="0" w:space="0" w:color="auto"/>
            <w:left w:val="none" w:sz="0" w:space="0" w:color="auto"/>
            <w:bottom w:val="none" w:sz="0" w:space="0" w:color="auto"/>
            <w:right w:val="none" w:sz="0" w:space="0" w:color="auto"/>
          </w:divBdr>
        </w:div>
        <w:div w:id="1554195485">
          <w:marLeft w:val="640"/>
          <w:marRight w:val="0"/>
          <w:marTop w:val="0"/>
          <w:marBottom w:val="0"/>
          <w:divBdr>
            <w:top w:val="none" w:sz="0" w:space="0" w:color="auto"/>
            <w:left w:val="none" w:sz="0" w:space="0" w:color="auto"/>
            <w:bottom w:val="none" w:sz="0" w:space="0" w:color="auto"/>
            <w:right w:val="none" w:sz="0" w:space="0" w:color="auto"/>
          </w:divBdr>
        </w:div>
        <w:div w:id="2084057857">
          <w:marLeft w:val="640"/>
          <w:marRight w:val="0"/>
          <w:marTop w:val="0"/>
          <w:marBottom w:val="0"/>
          <w:divBdr>
            <w:top w:val="none" w:sz="0" w:space="0" w:color="auto"/>
            <w:left w:val="none" w:sz="0" w:space="0" w:color="auto"/>
            <w:bottom w:val="none" w:sz="0" w:space="0" w:color="auto"/>
            <w:right w:val="none" w:sz="0" w:space="0" w:color="auto"/>
          </w:divBdr>
        </w:div>
        <w:div w:id="1361082922">
          <w:marLeft w:val="640"/>
          <w:marRight w:val="0"/>
          <w:marTop w:val="0"/>
          <w:marBottom w:val="0"/>
          <w:divBdr>
            <w:top w:val="none" w:sz="0" w:space="0" w:color="auto"/>
            <w:left w:val="none" w:sz="0" w:space="0" w:color="auto"/>
            <w:bottom w:val="none" w:sz="0" w:space="0" w:color="auto"/>
            <w:right w:val="none" w:sz="0" w:space="0" w:color="auto"/>
          </w:divBdr>
        </w:div>
        <w:div w:id="1209606311">
          <w:marLeft w:val="640"/>
          <w:marRight w:val="0"/>
          <w:marTop w:val="0"/>
          <w:marBottom w:val="0"/>
          <w:divBdr>
            <w:top w:val="none" w:sz="0" w:space="0" w:color="auto"/>
            <w:left w:val="none" w:sz="0" w:space="0" w:color="auto"/>
            <w:bottom w:val="none" w:sz="0" w:space="0" w:color="auto"/>
            <w:right w:val="none" w:sz="0" w:space="0" w:color="auto"/>
          </w:divBdr>
        </w:div>
        <w:div w:id="1113478817">
          <w:marLeft w:val="640"/>
          <w:marRight w:val="0"/>
          <w:marTop w:val="0"/>
          <w:marBottom w:val="0"/>
          <w:divBdr>
            <w:top w:val="none" w:sz="0" w:space="0" w:color="auto"/>
            <w:left w:val="none" w:sz="0" w:space="0" w:color="auto"/>
            <w:bottom w:val="none" w:sz="0" w:space="0" w:color="auto"/>
            <w:right w:val="none" w:sz="0" w:space="0" w:color="auto"/>
          </w:divBdr>
        </w:div>
        <w:div w:id="225381751">
          <w:marLeft w:val="640"/>
          <w:marRight w:val="0"/>
          <w:marTop w:val="0"/>
          <w:marBottom w:val="0"/>
          <w:divBdr>
            <w:top w:val="none" w:sz="0" w:space="0" w:color="auto"/>
            <w:left w:val="none" w:sz="0" w:space="0" w:color="auto"/>
            <w:bottom w:val="none" w:sz="0" w:space="0" w:color="auto"/>
            <w:right w:val="none" w:sz="0" w:space="0" w:color="auto"/>
          </w:divBdr>
        </w:div>
        <w:div w:id="180901718">
          <w:marLeft w:val="640"/>
          <w:marRight w:val="0"/>
          <w:marTop w:val="0"/>
          <w:marBottom w:val="0"/>
          <w:divBdr>
            <w:top w:val="none" w:sz="0" w:space="0" w:color="auto"/>
            <w:left w:val="none" w:sz="0" w:space="0" w:color="auto"/>
            <w:bottom w:val="none" w:sz="0" w:space="0" w:color="auto"/>
            <w:right w:val="none" w:sz="0" w:space="0" w:color="auto"/>
          </w:divBdr>
        </w:div>
        <w:div w:id="775903245">
          <w:marLeft w:val="640"/>
          <w:marRight w:val="0"/>
          <w:marTop w:val="0"/>
          <w:marBottom w:val="0"/>
          <w:divBdr>
            <w:top w:val="none" w:sz="0" w:space="0" w:color="auto"/>
            <w:left w:val="none" w:sz="0" w:space="0" w:color="auto"/>
            <w:bottom w:val="none" w:sz="0" w:space="0" w:color="auto"/>
            <w:right w:val="none" w:sz="0" w:space="0" w:color="auto"/>
          </w:divBdr>
        </w:div>
        <w:div w:id="99494285">
          <w:marLeft w:val="640"/>
          <w:marRight w:val="0"/>
          <w:marTop w:val="0"/>
          <w:marBottom w:val="0"/>
          <w:divBdr>
            <w:top w:val="none" w:sz="0" w:space="0" w:color="auto"/>
            <w:left w:val="none" w:sz="0" w:space="0" w:color="auto"/>
            <w:bottom w:val="none" w:sz="0" w:space="0" w:color="auto"/>
            <w:right w:val="none" w:sz="0" w:space="0" w:color="auto"/>
          </w:divBdr>
        </w:div>
        <w:div w:id="617101598">
          <w:marLeft w:val="640"/>
          <w:marRight w:val="0"/>
          <w:marTop w:val="0"/>
          <w:marBottom w:val="0"/>
          <w:divBdr>
            <w:top w:val="none" w:sz="0" w:space="0" w:color="auto"/>
            <w:left w:val="none" w:sz="0" w:space="0" w:color="auto"/>
            <w:bottom w:val="none" w:sz="0" w:space="0" w:color="auto"/>
            <w:right w:val="none" w:sz="0" w:space="0" w:color="auto"/>
          </w:divBdr>
        </w:div>
        <w:div w:id="1331446022">
          <w:marLeft w:val="640"/>
          <w:marRight w:val="0"/>
          <w:marTop w:val="0"/>
          <w:marBottom w:val="0"/>
          <w:divBdr>
            <w:top w:val="none" w:sz="0" w:space="0" w:color="auto"/>
            <w:left w:val="none" w:sz="0" w:space="0" w:color="auto"/>
            <w:bottom w:val="none" w:sz="0" w:space="0" w:color="auto"/>
            <w:right w:val="none" w:sz="0" w:space="0" w:color="auto"/>
          </w:divBdr>
        </w:div>
        <w:div w:id="757479979">
          <w:marLeft w:val="640"/>
          <w:marRight w:val="0"/>
          <w:marTop w:val="0"/>
          <w:marBottom w:val="0"/>
          <w:divBdr>
            <w:top w:val="none" w:sz="0" w:space="0" w:color="auto"/>
            <w:left w:val="none" w:sz="0" w:space="0" w:color="auto"/>
            <w:bottom w:val="none" w:sz="0" w:space="0" w:color="auto"/>
            <w:right w:val="none" w:sz="0" w:space="0" w:color="auto"/>
          </w:divBdr>
        </w:div>
        <w:div w:id="352343020">
          <w:marLeft w:val="640"/>
          <w:marRight w:val="0"/>
          <w:marTop w:val="0"/>
          <w:marBottom w:val="0"/>
          <w:divBdr>
            <w:top w:val="none" w:sz="0" w:space="0" w:color="auto"/>
            <w:left w:val="none" w:sz="0" w:space="0" w:color="auto"/>
            <w:bottom w:val="none" w:sz="0" w:space="0" w:color="auto"/>
            <w:right w:val="none" w:sz="0" w:space="0" w:color="auto"/>
          </w:divBdr>
        </w:div>
        <w:div w:id="841044748">
          <w:marLeft w:val="640"/>
          <w:marRight w:val="0"/>
          <w:marTop w:val="0"/>
          <w:marBottom w:val="0"/>
          <w:divBdr>
            <w:top w:val="none" w:sz="0" w:space="0" w:color="auto"/>
            <w:left w:val="none" w:sz="0" w:space="0" w:color="auto"/>
            <w:bottom w:val="none" w:sz="0" w:space="0" w:color="auto"/>
            <w:right w:val="none" w:sz="0" w:space="0" w:color="auto"/>
          </w:divBdr>
        </w:div>
        <w:div w:id="372854504">
          <w:marLeft w:val="640"/>
          <w:marRight w:val="0"/>
          <w:marTop w:val="0"/>
          <w:marBottom w:val="0"/>
          <w:divBdr>
            <w:top w:val="none" w:sz="0" w:space="0" w:color="auto"/>
            <w:left w:val="none" w:sz="0" w:space="0" w:color="auto"/>
            <w:bottom w:val="none" w:sz="0" w:space="0" w:color="auto"/>
            <w:right w:val="none" w:sz="0" w:space="0" w:color="auto"/>
          </w:divBdr>
        </w:div>
        <w:div w:id="1252472306">
          <w:marLeft w:val="640"/>
          <w:marRight w:val="0"/>
          <w:marTop w:val="0"/>
          <w:marBottom w:val="0"/>
          <w:divBdr>
            <w:top w:val="none" w:sz="0" w:space="0" w:color="auto"/>
            <w:left w:val="none" w:sz="0" w:space="0" w:color="auto"/>
            <w:bottom w:val="none" w:sz="0" w:space="0" w:color="auto"/>
            <w:right w:val="none" w:sz="0" w:space="0" w:color="auto"/>
          </w:divBdr>
        </w:div>
        <w:div w:id="211769752">
          <w:marLeft w:val="640"/>
          <w:marRight w:val="0"/>
          <w:marTop w:val="0"/>
          <w:marBottom w:val="0"/>
          <w:divBdr>
            <w:top w:val="none" w:sz="0" w:space="0" w:color="auto"/>
            <w:left w:val="none" w:sz="0" w:space="0" w:color="auto"/>
            <w:bottom w:val="none" w:sz="0" w:space="0" w:color="auto"/>
            <w:right w:val="none" w:sz="0" w:space="0" w:color="auto"/>
          </w:divBdr>
        </w:div>
        <w:div w:id="1217859759">
          <w:marLeft w:val="640"/>
          <w:marRight w:val="0"/>
          <w:marTop w:val="0"/>
          <w:marBottom w:val="0"/>
          <w:divBdr>
            <w:top w:val="none" w:sz="0" w:space="0" w:color="auto"/>
            <w:left w:val="none" w:sz="0" w:space="0" w:color="auto"/>
            <w:bottom w:val="none" w:sz="0" w:space="0" w:color="auto"/>
            <w:right w:val="none" w:sz="0" w:space="0" w:color="auto"/>
          </w:divBdr>
        </w:div>
        <w:div w:id="395738765">
          <w:marLeft w:val="640"/>
          <w:marRight w:val="0"/>
          <w:marTop w:val="0"/>
          <w:marBottom w:val="0"/>
          <w:divBdr>
            <w:top w:val="none" w:sz="0" w:space="0" w:color="auto"/>
            <w:left w:val="none" w:sz="0" w:space="0" w:color="auto"/>
            <w:bottom w:val="none" w:sz="0" w:space="0" w:color="auto"/>
            <w:right w:val="none" w:sz="0" w:space="0" w:color="auto"/>
          </w:divBdr>
        </w:div>
        <w:div w:id="186143061">
          <w:marLeft w:val="640"/>
          <w:marRight w:val="0"/>
          <w:marTop w:val="0"/>
          <w:marBottom w:val="0"/>
          <w:divBdr>
            <w:top w:val="none" w:sz="0" w:space="0" w:color="auto"/>
            <w:left w:val="none" w:sz="0" w:space="0" w:color="auto"/>
            <w:bottom w:val="none" w:sz="0" w:space="0" w:color="auto"/>
            <w:right w:val="none" w:sz="0" w:space="0" w:color="auto"/>
          </w:divBdr>
        </w:div>
        <w:div w:id="1520656042">
          <w:marLeft w:val="640"/>
          <w:marRight w:val="0"/>
          <w:marTop w:val="0"/>
          <w:marBottom w:val="0"/>
          <w:divBdr>
            <w:top w:val="none" w:sz="0" w:space="0" w:color="auto"/>
            <w:left w:val="none" w:sz="0" w:space="0" w:color="auto"/>
            <w:bottom w:val="none" w:sz="0" w:space="0" w:color="auto"/>
            <w:right w:val="none" w:sz="0" w:space="0" w:color="auto"/>
          </w:divBdr>
        </w:div>
        <w:div w:id="822114932">
          <w:marLeft w:val="640"/>
          <w:marRight w:val="0"/>
          <w:marTop w:val="0"/>
          <w:marBottom w:val="0"/>
          <w:divBdr>
            <w:top w:val="none" w:sz="0" w:space="0" w:color="auto"/>
            <w:left w:val="none" w:sz="0" w:space="0" w:color="auto"/>
            <w:bottom w:val="none" w:sz="0" w:space="0" w:color="auto"/>
            <w:right w:val="none" w:sz="0" w:space="0" w:color="auto"/>
          </w:divBdr>
        </w:div>
        <w:div w:id="1736661915">
          <w:marLeft w:val="640"/>
          <w:marRight w:val="0"/>
          <w:marTop w:val="0"/>
          <w:marBottom w:val="0"/>
          <w:divBdr>
            <w:top w:val="none" w:sz="0" w:space="0" w:color="auto"/>
            <w:left w:val="none" w:sz="0" w:space="0" w:color="auto"/>
            <w:bottom w:val="none" w:sz="0" w:space="0" w:color="auto"/>
            <w:right w:val="none" w:sz="0" w:space="0" w:color="auto"/>
          </w:divBdr>
        </w:div>
        <w:div w:id="1589539248">
          <w:marLeft w:val="640"/>
          <w:marRight w:val="0"/>
          <w:marTop w:val="0"/>
          <w:marBottom w:val="0"/>
          <w:divBdr>
            <w:top w:val="none" w:sz="0" w:space="0" w:color="auto"/>
            <w:left w:val="none" w:sz="0" w:space="0" w:color="auto"/>
            <w:bottom w:val="none" w:sz="0" w:space="0" w:color="auto"/>
            <w:right w:val="none" w:sz="0" w:space="0" w:color="auto"/>
          </w:divBdr>
        </w:div>
        <w:div w:id="273709830">
          <w:marLeft w:val="640"/>
          <w:marRight w:val="0"/>
          <w:marTop w:val="0"/>
          <w:marBottom w:val="0"/>
          <w:divBdr>
            <w:top w:val="none" w:sz="0" w:space="0" w:color="auto"/>
            <w:left w:val="none" w:sz="0" w:space="0" w:color="auto"/>
            <w:bottom w:val="none" w:sz="0" w:space="0" w:color="auto"/>
            <w:right w:val="none" w:sz="0" w:space="0" w:color="auto"/>
          </w:divBdr>
        </w:div>
        <w:div w:id="1157306319">
          <w:marLeft w:val="640"/>
          <w:marRight w:val="0"/>
          <w:marTop w:val="0"/>
          <w:marBottom w:val="0"/>
          <w:divBdr>
            <w:top w:val="none" w:sz="0" w:space="0" w:color="auto"/>
            <w:left w:val="none" w:sz="0" w:space="0" w:color="auto"/>
            <w:bottom w:val="none" w:sz="0" w:space="0" w:color="auto"/>
            <w:right w:val="none" w:sz="0" w:space="0" w:color="auto"/>
          </w:divBdr>
        </w:div>
        <w:div w:id="1933195604">
          <w:marLeft w:val="640"/>
          <w:marRight w:val="0"/>
          <w:marTop w:val="0"/>
          <w:marBottom w:val="0"/>
          <w:divBdr>
            <w:top w:val="none" w:sz="0" w:space="0" w:color="auto"/>
            <w:left w:val="none" w:sz="0" w:space="0" w:color="auto"/>
            <w:bottom w:val="none" w:sz="0" w:space="0" w:color="auto"/>
            <w:right w:val="none" w:sz="0" w:space="0" w:color="auto"/>
          </w:divBdr>
        </w:div>
        <w:div w:id="1857963253">
          <w:marLeft w:val="640"/>
          <w:marRight w:val="0"/>
          <w:marTop w:val="0"/>
          <w:marBottom w:val="0"/>
          <w:divBdr>
            <w:top w:val="none" w:sz="0" w:space="0" w:color="auto"/>
            <w:left w:val="none" w:sz="0" w:space="0" w:color="auto"/>
            <w:bottom w:val="none" w:sz="0" w:space="0" w:color="auto"/>
            <w:right w:val="none" w:sz="0" w:space="0" w:color="auto"/>
          </w:divBdr>
        </w:div>
        <w:div w:id="233785975">
          <w:marLeft w:val="640"/>
          <w:marRight w:val="0"/>
          <w:marTop w:val="0"/>
          <w:marBottom w:val="0"/>
          <w:divBdr>
            <w:top w:val="none" w:sz="0" w:space="0" w:color="auto"/>
            <w:left w:val="none" w:sz="0" w:space="0" w:color="auto"/>
            <w:bottom w:val="none" w:sz="0" w:space="0" w:color="auto"/>
            <w:right w:val="none" w:sz="0" w:space="0" w:color="auto"/>
          </w:divBdr>
        </w:div>
      </w:divsChild>
    </w:div>
    <w:div w:id="1438403562">
      <w:bodyDiv w:val="1"/>
      <w:marLeft w:val="0"/>
      <w:marRight w:val="0"/>
      <w:marTop w:val="0"/>
      <w:marBottom w:val="0"/>
      <w:divBdr>
        <w:top w:val="none" w:sz="0" w:space="0" w:color="auto"/>
        <w:left w:val="none" w:sz="0" w:space="0" w:color="auto"/>
        <w:bottom w:val="none" w:sz="0" w:space="0" w:color="auto"/>
        <w:right w:val="none" w:sz="0" w:space="0" w:color="auto"/>
      </w:divBdr>
    </w:div>
    <w:div w:id="1445929873">
      <w:bodyDiv w:val="1"/>
      <w:marLeft w:val="0"/>
      <w:marRight w:val="0"/>
      <w:marTop w:val="0"/>
      <w:marBottom w:val="0"/>
      <w:divBdr>
        <w:top w:val="none" w:sz="0" w:space="0" w:color="auto"/>
        <w:left w:val="none" w:sz="0" w:space="0" w:color="auto"/>
        <w:bottom w:val="none" w:sz="0" w:space="0" w:color="auto"/>
        <w:right w:val="none" w:sz="0" w:space="0" w:color="auto"/>
      </w:divBdr>
      <w:divsChild>
        <w:div w:id="1357658330">
          <w:marLeft w:val="640"/>
          <w:marRight w:val="0"/>
          <w:marTop w:val="0"/>
          <w:marBottom w:val="0"/>
          <w:divBdr>
            <w:top w:val="none" w:sz="0" w:space="0" w:color="auto"/>
            <w:left w:val="none" w:sz="0" w:space="0" w:color="auto"/>
            <w:bottom w:val="none" w:sz="0" w:space="0" w:color="auto"/>
            <w:right w:val="none" w:sz="0" w:space="0" w:color="auto"/>
          </w:divBdr>
        </w:div>
        <w:div w:id="404646540">
          <w:marLeft w:val="640"/>
          <w:marRight w:val="0"/>
          <w:marTop w:val="0"/>
          <w:marBottom w:val="0"/>
          <w:divBdr>
            <w:top w:val="none" w:sz="0" w:space="0" w:color="auto"/>
            <w:left w:val="none" w:sz="0" w:space="0" w:color="auto"/>
            <w:bottom w:val="none" w:sz="0" w:space="0" w:color="auto"/>
            <w:right w:val="none" w:sz="0" w:space="0" w:color="auto"/>
          </w:divBdr>
        </w:div>
        <w:div w:id="300035211">
          <w:marLeft w:val="640"/>
          <w:marRight w:val="0"/>
          <w:marTop w:val="0"/>
          <w:marBottom w:val="0"/>
          <w:divBdr>
            <w:top w:val="none" w:sz="0" w:space="0" w:color="auto"/>
            <w:left w:val="none" w:sz="0" w:space="0" w:color="auto"/>
            <w:bottom w:val="none" w:sz="0" w:space="0" w:color="auto"/>
            <w:right w:val="none" w:sz="0" w:space="0" w:color="auto"/>
          </w:divBdr>
        </w:div>
        <w:div w:id="1505781774">
          <w:marLeft w:val="640"/>
          <w:marRight w:val="0"/>
          <w:marTop w:val="0"/>
          <w:marBottom w:val="0"/>
          <w:divBdr>
            <w:top w:val="none" w:sz="0" w:space="0" w:color="auto"/>
            <w:left w:val="none" w:sz="0" w:space="0" w:color="auto"/>
            <w:bottom w:val="none" w:sz="0" w:space="0" w:color="auto"/>
            <w:right w:val="none" w:sz="0" w:space="0" w:color="auto"/>
          </w:divBdr>
        </w:div>
        <w:div w:id="409159477">
          <w:marLeft w:val="640"/>
          <w:marRight w:val="0"/>
          <w:marTop w:val="0"/>
          <w:marBottom w:val="0"/>
          <w:divBdr>
            <w:top w:val="none" w:sz="0" w:space="0" w:color="auto"/>
            <w:left w:val="none" w:sz="0" w:space="0" w:color="auto"/>
            <w:bottom w:val="none" w:sz="0" w:space="0" w:color="auto"/>
            <w:right w:val="none" w:sz="0" w:space="0" w:color="auto"/>
          </w:divBdr>
        </w:div>
        <w:div w:id="1694065210">
          <w:marLeft w:val="640"/>
          <w:marRight w:val="0"/>
          <w:marTop w:val="0"/>
          <w:marBottom w:val="0"/>
          <w:divBdr>
            <w:top w:val="none" w:sz="0" w:space="0" w:color="auto"/>
            <w:left w:val="none" w:sz="0" w:space="0" w:color="auto"/>
            <w:bottom w:val="none" w:sz="0" w:space="0" w:color="auto"/>
            <w:right w:val="none" w:sz="0" w:space="0" w:color="auto"/>
          </w:divBdr>
        </w:div>
        <w:div w:id="1741059523">
          <w:marLeft w:val="640"/>
          <w:marRight w:val="0"/>
          <w:marTop w:val="0"/>
          <w:marBottom w:val="0"/>
          <w:divBdr>
            <w:top w:val="none" w:sz="0" w:space="0" w:color="auto"/>
            <w:left w:val="none" w:sz="0" w:space="0" w:color="auto"/>
            <w:bottom w:val="none" w:sz="0" w:space="0" w:color="auto"/>
            <w:right w:val="none" w:sz="0" w:space="0" w:color="auto"/>
          </w:divBdr>
        </w:div>
        <w:div w:id="1724938615">
          <w:marLeft w:val="640"/>
          <w:marRight w:val="0"/>
          <w:marTop w:val="0"/>
          <w:marBottom w:val="0"/>
          <w:divBdr>
            <w:top w:val="none" w:sz="0" w:space="0" w:color="auto"/>
            <w:left w:val="none" w:sz="0" w:space="0" w:color="auto"/>
            <w:bottom w:val="none" w:sz="0" w:space="0" w:color="auto"/>
            <w:right w:val="none" w:sz="0" w:space="0" w:color="auto"/>
          </w:divBdr>
        </w:div>
        <w:div w:id="91436606">
          <w:marLeft w:val="640"/>
          <w:marRight w:val="0"/>
          <w:marTop w:val="0"/>
          <w:marBottom w:val="0"/>
          <w:divBdr>
            <w:top w:val="none" w:sz="0" w:space="0" w:color="auto"/>
            <w:left w:val="none" w:sz="0" w:space="0" w:color="auto"/>
            <w:bottom w:val="none" w:sz="0" w:space="0" w:color="auto"/>
            <w:right w:val="none" w:sz="0" w:space="0" w:color="auto"/>
          </w:divBdr>
        </w:div>
        <w:div w:id="232392700">
          <w:marLeft w:val="640"/>
          <w:marRight w:val="0"/>
          <w:marTop w:val="0"/>
          <w:marBottom w:val="0"/>
          <w:divBdr>
            <w:top w:val="none" w:sz="0" w:space="0" w:color="auto"/>
            <w:left w:val="none" w:sz="0" w:space="0" w:color="auto"/>
            <w:bottom w:val="none" w:sz="0" w:space="0" w:color="auto"/>
            <w:right w:val="none" w:sz="0" w:space="0" w:color="auto"/>
          </w:divBdr>
        </w:div>
        <w:div w:id="1611359189">
          <w:marLeft w:val="640"/>
          <w:marRight w:val="0"/>
          <w:marTop w:val="0"/>
          <w:marBottom w:val="0"/>
          <w:divBdr>
            <w:top w:val="none" w:sz="0" w:space="0" w:color="auto"/>
            <w:left w:val="none" w:sz="0" w:space="0" w:color="auto"/>
            <w:bottom w:val="none" w:sz="0" w:space="0" w:color="auto"/>
            <w:right w:val="none" w:sz="0" w:space="0" w:color="auto"/>
          </w:divBdr>
        </w:div>
        <w:div w:id="450899851">
          <w:marLeft w:val="640"/>
          <w:marRight w:val="0"/>
          <w:marTop w:val="0"/>
          <w:marBottom w:val="0"/>
          <w:divBdr>
            <w:top w:val="none" w:sz="0" w:space="0" w:color="auto"/>
            <w:left w:val="none" w:sz="0" w:space="0" w:color="auto"/>
            <w:bottom w:val="none" w:sz="0" w:space="0" w:color="auto"/>
            <w:right w:val="none" w:sz="0" w:space="0" w:color="auto"/>
          </w:divBdr>
        </w:div>
        <w:div w:id="1813716669">
          <w:marLeft w:val="640"/>
          <w:marRight w:val="0"/>
          <w:marTop w:val="0"/>
          <w:marBottom w:val="0"/>
          <w:divBdr>
            <w:top w:val="none" w:sz="0" w:space="0" w:color="auto"/>
            <w:left w:val="none" w:sz="0" w:space="0" w:color="auto"/>
            <w:bottom w:val="none" w:sz="0" w:space="0" w:color="auto"/>
            <w:right w:val="none" w:sz="0" w:space="0" w:color="auto"/>
          </w:divBdr>
        </w:div>
        <w:div w:id="1170758814">
          <w:marLeft w:val="640"/>
          <w:marRight w:val="0"/>
          <w:marTop w:val="0"/>
          <w:marBottom w:val="0"/>
          <w:divBdr>
            <w:top w:val="none" w:sz="0" w:space="0" w:color="auto"/>
            <w:left w:val="none" w:sz="0" w:space="0" w:color="auto"/>
            <w:bottom w:val="none" w:sz="0" w:space="0" w:color="auto"/>
            <w:right w:val="none" w:sz="0" w:space="0" w:color="auto"/>
          </w:divBdr>
        </w:div>
        <w:div w:id="1199583175">
          <w:marLeft w:val="640"/>
          <w:marRight w:val="0"/>
          <w:marTop w:val="0"/>
          <w:marBottom w:val="0"/>
          <w:divBdr>
            <w:top w:val="none" w:sz="0" w:space="0" w:color="auto"/>
            <w:left w:val="none" w:sz="0" w:space="0" w:color="auto"/>
            <w:bottom w:val="none" w:sz="0" w:space="0" w:color="auto"/>
            <w:right w:val="none" w:sz="0" w:space="0" w:color="auto"/>
          </w:divBdr>
        </w:div>
        <w:div w:id="2126653478">
          <w:marLeft w:val="640"/>
          <w:marRight w:val="0"/>
          <w:marTop w:val="0"/>
          <w:marBottom w:val="0"/>
          <w:divBdr>
            <w:top w:val="none" w:sz="0" w:space="0" w:color="auto"/>
            <w:left w:val="none" w:sz="0" w:space="0" w:color="auto"/>
            <w:bottom w:val="none" w:sz="0" w:space="0" w:color="auto"/>
            <w:right w:val="none" w:sz="0" w:space="0" w:color="auto"/>
          </w:divBdr>
        </w:div>
        <w:div w:id="1423261303">
          <w:marLeft w:val="640"/>
          <w:marRight w:val="0"/>
          <w:marTop w:val="0"/>
          <w:marBottom w:val="0"/>
          <w:divBdr>
            <w:top w:val="none" w:sz="0" w:space="0" w:color="auto"/>
            <w:left w:val="none" w:sz="0" w:space="0" w:color="auto"/>
            <w:bottom w:val="none" w:sz="0" w:space="0" w:color="auto"/>
            <w:right w:val="none" w:sz="0" w:space="0" w:color="auto"/>
          </w:divBdr>
        </w:div>
        <w:div w:id="2066563902">
          <w:marLeft w:val="640"/>
          <w:marRight w:val="0"/>
          <w:marTop w:val="0"/>
          <w:marBottom w:val="0"/>
          <w:divBdr>
            <w:top w:val="none" w:sz="0" w:space="0" w:color="auto"/>
            <w:left w:val="none" w:sz="0" w:space="0" w:color="auto"/>
            <w:bottom w:val="none" w:sz="0" w:space="0" w:color="auto"/>
            <w:right w:val="none" w:sz="0" w:space="0" w:color="auto"/>
          </w:divBdr>
        </w:div>
        <w:div w:id="722367742">
          <w:marLeft w:val="640"/>
          <w:marRight w:val="0"/>
          <w:marTop w:val="0"/>
          <w:marBottom w:val="0"/>
          <w:divBdr>
            <w:top w:val="none" w:sz="0" w:space="0" w:color="auto"/>
            <w:left w:val="none" w:sz="0" w:space="0" w:color="auto"/>
            <w:bottom w:val="none" w:sz="0" w:space="0" w:color="auto"/>
            <w:right w:val="none" w:sz="0" w:space="0" w:color="auto"/>
          </w:divBdr>
        </w:div>
        <w:div w:id="1445802837">
          <w:marLeft w:val="640"/>
          <w:marRight w:val="0"/>
          <w:marTop w:val="0"/>
          <w:marBottom w:val="0"/>
          <w:divBdr>
            <w:top w:val="none" w:sz="0" w:space="0" w:color="auto"/>
            <w:left w:val="none" w:sz="0" w:space="0" w:color="auto"/>
            <w:bottom w:val="none" w:sz="0" w:space="0" w:color="auto"/>
            <w:right w:val="none" w:sz="0" w:space="0" w:color="auto"/>
          </w:divBdr>
        </w:div>
        <w:div w:id="1406411929">
          <w:marLeft w:val="640"/>
          <w:marRight w:val="0"/>
          <w:marTop w:val="0"/>
          <w:marBottom w:val="0"/>
          <w:divBdr>
            <w:top w:val="none" w:sz="0" w:space="0" w:color="auto"/>
            <w:left w:val="none" w:sz="0" w:space="0" w:color="auto"/>
            <w:bottom w:val="none" w:sz="0" w:space="0" w:color="auto"/>
            <w:right w:val="none" w:sz="0" w:space="0" w:color="auto"/>
          </w:divBdr>
        </w:div>
        <w:div w:id="118686000">
          <w:marLeft w:val="640"/>
          <w:marRight w:val="0"/>
          <w:marTop w:val="0"/>
          <w:marBottom w:val="0"/>
          <w:divBdr>
            <w:top w:val="none" w:sz="0" w:space="0" w:color="auto"/>
            <w:left w:val="none" w:sz="0" w:space="0" w:color="auto"/>
            <w:bottom w:val="none" w:sz="0" w:space="0" w:color="auto"/>
            <w:right w:val="none" w:sz="0" w:space="0" w:color="auto"/>
          </w:divBdr>
        </w:div>
        <w:div w:id="635188270">
          <w:marLeft w:val="640"/>
          <w:marRight w:val="0"/>
          <w:marTop w:val="0"/>
          <w:marBottom w:val="0"/>
          <w:divBdr>
            <w:top w:val="none" w:sz="0" w:space="0" w:color="auto"/>
            <w:left w:val="none" w:sz="0" w:space="0" w:color="auto"/>
            <w:bottom w:val="none" w:sz="0" w:space="0" w:color="auto"/>
            <w:right w:val="none" w:sz="0" w:space="0" w:color="auto"/>
          </w:divBdr>
        </w:div>
        <w:div w:id="1846551645">
          <w:marLeft w:val="640"/>
          <w:marRight w:val="0"/>
          <w:marTop w:val="0"/>
          <w:marBottom w:val="0"/>
          <w:divBdr>
            <w:top w:val="none" w:sz="0" w:space="0" w:color="auto"/>
            <w:left w:val="none" w:sz="0" w:space="0" w:color="auto"/>
            <w:bottom w:val="none" w:sz="0" w:space="0" w:color="auto"/>
            <w:right w:val="none" w:sz="0" w:space="0" w:color="auto"/>
          </w:divBdr>
        </w:div>
        <w:div w:id="230116388">
          <w:marLeft w:val="640"/>
          <w:marRight w:val="0"/>
          <w:marTop w:val="0"/>
          <w:marBottom w:val="0"/>
          <w:divBdr>
            <w:top w:val="none" w:sz="0" w:space="0" w:color="auto"/>
            <w:left w:val="none" w:sz="0" w:space="0" w:color="auto"/>
            <w:bottom w:val="none" w:sz="0" w:space="0" w:color="auto"/>
            <w:right w:val="none" w:sz="0" w:space="0" w:color="auto"/>
          </w:divBdr>
        </w:div>
        <w:div w:id="554313075">
          <w:marLeft w:val="640"/>
          <w:marRight w:val="0"/>
          <w:marTop w:val="0"/>
          <w:marBottom w:val="0"/>
          <w:divBdr>
            <w:top w:val="none" w:sz="0" w:space="0" w:color="auto"/>
            <w:left w:val="none" w:sz="0" w:space="0" w:color="auto"/>
            <w:bottom w:val="none" w:sz="0" w:space="0" w:color="auto"/>
            <w:right w:val="none" w:sz="0" w:space="0" w:color="auto"/>
          </w:divBdr>
        </w:div>
        <w:div w:id="1312756603">
          <w:marLeft w:val="640"/>
          <w:marRight w:val="0"/>
          <w:marTop w:val="0"/>
          <w:marBottom w:val="0"/>
          <w:divBdr>
            <w:top w:val="none" w:sz="0" w:space="0" w:color="auto"/>
            <w:left w:val="none" w:sz="0" w:space="0" w:color="auto"/>
            <w:bottom w:val="none" w:sz="0" w:space="0" w:color="auto"/>
            <w:right w:val="none" w:sz="0" w:space="0" w:color="auto"/>
          </w:divBdr>
        </w:div>
        <w:div w:id="1938639052">
          <w:marLeft w:val="640"/>
          <w:marRight w:val="0"/>
          <w:marTop w:val="0"/>
          <w:marBottom w:val="0"/>
          <w:divBdr>
            <w:top w:val="none" w:sz="0" w:space="0" w:color="auto"/>
            <w:left w:val="none" w:sz="0" w:space="0" w:color="auto"/>
            <w:bottom w:val="none" w:sz="0" w:space="0" w:color="auto"/>
            <w:right w:val="none" w:sz="0" w:space="0" w:color="auto"/>
          </w:divBdr>
        </w:div>
        <w:div w:id="1616794403">
          <w:marLeft w:val="640"/>
          <w:marRight w:val="0"/>
          <w:marTop w:val="0"/>
          <w:marBottom w:val="0"/>
          <w:divBdr>
            <w:top w:val="none" w:sz="0" w:space="0" w:color="auto"/>
            <w:left w:val="none" w:sz="0" w:space="0" w:color="auto"/>
            <w:bottom w:val="none" w:sz="0" w:space="0" w:color="auto"/>
            <w:right w:val="none" w:sz="0" w:space="0" w:color="auto"/>
          </w:divBdr>
        </w:div>
        <w:div w:id="2009483421">
          <w:marLeft w:val="640"/>
          <w:marRight w:val="0"/>
          <w:marTop w:val="0"/>
          <w:marBottom w:val="0"/>
          <w:divBdr>
            <w:top w:val="none" w:sz="0" w:space="0" w:color="auto"/>
            <w:left w:val="none" w:sz="0" w:space="0" w:color="auto"/>
            <w:bottom w:val="none" w:sz="0" w:space="0" w:color="auto"/>
            <w:right w:val="none" w:sz="0" w:space="0" w:color="auto"/>
          </w:divBdr>
        </w:div>
        <w:div w:id="1517227586">
          <w:marLeft w:val="640"/>
          <w:marRight w:val="0"/>
          <w:marTop w:val="0"/>
          <w:marBottom w:val="0"/>
          <w:divBdr>
            <w:top w:val="none" w:sz="0" w:space="0" w:color="auto"/>
            <w:left w:val="none" w:sz="0" w:space="0" w:color="auto"/>
            <w:bottom w:val="none" w:sz="0" w:space="0" w:color="auto"/>
            <w:right w:val="none" w:sz="0" w:space="0" w:color="auto"/>
          </w:divBdr>
        </w:div>
        <w:div w:id="2135361563">
          <w:marLeft w:val="640"/>
          <w:marRight w:val="0"/>
          <w:marTop w:val="0"/>
          <w:marBottom w:val="0"/>
          <w:divBdr>
            <w:top w:val="none" w:sz="0" w:space="0" w:color="auto"/>
            <w:left w:val="none" w:sz="0" w:space="0" w:color="auto"/>
            <w:bottom w:val="none" w:sz="0" w:space="0" w:color="auto"/>
            <w:right w:val="none" w:sz="0" w:space="0" w:color="auto"/>
          </w:divBdr>
        </w:div>
        <w:div w:id="2064284119">
          <w:marLeft w:val="640"/>
          <w:marRight w:val="0"/>
          <w:marTop w:val="0"/>
          <w:marBottom w:val="0"/>
          <w:divBdr>
            <w:top w:val="none" w:sz="0" w:space="0" w:color="auto"/>
            <w:left w:val="none" w:sz="0" w:space="0" w:color="auto"/>
            <w:bottom w:val="none" w:sz="0" w:space="0" w:color="auto"/>
            <w:right w:val="none" w:sz="0" w:space="0" w:color="auto"/>
          </w:divBdr>
        </w:div>
        <w:div w:id="1304847128">
          <w:marLeft w:val="640"/>
          <w:marRight w:val="0"/>
          <w:marTop w:val="0"/>
          <w:marBottom w:val="0"/>
          <w:divBdr>
            <w:top w:val="none" w:sz="0" w:space="0" w:color="auto"/>
            <w:left w:val="none" w:sz="0" w:space="0" w:color="auto"/>
            <w:bottom w:val="none" w:sz="0" w:space="0" w:color="auto"/>
            <w:right w:val="none" w:sz="0" w:space="0" w:color="auto"/>
          </w:divBdr>
        </w:div>
        <w:div w:id="1072847965">
          <w:marLeft w:val="640"/>
          <w:marRight w:val="0"/>
          <w:marTop w:val="0"/>
          <w:marBottom w:val="0"/>
          <w:divBdr>
            <w:top w:val="none" w:sz="0" w:space="0" w:color="auto"/>
            <w:left w:val="none" w:sz="0" w:space="0" w:color="auto"/>
            <w:bottom w:val="none" w:sz="0" w:space="0" w:color="auto"/>
            <w:right w:val="none" w:sz="0" w:space="0" w:color="auto"/>
          </w:divBdr>
        </w:div>
        <w:div w:id="122695771">
          <w:marLeft w:val="640"/>
          <w:marRight w:val="0"/>
          <w:marTop w:val="0"/>
          <w:marBottom w:val="0"/>
          <w:divBdr>
            <w:top w:val="none" w:sz="0" w:space="0" w:color="auto"/>
            <w:left w:val="none" w:sz="0" w:space="0" w:color="auto"/>
            <w:bottom w:val="none" w:sz="0" w:space="0" w:color="auto"/>
            <w:right w:val="none" w:sz="0" w:space="0" w:color="auto"/>
          </w:divBdr>
        </w:div>
        <w:div w:id="866138261">
          <w:marLeft w:val="640"/>
          <w:marRight w:val="0"/>
          <w:marTop w:val="0"/>
          <w:marBottom w:val="0"/>
          <w:divBdr>
            <w:top w:val="none" w:sz="0" w:space="0" w:color="auto"/>
            <w:left w:val="none" w:sz="0" w:space="0" w:color="auto"/>
            <w:bottom w:val="none" w:sz="0" w:space="0" w:color="auto"/>
            <w:right w:val="none" w:sz="0" w:space="0" w:color="auto"/>
          </w:divBdr>
        </w:div>
        <w:div w:id="1422289453">
          <w:marLeft w:val="640"/>
          <w:marRight w:val="0"/>
          <w:marTop w:val="0"/>
          <w:marBottom w:val="0"/>
          <w:divBdr>
            <w:top w:val="none" w:sz="0" w:space="0" w:color="auto"/>
            <w:left w:val="none" w:sz="0" w:space="0" w:color="auto"/>
            <w:bottom w:val="none" w:sz="0" w:space="0" w:color="auto"/>
            <w:right w:val="none" w:sz="0" w:space="0" w:color="auto"/>
          </w:divBdr>
        </w:div>
        <w:div w:id="1932740980">
          <w:marLeft w:val="640"/>
          <w:marRight w:val="0"/>
          <w:marTop w:val="0"/>
          <w:marBottom w:val="0"/>
          <w:divBdr>
            <w:top w:val="none" w:sz="0" w:space="0" w:color="auto"/>
            <w:left w:val="none" w:sz="0" w:space="0" w:color="auto"/>
            <w:bottom w:val="none" w:sz="0" w:space="0" w:color="auto"/>
            <w:right w:val="none" w:sz="0" w:space="0" w:color="auto"/>
          </w:divBdr>
        </w:div>
        <w:div w:id="2016615317">
          <w:marLeft w:val="640"/>
          <w:marRight w:val="0"/>
          <w:marTop w:val="0"/>
          <w:marBottom w:val="0"/>
          <w:divBdr>
            <w:top w:val="none" w:sz="0" w:space="0" w:color="auto"/>
            <w:left w:val="none" w:sz="0" w:space="0" w:color="auto"/>
            <w:bottom w:val="none" w:sz="0" w:space="0" w:color="auto"/>
            <w:right w:val="none" w:sz="0" w:space="0" w:color="auto"/>
          </w:divBdr>
        </w:div>
        <w:div w:id="978415492">
          <w:marLeft w:val="640"/>
          <w:marRight w:val="0"/>
          <w:marTop w:val="0"/>
          <w:marBottom w:val="0"/>
          <w:divBdr>
            <w:top w:val="none" w:sz="0" w:space="0" w:color="auto"/>
            <w:left w:val="none" w:sz="0" w:space="0" w:color="auto"/>
            <w:bottom w:val="none" w:sz="0" w:space="0" w:color="auto"/>
            <w:right w:val="none" w:sz="0" w:space="0" w:color="auto"/>
          </w:divBdr>
        </w:div>
        <w:div w:id="1051270718">
          <w:marLeft w:val="640"/>
          <w:marRight w:val="0"/>
          <w:marTop w:val="0"/>
          <w:marBottom w:val="0"/>
          <w:divBdr>
            <w:top w:val="none" w:sz="0" w:space="0" w:color="auto"/>
            <w:left w:val="none" w:sz="0" w:space="0" w:color="auto"/>
            <w:bottom w:val="none" w:sz="0" w:space="0" w:color="auto"/>
            <w:right w:val="none" w:sz="0" w:space="0" w:color="auto"/>
          </w:divBdr>
        </w:div>
        <w:div w:id="1060059611">
          <w:marLeft w:val="640"/>
          <w:marRight w:val="0"/>
          <w:marTop w:val="0"/>
          <w:marBottom w:val="0"/>
          <w:divBdr>
            <w:top w:val="none" w:sz="0" w:space="0" w:color="auto"/>
            <w:left w:val="none" w:sz="0" w:space="0" w:color="auto"/>
            <w:bottom w:val="none" w:sz="0" w:space="0" w:color="auto"/>
            <w:right w:val="none" w:sz="0" w:space="0" w:color="auto"/>
          </w:divBdr>
        </w:div>
        <w:div w:id="662047315">
          <w:marLeft w:val="640"/>
          <w:marRight w:val="0"/>
          <w:marTop w:val="0"/>
          <w:marBottom w:val="0"/>
          <w:divBdr>
            <w:top w:val="none" w:sz="0" w:space="0" w:color="auto"/>
            <w:left w:val="none" w:sz="0" w:space="0" w:color="auto"/>
            <w:bottom w:val="none" w:sz="0" w:space="0" w:color="auto"/>
            <w:right w:val="none" w:sz="0" w:space="0" w:color="auto"/>
          </w:divBdr>
        </w:div>
        <w:div w:id="587076464">
          <w:marLeft w:val="640"/>
          <w:marRight w:val="0"/>
          <w:marTop w:val="0"/>
          <w:marBottom w:val="0"/>
          <w:divBdr>
            <w:top w:val="none" w:sz="0" w:space="0" w:color="auto"/>
            <w:left w:val="none" w:sz="0" w:space="0" w:color="auto"/>
            <w:bottom w:val="none" w:sz="0" w:space="0" w:color="auto"/>
            <w:right w:val="none" w:sz="0" w:space="0" w:color="auto"/>
          </w:divBdr>
        </w:div>
        <w:div w:id="1321228737">
          <w:marLeft w:val="640"/>
          <w:marRight w:val="0"/>
          <w:marTop w:val="0"/>
          <w:marBottom w:val="0"/>
          <w:divBdr>
            <w:top w:val="none" w:sz="0" w:space="0" w:color="auto"/>
            <w:left w:val="none" w:sz="0" w:space="0" w:color="auto"/>
            <w:bottom w:val="none" w:sz="0" w:space="0" w:color="auto"/>
            <w:right w:val="none" w:sz="0" w:space="0" w:color="auto"/>
          </w:divBdr>
        </w:div>
        <w:div w:id="1911771812">
          <w:marLeft w:val="640"/>
          <w:marRight w:val="0"/>
          <w:marTop w:val="0"/>
          <w:marBottom w:val="0"/>
          <w:divBdr>
            <w:top w:val="none" w:sz="0" w:space="0" w:color="auto"/>
            <w:left w:val="none" w:sz="0" w:space="0" w:color="auto"/>
            <w:bottom w:val="none" w:sz="0" w:space="0" w:color="auto"/>
            <w:right w:val="none" w:sz="0" w:space="0" w:color="auto"/>
          </w:divBdr>
        </w:div>
        <w:div w:id="1842621286">
          <w:marLeft w:val="640"/>
          <w:marRight w:val="0"/>
          <w:marTop w:val="0"/>
          <w:marBottom w:val="0"/>
          <w:divBdr>
            <w:top w:val="none" w:sz="0" w:space="0" w:color="auto"/>
            <w:left w:val="none" w:sz="0" w:space="0" w:color="auto"/>
            <w:bottom w:val="none" w:sz="0" w:space="0" w:color="auto"/>
            <w:right w:val="none" w:sz="0" w:space="0" w:color="auto"/>
          </w:divBdr>
        </w:div>
        <w:div w:id="197132882">
          <w:marLeft w:val="640"/>
          <w:marRight w:val="0"/>
          <w:marTop w:val="0"/>
          <w:marBottom w:val="0"/>
          <w:divBdr>
            <w:top w:val="none" w:sz="0" w:space="0" w:color="auto"/>
            <w:left w:val="none" w:sz="0" w:space="0" w:color="auto"/>
            <w:bottom w:val="none" w:sz="0" w:space="0" w:color="auto"/>
            <w:right w:val="none" w:sz="0" w:space="0" w:color="auto"/>
          </w:divBdr>
        </w:div>
        <w:div w:id="151991913">
          <w:marLeft w:val="640"/>
          <w:marRight w:val="0"/>
          <w:marTop w:val="0"/>
          <w:marBottom w:val="0"/>
          <w:divBdr>
            <w:top w:val="none" w:sz="0" w:space="0" w:color="auto"/>
            <w:left w:val="none" w:sz="0" w:space="0" w:color="auto"/>
            <w:bottom w:val="none" w:sz="0" w:space="0" w:color="auto"/>
            <w:right w:val="none" w:sz="0" w:space="0" w:color="auto"/>
          </w:divBdr>
        </w:div>
        <w:div w:id="1632857833">
          <w:marLeft w:val="640"/>
          <w:marRight w:val="0"/>
          <w:marTop w:val="0"/>
          <w:marBottom w:val="0"/>
          <w:divBdr>
            <w:top w:val="none" w:sz="0" w:space="0" w:color="auto"/>
            <w:left w:val="none" w:sz="0" w:space="0" w:color="auto"/>
            <w:bottom w:val="none" w:sz="0" w:space="0" w:color="auto"/>
            <w:right w:val="none" w:sz="0" w:space="0" w:color="auto"/>
          </w:divBdr>
        </w:div>
        <w:div w:id="426511087">
          <w:marLeft w:val="640"/>
          <w:marRight w:val="0"/>
          <w:marTop w:val="0"/>
          <w:marBottom w:val="0"/>
          <w:divBdr>
            <w:top w:val="none" w:sz="0" w:space="0" w:color="auto"/>
            <w:left w:val="none" w:sz="0" w:space="0" w:color="auto"/>
            <w:bottom w:val="none" w:sz="0" w:space="0" w:color="auto"/>
            <w:right w:val="none" w:sz="0" w:space="0" w:color="auto"/>
          </w:divBdr>
        </w:div>
        <w:div w:id="1865243465">
          <w:marLeft w:val="640"/>
          <w:marRight w:val="0"/>
          <w:marTop w:val="0"/>
          <w:marBottom w:val="0"/>
          <w:divBdr>
            <w:top w:val="none" w:sz="0" w:space="0" w:color="auto"/>
            <w:left w:val="none" w:sz="0" w:space="0" w:color="auto"/>
            <w:bottom w:val="none" w:sz="0" w:space="0" w:color="auto"/>
            <w:right w:val="none" w:sz="0" w:space="0" w:color="auto"/>
          </w:divBdr>
        </w:div>
        <w:div w:id="590965315">
          <w:marLeft w:val="640"/>
          <w:marRight w:val="0"/>
          <w:marTop w:val="0"/>
          <w:marBottom w:val="0"/>
          <w:divBdr>
            <w:top w:val="none" w:sz="0" w:space="0" w:color="auto"/>
            <w:left w:val="none" w:sz="0" w:space="0" w:color="auto"/>
            <w:bottom w:val="none" w:sz="0" w:space="0" w:color="auto"/>
            <w:right w:val="none" w:sz="0" w:space="0" w:color="auto"/>
          </w:divBdr>
        </w:div>
        <w:div w:id="1095635174">
          <w:marLeft w:val="640"/>
          <w:marRight w:val="0"/>
          <w:marTop w:val="0"/>
          <w:marBottom w:val="0"/>
          <w:divBdr>
            <w:top w:val="none" w:sz="0" w:space="0" w:color="auto"/>
            <w:left w:val="none" w:sz="0" w:space="0" w:color="auto"/>
            <w:bottom w:val="none" w:sz="0" w:space="0" w:color="auto"/>
            <w:right w:val="none" w:sz="0" w:space="0" w:color="auto"/>
          </w:divBdr>
        </w:div>
        <w:div w:id="1678268095">
          <w:marLeft w:val="640"/>
          <w:marRight w:val="0"/>
          <w:marTop w:val="0"/>
          <w:marBottom w:val="0"/>
          <w:divBdr>
            <w:top w:val="none" w:sz="0" w:space="0" w:color="auto"/>
            <w:left w:val="none" w:sz="0" w:space="0" w:color="auto"/>
            <w:bottom w:val="none" w:sz="0" w:space="0" w:color="auto"/>
            <w:right w:val="none" w:sz="0" w:space="0" w:color="auto"/>
          </w:divBdr>
        </w:div>
        <w:div w:id="194583495">
          <w:marLeft w:val="640"/>
          <w:marRight w:val="0"/>
          <w:marTop w:val="0"/>
          <w:marBottom w:val="0"/>
          <w:divBdr>
            <w:top w:val="none" w:sz="0" w:space="0" w:color="auto"/>
            <w:left w:val="none" w:sz="0" w:space="0" w:color="auto"/>
            <w:bottom w:val="none" w:sz="0" w:space="0" w:color="auto"/>
            <w:right w:val="none" w:sz="0" w:space="0" w:color="auto"/>
          </w:divBdr>
        </w:div>
        <w:div w:id="819035036">
          <w:marLeft w:val="640"/>
          <w:marRight w:val="0"/>
          <w:marTop w:val="0"/>
          <w:marBottom w:val="0"/>
          <w:divBdr>
            <w:top w:val="none" w:sz="0" w:space="0" w:color="auto"/>
            <w:left w:val="none" w:sz="0" w:space="0" w:color="auto"/>
            <w:bottom w:val="none" w:sz="0" w:space="0" w:color="auto"/>
            <w:right w:val="none" w:sz="0" w:space="0" w:color="auto"/>
          </w:divBdr>
        </w:div>
        <w:div w:id="972101068">
          <w:marLeft w:val="640"/>
          <w:marRight w:val="0"/>
          <w:marTop w:val="0"/>
          <w:marBottom w:val="0"/>
          <w:divBdr>
            <w:top w:val="none" w:sz="0" w:space="0" w:color="auto"/>
            <w:left w:val="none" w:sz="0" w:space="0" w:color="auto"/>
            <w:bottom w:val="none" w:sz="0" w:space="0" w:color="auto"/>
            <w:right w:val="none" w:sz="0" w:space="0" w:color="auto"/>
          </w:divBdr>
        </w:div>
        <w:div w:id="1199901396">
          <w:marLeft w:val="640"/>
          <w:marRight w:val="0"/>
          <w:marTop w:val="0"/>
          <w:marBottom w:val="0"/>
          <w:divBdr>
            <w:top w:val="none" w:sz="0" w:space="0" w:color="auto"/>
            <w:left w:val="none" w:sz="0" w:space="0" w:color="auto"/>
            <w:bottom w:val="none" w:sz="0" w:space="0" w:color="auto"/>
            <w:right w:val="none" w:sz="0" w:space="0" w:color="auto"/>
          </w:divBdr>
        </w:div>
        <w:div w:id="21593724">
          <w:marLeft w:val="640"/>
          <w:marRight w:val="0"/>
          <w:marTop w:val="0"/>
          <w:marBottom w:val="0"/>
          <w:divBdr>
            <w:top w:val="none" w:sz="0" w:space="0" w:color="auto"/>
            <w:left w:val="none" w:sz="0" w:space="0" w:color="auto"/>
            <w:bottom w:val="none" w:sz="0" w:space="0" w:color="auto"/>
            <w:right w:val="none" w:sz="0" w:space="0" w:color="auto"/>
          </w:divBdr>
        </w:div>
        <w:div w:id="2110588583">
          <w:marLeft w:val="640"/>
          <w:marRight w:val="0"/>
          <w:marTop w:val="0"/>
          <w:marBottom w:val="0"/>
          <w:divBdr>
            <w:top w:val="none" w:sz="0" w:space="0" w:color="auto"/>
            <w:left w:val="none" w:sz="0" w:space="0" w:color="auto"/>
            <w:bottom w:val="none" w:sz="0" w:space="0" w:color="auto"/>
            <w:right w:val="none" w:sz="0" w:space="0" w:color="auto"/>
          </w:divBdr>
        </w:div>
        <w:div w:id="1199121814">
          <w:marLeft w:val="640"/>
          <w:marRight w:val="0"/>
          <w:marTop w:val="0"/>
          <w:marBottom w:val="0"/>
          <w:divBdr>
            <w:top w:val="none" w:sz="0" w:space="0" w:color="auto"/>
            <w:left w:val="none" w:sz="0" w:space="0" w:color="auto"/>
            <w:bottom w:val="none" w:sz="0" w:space="0" w:color="auto"/>
            <w:right w:val="none" w:sz="0" w:space="0" w:color="auto"/>
          </w:divBdr>
        </w:div>
        <w:div w:id="1844203393">
          <w:marLeft w:val="640"/>
          <w:marRight w:val="0"/>
          <w:marTop w:val="0"/>
          <w:marBottom w:val="0"/>
          <w:divBdr>
            <w:top w:val="none" w:sz="0" w:space="0" w:color="auto"/>
            <w:left w:val="none" w:sz="0" w:space="0" w:color="auto"/>
            <w:bottom w:val="none" w:sz="0" w:space="0" w:color="auto"/>
            <w:right w:val="none" w:sz="0" w:space="0" w:color="auto"/>
          </w:divBdr>
        </w:div>
        <w:div w:id="608005670">
          <w:marLeft w:val="640"/>
          <w:marRight w:val="0"/>
          <w:marTop w:val="0"/>
          <w:marBottom w:val="0"/>
          <w:divBdr>
            <w:top w:val="none" w:sz="0" w:space="0" w:color="auto"/>
            <w:left w:val="none" w:sz="0" w:space="0" w:color="auto"/>
            <w:bottom w:val="none" w:sz="0" w:space="0" w:color="auto"/>
            <w:right w:val="none" w:sz="0" w:space="0" w:color="auto"/>
          </w:divBdr>
        </w:div>
        <w:div w:id="1307278434">
          <w:marLeft w:val="640"/>
          <w:marRight w:val="0"/>
          <w:marTop w:val="0"/>
          <w:marBottom w:val="0"/>
          <w:divBdr>
            <w:top w:val="none" w:sz="0" w:space="0" w:color="auto"/>
            <w:left w:val="none" w:sz="0" w:space="0" w:color="auto"/>
            <w:bottom w:val="none" w:sz="0" w:space="0" w:color="auto"/>
            <w:right w:val="none" w:sz="0" w:space="0" w:color="auto"/>
          </w:divBdr>
        </w:div>
        <w:div w:id="1544901319">
          <w:marLeft w:val="640"/>
          <w:marRight w:val="0"/>
          <w:marTop w:val="0"/>
          <w:marBottom w:val="0"/>
          <w:divBdr>
            <w:top w:val="none" w:sz="0" w:space="0" w:color="auto"/>
            <w:left w:val="none" w:sz="0" w:space="0" w:color="auto"/>
            <w:bottom w:val="none" w:sz="0" w:space="0" w:color="auto"/>
            <w:right w:val="none" w:sz="0" w:space="0" w:color="auto"/>
          </w:divBdr>
        </w:div>
        <w:div w:id="1340542351">
          <w:marLeft w:val="640"/>
          <w:marRight w:val="0"/>
          <w:marTop w:val="0"/>
          <w:marBottom w:val="0"/>
          <w:divBdr>
            <w:top w:val="none" w:sz="0" w:space="0" w:color="auto"/>
            <w:left w:val="none" w:sz="0" w:space="0" w:color="auto"/>
            <w:bottom w:val="none" w:sz="0" w:space="0" w:color="auto"/>
            <w:right w:val="none" w:sz="0" w:space="0" w:color="auto"/>
          </w:divBdr>
        </w:div>
        <w:div w:id="717358484">
          <w:marLeft w:val="640"/>
          <w:marRight w:val="0"/>
          <w:marTop w:val="0"/>
          <w:marBottom w:val="0"/>
          <w:divBdr>
            <w:top w:val="none" w:sz="0" w:space="0" w:color="auto"/>
            <w:left w:val="none" w:sz="0" w:space="0" w:color="auto"/>
            <w:bottom w:val="none" w:sz="0" w:space="0" w:color="auto"/>
            <w:right w:val="none" w:sz="0" w:space="0" w:color="auto"/>
          </w:divBdr>
        </w:div>
        <w:div w:id="219440201">
          <w:marLeft w:val="640"/>
          <w:marRight w:val="0"/>
          <w:marTop w:val="0"/>
          <w:marBottom w:val="0"/>
          <w:divBdr>
            <w:top w:val="none" w:sz="0" w:space="0" w:color="auto"/>
            <w:left w:val="none" w:sz="0" w:space="0" w:color="auto"/>
            <w:bottom w:val="none" w:sz="0" w:space="0" w:color="auto"/>
            <w:right w:val="none" w:sz="0" w:space="0" w:color="auto"/>
          </w:divBdr>
        </w:div>
        <w:div w:id="1889801018">
          <w:marLeft w:val="640"/>
          <w:marRight w:val="0"/>
          <w:marTop w:val="0"/>
          <w:marBottom w:val="0"/>
          <w:divBdr>
            <w:top w:val="none" w:sz="0" w:space="0" w:color="auto"/>
            <w:left w:val="none" w:sz="0" w:space="0" w:color="auto"/>
            <w:bottom w:val="none" w:sz="0" w:space="0" w:color="auto"/>
            <w:right w:val="none" w:sz="0" w:space="0" w:color="auto"/>
          </w:divBdr>
        </w:div>
        <w:div w:id="550000298">
          <w:marLeft w:val="640"/>
          <w:marRight w:val="0"/>
          <w:marTop w:val="0"/>
          <w:marBottom w:val="0"/>
          <w:divBdr>
            <w:top w:val="none" w:sz="0" w:space="0" w:color="auto"/>
            <w:left w:val="none" w:sz="0" w:space="0" w:color="auto"/>
            <w:bottom w:val="none" w:sz="0" w:space="0" w:color="auto"/>
            <w:right w:val="none" w:sz="0" w:space="0" w:color="auto"/>
          </w:divBdr>
        </w:div>
      </w:divsChild>
    </w:div>
    <w:div w:id="1446578443">
      <w:bodyDiv w:val="1"/>
      <w:marLeft w:val="0"/>
      <w:marRight w:val="0"/>
      <w:marTop w:val="0"/>
      <w:marBottom w:val="0"/>
      <w:divBdr>
        <w:top w:val="none" w:sz="0" w:space="0" w:color="auto"/>
        <w:left w:val="none" w:sz="0" w:space="0" w:color="auto"/>
        <w:bottom w:val="none" w:sz="0" w:space="0" w:color="auto"/>
        <w:right w:val="none" w:sz="0" w:space="0" w:color="auto"/>
      </w:divBdr>
    </w:div>
    <w:div w:id="1447306729">
      <w:bodyDiv w:val="1"/>
      <w:marLeft w:val="0"/>
      <w:marRight w:val="0"/>
      <w:marTop w:val="0"/>
      <w:marBottom w:val="0"/>
      <w:divBdr>
        <w:top w:val="none" w:sz="0" w:space="0" w:color="auto"/>
        <w:left w:val="none" w:sz="0" w:space="0" w:color="auto"/>
        <w:bottom w:val="none" w:sz="0" w:space="0" w:color="auto"/>
        <w:right w:val="none" w:sz="0" w:space="0" w:color="auto"/>
      </w:divBdr>
      <w:divsChild>
        <w:div w:id="30694714">
          <w:marLeft w:val="640"/>
          <w:marRight w:val="0"/>
          <w:marTop w:val="0"/>
          <w:marBottom w:val="0"/>
          <w:divBdr>
            <w:top w:val="none" w:sz="0" w:space="0" w:color="auto"/>
            <w:left w:val="none" w:sz="0" w:space="0" w:color="auto"/>
            <w:bottom w:val="none" w:sz="0" w:space="0" w:color="auto"/>
            <w:right w:val="none" w:sz="0" w:space="0" w:color="auto"/>
          </w:divBdr>
        </w:div>
        <w:div w:id="40440391">
          <w:marLeft w:val="640"/>
          <w:marRight w:val="0"/>
          <w:marTop w:val="0"/>
          <w:marBottom w:val="0"/>
          <w:divBdr>
            <w:top w:val="none" w:sz="0" w:space="0" w:color="auto"/>
            <w:left w:val="none" w:sz="0" w:space="0" w:color="auto"/>
            <w:bottom w:val="none" w:sz="0" w:space="0" w:color="auto"/>
            <w:right w:val="none" w:sz="0" w:space="0" w:color="auto"/>
          </w:divBdr>
        </w:div>
        <w:div w:id="54864337">
          <w:marLeft w:val="640"/>
          <w:marRight w:val="0"/>
          <w:marTop w:val="0"/>
          <w:marBottom w:val="0"/>
          <w:divBdr>
            <w:top w:val="none" w:sz="0" w:space="0" w:color="auto"/>
            <w:left w:val="none" w:sz="0" w:space="0" w:color="auto"/>
            <w:bottom w:val="none" w:sz="0" w:space="0" w:color="auto"/>
            <w:right w:val="none" w:sz="0" w:space="0" w:color="auto"/>
          </w:divBdr>
        </w:div>
        <w:div w:id="149057735">
          <w:marLeft w:val="640"/>
          <w:marRight w:val="0"/>
          <w:marTop w:val="0"/>
          <w:marBottom w:val="0"/>
          <w:divBdr>
            <w:top w:val="none" w:sz="0" w:space="0" w:color="auto"/>
            <w:left w:val="none" w:sz="0" w:space="0" w:color="auto"/>
            <w:bottom w:val="none" w:sz="0" w:space="0" w:color="auto"/>
            <w:right w:val="none" w:sz="0" w:space="0" w:color="auto"/>
          </w:divBdr>
        </w:div>
        <w:div w:id="150293511">
          <w:marLeft w:val="640"/>
          <w:marRight w:val="0"/>
          <w:marTop w:val="0"/>
          <w:marBottom w:val="0"/>
          <w:divBdr>
            <w:top w:val="none" w:sz="0" w:space="0" w:color="auto"/>
            <w:left w:val="none" w:sz="0" w:space="0" w:color="auto"/>
            <w:bottom w:val="none" w:sz="0" w:space="0" w:color="auto"/>
            <w:right w:val="none" w:sz="0" w:space="0" w:color="auto"/>
          </w:divBdr>
        </w:div>
        <w:div w:id="169879680">
          <w:marLeft w:val="640"/>
          <w:marRight w:val="0"/>
          <w:marTop w:val="0"/>
          <w:marBottom w:val="0"/>
          <w:divBdr>
            <w:top w:val="none" w:sz="0" w:space="0" w:color="auto"/>
            <w:left w:val="none" w:sz="0" w:space="0" w:color="auto"/>
            <w:bottom w:val="none" w:sz="0" w:space="0" w:color="auto"/>
            <w:right w:val="none" w:sz="0" w:space="0" w:color="auto"/>
          </w:divBdr>
        </w:div>
        <w:div w:id="203056311">
          <w:marLeft w:val="640"/>
          <w:marRight w:val="0"/>
          <w:marTop w:val="0"/>
          <w:marBottom w:val="0"/>
          <w:divBdr>
            <w:top w:val="none" w:sz="0" w:space="0" w:color="auto"/>
            <w:left w:val="none" w:sz="0" w:space="0" w:color="auto"/>
            <w:bottom w:val="none" w:sz="0" w:space="0" w:color="auto"/>
            <w:right w:val="none" w:sz="0" w:space="0" w:color="auto"/>
          </w:divBdr>
        </w:div>
        <w:div w:id="231741538">
          <w:marLeft w:val="640"/>
          <w:marRight w:val="0"/>
          <w:marTop w:val="0"/>
          <w:marBottom w:val="0"/>
          <w:divBdr>
            <w:top w:val="none" w:sz="0" w:space="0" w:color="auto"/>
            <w:left w:val="none" w:sz="0" w:space="0" w:color="auto"/>
            <w:bottom w:val="none" w:sz="0" w:space="0" w:color="auto"/>
            <w:right w:val="none" w:sz="0" w:space="0" w:color="auto"/>
          </w:divBdr>
        </w:div>
        <w:div w:id="250284452">
          <w:marLeft w:val="640"/>
          <w:marRight w:val="0"/>
          <w:marTop w:val="0"/>
          <w:marBottom w:val="0"/>
          <w:divBdr>
            <w:top w:val="none" w:sz="0" w:space="0" w:color="auto"/>
            <w:left w:val="none" w:sz="0" w:space="0" w:color="auto"/>
            <w:bottom w:val="none" w:sz="0" w:space="0" w:color="auto"/>
            <w:right w:val="none" w:sz="0" w:space="0" w:color="auto"/>
          </w:divBdr>
        </w:div>
        <w:div w:id="260913315">
          <w:marLeft w:val="640"/>
          <w:marRight w:val="0"/>
          <w:marTop w:val="0"/>
          <w:marBottom w:val="0"/>
          <w:divBdr>
            <w:top w:val="none" w:sz="0" w:space="0" w:color="auto"/>
            <w:left w:val="none" w:sz="0" w:space="0" w:color="auto"/>
            <w:bottom w:val="none" w:sz="0" w:space="0" w:color="auto"/>
            <w:right w:val="none" w:sz="0" w:space="0" w:color="auto"/>
          </w:divBdr>
        </w:div>
        <w:div w:id="270166300">
          <w:marLeft w:val="640"/>
          <w:marRight w:val="0"/>
          <w:marTop w:val="0"/>
          <w:marBottom w:val="0"/>
          <w:divBdr>
            <w:top w:val="none" w:sz="0" w:space="0" w:color="auto"/>
            <w:left w:val="none" w:sz="0" w:space="0" w:color="auto"/>
            <w:bottom w:val="none" w:sz="0" w:space="0" w:color="auto"/>
            <w:right w:val="none" w:sz="0" w:space="0" w:color="auto"/>
          </w:divBdr>
        </w:div>
        <w:div w:id="330530166">
          <w:marLeft w:val="640"/>
          <w:marRight w:val="0"/>
          <w:marTop w:val="0"/>
          <w:marBottom w:val="0"/>
          <w:divBdr>
            <w:top w:val="none" w:sz="0" w:space="0" w:color="auto"/>
            <w:left w:val="none" w:sz="0" w:space="0" w:color="auto"/>
            <w:bottom w:val="none" w:sz="0" w:space="0" w:color="auto"/>
            <w:right w:val="none" w:sz="0" w:space="0" w:color="auto"/>
          </w:divBdr>
        </w:div>
        <w:div w:id="336150766">
          <w:marLeft w:val="640"/>
          <w:marRight w:val="0"/>
          <w:marTop w:val="0"/>
          <w:marBottom w:val="0"/>
          <w:divBdr>
            <w:top w:val="none" w:sz="0" w:space="0" w:color="auto"/>
            <w:left w:val="none" w:sz="0" w:space="0" w:color="auto"/>
            <w:bottom w:val="none" w:sz="0" w:space="0" w:color="auto"/>
            <w:right w:val="none" w:sz="0" w:space="0" w:color="auto"/>
          </w:divBdr>
        </w:div>
        <w:div w:id="384182599">
          <w:marLeft w:val="640"/>
          <w:marRight w:val="0"/>
          <w:marTop w:val="0"/>
          <w:marBottom w:val="0"/>
          <w:divBdr>
            <w:top w:val="none" w:sz="0" w:space="0" w:color="auto"/>
            <w:left w:val="none" w:sz="0" w:space="0" w:color="auto"/>
            <w:bottom w:val="none" w:sz="0" w:space="0" w:color="auto"/>
            <w:right w:val="none" w:sz="0" w:space="0" w:color="auto"/>
          </w:divBdr>
        </w:div>
        <w:div w:id="400367506">
          <w:marLeft w:val="640"/>
          <w:marRight w:val="0"/>
          <w:marTop w:val="0"/>
          <w:marBottom w:val="0"/>
          <w:divBdr>
            <w:top w:val="none" w:sz="0" w:space="0" w:color="auto"/>
            <w:left w:val="none" w:sz="0" w:space="0" w:color="auto"/>
            <w:bottom w:val="none" w:sz="0" w:space="0" w:color="auto"/>
            <w:right w:val="none" w:sz="0" w:space="0" w:color="auto"/>
          </w:divBdr>
        </w:div>
        <w:div w:id="412237061">
          <w:marLeft w:val="640"/>
          <w:marRight w:val="0"/>
          <w:marTop w:val="0"/>
          <w:marBottom w:val="0"/>
          <w:divBdr>
            <w:top w:val="none" w:sz="0" w:space="0" w:color="auto"/>
            <w:left w:val="none" w:sz="0" w:space="0" w:color="auto"/>
            <w:bottom w:val="none" w:sz="0" w:space="0" w:color="auto"/>
            <w:right w:val="none" w:sz="0" w:space="0" w:color="auto"/>
          </w:divBdr>
        </w:div>
        <w:div w:id="457921003">
          <w:marLeft w:val="640"/>
          <w:marRight w:val="0"/>
          <w:marTop w:val="0"/>
          <w:marBottom w:val="0"/>
          <w:divBdr>
            <w:top w:val="none" w:sz="0" w:space="0" w:color="auto"/>
            <w:left w:val="none" w:sz="0" w:space="0" w:color="auto"/>
            <w:bottom w:val="none" w:sz="0" w:space="0" w:color="auto"/>
            <w:right w:val="none" w:sz="0" w:space="0" w:color="auto"/>
          </w:divBdr>
        </w:div>
        <w:div w:id="467824491">
          <w:marLeft w:val="640"/>
          <w:marRight w:val="0"/>
          <w:marTop w:val="0"/>
          <w:marBottom w:val="0"/>
          <w:divBdr>
            <w:top w:val="none" w:sz="0" w:space="0" w:color="auto"/>
            <w:left w:val="none" w:sz="0" w:space="0" w:color="auto"/>
            <w:bottom w:val="none" w:sz="0" w:space="0" w:color="auto"/>
            <w:right w:val="none" w:sz="0" w:space="0" w:color="auto"/>
          </w:divBdr>
        </w:div>
        <w:div w:id="482238342">
          <w:marLeft w:val="640"/>
          <w:marRight w:val="0"/>
          <w:marTop w:val="0"/>
          <w:marBottom w:val="0"/>
          <w:divBdr>
            <w:top w:val="none" w:sz="0" w:space="0" w:color="auto"/>
            <w:left w:val="none" w:sz="0" w:space="0" w:color="auto"/>
            <w:bottom w:val="none" w:sz="0" w:space="0" w:color="auto"/>
            <w:right w:val="none" w:sz="0" w:space="0" w:color="auto"/>
          </w:divBdr>
        </w:div>
        <w:div w:id="532228296">
          <w:marLeft w:val="640"/>
          <w:marRight w:val="0"/>
          <w:marTop w:val="0"/>
          <w:marBottom w:val="0"/>
          <w:divBdr>
            <w:top w:val="none" w:sz="0" w:space="0" w:color="auto"/>
            <w:left w:val="none" w:sz="0" w:space="0" w:color="auto"/>
            <w:bottom w:val="none" w:sz="0" w:space="0" w:color="auto"/>
            <w:right w:val="none" w:sz="0" w:space="0" w:color="auto"/>
          </w:divBdr>
        </w:div>
        <w:div w:id="559363783">
          <w:marLeft w:val="640"/>
          <w:marRight w:val="0"/>
          <w:marTop w:val="0"/>
          <w:marBottom w:val="0"/>
          <w:divBdr>
            <w:top w:val="none" w:sz="0" w:space="0" w:color="auto"/>
            <w:left w:val="none" w:sz="0" w:space="0" w:color="auto"/>
            <w:bottom w:val="none" w:sz="0" w:space="0" w:color="auto"/>
            <w:right w:val="none" w:sz="0" w:space="0" w:color="auto"/>
          </w:divBdr>
        </w:div>
        <w:div w:id="665717188">
          <w:marLeft w:val="640"/>
          <w:marRight w:val="0"/>
          <w:marTop w:val="0"/>
          <w:marBottom w:val="0"/>
          <w:divBdr>
            <w:top w:val="none" w:sz="0" w:space="0" w:color="auto"/>
            <w:left w:val="none" w:sz="0" w:space="0" w:color="auto"/>
            <w:bottom w:val="none" w:sz="0" w:space="0" w:color="auto"/>
            <w:right w:val="none" w:sz="0" w:space="0" w:color="auto"/>
          </w:divBdr>
        </w:div>
        <w:div w:id="667631703">
          <w:marLeft w:val="640"/>
          <w:marRight w:val="0"/>
          <w:marTop w:val="0"/>
          <w:marBottom w:val="0"/>
          <w:divBdr>
            <w:top w:val="none" w:sz="0" w:space="0" w:color="auto"/>
            <w:left w:val="none" w:sz="0" w:space="0" w:color="auto"/>
            <w:bottom w:val="none" w:sz="0" w:space="0" w:color="auto"/>
            <w:right w:val="none" w:sz="0" w:space="0" w:color="auto"/>
          </w:divBdr>
        </w:div>
        <w:div w:id="673413405">
          <w:marLeft w:val="640"/>
          <w:marRight w:val="0"/>
          <w:marTop w:val="0"/>
          <w:marBottom w:val="0"/>
          <w:divBdr>
            <w:top w:val="none" w:sz="0" w:space="0" w:color="auto"/>
            <w:left w:val="none" w:sz="0" w:space="0" w:color="auto"/>
            <w:bottom w:val="none" w:sz="0" w:space="0" w:color="auto"/>
            <w:right w:val="none" w:sz="0" w:space="0" w:color="auto"/>
          </w:divBdr>
        </w:div>
        <w:div w:id="683048756">
          <w:marLeft w:val="640"/>
          <w:marRight w:val="0"/>
          <w:marTop w:val="0"/>
          <w:marBottom w:val="0"/>
          <w:divBdr>
            <w:top w:val="none" w:sz="0" w:space="0" w:color="auto"/>
            <w:left w:val="none" w:sz="0" w:space="0" w:color="auto"/>
            <w:bottom w:val="none" w:sz="0" w:space="0" w:color="auto"/>
            <w:right w:val="none" w:sz="0" w:space="0" w:color="auto"/>
          </w:divBdr>
        </w:div>
        <w:div w:id="801576241">
          <w:marLeft w:val="640"/>
          <w:marRight w:val="0"/>
          <w:marTop w:val="0"/>
          <w:marBottom w:val="0"/>
          <w:divBdr>
            <w:top w:val="none" w:sz="0" w:space="0" w:color="auto"/>
            <w:left w:val="none" w:sz="0" w:space="0" w:color="auto"/>
            <w:bottom w:val="none" w:sz="0" w:space="0" w:color="auto"/>
            <w:right w:val="none" w:sz="0" w:space="0" w:color="auto"/>
          </w:divBdr>
        </w:div>
        <w:div w:id="805200979">
          <w:marLeft w:val="640"/>
          <w:marRight w:val="0"/>
          <w:marTop w:val="0"/>
          <w:marBottom w:val="0"/>
          <w:divBdr>
            <w:top w:val="none" w:sz="0" w:space="0" w:color="auto"/>
            <w:left w:val="none" w:sz="0" w:space="0" w:color="auto"/>
            <w:bottom w:val="none" w:sz="0" w:space="0" w:color="auto"/>
            <w:right w:val="none" w:sz="0" w:space="0" w:color="auto"/>
          </w:divBdr>
        </w:div>
        <w:div w:id="939918123">
          <w:marLeft w:val="640"/>
          <w:marRight w:val="0"/>
          <w:marTop w:val="0"/>
          <w:marBottom w:val="0"/>
          <w:divBdr>
            <w:top w:val="none" w:sz="0" w:space="0" w:color="auto"/>
            <w:left w:val="none" w:sz="0" w:space="0" w:color="auto"/>
            <w:bottom w:val="none" w:sz="0" w:space="0" w:color="auto"/>
            <w:right w:val="none" w:sz="0" w:space="0" w:color="auto"/>
          </w:divBdr>
        </w:div>
        <w:div w:id="940458561">
          <w:marLeft w:val="640"/>
          <w:marRight w:val="0"/>
          <w:marTop w:val="0"/>
          <w:marBottom w:val="0"/>
          <w:divBdr>
            <w:top w:val="none" w:sz="0" w:space="0" w:color="auto"/>
            <w:left w:val="none" w:sz="0" w:space="0" w:color="auto"/>
            <w:bottom w:val="none" w:sz="0" w:space="0" w:color="auto"/>
            <w:right w:val="none" w:sz="0" w:space="0" w:color="auto"/>
          </w:divBdr>
        </w:div>
        <w:div w:id="942229448">
          <w:marLeft w:val="640"/>
          <w:marRight w:val="0"/>
          <w:marTop w:val="0"/>
          <w:marBottom w:val="0"/>
          <w:divBdr>
            <w:top w:val="none" w:sz="0" w:space="0" w:color="auto"/>
            <w:left w:val="none" w:sz="0" w:space="0" w:color="auto"/>
            <w:bottom w:val="none" w:sz="0" w:space="0" w:color="auto"/>
            <w:right w:val="none" w:sz="0" w:space="0" w:color="auto"/>
          </w:divBdr>
        </w:div>
        <w:div w:id="986670585">
          <w:marLeft w:val="640"/>
          <w:marRight w:val="0"/>
          <w:marTop w:val="0"/>
          <w:marBottom w:val="0"/>
          <w:divBdr>
            <w:top w:val="none" w:sz="0" w:space="0" w:color="auto"/>
            <w:left w:val="none" w:sz="0" w:space="0" w:color="auto"/>
            <w:bottom w:val="none" w:sz="0" w:space="0" w:color="auto"/>
            <w:right w:val="none" w:sz="0" w:space="0" w:color="auto"/>
          </w:divBdr>
        </w:div>
        <w:div w:id="992566949">
          <w:marLeft w:val="640"/>
          <w:marRight w:val="0"/>
          <w:marTop w:val="0"/>
          <w:marBottom w:val="0"/>
          <w:divBdr>
            <w:top w:val="none" w:sz="0" w:space="0" w:color="auto"/>
            <w:left w:val="none" w:sz="0" w:space="0" w:color="auto"/>
            <w:bottom w:val="none" w:sz="0" w:space="0" w:color="auto"/>
            <w:right w:val="none" w:sz="0" w:space="0" w:color="auto"/>
          </w:divBdr>
        </w:div>
        <w:div w:id="997924539">
          <w:marLeft w:val="640"/>
          <w:marRight w:val="0"/>
          <w:marTop w:val="0"/>
          <w:marBottom w:val="0"/>
          <w:divBdr>
            <w:top w:val="none" w:sz="0" w:space="0" w:color="auto"/>
            <w:left w:val="none" w:sz="0" w:space="0" w:color="auto"/>
            <w:bottom w:val="none" w:sz="0" w:space="0" w:color="auto"/>
            <w:right w:val="none" w:sz="0" w:space="0" w:color="auto"/>
          </w:divBdr>
        </w:div>
        <w:div w:id="1079451055">
          <w:marLeft w:val="640"/>
          <w:marRight w:val="0"/>
          <w:marTop w:val="0"/>
          <w:marBottom w:val="0"/>
          <w:divBdr>
            <w:top w:val="none" w:sz="0" w:space="0" w:color="auto"/>
            <w:left w:val="none" w:sz="0" w:space="0" w:color="auto"/>
            <w:bottom w:val="none" w:sz="0" w:space="0" w:color="auto"/>
            <w:right w:val="none" w:sz="0" w:space="0" w:color="auto"/>
          </w:divBdr>
        </w:div>
        <w:div w:id="1121340237">
          <w:marLeft w:val="640"/>
          <w:marRight w:val="0"/>
          <w:marTop w:val="0"/>
          <w:marBottom w:val="0"/>
          <w:divBdr>
            <w:top w:val="none" w:sz="0" w:space="0" w:color="auto"/>
            <w:left w:val="none" w:sz="0" w:space="0" w:color="auto"/>
            <w:bottom w:val="none" w:sz="0" w:space="0" w:color="auto"/>
            <w:right w:val="none" w:sz="0" w:space="0" w:color="auto"/>
          </w:divBdr>
        </w:div>
        <w:div w:id="1128817222">
          <w:marLeft w:val="640"/>
          <w:marRight w:val="0"/>
          <w:marTop w:val="0"/>
          <w:marBottom w:val="0"/>
          <w:divBdr>
            <w:top w:val="none" w:sz="0" w:space="0" w:color="auto"/>
            <w:left w:val="none" w:sz="0" w:space="0" w:color="auto"/>
            <w:bottom w:val="none" w:sz="0" w:space="0" w:color="auto"/>
            <w:right w:val="none" w:sz="0" w:space="0" w:color="auto"/>
          </w:divBdr>
        </w:div>
        <w:div w:id="1141389359">
          <w:marLeft w:val="640"/>
          <w:marRight w:val="0"/>
          <w:marTop w:val="0"/>
          <w:marBottom w:val="0"/>
          <w:divBdr>
            <w:top w:val="none" w:sz="0" w:space="0" w:color="auto"/>
            <w:left w:val="none" w:sz="0" w:space="0" w:color="auto"/>
            <w:bottom w:val="none" w:sz="0" w:space="0" w:color="auto"/>
            <w:right w:val="none" w:sz="0" w:space="0" w:color="auto"/>
          </w:divBdr>
        </w:div>
        <w:div w:id="1257178380">
          <w:marLeft w:val="640"/>
          <w:marRight w:val="0"/>
          <w:marTop w:val="0"/>
          <w:marBottom w:val="0"/>
          <w:divBdr>
            <w:top w:val="none" w:sz="0" w:space="0" w:color="auto"/>
            <w:left w:val="none" w:sz="0" w:space="0" w:color="auto"/>
            <w:bottom w:val="none" w:sz="0" w:space="0" w:color="auto"/>
            <w:right w:val="none" w:sz="0" w:space="0" w:color="auto"/>
          </w:divBdr>
        </w:div>
        <w:div w:id="1263881168">
          <w:marLeft w:val="640"/>
          <w:marRight w:val="0"/>
          <w:marTop w:val="0"/>
          <w:marBottom w:val="0"/>
          <w:divBdr>
            <w:top w:val="none" w:sz="0" w:space="0" w:color="auto"/>
            <w:left w:val="none" w:sz="0" w:space="0" w:color="auto"/>
            <w:bottom w:val="none" w:sz="0" w:space="0" w:color="auto"/>
            <w:right w:val="none" w:sz="0" w:space="0" w:color="auto"/>
          </w:divBdr>
        </w:div>
        <w:div w:id="1290086445">
          <w:marLeft w:val="640"/>
          <w:marRight w:val="0"/>
          <w:marTop w:val="0"/>
          <w:marBottom w:val="0"/>
          <w:divBdr>
            <w:top w:val="none" w:sz="0" w:space="0" w:color="auto"/>
            <w:left w:val="none" w:sz="0" w:space="0" w:color="auto"/>
            <w:bottom w:val="none" w:sz="0" w:space="0" w:color="auto"/>
            <w:right w:val="none" w:sz="0" w:space="0" w:color="auto"/>
          </w:divBdr>
        </w:div>
        <w:div w:id="1317149752">
          <w:marLeft w:val="640"/>
          <w:marRight w:val="0"/>
          <w:marTop w:val="0"/>
          <w:marBottom w:val="0"/>
          <w:divBdr>
            <w:top w:val="none" w:sz="0" w:space="0" w:color="auto"/>
            <w:left w:val="none" w:sz="0" w:space="0" w:color="auto"/>
            <w:bottom w:val="none" w:sz="0" w:space="0" w:color="auto"/>
            <w:right w:val="none" w:sz="0" w:space="0" w:color="auto"/>
          </w:divBdr>
        </w:div>
        <w:div w:id="1392266676">
          <w:marLeft w:val="640"/>
          <w:marRight w:val="0"/>
          <w:marTop w:val="0"/>
          <w:marBottom w:val="0"/>
          <w:divBdr>
            <w:top w:val="none" w:sz="0" w:space="0" w:color="auto"/>
            <w:left w:val="none" w:sz="0" w:space="0" w:color="auto"/>
            <w:bottom w:val="none" w:sz="0" w:space="0" w:color="auto"/>
            <w:right w:val="none" w:sz="0" w:space="0" w:color="auto"/>
          </w:divBdr>
        </w:div>
        <w:div w:id="1406412585">
          <w:marLeft w:val="640"/>
          <w:marRight w:val="0"/>
          <w:marTop w:val="0"/>
          <w:marBottom w:val="0"/>
          <w:divBdr>
            <w:top w:val="none" w:sz="0" w:space="0" w:color="auto"/>
            <w:left w:val="none" w:sz="0" w:space="0" w:color="auto"/>
            <w:bottom w:val="none" w:sz="0" w:space="0" w:color="auto"/>
            <w:right w:val="none" w:sz="0" w:space="0" w:color="auto"/>
          </w:divBdr>
        </w:div>
        <w:div w:id="1428161337">
          <w:marLeft w:val="640"/>
          <w:marRight w:val="0"/>
          <w:marTop w:val="0"/>
          <w:marBottom w:val="0"/>
          <w:divBdr>
            <w:top w:val="none" w:sz="0" w:space="0" w:color="auto"/>
            <w:left w:val="none" w:sz="0" w:space="0" w:color="auto"/>
            <w:bottom w:val="none" w:sz="0" w:space="0" w:color="auto"/>
            <w:right w:val="none" w:sz="0" w:space="0" w:color="auto"/>
          </w:divBdr>
        </w:div>
        <w:div w:id="1462184878">
          <w:marLeft w:val="640"/>
          <w:marRight w:val="0"/>
          <w:marTop w:val="0"/>
          <w:marBottom w:val="0"/>
          <w:divBdr>
            <w:top w:val="none" w:sz="0" w:space="0" w:color="auto"/>
            <w:left w:val="none" w:sz="0" w:space="0" w:color="auto"/>
            <w:bottom w:val="none" w:sz="0" w:space="0" w:color="auto"/>
            <w:right w:val="none" w:sz="0" w:space="0" w:color="auto"/>
          </w:divBdr>
        </w:div>
        <w:div w:id="1511530174">
          <w:marLeft w:val="640"/>
          <w:marRight w:val="0"/>
          <w:marTop w:val="0"/>
          <w:marBottom w:val="0"/>
          <w:divBdr>
            <w:top w:val="none" w:sz="0" w:space="0" w:color="auto"/>
            <w:left w:val="none" w:sz="0" w:space="0" w:color="auto"/>
            <w:bottom w:val="none" w:sz="0" w:space="0" w:color="auto"/>
            <w:right w:val="none" w:sz="0" w:space="0" w:color="auto"/>
          </w:divBdr>
        </w:div>
        <w:div w:id="1515800510">
          <w:marLeft w:val="640"/>
          <w:marRight w:val="0"/>
          <w:marTop w:val="0"/>
          <w:marBottom w:val="0"/>
          <w:divBdr>
            <w:top w:val="none" w:sz="0" w:space="0" w:color="auto"/>
            <w:left w:val="none" w:sz="0" w:space="0" w:color="auto"/>
            <w:bottom w:val="none" w:sz="0" w:space="0" w:color="auto"/>
            <w:right w:val="none" w:sz="0" w:space="0" w:color="auto"/>
          </w:divBdr>
        </w:div>
        <w:div w:id="1545487416">
          <w:marLeft w:val="640"/>
          <w:marRight w:val="0"/>
          <w:marTop w:val="0"/>
          <w:marBottom w:val="0"/>
          <w:divBdr>
            <w:top w:val="none" w:sz="0" w:space="0" w:color="auto"/>
            <w:left w:val="none" w:sz="0" w:space="0" w:color="auto"/>
            <w:bottom w:val="none" w:sz="0" w:space="0" w:color="auto"/>
            <w:right w:val="none" w:sz="0" w:space="0" w:color="auto"/>
          </w:divBdr>
        </w:div>
        <w:div w:id="1572546483">
          <w:marLeft w:val="640"/>
          <w:marRight w:val="0"/>
          <w:marTop w:val="0"/>
          <w:marBottom w:val="0"/>
          <w:divBdr>
            <w:top w:val="none" w:sz="0" w:space="0" w:color="auto"/>
            <w:left w:val="none" w:sz="0" w:space="0" w:color="auto"/>
            <w:bottom w:val="none" w:sz="0" w:space="0" w:color="auto"/>
            <w:right w:val="none" w:sz="0" w:space="0" w:color="auto"/>
          </w:divBdr>
        </w:div>
        <w:div w:id="1625648958">
          <w:marLeft w:val="640"/>
          <w:marRight w:val="0"/>
          <w:marTop w:val="0"/>
          <w:marBottom w:val="0"/>
          <w:divBdr>
            <w:top w:val="none" w:sz="0" w:space="0" w:color="auto"/>
            <w:left w:val="none" w:sz="0" w:space="0" w:color="auto"/>
            <w:bottom w:val="none" w:sz="0" w:space="0" w:color="auto"/>
            <w:right w:val="none" w:sz="0" w:space="0" w:color="auto"/>
          </w:divBdr>
        </w:div>
        <w:div w:id="1641765483">
          <w:marLeft w:val="640"/>
          <w:marRight w:val="0"/>
          <w:marTop w:val="0"/>
          <w:marBottom w:val="0"/>
          <w:divBdr>
            <w:top w:val="none" w:sz="0" w:space="0" w:color="auto"/>
            <w:left w:val="none" w:sz="0" w:space="0" w:color="auto"/>
            <w:bottom w:val="none" w:sz="0" w:space="0" w:color="auto"/>
            <w:right w:val="none" w:sz="0" w:space="0" w:color="auto"/>
          </w:divBdr>
        </w:div>
        <w:div w:id="1657489088">
          <w:marLeft w:val="640"/>
          <w:marRight w:val="0"/>
          <w:marTop w:val="0"/>
          <w:marBottom w:val="0"/>
          <w:divBdr>
            <w:top w:val="none" w:sz="0" w:space="0" w:color="auto"/>
            <w:left w:val="none" w:sz="0" w:space="0" w:color="auto"/>
            <w:bottom w:val="none" w:sz="0" w:space="0" w:color="auto"/>
            <w:right w:val="none" w:sz="0" w:space="0" w:color="auto"/>
          </w:divBdr>
        </w:div>
        <w:div w:id="1675187694">
          <w:marLeft w:val="640"/>
          <w:marRight w:val="0"/>
          <w:marTop w:val="0"/>
          <w:marBottom w:val="0"/>
          <w:divBdr>
            <w:top w:val="none" w:sz="0" w:space="0" w:color="auto"/>
            <w:left w:val="none" w:sz="0" w:space="0" w:color="auto"/>
            <w:bottom w:val="none" w:sz="0" w:space="0" w:color="auto"/>
            <w:right w:val="none" w:sz="0" w:space="0" w:color="auto"/>
          </w:divBdr>
        </w:div>
        <w:div w:id="1763600960">
          <w:marLeft w:val="640"/>
          <w:marRight w:val="0"/>
          <w:marTop w:val="0"/>
          <w:marBottom w:val="0"/>
          <w:divBdr>
            <w:top w:val="none" w:sz="0" w:space="0" w:color="auto"/>
            <w:left w:val="none" w:sz="0" w:space="0" w:color="auto"/>
            <w:bottom w:val="none" w:sz="0" w:space="0" w:color="auto"/>
            <w:right w:val="none" w:sz="0" w:space="0" w:color="auto"/>
          </w:divBdr>
        </w:div>
        <w:div w:id="1853062511">
          <w:marLeft w:val="640"/>
          <w:marRight w:val="0"/>
          <w:marTop w:val="0"/>
          <w:marBottom w:val="0"/>
          <w:divBdr>
            <w:top w:val="none" w:sz="0" w:space="0" w:color="auto"/>
            <w:left w:val="none" w:sz="0" w:space="0" w:color="auto"/>
            <w:bottom w:val="none" w:sz="0" w:space="0" w:color="auto"/>
            <w:right w:val="none" w:sz="0" w:space="0" w:color="auto"/>
          </w:divBdr>
        </w:div>
        <w:div w:id="1858302614">
          <w:marLeft w:val="640"/>
          <w:marRight w:val="0"/>
          <w:marTop w:val="0"/>
          <w:marBottom w:val="0"/>
          <w:divBdr>
            <w:top w:val="none" w:sz="0" w:space="0" w:color="auto"/>
            <w:left w:val="none" w:sz="0" w:space="0" w:color="auto"/>
            <w:bottom w:val="none" w:sz="0" w:space="0" w:color="auto"/>
            <w:right w:val="none" w:sz="0" w:space="0" w:color="auto"/>
          </w:divBdr>
        </w:div>
        <w:div w:id="1862860934">
          <w:marLeft w:val="640"/>
          <w:marRight w:val="0"/>
          <w:marTop w:val="0"/>
          <w:marBottom w:val="0"/>
          <w:divBdr>
            <w:top w:val="none" w:sz="0" w:space="0" w:color="auto"/>
            <w:left w:val="none" w:sz="0" w:space="0" w:color="auto"/>
            <w:bottom w:val="none" w:sz="0" w:space="0" w:color="auto"/>
            <w:right w:val="none" w:sz="0" w:space="0" w:color="auto"/>
          </w:divBdr>
        </w:div>
        <w:div w:id="1910268335">
          <w:marLeft w:val="640"/>
          <w:marRight w:val="0"/>
          <w:marTop w:val="0"/>
          <w:marBottom w:val="0"/>
          <w:divBdr>
            <w:top w:val="none" w:sz="0" w:space="0" w:color="auto"/>
            <w:left w:val="none" w:sz="0" w:space="0" w:color="auto"/>
            <w:bottom w:val="none" w:sz="0" w:space="0" w:color="auto"/>
            <w:right w:val="none" w:sz="0" w:space="0" w:color="auto"/>
          </w:divBdr>
        </w:div>
        <w:div w:id="1984650567">
          <w:marLeft w:val="640"/>
          <w:marRight w:val="0"/>
          <w:marTop w:val="0"/>
          <w:marBottom w:val="0"/>
          <w:divBdr>
            <w:top w:val="none" w:sz="0" w:space="0" w:color="auto"/>
            <w:left w:val="none" w:sz="0" w:space="0" w:color="auto"/>
            <w:bottom w:val="none" w:sz="0" w:space="0" w:color="auto"/>
            <w:right w:val="none" w:sz="0" w:space="0" w:color="auto"/>
          </w:divBdr>
        </w:div>
        <w:div w:id="1997567541">
          <w:marLeft w:val="640"/>
          <w:marRight w:val="0"/>
          <w:marTop w:val="0"/>
          <w:marBottom w:val="0"/>
          <w:divBdr>
            <w:top w:val="none" w:sz="0" w:space="0" w:color="auto"/>
            <w:left w:val="none" w:sz="0" w:space="0" w:color="auto"/>
            <w:bottom w:val="none" w:sz="0" w:space="0" w:color="auto"/>
            <w:right w:val="none" w:sz="0" w:space="0" w:color="auto"/>
          </w:divBdr>
        </w:div>
        <w:div w:id="2071997756">
          <w:marLeft w:val="640"/>
          <w:marRight w:val="0"/>
          <w:marTop w:val="0"/>
          <w:marBottom w:val="0"/>
          <w:divBdr>
            <w:top w:val="none" w:sz="0" w:space="0" w:color="auto"/>
            <w:left w:val="none" w:sz="0" w:space="0" w:color="auto"/>
            <w:bottom w:val="none" w:sz="0" w:space="0" w:color="auto"/>
            <w:right w:val="none" w:sz="0" w:space="0" w:color="auto"/>
          </w:divBdr>
        </w:div>
        <w:div w:id="2077824505">
          <w:marLeft w:val="640"/>
          <w:marRight w:val="0"/>
          <w:marTop w:val="0"/>
          <w:marBottom w:val="0"/>
          <w:divBdr>
            <w:top w:val="none" w:sz="0" w:space="0" w:color="auto"/>
            <w:left w:val="none" w:sz="0" w:space="0" w:color="auto"/>
            <w:bottom w:val="none" w:sz="0" w:space="0" w:color="auto"/>
            <w:right w:val="none" w:sz="0" w:space="0" w:color="auto"/>
          </w:divBdr>
        </w:div>
        <w:div w:id="2116901378">
          <w:marLeft w:val="640"/>
          <w:marRight w:val="0"/>
          <w:marTop w:val="0"/>
          <w:marBottom w:val="0"/>
          <w:divBdr>
            <w:top w:val="none" w:sz="0" w:space="0" w:color="auto"/>
            <w:left w:val="none" w:sz="0" w:space="0" w:color="auto"/>
            <w:bottom w:val="none" w:sz="0" w:space="0" w:color="auto"/>
            <w:right w:val="none" w:sz="0" w:space="0" w:color="auto"/>
          </w:divBdr>
        </w:div>
        <w:div w:id="2142454514">
          <w:marLeft w:val="640"/>
          <w:marRight w:val="0"/>
          <w:marTop w:val="0"/>
          <w:marBottom w:val="0"/>
          <w:divBdr>
            <w:top w:val="none" w:sz="0" w:space="0" w:color="auto"/>
            <w:left w:val="none" w:sz="0" w:space="0" w:color="auto"/>
            <w:bottom w:val="none" w:sz="0" w:space="0" w:color="auto"/>
            <w:right w:val="none" w:sz="0" w:space="0" w:color="auto"/>
          </w:divBdr>
        </w:div>
      </w:divsChild>
    </w:div>
    <w:div w:id="1448114470">
      <w:bodyDiv w:val="1"/>
      <w:marLeft w:val="0"/>
      <w:marRight w:val="0"/>
      <w:marTop w:val="0"/>
      <w:marBottom w:val="0"/>
      <w:divBdr>
        <w:top w:val="none" w:sz="0" w:space="0" w:color="auto"/>
        <w:left w:val="none" w:sz="0" w:space="0" w:color="auto"/>
        <w:bottom w:val="none" w:sz="0" w:space="0" w:color="auto"/>
        <w:right w:val="none" w:sz="0" w:space="0" w:color="auto"/>
      </w:divBdr>
    </w:div>
    <w:div w:id="1448310953">
      <w:bodyDiv w:val="1"/>
      <w:marLeft w:val="0"/>
      <w:marRight w:val="0"/>
      <w:marTop w:val="0"/>
      <w:marBottom w:val="0"/>
      <w:divBdr>
        <w:top w:val="none" w:sz="0" w:space="0" w:color="auto"/>
        <w:left w:val="none" w:sz="0" w:space="0" w:color="auto"/>
        <w:bottom w:val="none" w:sz="0" w:space="0" w:color="auto"/>
        <w:right w:val="none" w:sz="0" w:space="0" w:color="auto"/>
      </w:divBdr>
    </w:div>
    <w:div w:id="1452822044">
      <w:bodyDiv w:val="1"/>
      <w:marLeft w:val="0"/>
      <w:marRight w:val="0"/>
      <w:marTop w:val="0"/>
      <w:marBottom w:val="0"/>
      <w:divBdr>
        <w:top w:val="none" w:sz="0" w:space="0" w:color="auto"/>
        <w:left w:val="none" w:sz="0" w:space="0" w:color="auto"/>
        <w:bottom w:val="none" w:sz="0" w:space="0" w:color="auto"/>
        <w:right w:val="none" w:sz="0" w:space="0" w:color="auto"/>
      </w:divBdr>
    </w:div>
    <w:div w:id="1452868144">
      <w:bodyDiv w:val="1"/>
      <w:marLeft w:val="0"/>
      <w:marRight w:val="0"/>
      <w:marTop w:val="0"/>
      <w:marBottom w:val="0"/>
      <w:divBdr>
        <w:top w:val="none" w:sz="0" w:space="0" w:color="auto"/>
        <w:left w:val="none" w:sz="0" w:space="0" w:color="auto"/>
        <w:bottom w:val="none" w:sz="0" w:space="0" w:color="auto"/>
        <w:right w:val="none" w:sz="0" w:space="0" w:color="auto"/>
      </w:divBdr>
    </w:div>
    <w:div w:id="1454133046">
      <w:bodyDiv w:val="1"/>
      <w:marLeft w:val="0"/>
      <w:marRight w:val="0"/>
      <w:marTop w:val="0"/>
      <w:marBottom w:val="0"/>
      <w:divBdr>
        <w:top w:val="none" w:sz="0" w:space="0" w:color="auto"/>
        <w:left w:val="none" w:sz="0" w:space="0" w:color="auto"/>
        <w:bottom w:val="none" w:sz="0" w:space="0" w:color="auto"/>
        <w:right w:val="none" w:sz="0" w:space="0" w:color="auto"/>
      </w:divBdr>
    </w:div>
    <w:div w:id="1454713977">
      <w:bodyDiv w:val="1"/>
      <w:marLeft w:val="0"/>
      <w:marRight w:val="0"/>
      <w:marTop w:val="0"/>
      <w:marBottom w:val="0"/>
      <w:divBdr>
        <w:top w:val="none" w:sz="0" w:space="0" w:color="auto"/>
        <w:left w:val="none" w:sz="0" w:space="0" w:color="auto"/>
        <w:bottom w:val="none" w:sz="0" w:space="0" w:color="auto"/>
        <w:right w:val="none" w:sz="0" w:space="0" w:color="auto"/>
      </w:divBdr>
      <w:divsChild>
        <w:div w:id="1529834890">
          <w:marLeft w:val="640"/>
          <w:marRight w:val="0"/>
          <w:marTop w:val="0"/>
          <w:marBottom w:val="0"/>
          <w:divBdr>
            <w:top w:val="none" w:sz="0" w:space="0" w:color="auto"/>
            <w:left w:val="none" w:sz="0" w:space="0" w:color="auto"/>
            <w:bottom w:val="none" w:sz="0" w:space="0" w:color="auto"/>
            <w:right w:val="none" w:sz="0" w:space="0" w:color="auto"/>
          </w:divBdr>
        </w:div>
        <w:div w:id="1584754235">
          <w:marLeft w:val="640"/>
          <w:marRight w:val="0"/>
          <w:marTop w:val="0"/>
          <w:marBottom w:val="0"/>
          <w:divBdr>
            <w:top w:val="none" w:sz="0" w:space="0" w:color="auto"/>
            <w:left w:val="none" w:sz="0" w:space="0" w:color="auto"/>
            <w:bottom w:val="none" w:sz="0" w:space="0" w:color="auto"/>
            <w:right w:val="none" w:sz="0" w:space="0" w:color="auto"/>
          </w:divBdr>
        </w:div>
        <w:div w:id="1873806441">
          <w:marLeft w:val="640"/>
          <w:marRight w:val="0"/>
          <w:marTop w:val="0"/>
          <w:marBottom w:val="0"/>
          <w:divBdr>
            <w:top w:val="none" w:sz="0" w:space="0" w:color="auto"/>
            <w:left w:val="none" w:sz="0" w:space="0" w:color="auto"/>
            <w:bottom w:val="none" w:sz="0" w:space="0" w:color="auto"/>
            <w:right w:val="none" w:sz="0" w:space="0" w:color="auto"/>
          </w:divBdr>
        </w:div>
        <w:div w:id="974945917">
          <w:marLeft w:val="640"/>
          <w:marRight w:val="0"/>
          <w:marTop w:val="0"/>
          <w:marBottom w:val="0"/>
          <w:divBdr>
            <w:top w:val="none" w:sz="0" w:space="0" w:color="auto"/>
            <w:left w:val="none" w:sz="0" w:space="0" w:color="auto"/>
            <w:bottom w:val="none" w:sz="0" w:space="0" w:color="auto"/>
            <w:right w:val="none" w:sz="0" w:space="0" w:color="auto"/>
          </w:divBdr>
        </w:div>
        <w:div w:id="612439925">
          <w:marLeft w:val="640"/>
          <w:marRight w:val="0"/>
          <w:marTop w:val="0"/>
          <w:marBottom w:val="0"/>
          <w:divBdr>
            <w:top w:val="none" w:sz="0" w:space="0" w:color="auto"/>
            <w:left w:val="none" w:sz="0" w:space="0" w:color="auto"/>
            <w:bottom w:val="none" w:sz="0" w:space="0" w:color="auto"/>
            <w:right w:val="none" w:sz="0" w:space="0" w:color="auto"/>
          </w:divBdr>
        </w:div>
        <w:div w:id="78412115">
          <w:marLeft w:val="640"/>
          <w:marRight w:val="0"/>
          <w:marTop w:val="0"/>
          <w:marBottom w:val="0"/>
          <w:divBdr>
            <w:top w:val="none" w:sz="0" w:space="0" w:color="auto"/>
            <w:left w:val="none" w:sz="0" w:space="0" w:color="auto"/>
            <w:bottom w:val="none" w:sz="0" w:space="0" w:color="auto"/>
            <w:right w:val="none" w:sz="0" w:space="0" w:color="auto"/>
          </w:divBdr>
        </w:div>
        <w:div w:id="305207559">
          <w:marLeft w:val="640"/>
          <w:marRight w:val="0"/>
          <w:marTop w:val="0"/>
          <w:marBottom w:val="0"/>
          <w:divBdr>
            <w:top w:val="none" w:sz="0" w:space="0" w:color="auto"/>
            <w:left w:val="none" w:sz="0" w:space="0" w:color="auto"/>
            <w:bottom w:val="none" w:sz="0" w:space="0" w:color="auto"/>
            <w:right w:val="none" w:sz="0" w:space="0" w:color="auto"/>
          </w:divBdr>
        </w:div>
        <w:div w:id="541937619">
          <w:marLeft w:val="640"/>
          <w:marRight w:val="0"/>
          <w:marTop w:val="0"/>
          <w:marBottom w:val="0"/>
          <w:divBdr>
            <w:top w:val="none" w:sz="0" w:space="0" w:color="auto"/>
            <w:left w:val="none" w:sz="0" w:space="0" w:color="auto"/>
            <w:bottom w:val="none" w:sz="0" w:space="0" w:color="auto"/>
            <w:right w:val="none" w:sz="0" w:space="0" w:color="auto"/>
          </w:divBdr>
        </w:div>
        <w:div w:id="1911192636">
          <w:marLeft w:val="640"/>
          <w:marRight w:val="0"/>
          <w:marTop w:val="0"/>
          <w:marBottom w:val="0"/>
          <w:divBdr>
            <w:top w:val="none" w:sz="0" w:space="0" w:color="auto"/>
            <w:left w:val="none" w:sz="0" w:space="0" w:color="auto"/>
            <w:bottom w:val="none" w:sz="0" w:space="0" w:color="auto"/>
            <w:right w:val="none" w:sz="0" w:space="0" w:color="auto"/>
          </w:divBdr>
        </w:div>
        <w:div w:id="932057256">
          <w:marLeft w:val="640"/>
          <w:marRight w:val="0"/>
          <w:marTop w:val="0"/>
          <w:marBottom w:val="0"/>
          <w:divBdr>
            <w:top w:val="none" w:sz="0" w:space="0" w:color="auto"/>
            <w:left w:val="none" w:sz="0" w:space="0" w:color="auto"/>
            <w:bottom w:val="none" w:sz="0" w:space="0" w:color="auto"/>
            <w:right w:val="none" w:sz="0" w:space="0" w:color="auto"/>
          </w:divBdr>
        </w:div>
        <w:div w:id="99109735">
          <w:marLeft w:val="640"/>
          <w:marRight w:val="0"/>
          <w:marTop w:val="0"/>
          <w:marBottom w:val="0"/>
          <w:divBdr>
            <w:top w:val="none" w:sz="0" w:space="0" w:color="auto"/>
            <w:left w:val="none" w:sz="0" w:space="0" w:color="auto"/>
            <w:bottom w:val="none" w:sz="0" w:space="0" w:color="auto"/>
            <w:right w:val="none" w:sz="0" w:space="0" w:color="auto"/>
          </w:divBdr>
        </w:div>
        <w:div w:id="1603302499">
          <w:marLeft w:val="640"/>
          <w:marRight w:val="0"/>
          <w:marTop w:val="0"/>
          <w:marBottom w:val="0"/>
          <w:divBdr>
            <w:top w:val="none" w:sz="0" w:space="0" w:color="auto"/>
            <w:left w:val="none" w:sz="0" w:space="0" w:color="auto"/>
            <w:bottom w:val="none" w:sz="0" w:space="0" w:color="auto"/>
            <w:right w:val="none" w:sz="0" w:space="0" w:color="auto"/>
          </w:divBdr>
        </w:div>
        <w:div w:id="537855915">
          <w:marLeft w:val="640"/>
          <w:marRight w:val="0"/>
          <w:marTop w:val="0"/>
          <w:marBottom w:val="0"/>
          <w:divBdr>
            <w:top w:val="none" w:sz="0" w:space="0" w:color="auto"/>
            <w:left w:val="none" w:sz="0" w:space="0" w:color="auto"/>
            <w:bottom w:val="none" w:sz="0" w:space="0" w:color="auto"/>
            <w:right w:val="none" w:sz="0" w:space="0" w:color="auto"/>
          </w:divBdr>
        </w:div>
        <w:div w:id="699284504">
          <w:marLeft w:val="640"/>
          <w:marRight w:val="0"/>
          <w:marTop w:val="0"/>
          <w:marBottom w:val="0"/>
          <w:divBdr>
            <w:top w:val="none" w:sz="0" w:space="0" w:color="auto"/>
            <w:left w:val="none" w:sz="0" w:space="0" w:color="auto"/>
            <w:bottom w:val="none" w:sz="0" w:space="0" w:color="auto"/>
            <w:right w:val="none" w:sz="0" w:space="0" w:color="auto"/>
          </w:divBdr>
        </w:div>
        <w:div w:id="196044472">
          <w:marLeft w:val="640"/>
          <w:marRight w:val="0"/>
          <w:marTop w:val="0"/>
          <w:marBottom w:val="0"/>
          <w:divBdr>
            <w:top w:val="none" w:sz="0" w:space="0" w:color="auto"/>
            <w:left w:val="none" w:sz="0" w:space="0" w:color="auto"/>
            <w:bottom w:val="none" w:sz="0" w:space="0" w:color="auto"/>
            <w:right w:val="none" w:sz="0" w:space="0" w:color="auto"/>
          </w:divBdr>
        </w:div>
        <w:div w:id="1225606856">
          <w:marLeft w:val="640"/>
          <w:marRight w:val="0"/>
          <w:marTop w:val="0"/>
          <w:marBottom w:val="0"/>
          <w:divBdr>
            <w:top w:val="none" w:sz="0" w:space="0" w:color="auto"/>
            <w:left w:val="none" w:sz="0" w:space="0" w:color="auto"/>
            <w:bottom w:val="none" w:sz="0" w:space="0" w:color="auto"/>
            <w:right w:val="none" w:sz="0" w:space="0" w:color="auto"/>
          </w:divBdr>
        </w:div>
        <w:div w:id="2012416312">
          <w:marLeft w:val="640"/>
          <w:marRight w:val="0"/>
          <w:marTop w:val="0"/>
          <w:marBottom w:val="0"/>
          <w:divBdr>
            <w:top w:val="none" w:sz="0" w:space="0" w:color="auto"/>
            <w:left w:val="none" w:sz="0" w:space="0" w:color="auto"/>
            <w:bottom w:val="none" w:sz="0" w:space="0" w:color="auto"/>
            <w:right w:val="none" w:sz="0" w:space="0" w:color="auto"/>
          </w:divBdr>
        </w:div>
        <w:div w:id="661465303">
          <w:marLeft w:val="640"/>
          <w:marRight w:val="0"/>
          <w:marTop w:val="0"/>
          <w:marBottom w:val="0"/>
          <w:divBdr>
            <w:top w:val="none" w:sz="0" w:space="0" w:color="auto"/>
            <w:left w:val="none" w:sz="0" w:space="0" w:color="auto"/>
            <w:bottom w:val="none" w:sz="0" w:space="0" w:color="auto"/>
            <w:right w:val="none" w:sz="0" w:space="0" w:color="auto"/>
          </w:divBdr>
        </w:div>
        <w:div w:id="1529684962">
          <w:marLeft w:val="640"/>
          <w:marRight w:val="0"/>
          <w:marTop w:val="0"/>
          <w:marBottom w:val="0"/>
          <w:divBdr>
            <w:top w:val="none" w:sz="0" w:space="0" w:color="auto"/>
            <w:left w:val="none" w:sz="0" w:space="0" w:color="auto"/>
            <w:bottom w:val="none" w:sz="0" w:space="0" w:color="auto"/>
            <w:right w:val="none" w:sz="0" w:space="0" w:color="auto"/>
          </w:divBdr>
        </w:div>
        <w:div w:id="844318165">
          <w:marLeft w:val="640"/>
          <w:marRight w:val="0"/>
          <w:marTop w:val="0"/>
          <w:marBottom w:val="0"/>
          <w:divBdr>
            <w:top w:val="none" w:sz="0" w:space="0" w:color="auto"/>
            <w:left w:val="none" w:sz="0" w:space="0" w:color="auto"/>
            <w:bottom w:val="none" w:sz="0" w:space="0" w:color="auto"/>
            <w:right w:val="none" w:sz="0" w:space="0" w:color="auto"/>
          </w:divBdr>
        </w:div>
        <w:div w:id="207303671">
          <w:marLeft w:val="640"/>
          <w:marRight w:val="0"/>
          <w:marTop w:val="0"/>
          <w:marBottom w:val="0"/>
          <w:divBdr>
            <w:top w:val="none" w:sz="0" w:space="0" w:color="auto"/>
            <w:left w:val="none" w:sz="0" w:space="0" w:color="auto"/>
            <w:bottom w:val="none" w:sz="0" w:space="0" w:color="auto"/>
            <w:right w:val="none" w:sz="0" w:space="0" w:color="auto"/>
          </w:divBdr>
        </w:div>
        <w:div w:id="567149195">
          <w:marLeft w:val="640"/>
          <w:marRight w:val="0"/>
          <w:marTop w:val="0"/>
          <w:marBottom w:val="0"/>
          <w:divBdr>
            <w:top w:val="none" w:sz="0" w:space="0" w:color="auto"/>
            <w:left w:val="none" w:sz="0" w:space="0" w:color="auto"/>
            <w:bottom w:val="none" w:sz="0" w:space="0" w:color="auto"/>
            <w:right w:val="none" w:sz="0" w:space="0" w:color="auto"/>
          </w:divBdr>
        </w:div>
        <w:div w:id="151140737">
          <w:marLeft w:val="640"/>
          <w:marRight w:val="0"/>
          <w:marTop w:val="0"/>
          <w:marBottom w:val="0"/>
          <w:divBdr>
            <w:top w:val="none" w:sz="0" w:space="0" w:color="auto"/>
            <w:left w:val="none" w:sz="0" w:space="0" w:color="auto"/>
            <w:bottom w:val="none" w:sz="0" w:space="0" w:color="auto"/>
            <w:right w:val="none" w:sz="0" w:space="0" w:color="auto"/>
          </w:divBdr>
        </w:div>
        <w:div w:id="832455678">
          <w:marLeft w:val="640"/>
          <w:marRight w:val="0"/>
          <w:marTop w:val="0"/>
          <w:marBottom w:val="0"/>
          <w:divBdr>
            <w:top w:val="none" w:sz="0" w:space="0" w:color="auto"/>
            <w:left w:val="none" w:sz="0" w:space="0" w:color="auto"/>
            <w:bottom w:val="none" w:sz="0" w:space="0" w:color="auto"/>
            <w:right w:val="none" w:sz="0" w:space="0" w:color="auto"/>
          </w:divBdr>
        </w:div>
        <w:div w:id="262688606">
          <w:marLeft w:val="640"/>
          <w:marRight w:val="0"/>
          <w:marTop w:val="0"/>
          <w:marBottom w:val="0"/>
          <w:divBdr>
            <w:top w:val="none" w:sz="0" w:space="0" w:color="auto"/>
            <w:left w:val="none" w:sz="0" w:space="0" w:color="auto"/>
            <w:bottom w:val="none" w:sz="0" w:space="0" w:color="auto"/>
            <w:right w:val="none" w:sz="0" w:space="0" w:color="auto"/>
          </w:divBdr>
        </w:div>
        <w:div w:id="1843934472">
          <w:marLeft w:val="640"/>
          <w:marRight w:val="0"/>
          <w:marTop w:val="0"/>
          <w:marBottom w:val="0"/>
          <w:divBdr>
            <w:top w:val="none" w:sz="0" w:space="0" w:color="auto"/>
            <w:left w:val="none" w:sz="0" w:space="0" w:color="auto"/>
            <w:bottom w:val="none" w:sz="0" w:space="0" w:color="auto"/>
            <w:right w:val="none" w:sz="0" w:space="0" w:color="auto"/>
          </w:divBdr>
        </w:div>
        <w:div w:id="192115645">
          <w:marLeft w:val="640"/>
          <w:marRight w:val="0"/>
          <w:marTop w:val="0"/>
          <w:marBottom w:val="0"/>
          <w:divBdr>
            <w:top w:val="none" w:sz="0" w:space="0" w:color="auto"/>
            <w:left w:val="none" w:sz="0" w:space="0" w:color="auto"/>
            <w:bottom w:val="none" w:sz="0" w:space="0" w:color="auto"/>
            <w:right w:val="none" w:sz="0" w:space="0" w:color="auto"/>
          </w:divBdr>
        </w:div>
        <w:div w:id="859202615">
          <w:marLeft w:val="640"/>
          <w:marRight w:val="0"/>
          <w:marTop w:val="0"/>
          <w:marBottom w:val="0"/>
          <w:divBdr>
            <w:top w:val="none" w:sz="0" w:space="0" w:color="auto"/>
            <w:left w:val="none" w:sz="0" w:space="0" w:color="auto"/>
            <w:bottom w:val="none" w:sz="0" w:space="0" w:color="auto"/>
            <w:right w:val="none" w:sz="0" w:space="0" w:color="auto"/>
          </w:divBdr>
        </w:div>
        <w:div w:id="743338433">
          <w:marLeft w:val="640"/>
          <w:marRight w:val="0"/>
          <w:marTop w:val="0"/>
          <w:marBottom w:val="0"/>
          <w:divBdr>
            <w:top w:val="none" w:sz="0" w:space="0" w:color="auto"/>
            <w:left w:val="none" w:sz="0" w:space="0" w:color="auto"/>
            <w:bottom w:val="none" w:sz="0" w:space="0" w:color="auto"/>
            <w:right w:val="none" w:sz="0" w:space="0" w:color="auto"/>
          </w:divBdr>
        </w:div>
        <w:div w:id="574359878">
          <w:marLeft w:val="640"/>
          <w:marRight w:val="0"/>
          <w:marTop w:val="0"/>
          <w:marBottom w:val="0"/>
          <w:divBdr>
            <w:top w:val="none" w:sz="0" w:space="0" w:color="auto"/>
            <w:left w:val="none" w:sz="0" w:space="0" w:color="auto"/>
            <w:bottom w:val="none" w:sz="0" w:space="0" w:color="auto"/>
            <w:right w:val="none" w:sz="0" w:space="0" w:color="auto"/>
          </w:divBdr>
        </w:div>
        <w:div w:id="1532109975">
          <w:marLeft w:val="640"/>
          <w:marRight w:val="0"/>
          <w:marTop w:val="0"/>
          <w:marBottom w:val="0"/>
          <w:divBdr>
            <w:top w:val="none" w:sz="0" w:space="0" w:color="auto"/>
            <w:left w:val="none" w:sz="0" w:space="0" w:color="auto"/>
            <w:bottom w:val="none" w:sz="0" w:space="0" w:color="auto"/>
            <w:right w:val="none" w:sz="0" w:space="0" w:color="auto"/>
          </w:divBdr>
        </w:div>
        <w:div w:id="1353384229">
          <w:marLeft w:val="640"/>
          <w:marRight w:val="0"/>
          <w:marTop w:val="0"/>
          <w:marBottom w:val="0"/>
          <w:divBdr>
            <w:top w:val="none" w:sz="0" w:space="0" w:color="auto"/>
            <w:left w:val="none" w:sz="0" w:space="0" w:color="auto"/>
            <w:bottom w:val="none" w:sz="0" w:space="0" w:color="auto"/>
            <w:right w:val="none" w:sz="0" w:space="0" w:color="auto"/>
          </w:divBdr>
        </w:div>
        <w:div w:id="1878157373">
          <w:marLeft w:val="640"/>
          <w:marRight w:val="0"/>
          <w:marTop w:val="0"/>
          <w:marBottom w:val="0"/>
          <w:divBdr>
            <w:top w:val="none" w:sz="0" w:space="0" w:color="auto"/>
            <w:left w:val="none" w:sz="0" w:space="0" w:color="auto"/>
            <w:bottom w:val="none" w:sz="0" w:space="0" w:color="auto"/>
            <w:right w:val="none" w:sz="0" w:space="0" w:color="auto"/>
          </w:divBdr>
        </w:div>
        <w:div w:id="556428632">
          <w:marLeft w:val="640"/>
          <w:marRight w:val="0"/>
          <w:marTop w:val="0"/>
          <w:marBottom w:val="0"/>
          <w:divBdr>
            <w:top w:val="none" w:sz="0" w:space="0" w:color="auto"/>
            <w:left w:val="none" w:sz="0" w:space="0" w:color="auto"/>
            <w:bottom w:val="none" w:sz="0" w:space="0" w:color="auto"/>
            <w:right w:val="none" w:sz="0" w:space="0" w:color="auto"/>
          </w:divBdr>
        </w:div>
        <w:div w:id="2095348135">
          <w:marLeft w:val="640"/>
          <w:marRight w:val="0"/>
          <w:marTop w:val="0"/>
          <w:marBottom w:val="0"/>
          <w:divBdr>
            <w:top w:val="none" w:sz="0" w:space="0" w:color="auto"/>
            <w:left w:val="none" w:sz="0" w:space="0" w:color="auto"/>
            <w:bottom w:val="none" w:sz="0" w:space="0" w:color="auto"/>
            <w:right w:val="none" w:sz="0" w:space="0" w:color="auto"/>
          </w:divBdr>
        </w:div>
        <w:div w:id="485124926">
          <w:marLeft w:val="640"/>
          <w:marRight w:val="0"/>
          <w:marTop w:val="0"/>
          <w:marBottom w:val="0"/>
          <w:divBdr>
            <w:top w:val="none" w:sz="0" w:space="0" w:color="auto"/>
            <w:left w:val="none" w:sz="0" w:space="0" w:color="auto"/>
            <w:bottom w:val="none" w:sz="0" w:space="0" w:color="auto"/>
            <w:right w:val="none" w:sz="0" w:space="0" w:color="auto"/>
          </w:divBdr>
        </w:div>
        <w:div w:id="1196431340">
          <w:marLeft w:val="640"/>
          <w:marRight w:val="0"/>
          <w:marTop w:val="0"/>
          <w:marBottom w:val="0"/>
          <w:divBdr>
            <w:top w:val="none" w:sz="0" w:space="0" w:color="auto"/>
            <w:left w:val="none" w:sz="0" w:space="0" w:color="auto"/>
            <w:bottom w:val="none" w:sz="0" w:space="0" w:color="auto"/>
            <w:right w:val="none" w:sz="0" w:space="0" w:color="auto"/>
          </w:divBdr>
        </w:div>
        <w:div w:id="883911111">
          <w:marLeft w:val="640"/>
          <w:marRight w:val="0"/>
          <w:marTop w:val="0"/>
          <w:marBottom w:val="0"/>
          <w:divBdr>
            <w:top w:val="none" w:sz="0" w:space="0" w:color="auto"/>
            <w:left w:val="none" w:sz="0" w:space="0" w:color="auto"/>
            <w:bottom w:val="none" w:sz="0" w:space="0" w:color="auto"/>
            <w:right w:val="none" w:sz="0" w:space="0" w:color="auto"/>
          </w:divBdr>
        </w:div>
        <w:div w:id="565915667">
          <w:marLeft w:val="640"/>
          <w:marRight w:val="0"/>
          <w:marTop w:val="0"/>
          <w:marBottom w:val="0"/>
          <w:divBdr>
            <w:top w:val="none" w:sz="0" w:space="0" w:color="auto"/>
            <w:left w:val="none" w:sz="0" w:space="0" w:color="auto"/>
            <w:bottom w:val="none" w:sz="0" w:space="0" w:color="auto"/>
            <w:right w:val="none" w:sz="0" w:space="0" w:color="auto"/>
          </w:divBdr>
        </w:div>
        <w:div w:id="1341273495">
          <w:marLeft w:val="640"/>
          <w:marRight w:val="0"/>
          <w:marTop w:val="0"/>
          <w:marBottom w:val="0"/>
          <w:divBdr>
            <w:top w:val="none" w:sz="0" w:space="0" w:color="auto"/>
            <w:left w:val="none" w:sz="0" w:space="0" w:color="auto"/>
            <w:bottom w:val="none" w:sz="0" w:space="0" w:color="auto"/>
            <w:right w:val="none" w:sz="0" w:space="0" w:color="auto"/>
          </w:divBdr>
        </w:div>
        <w:div w:id="1891573134">
          <w:marLeft w:val="640"/>
          <w:marRight w:val="0"/>
          <w:marTop w:val="0"/>
          <w:marBottom w:val="0"/>
          <w:divBdr>
            <w:top w:val="none" w:sz="0" w:space="0" w:color="auto"/>
            <w:left w:val="none" w:sz="0" w:space="0" w:color="auto"/>
            <w:bottom w:val="none" w:sz="0" w:space="0" w:color="auto"/>
            <w:right w:val="none" w:sz="0" w:space="0" w:color="auto"/>
          </w:divBdr>
        </w:div>
        <w:div w:id="1941840627">
          <w:marLeft w:val="640"/>
          <w:marRight w:val="0"/>
          <w:marTop w:val="0"/>
          <w:marBottom w:val="0"/>
          <w:divBdr>
            <w:top w:val="none" w:sz="0" w:space="0" w:color="auto"/>
            <w:left w:val="none" w:sz="0" w:space="0" w:color="auto"/>
            <w:bottom w:val="none" w:sz="0" w:space="0" w:color="auto"/>
            <w:right w:val="none" w:sz="0" w:space="0" w:color="auto"/>
          </w:divBdr>
        </w:div>
        <w:div w:id="1238175223">
          <w:marLeft w:val="640"/>
          <w:marRight w:val="0"/>
          <w:marTop w:val="0"/>
          <w:marBottom w:val="0"/>
          <w:divBdr>
            <w:top w:val="none" w:sz="0" w:space="0" w:color="auto"/>
            <w:left w:val="none" w:sz="0" w:space="0" w:color="auto"/>
            <w:bottom w:val="none" w:sz="0" w:space="0" w:color="auto"/>
            <w:right w:val="none" w:sz="0" w:space="0" w:color="auto"/>
          </w:divBdr>
        </w:div>
        <w:div w:id="937718764">
          <w:marLeft w:val="640"/>
          <w:marRight w:val="0"/>
          <w:marTop w:val="0"/>
          <w:marBottom w:val="0"/>
          <w:divBdr>
            <w:top w:val="none" w:sz="0" w:space="0" w:color="auto"/>
            <w:left w:val="none" w:sz="0" w:space="0" w:color="auto"/>
            <w:bottom w:val="none" w:sz="0" w:space="0" w:color="auto"/>
            <w:right w:val="none" w:sz="0" w:space="0" w:color="auto"/>
          </w:divBdr>
        </w:div>
        <w:div w:id="1129399643">
          <w:marLeft w:val="640"/>
          <w:marRight w:val="0"/>
          <w:marTop w:val="0"/>
          <w:marBottom w:val="0"/>
          <w:divBdr>
            <w:top w:val="none" w:sz="0" w:space="0" w:color="auto"/>
            <w:left w:val="none" w:sz="0" w:space="0" w:color="auto"/>
            <w:bottom w:val="none" w:sz="0" w:space="0" w:color="auto"/>
            <w:right w:val="none" w:sz="0" w:space="0" w:color="auto"/>
          </w:divBdr>
        </w:div>
        <w:div w:id="1107963552">
          <w:marLeft w:val="640"/>
          <w:marRight w:val="0"/>
          <w:marTop w:val="0"/>
          <w:marBottom w:val="0"/>
          <w:divBdr>
            <w:top w:val="none" w:sz="0" w:space="0" w:color="auto"/>
            <w:left w:val="none" w:sz="0" w:space="0" w:color="auto"/>
            <w:bottom w:val="none" w:sz="0" w:space="0" w:color="auto"/>
            <w:right w:val="none" w:sz="0" w:space="0" w:color="auto"/>
          </w:divBdr>
        </w:div>
        <w:div w:id="1422726324">
          <w:marLeft w:val="640"/>
          <w:marRight w:val="0"/>
          <w:marTop w:val="0"/>
          <w:marBottom w:val="0"/>
          <w:divBdr>
            <w:top w:val="none" w:sz="0" w:space="0" w:color="auto"/>
            <w:left w:val="none" w:sz="0" w:space="0" w:color="auto"/>
            <w:bottom w:val="none" w:sz="0" w:space="0" w:color="auto"/>
            <w:right w:val="none" w:sz="0" w:space="0" w:color="auto"/>
          </w:divBdr>
        </w:div>
        <w:div w:id="1086683427">
          <w:marLeft w:val="640"/>
          <w:marRight w:val="0"/>
          <w:marTop w:val="0"/>
          <w:marBottom w:val="0"/>
          <w:divBdr>
            <w:top w:val="none" w:sz="0" w:space="0" w:color="auto"/>
            <w:left w:val="none" w:sz="0" w:space="0" w:color="auto"/>
            <w:bottom w:val="none" w:sz="0" w:space="0" w:color="auto"/>
            <w:right w:val="none" w:sz="0" w:space="0" w:color="auto"/>
          </w:divBdr>
        </w:div>
        <w:div w:id="1428429516">
          <w:marLeft w:val="640"/>
          <w:marRight w:val="0"/>
          <w:marTop w:val="0"/>
          <w:marBottom w:val="0"/>
          <w:divBdr>
            <w:top w:val="none" w:sz="0" w:space="0" w:color="auto"/>
            <w:left w:val="none" w:sz="0" w:space="0" w:color="auto"/>
            <w:bottom w:val="none" w:sz="0" w:space="0" w:color="auto"/>
            <w:right w:val="none" w:sz="0" w:space="0" w:color="auto"/>
          </w:divBdr>
        </w:div>
        <w:div w:id="567152349">
          <w:marLeft w:val="640"/>
          <w:marRight w:val="0"/>
          <w:marTop w:val="0"/>
          <w:marBottom w:val="0"/>
          <w:divBdr>
            <w:top w:val="none" w:sz="0" w:space="0" w:color="auto"/>
            <w:left w:val="none" w:sz="0" w:space="0" w:color="auto"/>
            <w:bottom w:val="none" w:sz="0" w:space="0" w:color="auto"/>
            <w:right w:val="none" w:sz="0" w:space="0" w:color="auto"/>
          </w:divBdr>
        </w:div>
        <w:div w:id="1112433583">
          <w:marLeft w:val="640"/>
          <w:marRight w:val="0"/>
          <w:marTop w:val="0"/>
          <w:marBottom w:val="0"/>
          <w:divBdr>
            <w:top w:val="none" w:sz="0" w:space="0" w:color="auto"/>
            <w:left w:val="none" w:sz="0" w:space="0" w:color="auto"/>
            <w:bottom w:val="none" w:sz="0" w:space="0" w:color="auto"/>
            <w:right w:val="none" w:sz="0" w:space="0" w:color="auto"/>
          </w:divBdr>
        </w:div>
        <w:div w:id="1619529815">
          <w:marLeft w:val="640"/>
          <w:marRight w:val="0"/>
          <w:marTop w:val="0"/>
          <w:marBottom w:val="0"/>
          <w:divBdr>
            <w:top w:val="none" w:sz="0" w:space="0" w:color="auto"/>
            <w:left w:val="none" w:sz="0" w:space="0" w:color="auto"/>
            <w:bottom w:val="none" w:sz="0" w:space="0" w:color="auto"/>
            <w:right w:val="none" w:sz="0" w:space="0" w:color="auto"/>
          </w:divBdr>
        </w:div>
        <w:div w:id="1877737912">
          <w:marLeft w:val="640"/>
          <w:marRight w:val="0"/>
          <w:marTop w:val="0"/>
          <w:marBottom w:val="0"/>
          <w:divBdr>
            <w:top w:val="none" w:sz="0" w:space="0" w:color="auto"/>
            <w:left w:val="none" w:sz="0" w:space="0" w:color="auto"/>
            <w:bottom w:val="none" w:sz="0" w:space="0" w:color="auto"/>
            <w:right w:val="none" w:sz="0" w:space="0" w:color="auto"/>
          </w:divBdr>
        </w:div>
        <w:div w:id="161941348">
          <w:marLeft w:val="640"/>
          <w:marRight w:val="0"/>
          <w:marTop w:val="0"/>
          <w:marBottom w:val="0"/>
          <w:divBdr>
            <w:top w:val="none" w:sz="0" w:space="0" w:color="auto"/>
            <w:left w:val="none" w:sz="0" w:space="0" w:color="auto"/>
            <w:bottom w:val="none" w:sz="0" w:space="0" w:color="auto"/>
            <w:right w:val="none" w:sz="0" w:space="0" w:color="auto"/>
          </w:divBdr>
        </w:div>
        <w:div w:id="261108635">
          <w:marLeft w:val="640"/>
          <w:marRight w:val="0"/>
          <w:marTop w:val="0"/>
          <w:marBottom w:val="0"/>
          <w:divBdr>
            <w:top w:val="none" w:sz="0" w:space="0" w:color="auto"/>
            <w:left w:val="none" w:sz="0" w:space="0" w:color="auto"/>
            <w:bottom w:val="none" w:sz="0" w:space="0" w:color="auto"/>
            <w:right w:val="none" w:sz="0" w:space="0" w:color="auto"/>
          </w:divBdr>
        </w:div>
        <w:div w:id="1209807107">
          <w:marLeft w:val="640"/>
          <w:marRight w:val="0"/>
          <w:marTop w:val="0"/>
          <w:marBottom w:val="0"/>
          <w:divBdr>
            <w:top w:val="none" w:sz="0" w:space="0" w:color="auto"/>
            <w:left w:val="none" w:sz="0" w:space="0" w:color="auto"/>
            <w:bottom w:val="none" w:sz="0" w:space="0" w:color="auto"/>
            <w:right w:val="none" w:sz="0" w:space="0" w:color="auto"/>
          </w:divBdr>
        </w:div>
        <w:div w:id="1678731296">
          <w:marLeft w:val="640"/>
          <w:marRight w:val="0"/>
          <w:marTop w:val="0"/>
          <w:marBottom w:val="0"/>
          <w:divBdr>
            <w:top w:val="none" w:sz="0" w:space="0" w:color="auto"/>
            <w:left w:val="none" w:sz="0" w:space="0" w:color="auto"/>
            <w:bottom w:val="none" w:sz="0" w:space="0" w:color="auto"/>
            <w:right w:val="none" w:sz="0" w:space="0" w:color="auto"/>
          </w:divBdr>
        </w:div>
        <w:div w:id="830023162">
          <w:marLeft w:val="640"/>
          <w:marRight w:val="0"/>
          <w:marTop w:val="0"/>
          <w:marBottom w:val="0"/>
          <w:divBdr>
            <w:top w:val="none" w:sz="0" w:space="0" w:color="auto"/>
            <w:left w:val="none" w:sz="0" w:space="0" w:color="auto"/>
            <w:bottom w:val="none" w:sz="0" w:space="0" w:color="auto"/>
            <w:right w:val="none" w:sz="0" w:space="0" w:color="auto"/>
          </w:divBdr>
        </w:div>
        <w:div w:id="2061634857">
          <w:marLeft w:val="640"/>
          <w:marRight w:val="0"/>
          <w:marTop w:val="0"/>
          <w:marBottom w:val="0"/>
          <w:divBdr>
            <w:top w:val="none" w:sz="0" w:space="0" w:color="auto"/>
            <w:left w:val="none" w:sz="0" w:space="0" w:color="auto"/>
            <w:bottom w:val="none" w:sz="0" w:space="0" w:color="auto"/>
            <w:right w:val="none" w:sz="0" w:space="0" w:color="auto"/>
          </w:divBdr>
        </w:div>
        <w:div w:id="1580871272">
          <w:marLeft w:val="640"/>
          <w:marRight w:val="0"/>
          <w:marTop w:val="0"/>
          <w:marBottom w:val="0"/>
          <w:divBdr>
            <w:top w:val="none" w:sz="0" w:space="0" w:color="auto"/>
            <w:left w:val="none" w:sz="0" w:space="0" w:color="auto"/>
            <w:bottom w:val="none" w:sz="0" w:space="0" w:color="auto"/>
            <w:right w:val="none" w:sz="0" w:space="0" w:color="auto"/>
          </w:divBdr>
        </w:div>
        <w:div w:id="1859420151">
          <w:marLeft w:val="640"/>
          <w:marRight w:val="0"/>
          <w:marTop w:val="0"/>
          <w:marBottom w:val="0"/>
          <w:divBdr>
            <w:top w:val="none" w:sz="0" w:space="0" w:color="auto"/>
            <w:left w:val="none" w:sz="0" w:space="0" w:color="auto"/>
            <w:bottom w:val="none" w:sz="0" w:space="0" w:color="auto"/>
            <w:right w:val="none" w:sz="0" w:space="0" w:color="auto"/>
          </w:divBdr>
        </w:div>
        <w:div w:id="1660496555">
          <w:marLeft w:val="640"/>
          <w:marRight w:val="0"/>
          <w:marTop w:val="0"/>
          <w:marBottom w:val="0"/>
          <w:divBdr>
            <w:top w:val="none" w:sz="0" w:space="0" w:color="auto"/>
            <w:left w:val="none" w:sz="0" w:space="0" w:color="auto"/>
            <w:bottom w:val="none" w:sz="0" w:space="0" w:color="auto"/>
            <w:right w:val="none" w:sz="0" w:space="0" w:color="auto"/>
          </w:divBdr>
        </w:div>
        <w:div w:id="54935692">
          <w:marLeft w:val="640"/>
          <w:marRight w:val="0"/>
          <w:marTop w:val="0"/>
          <w:marBottom w:val="0"/>
          <w:divBdr>
            <w:top w:val="none" w:sz="0" w:space="0" w:color="auto"/>
            <w:left w:val="none" w:sz="0" w:space="0" w:color="auto"/>
            <w:bottom w:val="none" w:sz="0" w:space="0" w:color="auto"/>
            <w:right w:val="none" w:sz="0" w:space="0" w:color="auto"/>
          </w:divBdr>
        </w:div>
        <w:div w:id="1419015440">
          <w:marLeft w:val="640"/>
          <w:marRight w:val="0"/>
          <w:marTop w:val="0"/>
          <w:marBottom w:val="0"/>
          <w:divBdr>
            <w:top w:val="none" w:sz="0" w:space="0" w:color="auto"/>
            <w:left w:val="none" w:sz="0" w:space="0" w:color="auto"/>
            <w:bottom w:val="none" w:sz="0" w:space="0" w:color="auto"/>
            <w:right w:val="none" w:sz="0" w:space="0" w:color="auto"/>
          </w:divBdr>
        </w:div>
        <w:div w:id="244536498">
          <w:marLeft w:val="640"/>
          <w:marRight w:val="0"/>
          <w:marTop w:val="0"/>
          <w:marBottom w:val="0"/>
          <w:divBdr>
            <w:top w:val="none" w:sz="0" w:space="0" w:color="auto"/>
            <w:left w:val="none" w:sz="0" w:space="0" w:color="auto"/>
            <w:bottom w:val="none" w:sz="0" w:space="0" w:color="auto"/>
            <w:right w:val="none" w:sz="0" w:space="0" w:color="auto"/>
          </w:divBdr>
        </w:div>
        <w:div w:id="1079601193">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685441760">
          <w:marLeft w:val="640"/>
          <w:marRight w:val="0"/>
          <w:marTop w:val="0"/>
          <w:marBottom w:val="0"/>
          <w:divBdr>
            <w:top w:val="none" w:sz="0" w:space="0" w:color="auto"/>
            <w:left w:val="none" w:sz="0" w:space="0" w:color="auto"/>
            <w:bottom w:val="none" w:sz="0" w:space="0" w:color="auto"/>
            <w:right w:val="none" w:sz="0" w:space="0" w:color="auto"/>
          </w:divBdr>
        </w:div>
        <w:div w:id="1142312394">
          <w:marLeft w:val="640"/>
          <w:marRight w:val="0"/>
          <w:marTop w:val="0"/>
          <w:marBottom w:val="0"/>
          <w:divBdr>
            <w:top w:val="none" w:sz="0" w:space="0" w:color="auto"/>
            <w:left w:val="none" w:sz="0" w:space="0" w:color="auto"/>
            <w:bottom w:val="none" w:sz="0" w:space="0" w:color="auto"/>
            <w:right w:val="none" w:sz="0" w:space="0" w:color="auto"/>
          </w:divBdr>
        </w:div>
        <w:div w:id="1294213977">
          <w:marLeft w:val="640"/>
          <w:marRight w:val="0"/>
          <w:marTop w:val="0"/>
          <w:marBottom w:val="0"/>
          <w:divBdr>
            <w:top w:val="none" w:sz="0" w:space="0" w:color="auto"/>
            <w:left w:val="none" w:sz="0" w:space="0" w:color="auto"/>
            <w:bottom w:val="none" w:sz="0" w:space="0" w:color="auto"/>
            <w:right w:val="none" w:sz="0" w:space="0" w:color="auto"/>
          </w:divBdr>
        </w:div>
        <w:div w:id="626467285">
          <w:marLeft w:val="640"/>
          <w:marRight w:val="0"/>
          <w:marTop w:val="0"/>
          <w:marBottom w:val="0"/>
          <w:divBdr>
            <w:top w:val="none" w:sz="0" w:space="0" w:color="auto"/>
            <w:left w:val="none" w:sz="0" w:space="0" w:color="auto"/>
            <w:bottom w:val="none" w:sz="0" w:space="0" w:color="auto"/>
            <w:right w:val="none" w:sz="0" w:space="0" w:color="auto"/>
          </w:divBdr>
        </w:div>
        <w:div w:id="2118332458">
          <w:marLeft w:val="640"/>
          <w:marRight w:val="0"/>
          <w:marTop w:val="0"/>
          <w:marBottom w:val="0"/>
          <w:divBdr>
            <w:top w:val="none" w:sz="0" w:space="0" w:color="auto"/>
            <w:left w:val="none" w:sz="0" w:space="0" w:color="auto"/>
            <w:bottom w:val="none" w:sz="0" w:space="0" w:color="auto"/>
            <w:right w:val="none" w:sz="0" w:space="0" w:color="auto"/>
          </w:divBdr>
        </w:div>
      </w:divsChild>
    </w:div>
    <w:div w:id="1457141797">
      <w:bodyDiv w:val="1"/>
      <w:marLeft w:val="0"/>
      <w:marRight w:val="0"/>
      <w:marTop w:val="0"/>
      <w:marBottom w:val="0"/>
      <w:divBdr>
        <w:top w:val="none" w:sz="0" w:space="0" w:color="auto"/>
        <w:left w:val="none" w:sz="0" w:space="0" w:color="auto"/>
        <w:bottom w:val="none" w:sz="0" w:space="0" w:color="auto"/>
        <w:right w:val="none" w:sz="0" w:space="0" w:color="auto"/>
      </w:divBdr>
    </w:div>
    <w:div w:id="1460487707">
      <w:bodyDiv w:val="1"/>
      <w:marLeft w:val="0"/>
      <w:marRight w:val="0"/>
      <w:marTop w:val="0"/>
      <w:marBottom w:val="0"/>
      <w:divBdr>
        <w:top w:val="none" w:sz="0" w:space="0" w:color="auto"/>
        <w:left w:val="none" w:sz="0" w:space="0" w:color="auto"/>
        <w:bottom w:val="none" w:sz="0" w:space="0" w:color="auto"/>
        <w:right w:val="none" w:sz="0" w:space="0" w:color="auto"/>
      </w:divBdr>
    </w:div>
    <w:div w:id="1470588865">
      <w:bodyDiv w:val="1"/>
      <w:marLeft w:val="0"/>
      <w:marRight w:val="0"/>
      <w:marTop w:val="0"/>
      <w:marBottom w:val="0"/>
      <w:divBdr>
        <w:top w:val="none" w:sz="0" w:space="0" w:color="auto"/>
        <w:left w:val="none" w:sz="0" w:space="0" w:color="auto"/>
        <w:bottom w:val="none" w:sz="0" w:space="0" w:color="auto"/>
        <w:right w:val="none" w:sz="0" w:space="0" w:color="auto"/>
      </w:divBdr>
    </w:div>
    <w:div w:id="1474251626">
      <w:bodyDiv w:val="1"/>
      <w:marLeft w:val="0"/>
      <w:marRight w:val="0"/>
      <w:marTop w:val="0"/>
      <w:marBottom w:val="0"/>
      <w:divBdr>
        <w:top w:val="none" w:sz="0" w:space="0" w:color="auto"/>
        <w:left w:val="none" w:sz="0" w:space="0" w:color="auto"/>
        <w:bottom w:val="none" w:sz="0" w:space="0" w:color="auto"/>
        <w:right w:val="none" w:sz="0" w:space="0" w:color="auto"/>
      </w:divBdr>
    </w:div>
    <w:div w:id="1474836054">
      <w:bodyDiv w:val="1"/>
      <w:marLeft w:val="0"/>
      <w:marRight w:val="0"/>
      <w:marTop w:val="0"/>
      <w:marBottom w:val="0"/>
      <w:divBdr>
        <w:top w:val="none" w:sz="0" w:space="0" w:color="auto"/>
        <w:left w:val="none" w:sz="0" w:space="0" w:color="auto"/>
        <w:bottom w:val="none" w:sz="0" w:space="0" w:color="auto"/>
        <w:right w:val="none" w:sz="0" w:space="0" w:color="auto"/>
      </w:divBdr>
      <w:divsChild>
        <w:div w:id="1400930">
          <w:marLeft w:val="640"/>
          <w:marRight w:val="0"/>
          <w:marTop w:val="0"/>
          <w:marBottom w:val="0"/>
          <w:divBdr>
            <w:top w:val="none" w:sz="0" w:space="0" w:color="auto"/>
            <w:left w:val="none" w:sz="0" w:space="0" w:color="auto"/>
            <w:bottom w:val="none" w:sz="0" w:space="0" w:color="auto"/>
            <w:right w:val="none" w:sz="0" w:space="0" w:color="auto"/>
          </w:divBdr>
        </w:div>
        <w:div w:id="39593216">
          <w:marLeft w:val="640"/>
          <w:marRight w:val="0"/>
          <w:marTop w:val="0"/>
          <w:marBottom w:val="0"/>
          <w:divBdr>
            <w:top w:val="none" w:sz="0" w:space="0" w:color="auto"/>
            <w:left w:val="none" w:sz="0" w:space="0" w:color="auto"/>
            <w:bottom w:val="none" w:sz="0" w:space="0" w:color="auto"/>
            <w:right w:val="none" w:sz="0" w:space="0" w:color="auto"/>
          </w:divBdr>
        </w:div>
        <w:div w:id="87388477">
          <w:marLeft w:val="640"/>
          <w:marRight w:val="0"/>
          <w:marTop w:val="0"/>
          <w:marBottom w:val="0"/>
          <w:divBdr>
            <w:top w:val="none" w:sz="0" w:space="0" w:color="auto"/>
            <w:left w:val="none" w:sz="0" w:space="0" w:color="auto"/>
            <w:bottom w:val="none" w:sz="0" w:space="0" w:color="auto"/>
            <w:right w:val="none" w:sz="0" w:space="0" w:color="auto"/>
          </w:divBdr>
        </w:div>
        <w:div w:id="149174583">
          <w:marLeft w:val="640"/>
          <w:marRight w:val="0"/>
          <w:marTop w:val="0"/>
          <w:marBottom w:val="0"/>
          <w:divBdr>
            <w:top w:val="none" w:sz="0" w:space="0" w:color="auto"/>
            <w:left w:val="none" w:sz="0" w:space="0" w:color="auto"/>
            <w:bottom w:val="none" w:sz="0" w:space="0" w:color="auto"/>
            <w:right w:val="none" w:sz="0" w:space="0" w:color="auto"/>
          </w:divBdr>
        </w:div>
        <w:div w:id="150410357">
          <w:marLeft w:val="640"/>
          <w:marRight w:val="0"/>
          <w:marTop w:val="0"/>
          <w:marBottom w:val="0"/>
          <w:divBdr>
            <w:top w:val="none" w:sz="0" w:space="0" w:color="auto"/>
            <w:left w:val="none" w:sz="0" w:space="0" w:color="auto"/>
            <w:bottom w:val="none" w:sz="0" w:space="0" w:color="auto"/>
            <w:right w:val="none" w:sz="0" w:space="0" w:color="auto"/>
          </w:divBdr>
        </w:div>
        <w:div w:id="175925380">
          <w:marLeft w:val="640"/>
          <w:marRight w:val="0"/>
          <w:marTop w:val="0"/>
          <w:marBottom w:val="0"/>
          <w:divBdr>
            <w:top w:val="none" w:sz="0" w:space="0" w:color="auto"/>
            <w:left w:val="none" w:sz="0" w:space="0" w:color="auto"/>
            <w:bottom w:val="none" w:sz="0" w:space="0" w:color="auto"/>
            <w:right w:val="none" w:sz="0" w:space="0" w:color="auto"/>
          </w:divBdr>
        </w:div>
        <w:div w:id="231160759">
          <w:marLeft w:val="640"/>
          <w:marRight w:val="0"/>
          <w:marTop w:val="0"/>
          <w:marBottom w:val="0"/>
          <w:divBdr>
            <w:top w:val="none" w:sz="0" w:space="0" w:color="auto"/>
            <w:left w:val="none" w:sz="0" w:space="0" w:color="auto"/>
            <w:bottom w:val="none" w:sz="0" w:space="0" w:color="auto"/>
            <w:right w:val="none" w:sz="0" w:space="0" w:color="auto"/>
          </w:divBdr>
          <w:divsChild>
            <w:div w:id="150023940">
              <w:marLeft w:val="0"/>
              <w:marRight w:val="0"/>
              <w:marTop w:val="0"/>
              <w:marBottom w:val="0"/>
              <w:divBdr>
                <w:top w:val="none" w:sz="0" w:space="0" w:color="auto"/>
                <w:left w:val="none" w:sz="0" w:space="0" w:color="auto"/>
                <w:bottom w:val="none" w:sz="0" w:space="0" w:color="auto"/>
                <w:right w:val="none" w:sz="0" w:space="0" w:color="auto"/>
              </w:divBdr>
            </w:div>
            <w:div w:id="207691024">
              <w:marLeft w:val="0"/>
              <w:marRight w:val="0"/>
              <w:marTop w:val="0"/>
              <w:marBottom w:val="0"/>
              <w:divBdr>
                <w:top w:val="none" w:sz="0" w:space="0" w:color="auto"/>
                <w:left w:val="none" w:sz="0" w:space="0" w:color="auto"/>
                <w:bottom w:val="none" w:sz="0" w:space="0" w:color="auto"/>
                <w:right w:val="none" w:sz="0" w:space="0" w:color="auto"/>
              </w:divBdr>
            </w:div>
            <w:div w:id="951135079">
              <w:marLeft w:val="0"/>
              <w:marRight w:val="0"/>
              <w:marTop w:val="0"/>
              <w:marBottom w:val="0"/>
              <w:divBdr>
                <w:top w:val="none" w:sz="0" w:space="0" w:color="auto"/>
                <w:left w:val="none" w:sz="0" w:space="0" w:color="auto"/>
                <w:bottom w:val="none" w:sz="0" w:space="0" w:color="auto"/>
                <w:right w:val="none" w:sz="0" w:space="0" w:color="auto"/>
              </w:divBdr>
            </w:div>
          </w:divsChild>
        </w:div>
        <w:div w:id="235092043">
          <w:marLeft w:val="640"/>
          <w:marRight w:val="0"/>
          <w:marTop w:val="0"/>
          <w:marBottom w:val="0"/>
          <w:divBdr>
            <w:top w:val="none" w:sz="0" w:space="0" w:color="auto"/>
            <w:left w:val="none" w:sz="0" w:space="0" w:color="auto"/>
            <w:bottom w:val="none" w:sz="0" w:space="0" w:color="auto"/>
            <w:right w:val="none" w:sz="0" w:space="0" w:color="auto"/>
          </w:divBdr>
        </w:div>
        <w:div w:id="240069349">
          <w:marLeft w:val="640"/>
          <w:marRight w:val="0"/>
          <w:marTop w:val="0"/>
          <w:marBottom w:val="0"/>
          <w:divBdr>
            <w:top w:val="none" w:sz="0" w:space="0" w:color="auto"/>
            <w:left w:val="none" w:sz="0" w:space="0" w:color="auto"/>
            <w:bottom w:val="none" w:sz="0" w:space="0" w:color="auto"/>
            <w:right w:val="none" w:sz="0" w:space="0" w:color="auto"/>
          </w:divBdr>
        </w:div>
        <w:div w:id="340160226">
          <w:marLeft w:val="640"/>
          <w:marRight w:val="0"/>
          <w:marTop w:val="0"/>
          <w:marBottom w:val="0"/>
          <w:divBdr>
            <w:top w:val="none" w:sz="0" w:space="0" w:color="auto"/>
            <w:left w:val="none" w:sz="0" w:space="0" w:color="auto"/>
            <w:bottom w:val="none" w:sz="0" w:space="0" w:color="auto"/>
            <w:right w:val="none" w:sz="0" w:space="0" w:color="auto"/>
          </w:divBdr>
        </w:div>
        <w:div w:id="391276694">
          <w:marLeft w:val="640"/>
          <w:marRight w:val="0"/>
          <w:marTop w:val="0"/>
          <w:marBottom w:val="0"/>
          <w:divBdr>
            <w:top w:val="none" w:sz="0" w:space="0" w:color="auto"/>
            <w:left w:val="none" w:sz="0" w:space="0" w:color="auto"/>
            <w:bottom w:val="none" w:sz="0" w:space="0" w:color="auto"/>
            <w:right w:val="none" w:sz="0" w:space="0" w:color="auto"/>
          </w:divBdr>
        </w:div>
        <w:div w:id="406147588">
          <w:marLeft w:val="640"/>
          <w:marRight w:val="0"/>
          <w:marTop w:val="0"/>
          <w:marBottom w:val="0"/>
          <w:divBdr>
            <w:top w:val="none" w:sz="0" w:space="0" w:color="auto"/>
            <w:left w:val="none" w:sz="0" w:space="0" w:color="auto"/>
            <w:bottom w:val="none" w:sz="0" w:space="0" w:color="auto"/>
            <w:right w:val="none" w:sz="0" w:space="0" w:color="auto"/>
          </w:divBdr>
        </w:div>
        <w:div w:id="418021324">
          <w:marLeft w:val="640"/>
          <w:marRight w:val="0"/>
          <w:marTop w:val="0"/>
          <w:marBottom w:val="0"/>
          <w:divBdr>
            <w:top w:val="none" w:sz="0" w:space="0" w:color="auto"/>
            <w:left w:val="none" w:sz="0" w:space="0" w:color="auto"/>
            <w:bottom w:val="none" w:sz="0" w:space="0" w:color="auto"/>
            <w:right w:val="none" w:sz="0" w:space="0" w:color="auto"/>
          </w:divBdr>
        </w:div>
        <w:div w:id="442653538">
          <w:marLeft w:val="640"/>
          <w:marRight w:val="0"/>
          <w:marTop w:val="0"/>
          <w:marBottom w:val="0"/>
          <w:divBdr>
            <w:top w:val="none" w:sz="0" w:space="0" w:color="auto"/>
            <w:left w:val="none" w:sz="0" w:space="0" w:color="auto"/>
            <w:bottom w:val="none" w:sz="0" w:space="0" w:color="auto"/>
            <w:right w:val="none" w:sz="0" w:space="0" w:color="auto"/>
          </w:divBdr>
        </w:div>
        <w:div w:id="447240748">
          <w:marLeft w:val="640"/>
          <w:marRight w:val="0"/>
          <w:marTop w:val="0"/>
          <w:marBottom w:val="0"/>
          <w:divBdr>
            <w:top w:val="none" w:sz="0" w:space="0" w:color="auto"/>
            <w:left w:val="none" w:sz="0" w:space="0" w:color="auto"/>
            <w:bottom w:val="none" w:sz="0" w:space="0" w:color="auto"/>
            <w:right w:val="none" w:sz="0" w:space="0" w:color="auto"/>
          </w:divBdr>
        </w:div>
        <w:div w:id="456535354">
          <w:marLeft w:val="640"/>
          <w:marRight w:val="0"/>
          <w:marTop w:val="0"/>
          <w:marBottom w:val="0"/>
          <w:divBdr>
            <w:top w:val="none" w:sz="0" w:space="0" w:color="auto"/>
            <w:left w:val="none" w:sz="0" w:space="0" w:color="auto"/>
            <w:bottom w:val="none" w:sz="0" w:space="0" w:color="auto"/>
            <w:right w:val="none" w:sz="0" w:space="0" w:color="auto"/>
          </w:divBdr>
        </w:div>
        <w:div w:id="476145846">
          <w:marLeft w:val="640"/>
          <w:marRight w:val="0"/>
          <w:marTop w:val="0"/>
          <w:marBottom w:val="0"/>
          <w:divBdr>
            <w:top w:val="none" w:sz="0" w:space="0" w:color="auto"/>
            <w:left w:val="none" w:sz="0" w:space="0" w:color="auto"/>
            <w:bottom w:val="none" w:sz="0" w:space="0" w:color="auto"/>
            <w:right w:val="none" w:sz="0" w:space="0" w:color="auto"/>
          </w:divBdr>
        </w:div>
        <w:div w:id="502815224">
          <w:marLeft w:val="640"/>
          <w:marRight w:val="0"/>
          <w:marTop w:val="0"/>
          <w:marBottom w:val="0"/>
          <w:divBdr>
            <w:top w:val="none" w:sz="0" w:space="0" w:color="auto"/>
            <w:left w:val="none" w:sz="0" w:space="0" w:color="auto"/>
            <w:bottom w:val="none" w:sz="0" w:space="0" w:color="auto"/>
            <w:right w:val="none" w:sz="0" w:space="0" w:color="auto"/>
          </w:divBdr>
        </w:div>
        <w:div w:id="544879008">
          <w:marLeft w:val="640"/>
          <w:marRight w:val="0"/>
          <w:marTop w:val="0"/>
          <w:marBottom w:val="0"/>
          <w:divBdr>
            <w:top w:val="none" w:sz="0" w:space="0" w:color="auto"/>
            <w:left w:val="none" w:sz="0" w:space="0" w:color="auto"/>
            <w:bottom w:val="none" w:sz="0" w:space="0" w:color="auto"/>
            <w:right w:val="none" w:sz="0" w:space="0" w:color="auto"/>
          </w:divBdr>
        </w:div>
        <w:div w:id="571500317">
          <w:marLeft w:val="640"/>
          <w:marRight w:val="0"/>
          <w:marTop w:val="0"/>
          <w:marBottom w:val="0"/>
          <w:divBdr>
            <w:top w:val="none" w:sz="0" w:space="0" w:color="auto"/>
            <w:left w:val="none" w:sz="0" w:space="0" w:color="auto"/>
            <w:bottom w:val="none" w:sz="0" w:space="0" w:color="auto"/>
            <w:right w:val="none" w:sz="0" w:space="0" w:color="auto"/>
          </w:divBdr>
        </w:div>
        <w:div w:id="602540278">
          <w:marLeft w:val="640"/>
          <w:marRight w:val="0"/>
          <w:marTop w:val="0"/>
          <w:marBottom w:val="0"/>
          <w:divBdr>
            <w:top w:val="none" w:sz="0" w:space="0" w:color="auto"/>
            <w:left w:val="none" w:sz="0" w:space="0" w:color="auto"/>
            <w:bottom w:val="none" w:sz="0" w:space="0" w:color="auto"/>
            <w:right w:val="none" w:sz="0" w:space="0" w:color="auto"/>
          </w:divBdr>
        </w:div>
        <w:div w:id="624392223">
          <w:marLeft w:val="640"/>
          <w:marRight w:val="0"/>
          <w:marTop w:val="0"/>
          <w:marBottom w:val="0"/>
          <w:divBdr>
            <w:top w:val="none" w:sz="0" w:space="0" w:color="auto"/>
            <w:left w:val="none" w:sz="0" w:space="0" w:color="auto"/>
            <w:bottom w:val="none" w:sz="0" w:space="0" w:color="auto"/>
            <w:right w:val="none" w:sz="0" w:space="0" w:color="auto"/>
          </w:divBdr>
        </w:div>
        <w:div w:id="713042867">
          <w:marLeft w:val="640"/>
          <w:marRight w:val="0"/>
          <w:marTop w:val="0"/>
          <w:marBottom w:val="0"/>
          <w:divBdr>
            <w:top w:val="none" w:sz="0" w:space="0" w:color="auto"/>
            <w:left w:val="none" w:sz="0" w:space="0" w:color="auto"/>
            <w:bottom w:val="none" w:sz="0" w:space="0" w:color="auto"/>
            <w:right w:val="none" w:sz="0" w:space="0" w:color="auto"/>
          </w:divBdr>
        </w:div>
        <w:div w:id="765081494">
          <w:marLeft w:val="640"/>
          <w:marRight w:val="0"/>
          <w:marTop w:val="0"/>
          <w:marBottom w:val="0"/>
          <w:divBdr>
            <w:top w:val="none" w:sz="0" w:space="0" w:color="auto"/>
            <w:left w:val="none" w:sz="0" w:space="0" w:color="auto"/>
            <w:bottom w:val="none" w:sz="0" w:space="0" w:color="auto"/>
            <w:right w:val="none" w:sz="0" w:space="0" w:color="auto"/>
          </w:divBdr>
        </w:div>
        <w:div w:id="783421428">
          <w:marLeft w:val="640"/>
          <w:marRight w:val="0"/>
          <w:marTop w:val="0"/>
          <w:marBottom w:val="0"/>
          <w:divBdr>
            <w:top w:val="none" w:sz="0" w:space="0" w:color="auto"/>
            <w:left w:val="none" w:sz="0" w:space="0" w:color="auto"/>
            <w:bottom w:val="none" w:sz="0" w:space="0" w:color="auto"/>
            <w:right w:val="none" w:sz="0" w:space="0" w:color="auto"/>
          </w:divBdr>
        </w:div>
        <w:div w:id="812720322">
          <w:marLeft w:val="640"/>
          <w:marRight w:val="0"/>
          <w:marTop w:val="0"/>
          <w:marBottom w:val="0"/>
          <w:divBdr>
            <w:top w:val="none" w:sz="0" w:space="0" w:color="auto"/>
            <w:left w:val="none" w:sz="0" w:space="0" w:color="auto"/>
            <w:bottom w:val="none" w:sz="0" w:space="0" w:color="auto"/>
            <w:right w:val="none" w:sz="0" w:space="0" w:color="auto"/>
          </w:divBdr>
        </w:div>
        <w:div w:id="833187641">
          <w:marLeft w:val="640"/>
          <w:marRight w:val="0"/>
          <w:marTop w:val="0"/>
          <w:marBottom w:val="0"/>
          <w:divBdr>
            <w:top w:val="none" w:sz="0" w:space="0" w:color="auto"/>
            <w:left w:val="none" w:sz="0" w:space="0" w:color="auto"/>
            <w:bottom w:val="none" w:sz="0" w:space="0" w:color="auto"/>
            <w:right w:val="none" w:sz="0" w:space="0" w:color="auto"/>
          </w:divBdr>
        </w:div>
        <w:div w:id="901018066">
          <w:marLeft w:val="640"/>
          <w:marRight w:val="0"/>
          <w:marTop w:val="0"/>
          <w:marBottom w:val="0"/>
          <w:divBdr>
            <w:top w:val="none" w:sz="0" w:space="0" w:color="auto"/>
            <w:left w:val="none" w:sz="0" w:space="0" w:color="auto"/>
            <w:bottom w:val="none" w:sz="0" w:space="0" w:color="auto"/>
            <w:right w:val="none" w:sz="0" w:space="0" w:color="auto"/>
          </w:divBdr>
        </w:div>
        <w:div w:id="904610959">
          <w:marLeft w:val="640"/>
          <w:marRight w:val="0"/>
          <w:marTop w:val="0"/>
          <w:marBottom w:val="0"/>
          <w:divBdr>
            <w:top w:val="none" w:sz="0" w:space="0" w:color="auto"/>
            <w:left w:val="none" w:sz="0" w:space="0" w:color="auto"/>
            <w:bottom w:val="none" w:sz="0" w:space="0" w:color="auto"/>
            <w:right w:val="none" w:sz="0" w:space="0" w:color="auto"/>
          </w:divBdr>
        </w:div>
        <w:div w:id="936013344">
          <w:marLeft w:val="640"/>
          <w:marRight w:val="0"/>
          <w:marTop w:val="0"/>
          <w:marBottom w:val="0"/>
          <w:divBdr>
            <w:top w:val="none" w:sz="0" w:space="0" w:color="auto"/>
            <w:left w:val="none" w:sz="0" w:space="0" w:color="auto"/>
            <w:bottom w:val="none" w:sz="0" w:space="0" w:color="auto"/>
            <w:right w:val="none" w:sz="0" w:space="0" w:color="auto"/>
          </w:divBdr>
        </w:div>
        <w:div w:id="1045832720">
          <w:marLeft w:val="640"/>
          <w:marRight w:val="0"/>
          <w:marTop w:val="0"/>
          <w:marBottom w:val="0"/>
          <w:divBdr>
            <w:top w:val="none" w:sz="0" w:space="0" w:color="auto"/>
            <w:left w:val="none" w:sz="0" w:space="0" w:color="auto"/>
            <w:bottom w:val="none" w:sz="0" w:space="0" w:color="auto"/>
            <w:right w:val="none" w:sz="0" w:space="0" w:color="auto"/>
          </w:divBdr>
        </w:div>
        <w:div w:id="1088501556">
          <w:marLeft w:val="640"/>
          <w:marRight w:val="0"/>
          <w:marTop w:val="0"/>
          <w:marBottom w:val="0"/>
          <w:divBdr>
            <w:top w:val="none" w:sz="0" w:space="0" w:color="auto"/>
            <w:left w:val="none" w:sz="0" w:space="0" w:color="auto"/>
            <w:bottom w:val="none" w:sz="0" w:space="0" w:color="auto"/>
            <w:right w:val="none" w:sz="0" w:space="0" w:color="auto"/>
          </w:divBdr>
        </w:div>
        <w:div w:id="1096561653">
          <w:marLeft w:val="640"/>
          <w:marRight w:val="0"/>
          <w:marTop w:val="0"/>
          <w:marBottom w:val="0"/>
          <w:divBdr>
            <w:top w:val="none" w:sz="0" w:space="0" w:color="auto"/>
            <w:left w:val="none" w:sz="0" w:space="0" w:color="auto"/>
            <w:bottom w:val="none" w:sz="0" w:space="0" w:color="auto"/>
            <w:right w:val="none" w:sz="0" w:space="0" w:color="auto"/>
          </w:divBdr>
        </w:div>
        <w:div w:id="1174494641">
          <w:marLeft w:val="640"/>
          <w:marRight w:val="0"/>
          <w:marTop w:val="0"/>
          <w:marBottom w:val="0"/>
          <w:divBdr>
            <w:top w:val="none" w:sz="0" w:space="0" w:color="auto"/>
            <w:left w:val="none" w:sz="0" w:space="0" w:color="auto"/>
            <w:bottom w:val="none" w:sz="0" w:space="0" w:color="auto"/>
            <w:right w:val="none" w:sz="0" w:space="0" w:color="auto"/>
          </w:divBdr>
        </w:div>
        <w:div w:id="1202787833">
          <w:marLeft w:val="640"/>
          <w:marRight w:val="0"/>
          <w:marTop w:val="0"/>
          <w:marBottom w:val="0"/>
          <w:divBdr>
            <w:top w:val="none" w:sz="0" w:space="0" w:color="auto"/>
            <w:left w:val="none" w:sz="0" w:space="0" w:color="auto"/>
            <w:bottom w:val="none" w:sz="0" w:space="0" w:color="auto"/>
            <w:right w:val="none" w:sz="0" w:space="0" w:color="auto"/>
          </w:divBdr>
        </w:div>
        <w:div w:id="1266380465">
          <w:marLeft w:val="640"/>
          <w:marRight w:val="0"/>
          <w:marTop w:val="0"/>
          <w:marBottom w:val="0"/>
          <w:divBdr>
            <w:top w:val="none" w:sz="0" w:space="0" w:color="auto"/>
            <w:left w:val="none" w:sz="0" w:space="0" w:color="auto"/>
            <w:bottom w:val="none" w:sz="0" w:space="0" w:color="auto"/>
            <w:right w:val="none" w:sz="0" w:space="0" w:color="auto"/>
          </w:divBdr>
        </w:div>
        <w:div w:id="1266886928">
          <w:marLeft w:val="640"/>
          <w:marRight w:val="0"/>
          <w:marTop w:val="0"/>
          <w:marBottom w:val="0"/>
          <w:divBdr>
            <w:top w:val="none" w:sz="0" w:space="0" w:color="auto"/>
            <w:left w:val="none" w:sz="0" w:space="0" w:color="auto"/>
            <w:bottom w:val="none" w:sz="0" w:space="0" w:color="auto"/>
            <w:right w:val="none" w:sz="0" w:space="0" w:color="auto"/>
          </w:divBdr>
        </w:div>
        <w:div w:id="1327628469">
          <w:marLeft w:val="640"/>
          <w:marRight w:val="0"/>
          <w:marTop w:val="0"/>
          <w:marBottom w:val="0"/>
          <w:divBdr>
            <w:top w:val="none" w:sz="0" w:space="0" w:color="auto"/>
            <w:left w:val="none" w:sz="0" w:space="0" w:color="auto"/>
            <w:bottom w:val="none" w:sz="0" w:space="0" w:color="auto"/>
            <w:right w:val="none" w:sz="0" w:space="0" w:color="auto"/>
          </w:divBdr>
        </w:div>
        <w:div w:id="1343817139">
          <w:marLeft w:val="640"/>
          <w:marRight w:val="0"/>
          <w:marTop w:val="0"/>
          <w:marBottom w:val="0"/>
          <w:divBdr>
            <w:top w:val="none" w:sz="0" w:space="0" w:color="auto"/>
            <w:left w:val="none" w:sz="0" w:space="0" w:color="auto"/>
            <w:bottom w:val="none" w:sz="0" w:space="0" w:color="auto"/>
            <w:right w:val="none" w:sz="0" w:space="0" w:color="auto"/>
          </w:divBdr>
        </w:div>
        <w:div w:id="1384136684">
          <w:marLeft w:val="640"/>
          <w:marRight w:val="0"/>
          <w:marTop w:val="0"/>
          <w:marBottom w:val="0"/>
          <w:divBdr>
            <w:top w:val="none" w:sz="0" w:space="0" w:color="auto"/>
            <w:left w:val="none" w:sz="0" w:space="0" w:color="auto"/>
            <w:bottom w:val="none" w:sz="0" w:space="0" w:color="auto"/>
            <w:right w:val="none" w:sz="0" w:space="0" w:color="auto"/>
          </w:divBdr>
        </w:div>
        <w:div w:id="1428496940">
          <w:marLeft w:val="640"/>
          <w:marRight w:val="0"/>
          <w:marTop w:val="0"/>
          <w:marBottom w:val="0"/>
          <w:divBdr>
            <w:top w:val="none" w:sz="0" w:space="0" w:color="auto"/>
            <w:left w:val="none" w:sz="0" w:space="0" w:color="auto"/>
            <w:bottom w:val="none" w:sz="0" w:space="0" w:color="auto"/>
            <w:right w:val="none" w:sz="0" w:space="0" w:color="auto"/>
          </w:divBdr>
        </w:div>
        <w:div w:id="1428887329">
          <w:marLeft w:val="640"/>
          <w:marRight w:val="0"/>
          <w:marTop w:val="0"/>
          <w:marBottom w:val="0"/>
          <w:divBdr>
            <w:top w:val="none" w:sz="0" w:space="0" w:color="auto"/>
            <w:left w:val="none" w:sz="0" w:space="0" w:color="auto"/>
            <w:bottom w:val="none" w:sz="0" w:space="0" w:color="auto"/>
            <w:right w:val="none" w:sz="0" w:space="0" w:color="auto"/>
          </w:divBdr>
        </w:div>
        <w:div w:id="1451388778">
          <w:marLeft w:val="640"/>
          <w:marRight w:val="0"/>
          <w:marTop w:val="0"/>
          <w:marBottom w:val="0"/>
          <w:divBdr>
            <w:top w:val="none" w:sz="0" w:space="0" w:color="auto"/>
            <w:left w:val="none" w:sz="0" w:space="0" w:color="auto"/>
            <w:bottom w:val="none" w:sz="0" w:space="0" w:color="auto"/>
            <w:right w:val="none" w:sz="0" w:space="0" w:color="auto"/>
          </w:divBdr>
        </w:div>
        <w:div w:id="1477138866">
          <w:marLeft w:val="640"/>
          <w:marRight w:val="0"/>
          <w:marTop w:val="0"/>
          <w:marBottom w:val="0"/>
          <w:divBdr>
            <w:top w:val="none" w:sz="0" w:space="0" w:color="auto"/>
            <w:left w:val="none" w:sz="0" w:space="0" w:color="auto"/>
            <w:bottom w:val="none" w:sz="0" w:space="0" w:color="auto"/>
            <w:right w:val="none" w:sz="0" w:space="0" w:color="auto"/>
          </w:divBdr>
        </w:div>
        <w:div w:id="1498230272">
          <w:marLeft w:val="640"/>
          <w:marRight w:val="0"/>
          <w:marTop w:val="0"/>
          <w:marBottom w:val="0"/>
          <w:divBdr>
            <w:top w:val="none" w:sz="0" w:space="0" w:color="auto"/>
            <w:left w:val="none" w:sz="0" w:space="0" w:color="auto"/>
            <w:bottom w:val="none" w:sz="0" w:space="0" w:color="auto"/>
            <w:right w:val="none" w:sz="0" w:space="0" w:color="auto"/>
          </w:divBdr>
        </w:div>
        <w:div w:id="1518812058">
          <w:marLeft w:val="640"/>
          <w:marRight w:val="0"/>
          <w:marTop w:val="0"/>
          <w:marBottom w:val="0"/>
          <w:divBdr>
            <w:top w:val="none" w:sz="0" w:space="0" w:color="auto"/>
            <w:left w:val="none" w:sz="0" w:space="0" w:color="auto"/>
            <w:bottom w:val="none" w:sz="0" w:space="0" w:color="auto"/>
            <w:right w:val="none" w:sz="0" w:space="0" w:color="auto"/>
          </w:divBdr>
        </w:div>
        <w:div w:id="1610774319">
          <w:marLeft w:val="640"/>
          <w:marRight w:val="0"/>
          <w:marTop w:val="0"/>
          <w:marBottom w:val="0"/>
          <w:divBdr>
            <w:top w:val="none" w:sz="0" w:space="0" w:color="auto"/>
            <w:left w:val="none" w:sz="0" w:space="0" w:color="auto"/>
            <w:bottom w:val="none" w:sz="0" w:space="0" w:color="auto"/>
            <w:right w:val="none" w:sz="0" w:space="0" w:color="auto"/>
          </w:divBdr>
        </w:div>
        <w:div w:id="1630353952">
          <w:marLeft w:val="640"/>
          <w:marRight w:val="0"/>
          <w:marTop w:val="0"/>
          <w:marBottom w:val="0"/>
          <w:divBdr>
            <w:top w:val="none" w:sz="0" w:space="0" w:color="auto"/>
            <w:left w:val="none" w:sz="0" w:space="0" w:color="auto"/>
            <w:bottom w:val="none" w:sz="0" w:space="0" w:color="auto"/>
            <w:right w:val="none" w:sz="0" w:space="0" w:color="auto"/>
          </w:divBdr>
        </w:div>
        <w:div w:id="1670478210">
          <w:marLeft w:val="640"/>
          <w:marRight w:val="0"/>
          <w:marTop w:val="0"/>
          <w:marBottom w:val="0"/>
          <w:divBdr>
            <w:top w:val="none" w:sz="0" w:space="0" w:color="auto"/>
            <w:left w:val="none" w:sz="0" w:space="0" w:color="auto"/>
            <w:bottom w:val="none" w:sz="0" w:space="0" w:color="auto"/>
            <w:right w:val="none" w:sz="0" w:space="0" w:color="auto"/>
          </w:divBdr>
        </w:div>
        <w:div w:id="1682972196">
          <w:marLeft w:val="640"/>
          <w:marRight w:val="0"/>
          <w:marTop w:val="0"/>
          <w:marBottom w:val="0"/>
          <w:divBdr>
            <w:top w:val="none" w:sz="0" w:space="0" w:color="auto"/>
            <w:left w:val="none" w:sz="0" w:space="0" w:color="auto"/>
            <w:bottom w:val="none" w:sz="0" w:space="0" w:color="auto"/>
            <w:right w:val="none" w:sz="0" w:space="0" w:color="auto"/>
          </w:divBdr>
        </w:div>
        <w:div w:id="1687950044">
          <w:marLeft w:val="640"/>
          <w:marRight w:val="0"/>
          <w:marTop w:val="0"/>
          <w:marBottom w:val="0"/>
          <w:divBdr>
            <w:top w:val="none" w:sz="0" w:space="0" w:color="auto"/>
            <w:left w:val="none" w:sz="0" w:space="0" w:color="auto"/>
            <w:bottom w:val="none" w:sz="0" w:space="0" w:color="auto"/>
            <w:right w:val="none" w:sz="0" w:space="0" w:color="auto"/>
          </w:divBdr>
        </w:div>
        <w:div w:id="1700230490">
          <w:marLeft w:val="640"/>
          <w:marRight w:val="0"/>
          <w:marTop w:val="0"/>
          <w:marBottom w:val="0"/>
          <w:divBdr>
            <w:top w:val="none" w:sz="0" w:space="0" w:color="auto"/>
            <w:left w:val="none" w:sz="0" w:space="0" w:color="auto"/>
            <w:bottom w:val="none" w:sz="0" w:space="0" w:color="auto"/>
            <w:right w:val="none" w:sz="0" w:space="0" w:color="auto"/>
          </w:divBdr>
        </w:div>
        <w:div w:id="1730886569">
          <w:marLeft w:val="640"/>
          <w:marRight w:val="0"/>
          <w:marTop w:val="0"/>
          <w:marBottom w:val="0"/>
          <w:divBdr>
            <w:top w:val="none" w:sz="0" w:space="0" w:color="auto"/>
            <w:left w:val="none" w:sz="0" w:space="0" w:color="auto"/>
            <w:bottom w:val="none" w:sz="0" w:space="0" w:color="auto"/>
            <w:right w:val="none" w:sz="0" w:space="0" w:color="auto"/>
          </w:divBdr>
        </w:div>
        <w:div w:id="1762098471">
          <w:marLeft w:val="640"/>
          <w:marRight w:val="0"/>
          <w:marTop w:val="0"/>
          <w:marBottom w:val="0"/>
          <w:divBdr>
            <w:top w:val="none" w:sz="0" w:space="0" w:color="auto"/>
            <w:left w:val="none" w:sz="0" w:space="0" w:color="auto"/>
            <w:bottom w:val="none" w:sz="0" w:space="0" w:color="auto"/>
            <w:right w:val="none" w:sz="0" w:space="0" w:color="auto"/>
          </w:divBdr>
        </w:div>
        <w:div w:id="1802653034">
          <w:marLeft w:val="640"/>
          <w:marRight w:val="0"/>
          <w:marTop w:val="0"/>
          <w:marBottom w:val="0"/>
          <w:divBdr>
            <w:top w:val="none" w:sz="0" w:space="0" w:color="auto"/>
            <w:left w:val="none" w:sz="0" w:space="0" w:color="auto"/>
            <w:bottom w:val="none" w:sz="0" w:space="0" w:color="auto"/>
            <w:right w:val="none" w:sz="0" w:space="0" w:color="auto"/>
          </w:divBdr>
        </w:div>
        <w:div w:id="1809278201">
          <w:marLeft w:val="640"/>
          <w:marRight w:val="0"/>
          <w:marTop w:val="0"/>
          <w:marBottom w:val="0"/>
          <w:divBdr>
            <w:top w:val="none" w:sz="0" w:space="0" w:color="auto"/>
            <w:left w:val="none" w:sz="0" w:space="0" w:color="auto"/>
            <w:bottom w:val="none" w:sz="0" w:space="0" w:color="auto"/>
            <w:right w:val="none" w:sz="0" w:space="0" w:color="auto"/>
          </w:divBdr>
        </w:div>
        <w:div w:id="1824351735">
          <w:marLeft w:val="640"/>
          <w:marRight w:val="0"/>
          <w:marTop w:val="0"/>
          <w:marBottom w:val="0"/>
          <w:divBdr>
            <w:top w:val="none" w:sz="0" w:space="0" w:color="auto"/>
            <w:left w:val="none" w:sz="0" w:space="0" w:color="auto"/>
            <w:bottom w:val="none" w:sz="0" w:space="0" w:color="auto"/>
            <w:right w:val="none" w:sz="0" w:space="0" w:color="auto"/>
          </w:divBdr>
        </w:div>
        <w:div w:id="1849052474">
          <w:marLeft w:val="640"/>
          <w:marRight w:val="0"/>
          <w:marTop w:val="0"/>
          <w:marBottom w:val="0"/>
          <w:divBdr>
            <w:top w:val="none" w:sz="0" w:space="0" w:color="auto"/>
            <w:left w:val="none" w:sz="0" w:space="0" w:color="auto"/>
            <w:bottom w:val="none" w:sz="0" w:space="0" w:color="auto"/>
            <w:right w:val="none" w:sz="0" w:space="0" w:color="auto"/>
          </w:divBdr>
        </w:div>
        <w:div w:id="1948348326">
          <w:marLeft w:val="640"/>
          <w:marRight w:val="0"/>
          <w:marTop w:val="0"/>
          <w:marBottom w:val="0"/>
          <w:divBdr>
            <w:top w:val="none" w:sz="0" w:space="0" w:color="auto"/>
            <w:left w:val="none" w:sz="0" w:space="0" w:color="auto"/>
            <w:bottom w:val="none" w:sz="0" w:space="0" w:color="auto"/>
            <w:right w:val="none" w:sz="0" w:space="0" w:color="auto"/>
          </w:divBdr>
        </w:div>
        <w:div w:id="1964336495">
          <w:marLeft w:val="640"/>
          <w:marRight w:val="0"/>
          <w:marTop w:val="0"/>
          <w:marBottom w:val="0"/>
          <w:divBdr>
            <w:top w:val="none" w:sz="0" w:space="0" w:color="auto"/>
            <w:left w:val="none" w:sz="0" w:space="0" w:color="auto"/>
            <w:bottom w:val="none" w:sz="0" w:space="0" w:color="auto"/>
            <w:right w:val="none" w:sz="0" w:space="0" w:color="auto"/>
          </w:divBdr>
        </w:div>
        <w:div w:id="1994793602">
          <w:marLeft w:val="640"/>
          <w:marRight w:val="0"/>
          <w:marTop w:val="0"/>
          <w:marBottom w:val="0"/>
          <w:divBdr>
            <w:top w:val="none" w:sz="0" w:space="0" w:color="auto"/>
            <w:left w:val="none" w:sz="0" w:space="0" w:color="auto"/>
            <w:bottom w:val="none" w:sz="0" w:space="0" w:color="auto"/>
            <w:right w:val="none" w:sz="0" w:space="0" w:color="auto"/>
          </w:divBdr>
        </w:div>
        <w:div w:id="1999768224">
          <w:marLeft w:val="640"/>
          <w:marRight w:val="0"/>
          <w:marTop w:val="0"/>
          <w:marBottom w:val="0"/>
          <w:divBdr>
            <w:top w:val="none" w:sz="0" w:space="0" w:color="auto"/>
            <w:left w:val="none" w:sz="0" w:space="0" w:color="auto"/>
            <w:bottom w:val="none" w:sz="0" w:space="0" w:color="auto"/>
            <w:right w:val="none" w:sz="0" w:space="0" w:color="auto"/>
          </w:divBdr>
        </w:div>
        <w:div w:id="2056616914">
          <w:marLeft w:val="640"/>
          <w:marRight w:val="0"/>
          <w:marTop w:val="0"/>
          <w:marBottom w:val="0"/>
          <w:divBdr>
            <w:top w:val="none" w:sz="0" w:space="0" w:color="auto"/>
            <w:left w:val="none" w:sz="0" w:space="0" w:color="auto"/>
            <w:bottom w:val="none" w:sz="0" w:space="0" w:color="auto"/>
            <w:right w:val="none" w:sz="0" w:space="0" w:color="auto"/>
          </w:divBdr>
        </w:div>
        <w:div w:id="2094470395">
          <w:marLeft w:val="640"/>
          <w:marRight w:val="0"/>
          <w:marTop w:val="0"/>
          <w:marBottom w:val="0"/>
          <w:divBdr>
            <w:top w:val="none" w:sz="0" w:space="0" w:color="auto"/>
            <w:left w:val="none" w:sz="0" w:space="0" w:color="auto"/>
            <w:bottom w:val="none" w:sz="0" w:space="0" w:color="auto"/>
            <w:right w:val="none" w:sz="0" w:space="0" w:color="auto"/>
          </w:divBdr>
        </w:div>
      </w:divsChild>
    </w:div>
    <w:div w:id="1475372362">
      <w:bodyDiv w:val="1"/>
      <w:marLeft w:val="0"/>
      <w:marRight w:val="0"/>
      <w:marTop w:val="0"/>
      <w:marBottom w:val="0"/>
      <w:divBdr>
        <w:top w:val="none" w:sz="0" w:space="0" w:color="auto"/>
        <w:left w:val="none" w:sz="0" w:space="0" w:color="auto"/>
        <w:bottom w:val="none" w:sz="0" w:space="0" w:color="auto"/>
        <w:right w:val="none" w:sz="0" w:space="0" w:color="auto"/>
      </w:divBdr>
    </w:div>
    <w:div w:id="1475757512">
      <w:bodyDiv w:val="1"/>
      <w:marLeft w:val="0"/>
      <w:marRight w:val="0"/>
      <w:marTop w:val="0"/>
      <w:marBottom w:val="0"/>
      <w:divBdr>
        <w:top w:val="none" w:sz="0" w:space="0" w:color="auto"/>
        <w:left w:val="none" w:sz="0" w:space="0" w:color="auto"/>
        <w:bottom w:val="none" w:sz="0" w:space="0" w:color="auto"/>
        <w:right w:val="none" w:sz="0" w:space="0" w:color="auto"/>
      </w:divBdr>
    </w:div>
    <w:div w:id="1480000329">
      <w:bodyDiv w:val="1"/>
      <w:marLeft w:val="0"/>
      <w:marRight w:val="0"/>
      <w:marTop w:val="0"/>
      <w:marBottom w:val="0"/>
      <w:divBdr>
        <w:top w:val="none" w:sz="0" w:space="0" w:color="auto"/>
        <w:left w:val="none" w:sz="0" w:space="0" w:color="auto"/>
        <w:bottom w:val="none" w:sz="0" w:space="0" w:color="auto"/>
        <w:right w:val="none" w:sz="0" w:space="0" w:color="auto"/>
      </w:divBdr>
    </w:div>
    <w:div w:id="1480490028">
      <w:bodyDiv w:val="1"/>
      <w:marLeft w:val="0"/>
      <w:marRight w:val="0"/>
      <w:marTop w:val="0"/>
      <w:marBottom w:val="0"/>
      <w:divBdr>
        <w:top w:val="none" w:sz="0" w:space="0" w:color="auto"/>
        <w:left w:val="none" w:sz="0" w:space="0" w:color="auto"/>
        <w:bottom w:val="none" w:sz="0" w:space="0" w:color="auto"/>
        <w:right w:val="none" w:sz="0" w:space="0" w:color="auto"/>
      </w:divBdr>
    </w:div>
    <w:div w:id="1482573064">
      <w:bodyDiv w:val="1"/>
      <w:marLeft w:val="0"/>
      <w:marRight w:val="0"/>
      <w:marTop w:val="0"/>
      <w:marBottom w:val="0"/>
      <w:divBdr>
        <w:top w:val="none" w:sz="0" w:space="0" w:color="auto"/>
        <w:left w:val="none" w:sz="0" w:space="0" w:color="auto"/>
        <w:bottom w:val="none" w:sz="0" w:space="0" w:color="auto"/>
        <w:right w:val="none" w:sz="0" w:space="0" w:color="auto"/>
      </w:divBdr>
    </w:div>
    <w:div w:id="1485777120">
      <w:bodyDiv w:val="1"/>
      <w:marLeft w:val="0"/>
      <w:marRight w:val="0"/>
      <w:marTop w:val="0"/>
      <w:marBottom w:val="0"/>
      <w:divBdr>
        <w:top w:val="none" w:sz="0" w:space="0" w:color="auto"/>
        <w:left w:val="none" w:sz="0" w:space="0" w:color="auto"/>
        <w:bottom w:val="none" w:sz="0" w:space="0" w:color="auto"/>
        <w:right w:val="none" w:sz="0" w:space="0" w:color="auto"/>
      </w:divBdr>
    </w:div>
    <w:div w:id="1486897478">
      <w:bodyDiv w:val="1"/>
      <w:marLeft w:val="0"/>
      <w:marRight w:val="0"/>
      <w:marTop w:val="0"/>
      <w:marBottom w:val="0"/>
      <w:divBdr>
        <w:top w:val="none" w:sz="0" w:space="0" w:color="auto"/>
        <w:left w:val="none" w:sz="0" w:space="0" w:color="auto"/>
        <w:bottom w:val="none" w:sz="0" w:space="0" w:color="auto"/>
        <w:right w:val="none" w:sz="0" w:space="0" w:color="auto"/>
      </w:divBdr>
    </w:div>
    <w:div w:id="1487742475">
      <w:bodyDiv w:val="1"/>
      <w:marLeft w:val="0"/>
      <w:marRight w:val="0"/>
      <w:marTop w:val="0"/>
      <w:marBottom w:val="0"/>
      <w:divBdr>
        <w:top w:val="none" w:sz="0" w:space="0" w:color="auto"/>
        <w:left w:val="none" w:sz="0" w:space="0" w:color="auto"/>
        <w:bottom w:val="none" w:sz="0" w:space="0" w:color="auto"/>
        <w:right w:val="none" w:sz="0" w:space="0" w:color="auto"/>
      </w:divBdr>
    </w:div>
    <w:div w:id="1506894177">
      <w:bodyDiv w:val="1"/>
      <w:marLeft w:val="0"/>
      <w:marRight w:val="0"/>
      <w:marTop w:val="0"/>
      <w:marBottom w:val="0"/>
      <w:divBdr>
        <w:top w:val="none" w:sz="0" w:space="0" w:color="auto"/>
        <w:left w:val="none" w:sz="0" w:space="0" w:color="auto"/>
        <w:bottom w:val="none" w:sz="0" w:space="0" w:color="auto"/>
        <w:right w:val="none" w:sz="0" w:space="0" w:color="auto"/>
      </w:divBdr>
    </w:div>
    <w:div w:id="1511868317">
      <w:bodyDiv w:val="1"/>
      <w:marLeft w:val="0"/>
      <w:marRight w:val="0"/>
      <w:marTop w:val="0"/>
      <w:marBottom w:val="0"/>
      <w:divBdr>
        <w:top w:val="none" w:sz="0" w:space="0" w:color="auto"/>
        <w:left w:val="none" w:sz="0" w:space="0" w:color="auto"/>
        <w:bottom w:val="none" w:sz="0" w:space="0" w:color="auto"/>
        <w:right w:val="none" w:sz="0" w:space="0" w:color="auto"/>
      </w:divBdr>
    </w:div>
    <w:div w:id="1512643735">
      <w:bodyDiv w:val="1"/>
      <w:marLeft w:val="0"/>
      <w:marRight w:val="0"/>
      <w:marTop w:val="0"/>
      <w:marBottom w:val="0"/>
      <w:divBdr>
        <w:top w:val="none" w:sz="0" w:space="0" w:color="auto"/>
        <w:left w:val="none" w:sz="0" w:space="0" w:color="auto"/>
        <w:bottom w:val="none" w:sz="0" w:space="0" w:color="auto"/>
        <w:right w:val="none" w:sz="0" w:space="0" w:color="auto"/>
      </w:divBdr>
    </w:div>
    <w:div w:id="1513297176">
      <w:bodyDiv w:val="1"/>
      <w:marLeft w:val="0"/>
      <w:marRight w:val="0"/>
      <w:marTop w:val="0"/>
      <w:marBottom w:val="0"/>
      <w:divBdr>
        <w:top w:val="none" w:sz="0" w:space="0" w:color="auto"/>
        <w:left w:val="none" w:sz="0" w:space="0" w:color="auto"/>
        <w:bottom w:val="none" w:sz="0" w:space="0" w:color="auto"/>
        <w:right w:val="none" w:sz="0" w:space="0" w:color="auto"/>
      </w:divBdr>
    </w:div>
    <w:div w:id="1513717051">
      <w:bodyDiv w:val="1"/>
      <w:marLeft w:val="0"/>
      <w:marRight w:val="0"/>
      <w:marTop w:val="0"/>
      <w:marBottom w:val="0"/>
      <w:divBdr>
        <w:top w:val="none" w:sz="0" w:space="0" w:color="auto"/>
        <w:left w:val="none" w:sz="0" w:space="0" w:color="auto"/>
        <w:bottom w:val="none" w:sz="0" w:space="0" w:color="auto"/>
        <w:right w:val="none" w:sz="0" w:space="0" w:color="auto"/>
      </w:divBdr>
      <w:divsChild>
        <w:div w:id="14305372">
          <w:marLeft w:val="640"/>
          <w:marRight w:val="0"/>
          <w:marTop w:val="0"/>
          <w:marBottom w:val="0"/>
          <w:divBdr>
            <w:top w:val="none" w:sz="0" w:space="0" w:color="auto"/>
            <w:left w:val="none" w:sz="0" w:space="0" w:color="auto"/>
            <w:bottom w:val="none" w:sz="0" w:space="0" w:color="auto"/>
            <w:right w:val="none" w:sz="0" w:space="0" w:color="auto"/>
          </w:divBdr>
        </w:div>
        <w:div w:id="43599616">
          <w:marLeft w:val="640"/>
          <w:marRight w:val="0"/>
          <w:marTop w:val="0"/>
          <w:marBottom w:val="0"/>
          <w:divBdr>
            <w:top w:val="none" w:sz="0" w:space="0" w:color="auto"/>
            <w:left w:val="none" w:sz="0" w:space="0" w:color="auto"/>
            <w:bottom w:val="none" w:sz="0" w:space="0" w:color="auto"/>
            <w:right w:val="none" w:sz="0" w:space="0" w:color="auto"/>
          </w:divBdr>
        </w:div>
        <w:div w:id="44960856">
          <w:marLeft w:val="640"/>
          <w:marRight w:val="0"/>
          <w:marTop w:val="0"/>
          <w:marBottom w:val="0"/>
          <w:divBdr>
            <w:top w:val="none" w:sz="0" w:space="0" w:color="auto"/>
            <w:left w:val="none" w:sz="0" w:space="0" w:color="auto"/>
            <w:bottom w:val="none" w:sz="0" w:space="0" w:color="auto"/>
            <w:right w:val="none" w:sz="0" w:space="0" w:color="auto"/>
          </w:divBdr>
        </w:div>
        <w:div w:id="67312939">
          <w:marLeft w:val="640"/>
          <w:marRight w:val="0"/>
          <w:marTop w:val="0"/>
          <w:marBottom w:val="0"/>
          <w:divBdr>
            <w:top w:val="none" w:sz="0" w:space="0" w:color="auto"/>
            <w:left w:val="none" w:sz="0" w:space="0" w:color="auto"/>
            <w:bottom w:val="none" w:sz="0" w:space="0" w:color="auto"/>
            <w:right w:val="none" w:sz="0" w:space="0" w:color="auto"/>
          </w:divBdr>
        </w:div>
        <w:div w:id="76366321">
          <w:marLeft w:val="640"/>
          <w:marRight w:val="0"/>
          <w:marTop w:val="0"/>
          <w:marBottom w:val="0"/>
          <w:divBdr>
            <w:top w:val="none" w:sz="0" w:space="0" w:color="auto"/>
            <w:left w:val="none" w:sz="0" w:space="0" w:color="auto"/>
            <w:bottom w:val="none" w:sz="0" w:space="0" w:color="auto"/>
            <w:right w:val="none" w:sz="0" w:space="0" w:color="auto"/>
          </w:divBdr>
        </w:div>
        <w:div w:id="121385298">
          <w:marLeft w:val="640"/>
          <w:marRight w:val="0"/>
          <w:marTop w:val="0"/>
          <w:marBottom w:val="0"/>
          <w:divBdr>
            <w:top w:val="none" w:sz="0" w:space="0" w:color="auto"/>
            <w:left w:val="none" w:sz="0" w:space="0" w:color="auto"/>
            <w:bottom w:val="none" w:sz="0" w:space="0" w:color="auto"/>
            <w:right w:val="none" w:sz="0" w:space="0" w:color="auto"/>
          </w:divBdr>
        </w:div>
        <w:div w:id="148332835">
          <w:marLeft w:val="640"/>
          <w:marRight w:val="0"/>
          <w:marTop w:val="0"/>
          <w:marBottom w:val="0"/>
          <w:divBdr>
            <w:top w:val="none" w:sz="0" w:space="0" w:color="auto"/>
            <w:left w:val="none" w:sz="0" w:space="0" w:color="auto"/>
            <w:bottom w:val="none" w:sz="0" w:space="0" w:color="auto"/>
            <w:right w:val="none" w:sz="0" w:space="0" w:color="auto"/>
          </w:divBdr>
        </w:div>
        <w:div w:id="150757362">
          <w:marLeft w:val="640"/>
          <w:marRight w:val="0"/>
          <w:marTop w:val="0"/>
          <w:marBottom w:val="0"/>
          <w:divBdr>
            <w:top w:val="none" w:sz="0" w:space="0" w:color="auto"/>
            <w:left w:val="none" w:sz="0" w:space="0" w:color="auto"/>
            <w:bottom w:val="none" w:sz="0" w:space="0" w:color="auto"/>
            <w:right w:val="none" w:sz="0" w:space="0" w:color="auto"/>
          </w:divBdr>
        </w:div>
        <w:div w:id="167061863">
          <w:marLeft w:val="640"/>
          <w:marRight w:val="0"/>
          <w:marTop w:val="0"/>
          <w:marBottom w:val="0"/>
          <w:divBdr>
            <w:top w:val="none" w:sz="0" w:space="0" w:color="auto"/>
            <w:left w:val="none" w:sz="0" w:space="0" w:color="auto"/>
            <w:bottom w:val="none" w:sz="0" w:space="0" w:color="auto"/>
            <w:right w:val="none" w:sz="0" w:space="0" w:color="auto"/>
          </w:divBdr>
        </w:div>
        <w:div w:id="246234403">
          <w:marLeft w:val="640"/>
          <w:marRight w:val="0"/>
          <w:marTop w:val="0"/>
          <w:marBottom w:val="0"/>
          <w:divBdr>
            <w:top w:val="none" w:sz="0" w:space="0" w:color="auto"/>
            <w:left w:val="none" w:sz="0" w:space="0" w:color="auto"/>
            <w:bottom w:val="none" w:sz="0" w:space="0" w:color="auto"/>
            <w:right w:val="none" w:sz="0" w:space="0" w:color="auto"/>
          </w:divBdr>
        </w:div>
        <w:div w:id="265308779">
          <w:marLeft w:val="640"/>
          <w:marRight w:val="0"/>
          <w:marTop w:val="0"/>
          <w:marBottom w:val="0"/>
          <w:divBdr>
            <w:top w:val="none" w:sz="0" w:space="0" w:color="auto"/>
            <w:left w:val="none" w:sz="0" w:space="0" w:color="auto"/>
            <w:bottom w:val="none" w:sz="0" w:space="0" w:color="auto"/>
            <w:right w:val="none" w:sz="0" w:space="0" w:color="auto"/>
          </w:divBdr>
        </w:div>
        <w:div w:id="275716837">
          <w:marLeft w:val="640"/>
          <w:marRight w:val="0"/>
          <w:marTop w:val="0"/>
          <w:marBottom w:val="0"/>
          <w:divBdr>
            <w:top w:val="none" w:sz="0" w:space="0" w:color="auto"/>
            <w:left w:val="none" w:sz="0" w:space="0" w:color="auto"/>
            <w:bottom w:val="none" w:sz="0" w:space="0" w:color="auto"/>
            <w:right w:val="none" w:sz="0" w:space="0" w:color="auto"/>
          </w:divBdr>
        </w:div>
        <w:div w:id="288556280">
          <w:marLeft w:val="640"/>
          <w:marRight w:val="0"/>
          <w:marTop w:val="0"/>
          <w:marBottom w:val="0"/>
          <w:divBdr>
            <w:top w:val="none" w:sz="0" w:space="0" w:color="auto"/>
            <w:left w:val="none" w:sz="0" w:space="0" w:color="auto"/>
            <w:bottom w:val="none" w:sz="0" w:space="0" w:color="auto"/>
            <w:right w:val="none" w:sz="0" w:space="0" w:color="auto"/>
          </w:divBdr>
        </w:div>
        <w:div w:id="296642111">
          <w:marLeft w:val="640"/>
          <w:marRight w:val="0"/>
          <w:marTop w:val="0"/>
          <w:marBottom w:val="0"/>
          <w:divBdr>
            <w:top w:val="none" w:sz="0" w:space="0" w:color="auto"/>
            <w:left w:val="none" w:sz="0" w:space="0" w:color="auto"/>
            <w:bottom w:val="none" w:sz="0" w:space="0" w:color="auto"/>
            <w:right w:val="none" w:sz="0" w:space="0" w:color="auto"/>
          </w:divBdr>
        </w:div>
        <w:div w:id="316300510">
          <w:marLeft w:val="640"/>
          <w:marRight w:val="0"/>
          <w:marTop w:val="0"/>
          <w:marBottom w:val="0"/>
          <w:divBdr>
            <w:top w:val="none" w:sz="0" w:space="0" w:color="auto"/>
            <w:left w:val="none" w:sz="0" w:space="0" w:color="auto"/>
            <w:bottom w:val="none" w:sz="0" w:space="0" w:color="auto"/>
            <w:right w:val="none" w:sz="0" w:space="0" w:color="auto"/>
          </w:divBdr>
        </w:div>
        <w:div w:id="324938197">
          <w:marLeft w:val="640"/>
          <w:marRight w:val="0"/>
          <w:marTop w:val="0"/>
          <w:marBottom w:val="0"/>
          <w:divBdr>
            <w:top w:val="none" w:sz="0" w:space="0" w:color="auto"/>
            <w:left w:val="none" w:sz="0" w:space="0" w:color="auto"/>
            <w:bottom w:val="none" w:sz="0" w:space="0" w:color="auto"/>
            <w:right w:val="none" w:sz="0" w:space="0" w:color="auto"/>
          </w:divBdr>
        </w:div>
        <w:div w:id="335116520">
          <w:marLeft w:val="640"/>
          <w:marRight w:val="0"/>
          <w:marTop w:val="0"/>
          <w:marBottom w:val="0"/>
          <w:divBdr>
            <w:top w:val="none" w:sz="0" w:space="0" w:color="auto"/>
            <w:left w:val="none" w:sz="0" w:space="0" w:color="auto"/>
            <w:bottom w:val="none" w:sz="0" w:space="0" w:color="auto"/>
            <w:right w:val="none" w:sz="0" w:space="0" w:color="auto"/>
          </w:divBdr>
        </w:div>
        <w:div w:id="375397437">
          <w:marLeft w:val="640"/>
          <w:marRight w:val="0"/>
          <w:marTop w:val="0"/>
          <w:marBottom w:val="0"/>
          <w:divBdr>
            <w:top w:val="none" w:sz="0" w:space="0" w:color="auto"/>
            <w:left w:val="none" w:sz="0" w:space="0" w:color="auto"/>
            <w:bottom w:val="none" w:sz="0" w:space="0" w:color="auto"/>
            <w:right w:val="none" w:sz="0" w:space="0" w:color="auto"/>
          </w:divBdr>
        </w:div>
        <w:div w:id="413943456">
          <w:marLeft w:val="640"/>
          <w:marRight w:val="0"/>
          <w:marTop w:val="0"/>
          <w:marBottom w:val="0"/>
          <w:divBdr>
            <w:top w:val="none" w:sz="0" w:space="0" w:color="auto"/>
            <w:left w:val="none" w:sz="0" w:space="0" w:color="auto"/>
            <w:bottom w:val="none" w:sz="0" w:space="0" w:color="auto"/>
            <w:right w:val="none" w:sz="0" w:space="0" w:color="auto"/>
          </w:divBdr>
        </w:div>
        <w:div w:id="535312228">
          <w:marLeft w:val="640"/>
          <w:marRight w:val="0"/>
          <w:marTop w:val="0"/>
          <w:marBottom w:val="0"/>
          <w:divBdr>
            <w:top w:val="none" w:sz="0" w:space="0" w:color="auto"/>
            <w:left w:val="none" w:sz="0" w:space="0" w:color="auto"/>
            <w:bottom w:val="none" w:sz="0" w:space="0" w:color="auto"/>
            <w:right w:val="none" w:sz="0" w:space="0" w:color="auto"/>
          </w:divBdr>
        </w:div>
        <w:div w:id="547650765">
          <w:marLeft w:val="640"/>
          <w:marRight w:val="0"/>
          <w:marTop w:val="0"/>
          <w:marBottom w:val="0"/>
          <w:divBdr>
            <w:top w:val="none" w:sz="0" w:space="0" w:color="auto"/>
            <w:left w:val="none" w:sz="0" w:space="0" w:color="auto"/>
            <w:bottom w:val="none" w:sz="0" w:space="0" w:color="auto"/>
            <w:right w:val="none" w:sz="0" w:space="0" w:color="auto"/>
          </w:divBdr>
        </w:div>
        <w:div w:id="618536555">
          <w:marLeft w:val="640"/>
          <w:marRight w:val="0"/>
          <w:marTop w:val="0"/>
          <w:marBottom w:val="0"/>
          <w:divBdr>
            <w:top w:val="none" w:sz="0" w:space="0" w:color="auto"/>
            <w:left w:val="none" w:sz="0" w:space="0" w:color="auto"/>
            <w:bottom w:val="none" w:sz="0" w:space="0" w:color="auto"/>
            <w:right w:val="none" w:sz="0" w:space="0" w:color="auto"/>
          </w:divBdr>
        </w:div>
        <w:div w:id="673410839">
          <w:marLeft w:val="640"/>
          <w:marRight w:val="0"/>
          <w:marTop w:val="0"/>
          <w:marBottom w:val="0"/>
          <w:divBdr>
            <w:top w:val="none" w:sz="0" w:space="0" w:color="auto"/>
            <w:left w:val="none" w:sz="0" w:space="0" w:color="auto"/>
            <w:bottom w:val="none" w:sz="0" w:space="0" w:color="auto"/>
            <w:right w:val="none" w:sz="0" w:space="0" w:color="auto"/>
          </w:divBdr>
        </w:div>
        <w:div w:id="677120635">
          <w:marLeft w:val="640"/>
          <w:marRight w:val="0"/>
          <w:marTop w:val="0"/>
          <w:marBottom w:val="0"/>
          <w:divBdr>
            <w:top w:val="none" w:sz="0" w:space="0" w:color="auto"/>
            <w:left w:val="none" w:sz="0" w:space="0" w:color="auto"/>
            <w:bottom w:val="none" w:sz="0" w:space="0" w:color="auto"/>
            <w:right w:val="none" w:sz="0" w:space="0" w:color="auto"/>
          </w:divBdr>
        </w:div>
        <w:div w:id="797071856">
          <w:marLeft w:val="640"/>
          <w:marRight w:val="0"/>
          <w:marTop w:val="0"/>
          <w:marBottom w:val="0"/>
          <w:divBdr>
            <w:top w:val="none" w:sz="0" w:space="0" w:color="auto"/>
            <w:left w:val="none" w:sz="0" w:space="0" w:color="auto"/>
            <w:bottom w:val="none" w:sz="0" w:space="0" w:color="auto"/>
            <w:right w:val="none" w:sz="0" w:space="0" w:color="auto"/>
          </w:divBdr>
        </w:div>
        <w:div w:id="823669865">
          <w:marLeft w:val="640"/>
          <w:marRight w:val="0"/>
          <w:marTop w:val="0"/>
          <w:marBottom w:val="0"/>
          <w:divBdr>
            <w:top w:val="none" w:sz="0" w:space="0" w:color="auto"/>
            <w:left w:val="none" w:sz="0" w:space="0" w:color="auto"/>
            <w:bottom w:val="none" w:sz="0" w:space="0" w:color="auto"/>
            <w:right w:val="none" w:sz="0" w:space="0" w:color="auto"/>
          </w:divBdr>
        </w:div>
        <w:div w:id="831261133">
          <w:marLeft w:val="640"/>
          <w:marRight w:val="0"/>
          <w:marTop w:val="0"/>
          <w:marBottom w:val="0"/>
          <w:divBdr>
            <w:top w:val="none" w:sz="0" w:space="0" w:color="auto"/>
            <w:left w:val="none" w:sz="0" w:space="0" w:color="auto"/>
            <w:bottom w:val="none" w:sz="0" w:space="0" w:color="auto"/>
            <w:right w:val="none" w:sz="0" w:space="0" w:color="auto"/>
          </w:divBdr>
        </w:div>
        <w:div w:id="835656551">
          <w:marLeft w:val="640"/>
          <w:marRight w:val="0"/>
          <w:marTop w:val="0"/>
          <w:marBottom w:val="0"/>
          <w:divBdr>
            <w:top w:val="none" w:sz="0" w:space="0" w:color="auto"/>
            <w:left w:val="none" w:sz="0" w:space="0" w:color="auto"/>
            <w:bottom w:val="none" w:sz="0" w:space="0" w:color="auto"/>
            <w:right w:val="none" w:sz="0" w:space="0" w:color="auto"/>
          </w:divBdr>
        </w:div>
        <w:div w:id="869490288">
          <w:marLeft w:val="640"/>
          <w:marRight w:val="0"/>
          <w:marTop w:val="0"/>
          <w:marBottom w:val="0"/>
          <w:divBdr>
            <w:top w:val="none" w:sz="0" w:space="0" w:color="auto"/>
            <w:left w:val="none" w:sz="0" w:space="0" w:color="auto"/>
            <w:bottom w:val="none" w:sz="0" w:space="0" w:color="auto"/>
            <w:right w:val="none" w:sz="0" w:space="0" w:color="auto"/>
          </w:divBdr>
        </w:div>
        <w:div w:id="870649797">
          <w:marLeft w:val="640"/>
          <w:marRight w:val="0"/>
          <w:marTop w:val="0"/>
          <w:marBottom w:val="0"/>
          <w:divBdr>
            <w:top w:val="none" w:sz="0" w:space="0" w:color="auto"/>
            <w:left w:val="none" w:sz="0" w:space="0" w:color="auto"/>
            <w:bottom w:val="none" w:sz="0" w:space="0" w:color="auto"/>
            <w:right w:val="none" w:sz="0" w:space="0" w:color="auto"/>
          </w:divBdr>
        </w:div>
        <w:div w:id="891967853">
          <w:marLeft w:val="640"/>
          <w:marRight w:val="0"/>
          <w:marTop w:val="0"/>
          <w:marBottom w:val="0"/>
          <w:divBdr>
            <w:top w:val="none" w:sz="0" w:space="0" w:color="auto"/>
            <w:left w:val="none" w:sz="0" w:space="0" w:color="auto"/>
            <w:bottom w:val="none" w:sz="0" w:space="0" w:color="auto"/>
            <w:right w:val="none" w:sz="0" w:space="0" w:color="auto"/>
          </w:divBdr>
        </w:div>
        <w:div w:id="958536456">
          <w:marLeft w:val="640"/>
          <w:marRight w:val="0"/>
          <w:marTop w:val="0"/>
          <w:marBottom w:val="0"/>
          <w:divBdr>
            <w:top w:val="none" w:sz="0" w:space="0" w:color="auto"/>
            <w:left w:val="none" w:sz="0" w:space="0" w:color="auto"/>
            <w:bottom w:val="none" w:sz="0" w:space="0" w:color="auto"/>
            <w:right w:val="none" w:sz="0" w:space="0" w:color="auto"/>
          </w:divBdr>
        </w:div>
        <w:div w:id="996685542">
          <w:marLeft w:val="640"/>
          <w:marRight w:val="0"/>
          <w:marTop w:val="0"/>
          <w:marBottom w:val="0"/>
          <w:divBdr>
            <w:top w:val="none" w:sz="0" w:space="0" w:color="auto"/>
            <w:left w:val="none" w:sz="0" w:space="0" w:color="auto"/>
            <w:bottom w:val="none" w:sz="0" w:space="0" w:color="auto"/>
            <w:right w:val="none" w:sz="0" w:space="0" w:color="auto"/>
          </w:divBdr>
        </w:div>
        <w:div w:id="1041129377">
          <w:marLeft w:val="640"/>
          <w:marRight w:val="0"/>
          <w:marTop w:val="0"/>
          <w:marBottom w:val="0"/>
          <w:divBdr>
            <w:top w:val="none" w:sz="0" w:space="0" w:color="auto"/>
            <w:left w:val="none" w:sz="0" w:space="0" w:color="auto"/>
            <w:bottom w:val="none" w:sz="0" w:space="0" w:color="auto"/>
            <w:right w:val="none" w:sz="0" w:space="0" w:color="auto"/>
          </w:divBdr>
        </w:div>
        <w:div w:id="1150710154">
          <w:marLeft w:val="640"/>
          <w:marRight w:val="0"/>
          <w:marTop w:val="0"/>
          <w:marBottom w:val="0"/>
          <w:divBdr>
            <w:top w:val="none" w:sz="0" w:space="0" w:color="auto"/>
            <w:left w:val="none" w:sz="0" w:space="0" w:color="auto"/>
            <w:bottom w:val="none" w:sz="0" w:space="0" w:color="auto"/>
            <w:right w:val="none" w:sz="0" w:space="0" w:color="auto"/>
          </w:divBdr>
        </w:div>
        <w:div w:id="1231234318">
          <w:marLeft w:val="640"/>
          <w:marRight w:val="0"/>
          <w:marTop w:val="0"/>
          <w:marBottom w:val="0"/>
          <w:divBdr>
            <w:top w:val="none" w:sz="0" w:space="0" w:color="auto"/>
            <w:left w:val="none" w:sz="0" w:space="0" w:color="auto"/>
            <w:bottom w:val="none" w:sz="0" w:space="0" w:color="auto"/>
            <w:right w:val="none" w:sz="0" w:space="0" w:color="auto"/>
          </w:divBdr>
        </w:div>
        <w:div w:id="1327318264">
          <w:marLeft w:val="640"/>
          <w:marRight w:val="0"/>
          <w:marTop w:val="0"/>
          <w:marBottom w:val="0"/>
          <w:divBdr>
            <w:top w:val="none" w:sz="0" w:space="0" w:color="auto"/>
            <w:left w:val="none" w:sz="0" w:space="0" w:color="auto"/>
            <w:bottom w:val="none" w:sz="0" w:space="0" w:color="auto"/>
            <w:right w:val="none" w:sz="0" w:space="0" w:color="auto"/>
          </w:divBdr>
        </w:div>
        <w:div w:id="1373194671">
          <w:marLeft w:val="640"/>
          <w:marRight w:val="0"/>
          <w:marTop w:val="0"/>
          <w:marBottom w:val="0"/>
          <w:divBdr>
            <w:top w:val="none" w:sz="0" w:space="0" w:color="auto"/>
            <w:left w:val="none" w:sz="0" w:space="0" w:color="auto"/>
            <w:bottom w:val="none" w:sz="0" w:space="0" w:color="auto"/>
            <w:right w:val="none" w:sz="0" w:space="0" w:color="auto"/>
          </w:divBdr>
        </w:div>
        <w:div w:id="1374502572">
          <w:marLeft w:val="640"/>
          <w:marRight w:val="0"/>
          <w:marTop w:val="0"/>
          <w:marBottom w:val="0"/>
          <w:divBdr>
            <w:top w:val="none" w:sz="0" w:space="0" w:color="auto"/>
            <w:left w:val="none" w:sz="0" w:space="0" w:color="auto"/>
            <w:bottom w:val="none" w:sz="0" w:space="0" w:color="auto"/>
            <w:right w:val="none" w:sz="0" w:space="0" w:color="auto"/>
          </w:divBdr>
        </w:div>
        <w:div w:id="1378580682">
          <w:marLeft w:val="640"/>
          <w:marRight w:val="0"/>
          <w:marTop w:val="0"/>
          <w:marBottom w:val="0"/>
          <w:divBdr>
            <w:top w:val="none" w:sz="0" w:space="0" w:color="auto"/>
            <w:left w:val="none" w:sz="0" w:space="0" w:color="auto"/>
            <w:bottom w:val="none" w:sz="0" w:space="0" w:color="auto"/>
            <w:right w:val="none" w:sz="0" w:space="0" w:color="auto"/>
          </w:divBdr>
        </w:div>
        <w:div w:id="1451434818">
          <w:marLeft w:val="640"/>
          <w:marRight w:val="0"/>
          <w:marTop w:val="0"/>
          <w:marBottom w:val="0"/>
          <w:divBdr>
            <w:top w:val="none" w:sz="0" w:space="0" w:color="auto"/>
            <w:left w:val="none" w:sz="0" w:space="0" w:color="auto"/>
            <w:bottom w:val="none" w:sz="0" w:space="0" w:color="auto"/>
            <w:right w:val="none" w:sz="0" w:space="0" w:color="auto"/>
          </w:divBdr>
        </w:div>
        <w:div w:id="1556623121">
          <w:marLeft w:val="640"/>
          <w:marRight w:val="0"/>
          <w:marTop w:val="0"/>
          <w:marBottom w:val="0"/>
          <w:divBdr>
            <w:top w:val="none" w:sz="0" w:space="0" w:color="auto"/>
            <w:left w:val="none" w:sz="0" w:space="0" w:color="auto"/>
            <w:bottom w:val="none" w:sz="0" w:space="0" w:color="auto"/>
            <w:right w:val="none" w:sz="0" w:space="0" w:color="auto"/>
          </w:divBdr>
        </w:div>
        <w:div w:id="1596673464">
          <w:marLeft w:val="640"/>
          <w:marRight w:val="0"/>
          <w:marTop w:val="0"/>
          <w:marBottom w:val="0"/>
          <w:divBdr>
            <w:top w:val="none" w:sz="0" w:space="0" w:color="auto"/>
            <w:left w:val="none" w:sz="0" w:space="0" w:color="auto"/>
            <w:bottom w:val="none" w:sz="0" w:space="0" w:color="auto"/>
            <w:right w:val="none" w:sz="0" w:space="0" w:color="auto"/>
          </w:divBdr>
        </w:div>
        <w:div w:id="1612399959">
          <w:marLeft w:val="640"/>
          <w:marRight w:val="0"/>
          <w:marTop w:val="0"/>
          <w:marBottom w:val="0"/>
          <w:divBdr>
            <w:top w:val="none" w:sz="0" w:space="0" w:color="auto"/>
            <w:left w:val="none" w:sz="0" w:space="0" w:color="auto"/>
            <w:bottom w:val="none" w:sz="0" w:space="0" w:color="auto"/>
            <w:right w:val="none" w:sz="0" w:space="0" w:color="auto"/>
          </w:divBdr>
        </w:div>
        <w:div w:id="1636642695">
          <w:marLeft w:val="640"/>
          <w:marRight w:val="0"/>
          <w:marTop w:val="0"/>
          <w:marBottom w:val="0"/>
          <w:divBdr>
            <w:top w:val="none" w:sz="0" w:space="0" w:color="auto"/>
            <w:left w:val="none" w:sz="0" w:space="0" w:color="auto"/>
            <w:bottom w:val="none" w:sz="0" w:space="0" w:color="auto"/>
            <w:right w:val="none" w:sz="0" w:space="0" w:color="auto"/>
          </w:divBdr>
        </w:div>
        <w:div w:id="1646425203">
          <w:marLeft w:val="640"/>
          <w:marRight w:val="0"/>
          <w:marTop w:val="0"/>
          <w:marBottom w:val="0"/>
          <w:divBdr>
            <w:top w:val="none" w:sz="0" w:space="0" w:color="auto"/>
            <w:left w:val="none" w:sz="0" w:space="0" w:color="auto"/>
            <w:bottom w:val="none" w:sz="0" w:space="0" w:color="auto"/>
            <w:right w:val="none" w:sz="0" w:space="0" w:color="auto"/>
          </w:divBdr>
        </w:div>
        <w:div w:id="1652756331">
          <w:marLeft w:val="640"/>
          <w:marRight w:val="0"/>
          <w:marTop w:val="0"/>
          <w:marBottom w:val="0"/>
          <w:divBdr>
            <w:top w:val="none" w:sz="0" w:space="0" w:color="auto"/>
            <w:left w:val="none" w:sz="0" w:space="0" w:color="auto"/>
            <w:bottom w:val="none" w:sz="0" w:space="0" w:color="auto"/>
            <w:right w:val="none" w:sz="0" w:space="0" w:color="auto"/>
          </w:divBdr>
        </w:div>
        <w:div w:id="1688949127">
          <w:marLeft w:val="640"/>
          <w:marRight w:val="0"/>
          <w:marTop w:val="0"/>
          <w:marBottom w:val="0"/>
          <w:divBdr>
            <w:top w:val="none" w:sz="0" w:space="0" w:color="auto"/>
            <w:left w:val="none" w:sz="0" w:space="0" w:color="auto"/>
            <w:bottom w:val="none" w:sz="0" w:space="0" w:color="auto"/>
            <w:right w:val="none" w:sz="0" w:space="0" w:color="auto"/>
          </w:divBdr>
        </w:div>
        <w:div w:id="1762213179">
          <w:marLeft w:val="640"/>
          <w:marRight w:val="0"/>
          <w:marTop w:val="0"/>
          <w:marBottom w:val="0"/>
          <w:divBdr>
            <w:top w:val="none" w:sz="0" w:space="0" w:color="auto"/>
            <w:left w:val="none" w:sz="0" w:space="0" w:color="auto"/>
            <w:bottom w:val="none" w:sz="0" w:space="0" w:color="auto"/>
            <w:right w:val="none" w:sz="0" w:space="0" w:color="auto"/>
          </w:divBdr>
        </w:div>
        <w:div w:id="1792356275">
          <w:marLeft w:val="640"/>
          <w:marRight w:val="0"/>
          <w:marTop w:val="0"/>
          <w:marBottom w:val="0"/>
          <w:divBdr>
            <w:top w:val="none" w:sz="0" w:space="0" w:color="auto"/>
            <w:left w:val="none" w:sz="0" w:space="0" w:color="auto"/>
            <w:bottom w:val="none" w:sz="0" w:space="0" w:color="auto"/>
            <w:right w:val="none" w:sz="0" w:space="0" w:color="auto"/>
          </w:divBdr>
        </w:div>
        <w:div w:id="1796557965">
          <w:marLeft w:val="640"/>
          <w:marRight w:val="0"/>
          <w:marTop w:val="0"/>
          <w:marBottom w:val="0"/>
          <w:divBdr>
            <w:top w:val="none" w:sz="0" w:space="0" w:color="auto"/>
            <w:left w:val="none" w:sz="0" w:space="0" w:color="auto"/>
            <w:bottom w:val="none" w:sz="0" w:space="0" w:color="auto"/>
            <w:right w:val="none" w:sz="0" w:space="0" w:color="auto"/>
          </w:divBdr>
        </w:div>
        <w:div w:id="1940404368">
          <w:marLeft w:val="640"/>
          <w:marRight w:val="0"/>
          <w:marTop w:val="0"/>
          <w:marBottom w:val="0"/>
          <w:divBdr>
            <w:top w:val="none" w:sz="0" w:space="0" w:color="auto"/>
            <w:left w:val="none" w:sz="0" w:space="0" w:color="auto"/>
            <w:bottom w:val="none" w:sz="0" w:space="0" w:color="auto"/>
            <w:right w:val="none" w:sz="0" w:space="0" w:color="auto"/>
          </w:divBdr>
        </w:div>
        <w:div w:id="1950895346">
          <w:marLeft w:val="640"/>
          <w:marRight w:val="0"/>
          <w:marTop w:val="0"/>
          <w:marBottom w:val="0"/>
          <w:divBdr>
            <w:top w:val="none" w:sz="0" w:space="0" w:color="auto"/>
            <w:left w:val="none" w:sz="0" w:space="0" w:color="auto"/>
            <w:bottom w:val="none" w:sz="0" w:space="0" w:color="auto"/>
            <w:right w:val="none" w:sz="0" w:space="0" w:color="auto"/>
          </w:divBdr>
        </w:div>
        <w:div w:id="1974141853">
          <w:marLeft w:val="640"/>
          <w:marRight w:val="0"/>
          <w:marTop w:val="0"/>
          <w:marBottom w:val="0"/>
          <w:divBdr>
            <w:top w:val="none" w:sz="0" w:space="0" w:color="auto"/>
            <w:left w:val="none" w:sz="0" w:space="0" w:color="auto"/>
            <w:bottom w:val="none" w:sz="0" w:space="0" w:color="auto"/>
            <w:right w:val="none" w:sz="0" w:space="0" w:color="auto"/>
          </w:divBdr>
        </w:div>
        <w:div w:id="1980960259">
          <w:marLeft w:val="640"/>
          <w:marRight w:val="0"/>
          <w:marTop w:val="0"/>
          <w:marBottom w:val="0"/>
          <w:divBdr>
            <w:top w:val="none" w:sz="0" w:space="0" w:color="auto"/>
            <w:left w:val="none" w:sz="0" w:space="0" w:color="auto"/>
            <w:bottom w:val="none" w:sz="0" w:space="0" w:color="auto"/>
            <w:right w:val="none" w:sz="0" w:space="0" w:color="auto"/>
          </w:divBdr>
        </w:div>
        <w:div w:id="1981373379">
          <w:marLeft w:val="640"/>
          <w:marRight w:val="0"/>
          <w:marTop w:val="0"/>
          <w:marBottom w:val="0"/>
          <w:divBdr>
            <w:top w:val="none" w:sz="0" w:space="0" w:color="auto"/>
            <w:left w:val="none" w:sz="0" w:space="0" w:color="auto"/>
            <w:bottom w:val="none" w:sz="0" w:space="0" w:color="auto"/>
            <w:right w:val="none" w:sz="0" w:space="0" w:color="auto"/>
          </w:divBdr>
        </w:div>
        <w:div w:id="2009207906">
          <w:marLeft w:val="640"/>
          <w:marRight w:val="0"/>
          <w:marTop w:val="0"/>
          <w:marBottom w:val="0"/>
          <w:divBdr>
            <w:top w:val="none" w:sz="0" w:space="0" w:color="auto"/>
            <w:left w:val="none" w:sz="0" w:space="0" w:color="auto"/>
            <w:bottom w:val="none" w:sz="0" w:space="0" w:color="auto"/>
            <w:right w:val="none" w:sz="0" w:space="0" w:color="auto"/>
          </w:divBdr>
        </w:div>
        <w:div w:id="2019699657">
          <w:marLeft w:val="640"/>
          <w:marRight w:val="0"/>
          <w:marTop w:val="0"/>
          <w:marBottom w:val="0"/>
          <w:divBdr>
            <w:top w:val="none" w:sz="0" w:space="0" w:color="auto"/>
            <w:left w:val="none" w:sz="0" w:space="0" w:color="auto"/>
            <w:bottom w:val="none" w:sz="0" w:space="0" w:color="auto"/>
            <w:right w:val="none" w:sz="0" w:space="0" w:color="auto"/>
          </w:divBdr>
        </w:div>
        <w:div w:id="2036536383">
          <w:marLeft w:val="640"/>
          <w:marRight w:val="0"/>
          <w:marTop w:val="0"/>
          <w:marBottom w:val="0"/>
          <w:divBdr>
            <w:top w:val="none" w:sz="0" w:space="0" w:color="auto"/>
            <w:left w:val="none" w:sz="0" w:space="0" w:color="auto"/>
            <w:bottom w:val="none" w:sz="0" w:space="0" w:color="auto"/>
            <w:right w:val="none" w:sz="0" w:space="0" w:color="auto"/>
          </w:divBdr>
        </w:div>
        <w:div w:id="2039087958">
          <w:marLeft w:val="640"/>
          <w:marRight w:val="0"/>
          <w:marTop w:val="0"/>
          <w:marBottom w:val="0"/>
          <w:divBdr>
            <w:top w:val="none" w:sz="0" w:space="0" w:color="auto"/>
            <w:left w:val="none" w:sz="0" w:space="0" w:color="auto"/>
            <w:bottom w:val="none" w:sz="0" w:space="0" w:color="auto"/>
            <w:right w:val="none" w:sz="0" w:space="0" w:color="auto"/>
          </w:divBdr>
        </w:div>
        <w:div w:id="2074234422">
          <w:marLeft w:val="640"/>
          <w:marRight w:val="0"/>
          <w:marTop w:val="0"/>
          <w:marBottom w:val="0"/>
          <w:divBdr>
            <w:top w:val="none" w:sz="0" w:space="0" w:color="auto"/>
            <w:left w:val="none" w:sz="0" w:space="0" w:color="auto"/>
            <w:bottom w:val="none" w:sz="0" w:space="0" w:color="auto"/>
            <w:right w:val="none" w:sz="0" w:space="0" w:color="auto"/>
          </w:divBdr>
        </w:div>
        <w:div w:id="2096976327">
          <w:marLeft w:val="640"/>
          <w:marRight w:val="0"/>
          <w:marTop w:val="0"/>
          <w:marBottom w:val="0"/>
          <w:divBdr>
            <w:top w:val="none" w:sz="0" w:space="0" w:color="auto"/>
            <w:left w:val="none" w:sz="0" w:space="0" w:color="auto"/>
            <w:bottom w:val="none" w:sz="0" w:space="0" w:color="auto"/>
            <w:right w:val="none" w:sz="0" w:space="0" w:color="auto"/>
          </w:divBdr>
        </w:div>
        <w:div w:id="2105834421">
          <w:marLeft w:val="640"/>
          <w:marRight w:val="0"/>
          <w:marTop w:val="0"/>
          <w:marBottom w:val="0"/>
          <w:divBdr>
            <w:top w:val="none" w:sz="0" w:space="0" w:color="auto"/>
            <w:left w:val="none" w:sz="0" w:space="0" w:color="auto"/>
            <w:bottom w:val="none" w:sz="0" w:space="0" w:color="auto"/>
            <w:right w:val="none" w:sz="0" w:space="0" w:color="auto"/>
          </w:divBdr>
        </w:div>
        <w:div w:id="2134590674">
          <w:marLeft w:val="640"/>
          <w:marRight w:val="0"/>
          <w:marTop w:val="0"/>
          <w:marBottom w:val="0"/>
          <w:divBdr>
            <w:top w:val="none" w:sz="0" w:space="0" w:color="auto"/>
            <w:left w:val="none" w:sz="0" w:space="0" w:color="auto"/>
            <w:bottom w:val="none" w:sz="0" w:space="0" w:color="auto"/>
            <w:right w:val="none" w:sz="0" w:space="0" w:color="auto"/>
          </w:divBdr>
        </w:div>
      </w:divsChild>
    </w:div>
    <w:div w:id="1520510343">
      <w:bodyDiv w:val="1"/>
      <w:marLeft w:val="0"/>
      <w:marRight w:val="0"/>
      <w:marTop w:val="0"/>
      <w:marBottom w:val="0"/>
      <w:divBdr>
        <w:top w:val="none" w:sz="0" w:space="0" w:color="auto"/>
        <w:left w:val="none" w:sz="0" w:space="0" w:color="auto"/>
        <w:bottom w:val="none" w:sz="0" w:space="0" w:color="auto"/>
        <w:right w:val="none" w:sz="0" w:space="0" w:color="auto"/>
      </w:divBdr>
    </w:div>
    <w:div w:id="1525286210">
      <w:bodyDiv w:val="1"/>
      <w:marLeft w:val="0"/>
      <w:marRight w:val="0"/>
      <w:marTop w:val="0"/>
      <w:marBottom w:val="0"/>
      <w:divBdr>
        <w:top w:val="none" w:sz="0" w:space="0" w:color="auto"/>
        <w:left w:val="none" w:sz="0" w:space="0" w:color="auto"/>
        <w:bottom w:val="none" w:sz="0" w:space="0" w:color="auto"/>
        <w:right w:val="none" w:sz="0" w:space="0" w:color="auto"/>
      </w:divBdr>
    </w:div>
    <w:div w:id="1527400849">
      <w:bodyDiv w:val="1"/>
      <w:marLeft w:val="0"/>
      <w:marRight w:val="0"/>
      <w:marTop w:val="0"/>
      <w:marBottom w:val="0"/>
      <w:divBdr>
        <w:top w:val="none" w:sz="0" w:space="0" w:color="auto"/>
        <w:left w:val="none" w:sz="0" w:space="0" w:color="auto"/>
        <w:bottom w:val="none" w:sz="0" w:space="0" w:color="auto"/>
        <w:right w:val="none" w:sz="0" w:space="0" w:color="auto"/>
      </w:divBdr>
      <w:divsChild>
        <w:div w:id="1572424313">
          <w:marLeft w:val="0"/>
          <w:marRight w:val="0"/>
          <w:marTop w:val="0"/>
          <w:marBottom w:val="0"/>
          <w:divBdr>
            <w:top w:val="none" w:sz="0" w:space="0" w:color="auto"/>
            <w:left w:val="none" w:sz="0" w:space="0" w:color="auto"/>
            <w:bottom w:val="none" w:sz="0" w:space="0" w:color="auto"/>
            <w:right w:val="none" w:sz="0" w:space="0" w:color="auto"/>
          </w:divBdr>
        </w:div>
      </w:divsChild>
    </w:div>
    <w:div w:id="1529683154">
      <w:bodyDiv w:val="1"/>
      <w:marLeft w:val="0"/>
      <w:marRight w:val="0"/>
      <w:marTop w:val="0"/>
      <w:marBottom w:val="0"/>
      <w:divBdr>
        <w:top w:val="none" w:sz="0" w:space="0" w:color="auto"/>
        <w:left w:val="none" w:sz="0" w:space="0" w:color="auto"/>
        <w:bottom w:val="none" w:sz="0" w:space="0" w:color="auto"/>
        <w:right w:val="none" w:sz="0" w:space="0" w:color="auto"/>
      </w:divBdr>
    </w:div>
    <w:div w:id="1530877882">
      <w:bodyDiv w:val="1"/>
      <w:marLeft w:val="0"/>
      <w:marRight w:val="0"/>
      <w:marTop w:val="0"/>
      <w:marBottom w:val="0"/>
      <w:divBdr>
        <w:top w:val="none" w:sz="0" w:space="0" w:color="auto"/>
        <w:left w:val="none" w:sz="0" w:space="0" w:color="auto"/>
        <w:bottom w:val="none" w:sz="0" w:space="0" w:color="auto"/>
        <w:right w:val="none" w:sz="0" w:space="0" w:color="auto"/>
      </w:divBdr>
    </w:div>
    <w:div w:id="1535196358">
      <w:bodyDiv w:val="1"/>
      <w:marLeft w:val="0"/>
      <w:marRight w:val="0"/>
      <w:marTop w:val="0"/>
      <w:marBottom w:val="0"/>
      <w:divBdr>
        <w:top w:val="none" w:sz="0" w:space="0" w:color="auto"/>
        <w:left w:val="none" w:sz="0" w:space="0" w:color="auto"/>
        <w:bottom w:val="none" w:sz="0" w:space="0" w:color="auto"/>
        <w:right w:val="none" w:sz="0" w:space="0" w:color="auto"/>
      </w:divBdr>
    </w:div>
    <w:div w:id="1536773246">
      <w:bodyDiv w:val="1"/>
      <w:marLeft w:val="0"/>
      <w:marRight w:val="0"/>
      <w:marTop w:val="0"/>
      <w:marBottom w:val="0"/>
      <w:divBdr>
        <w:top w:val="none" w:sz="0" w:space="0" w:color="auto"/>
        <w:left w:val="none" w:sz="0" w:space="0" w:color="auto"/>
        <w:bottom w:val="none" w:sz="0" w:space="0" w:color="auto"/>
        <w:right w:val="none" w:sz="0" w:space="0" w:color="auto"/>
      </w:divBdr>
    </w:div>
    <w:div w:id="1537548366">
      <w:bodyDiv w:val="1"/>
      <w:marLeft w:val="0"/>
      <w:marRight w:val="0"/>
      <w:marTop w:val="0"/>
      <w:marBottom w:val="0"/>
      <w:divBdr>
        <w:top w:val="none" w:sz="0" w:space="0" w:color="auto"/>
        <w:left w:val="none" w:sz="0" w:space="0" w:color="auto"/>
        <w:bottom w:val="none" w:sz="0" w:space="0" w:color="auto"/>
        <w:right w:val="none" w:sz="0" w:space="0" w:color="auto"/>
      </w:divBdr>
    </w:div>
    <w:div w:id="1538467570">
      <w:bodyDiv w:val="1"/>
      <w:marLeft w:val="0"/>
      <w:marRight w:val="0"/>
      <w:marTop w:val="0"/>
      <w:marBottom w:val="0"/>
      <w:divBdr>
        <w:top w:val="none" w:sz="0" w:space="0" w:color="auto"/>
        <w:left w:val="none" w:sz="0" w:space="0" w:color="auto"/>
        <w:bottom w:val="none" w:sz="0" w:space="0" w:color="auto"/>
        <w:right w:val="none" w:sz="0" w:space="0" w:color="auto"/>
      </w:divBdr>
    </w:div>
    <w:div w:id="1539388306">
      <w:bodyDiv w:val="1"/>
      <w:marLeft w:val="0"/>
      <w:marRight w:val="0"/>
      <w:marTop w:val="0"/>
      <w:marBottom w:val="0"/>
      <w:divBdr>
        <w:top w:val="none" w:sz="0" w:space="0" w:color="auto"/>
        <w:left w:val="none" w:sz="0" w:space="0" w:color="auto"/>
        <w:bottom w:val="none" w:sz="0" w:space="0" w:color="auto"/>
        <w:right w:val="none" w:sz="0" w:space="0" w:color="auto"/>
      </w:divBdr>
    </w:div>
    <w:div w:id="1541014018">
      <w:bodyDiv w:val="1"/>
      <w:marLeft w:val="0"/>
      <w:marRight w:val="0"/>
      <w:marTop w:val="0"/>
      <w:marBottom w:val="0"/>
      <w:divBdr>
        <w:top w:val="none" w:sz="0" w:space="0" w:color="auto"/>
        <w:left w:val="none" w:sz="0" w:space="0" w:color="auto"/>
        <w:bottom w:val="none" w:sz="0" w:space="0" w:color="auto"/>
        <w:right w:val="none" w:sz="0" w:space="0" w:color="auto"/>
      </w:divBdr>
      <w:divsChild>
        <w:div w:id="5523914">
          <w:marLeft w:val="640"/>
          <w:marRight w:val="0"/>
          <w:marTop w:val="0"/>
          <w:marBottom w:val="0"/>
          <w:divBdr>
            <w:top w:val="none" w:sz="0" w:space="0" w:color="auto"/>
            <w:left w:val="none" w:sz="0" w:space="0" w:color="auto"/>
            <w:bottom w:val="none" w:sz="0" w:space="0" w:color="auto"/>
            <w:right w:val="none" w:sz="0" w:space="0" w:color="auto"/>
          </w:divBdr>
        </w:div>
        <w:div w:id="41515354">
          <w:marLeft w:val="640"/>
          <w:marRight w:val="0"/>
          <w:marTop w:val="0"/>
          <w:marBottom w:val="0"/>
          <w:divBdr>
            <w:top w:val="none" w:sz="0" w:space="0" w:color="auto"/>
            <w:left w:val="none" w:sz="0" w:space="0" w:color="auto"/>
            <w:bottom w:val="none" w:sz="0" w:space="0" w:color="auto"/>
            <w:right w:val="none" w:sz="0" w:space="0" w:color="auto"/>
          </w:divBdr>
        </w:div>
        <w:div w:id="142016659">
          <w:marLeft w:val="640"/>
          <w:marRight w:val="0"/>
          <w:marTop w:val="0"/>
          <w:marBottom w:val="0"/>
          <w:divBdr>
            <w:top w:val="none" w:sz="0" w:space="0" w:color="auto"/>
            <w:left w:val="none" w:sz="0" w:space="0" w:color="auto"/>
            <w:bottom w:val="none" w:sz="0" w:space="0" w:color="auto"/>
            <w:right w:val="none" w:sz="0" w:space="0" w:color="auto"/>
          </w:divBdr>
        </w:div>
        <w:div w:id="151264208">
          <w:marLeft w:val="640"/>
          <w:marRight w:val="0"/>
          <w:marTop w:val="0"/>
          <w:marBottom w:val="0"/>
          <w:divBdr>
            <w:top w:val="none" w:sz="0" w:space="0" w:color="auto"/>
            <w:left w:val="none" w:sz="0" w:space="0" w:color="auto"/>
            <w:bottom w:val="none" w:sz="0" w:space="0" w:color="auto"/>
            <w:right w:val="none" w:sz="0" w:space="0" w:color="auto"/>
          </w:divBdr>
        </w:div>
        <w:div w:id="172112178">
          <w:marLeft w:val="640"/>
          <w:marRight w:val="0"/>
          <w:marTop w:val="0"/>
          <w:marBottom w:val="0"/>
          <w:divBdr>
            <w:top w:val="none" w:sz="0" w:space="0" w:color="auto"/>
            <w:left w:val="none" w:sz="0" w:space="0" w:color="auto"/>
            <w:bottom w:val="none" w:sz="0" w:space="0" w:color="auto"/>
            <w:right w:val="none" w:sz="0" w:space="0" w:color="auto"/>
          </w:divBdr>
        </w:div>
        <w:div w:id="181021221">
          <w:marLeft w:val="640"/>
          <w:marRight w:val="0"/>
          <w:marTop w:val="0"/>
          <w:marBottom w:val="0"/>
          <w:divBdr>
            <w:top w:val="none" w:sz="0" w:space="0" w:color="auto"/>
            <w:left w:val="none" w:sz="0" w:space="0" w:color="auto"/>
            <w:bottom w:val="none" w:sz="0" w:space="0" w:color="auto"/>
            <w:right w:val="none" w:sz="0" w:space="0" w:color="auto"/>
          </w:divBdr>
        </w:div>
        <w:div w:id="209346039">
          <w:marLeft w:val="640"/>
          <w:marRight w:val="0"/>
          <w:marTop w:val="0"/>
          <w:marBottom w:val="0"/>
          <w:divBdr>
            <w:top w:val="none" w:sz="0" w:space="0" w:color="auto"/>
            <w:left w:val="none" w:sz="0" w:space="0" w:color="auto"/>
            <w:bottom w:val="none" w:sz="0" w:space="0" w:color="auto"/>
            <w:right w:val="none" w:sz="0" w:space="0" w:color="auto"/>
          </w:divBdr>
        </w:div>
        <w:div w:id="229080768">
          <w:marLeft w:val="640"/>
          <w:marRight w:val="0"/>
          <w:marTop w:val="0"/>
          <w:marBottom w:val="0"/>
          <w:divBdr>
            <w:top w:val="none" w:sz="0" w:space="0" w:color="auto"/>
            <w:left w:val="none" w:sz="0" w:space="0" w:color="auto"/>
            <w:bottom w:val="none" w:sz="0" w:space="0" w:color="auto"/>
            <w:right w:val="none" w:sz="0" w:space="0" w:color="auto"/>
          </w:divBdr>
        </w:div>
        <w:div w:id="285701552">
          <w:marLeft w:val="640"/>
          <w:marRight w:val="0"/>
          <w:marTop w:val="0"/>
          <w:marBottom w:val="0"/>
          <w:divBdr>
            <w:top w:val="none" w:sz="0" w:space="0" w:color="auto"/>
            <w:left w:val="none" w:sz="0" w:space="0" w:color="auto"/>
            <w:bottom w:val="none" w:sz="0" w:space="0" w:color="auto"/>
            <w:right w:val="none" w:sz="0" w:space="0" w:color="auto"/>
          </w:divBdr>
        </w:div>
        <w:div w:id="288321395">
          <w:marLeft w:val="640"/>
          <w:marRight w:val="0"/>
          <w:marTop w:val="0"/>
          <w:marBottom w:val="0"/>
          <w:divBdr>
            <w:top w:val="none" w:sz="0" w:space="0" w:color="auto"/>
            <w:left w:val="none" w:sz="0" w:space="0" w:color="auto"/>
            <w:bottom w:val="none" w:sz="0" w:space="0" w:color="auto"/>
            <w:right w:val="none" w:sz="0" w:space="0" w:color="auto"/>
          </w:divBdr>
        </w:div>
        <w:div w:id="318190876">
          <w:marLeft w:val="640"/>
          <w:marRight w:val="0"/>
          <w:marTop w:val="0"/>
          <w:marBottom w:val="0"/>
          <w:divBdr>
            <w:top w:val="none" w:sz="0" w:space="0" w:color="auto"/>
            <w:left w:val="none" w:sz="0" w:space="0" w:color="auto"/>
            <w:bottom w:val="none" w:sz="0" w:space="0" w:color="auto"/>
            <w:right w:val="none" w:sz="0" w:space="0" w:color="auto"/>
          </w:divBdr>
        </w:div>
        <w:div w:id="362941028">
          <w:marLeft w:val="640"/>
          <w:marRight w:val="0"/>
          <w:marTop w:val="0"/>
          <w:marBottom w:val="0"/>
          <w:divBdr>
            <w:top w:val="none" w:sz="0" w:space="0" w:color="auto"/>
            <w:left w:val="none" w:sz="0" w:space="0" w:color="auto"/>
            <w:bottom w:val="none" w:sz="0" w:space="0" w:color="auto"/>
            <w:right w:val="none" w:sz="0" w:space="0" w:color="auto"/>
          </w:divBdr>
        </w:div>
        <w:div w:id="364185211">
          <w:marLeft w:val="640"/>
          <w:marRight w:val="0"/>
          <w:marTop w:val="0"/>
          <w:marBottom w:val="0"/>
          <w:divBdr>
            <w:top w:val="none" w:sz="0" w:space="0" w:color="auto"/>
            <w:left w:val="none" w:sz="0" w:space="0" w:color="auto"/>
            <w:bottom w:val="none" w:sz="0" w:space="0" w:color="auto"/>
            <w:right w:val="none" w:sz="0" w:space="0" w:color="auto"/>
          </w:divBdr>
        </w:div>
        <w:div w:id="398402452">
          <w:marLeft w:val="640"/>
          <w:marRight w:val="0"/>
          <w:marTop w:val="0"/>
          <w:marBottom w:val="0"/>
          <w:divBdr>
            <w:top w:val="none" w:sz="0" w:space="0" w:color="auto"/>
            <w:left w:val="none" w:sz="0" w:space="0" w:color="auto"/>
            <w:bottom w:val="none" w:sz="0" w:space="0" w:color="auto"/>
            <w:right w:val="none" w:sz="0" w:space="0" w:color="auto"/>
          </w:divBdr>
        </w:div>
        <w:div w:id="449209510">
          <w:marLeft w:val="640"/>
          <w:marRight w:val="0"/>
          <w:marTop w:val="0"/>
          <w:marBottom w:val="0"/>
          <w:divBdr>
            <w:top w:val="none" w:sz="0" w:space="0" w:color="auto"/>
            <w:left w:val="none" w:sz="0" w:space="0" w:color="auto"/>
            <w:bottom w:val="none" w:sz="0" w:space="0" w:color="auto"/>
            <w:right w:val="none" w:sz="0" w:space="0" w:color="auto"/>
          </w:divBdr>
        </w:div>
        <w:div w:id="462500382">
          <w:marLeft w:val="640"/>
          <w:marRight w:val="0"/>
          <w:marTop w:val="0"/>
          <w:marBottom w:val="0"/>
          <w:divBdr>
            <w:top w:val="none" w:sz="0" w:space="0" w:color="auto"/>
            <w:left w:val="none" w:sz="0" w:space="0" w:color="auto"/>
            <w:bottom w:val="none" w:sz="0" w:space="0" w:color="auto"/>
            <w:right w:val="none" w:sz="0" w:space="0" w:color="auto"/>
          </w:divBdr>
        </w:div>
        <w:div w:id="493496479">
          <w:marLeft w:val="640"/>
          <w:marRight w:val="0"/>
          <w:marTop w:val="0"/>
          <w:marBottom w:val="0"/>
          <w:divBdr>
            <w:top w:val="none" w:sz="0" w:space="0" w:color="auto"/>
            <w:left w:val="none" w:sz="0" w:space="0" w:color="auto"/>
            <w:bottom w:val="none" w:sz="0" w:space="0" w:color="auto"/>
            <w:right w:val="none" w:sz="0" w:space="0" w:color="auto"/>
          </w:divBdr>
        </w:div>
        <w:div w:id="502939892">
          <w:marLeft w:val="640"/>
          <w:marRight w:val="0"/>
          <w:marTop w:val="0"/>
          <w:marBottom w:val="0"/>
          <w:divBdr>
            <w:top w:val="none" w:sz="0" w:space="0" w:color="auto"/>
            <w:left w:val="none" w:sz="0" w:space="0" w:color="auto"/>
            <w:bottom w:val="none" w:sz="0" w:space="0" w:color="auto"/>
            <w:right w:val="none" w:sz="0" w:space="0" w:color="auto"/>
          </w:divBdr>
        </w:div>
        <w:div w:id="526216891">
          <w:marLeft w:val="640"/>
          <w:marRight w:val="0"/>
          <w:marTop w:val="0"/>
          <w:marBottom w:val="0"/>
          <w:divBdr>
            <w:top w:val="none" w:sz="0" w:space="0" w:color="auto"/>
            <w:left w:val="none" w:sz="0" w:space="0" w:color="auto"/>
            <w:bottom w:val="none" w:sz="0" w:space="0" w:color="auto"/>
            <w:right w:val="none" w:sz="0" w:space="0" w:color="auto"/>
          </w:divBdr>
        </w:div>
        <w:div w:id="527717354">
          <w:marLeft w:val="640"/>
          <w:marRight w:val="0"/>
          <w:marTop w:val="0"/>
          <w:marBottom w:val="0"/>
          <w:divBdr>
            <w:top w:val="none" w:sz="0" w:space="0" w:color="auto"/>
            <w:left w:val="none" w:sz="0" w:space="0" w:color="auto"/>
            <w:bottom w:val="none" w:sz="0" w:space="0" w:color="auto"/>
            <w:right w:val="none" w:sz="0" w:space="0" w:color="auto"/>
          </w:divBdr>
        </w:div>
        <w:div w:id="597060121">
          <w:marLeft w:val="640"/>
          <w:marRight w:val="0"/>
          <w:marTop w:val="0"/>
          <w:marBottom w:val="0"/>
          <w:divBdr>
            <w:top w:val="none" w:sz="0" w:space="0" w:color="auto"/>
            <w:left w:val="none" w:sz="0" w:space="0" w:color="auto"/>
            <w:bottom w:val="none" w:sz="0" w:space="0" w:color="auto"/>
            <w:right w:val="none" w:sz="0" w:space="0" w:color="auto"/>
          </w:divBdr>
        </w:div>
        <w:div w:id="804153270">
          <w:marLeft w:val="640"/>
          <w:marRight w:val="0"/>
          <w:marTop w:val="0"/>
          <w:marBottom w:val="0"/>
          <w:divBdr>
            <w:top w:val="none" w:sz="0" w:space="0" w:color="auto"/>
            <w:left w:val="none" w:sz="0" w:space="0" w:color="auto"/>
            <w:bottom w:val="none" w:sz="0" w:space="0" w:color="auto"/>
            <w:right w:val="none" w:sz="0" w:space="0" w:color="auto"/>
          </w:divBdr>
        </w:div>
        <w:div w:id="816262713">
          <w:marLeft w:val="640"/>
          <w:marRight w:val="0"/>
          <w:marTop w:val="0"/>
          <w:marBottom w:val="0"/>
          <w:divBdr>
            <w:top w:val="none" w:sz="0" w:space="0" w:color="auto"/>
            <w:left w:val="none" w:sz="0" w:space="0" w:color="auto"/>
            <w:bottom w:val="none" w:sz="0" w:space="0" w:color="auto"/>
            <w:right w:val="none" w:sz="0" w:space="0" w:color="auto"/>
          </w:divBdr>
        </w:div>
        <w:div w:id="856576731">
          <w:marLeft w:val="640"/>
          <w:marRight w:val="0"/>
          <w:marTop w:val="0"/>
          <w:marBottom w:val="0"/>
          <w:divBdr>
            <w:top w:val="none" w:sz="0" w:space="0" w:color="auto"/>
            <w:left w:val="none" w:sz="0" w:space="0" w:color="auto"/>
            <w:bottom w:val="none" w:sz="0" w:space="0" w:color="auto"/>
            <w:right w:val="none" w:sz="0" w:space="0" w:color="auto"/>
          </w:divBdr>
        </w:div>
        <w:div w:id="874736534">
          <w:marLeft w:val="640"/>
          <w:marRight w:val="0"/>
          <w:marTop w:val="0"/>
          <w:marBottom w:val="0"/>
          <w:divBdr>
            <w:top w:val="none" w:sz="0" w:space="0" w:color="auto"/>
            <w:left w:val="none" w:sz="0" w:space="0" w:color="auto"/>
            <w:bottom w:val="none" w:sz="0" w:space="0" w:color="auto"/>
            <w:right w:val="none" w:sz="0" w:space="0" w:color="auto"/>
          </w:divBdr>
        </w:div>
        <w:div w:id="885800653">
          <w:marLeft w:val="640"/>
          <w:marRight w:val="0"/>
          <w:marTop w:val="0"/>
          <w:marBottom w:val="0"/>
          <w:divBdr>
            <w:top w:val="none" w:sz="0" w:space="0" w:color="auto"/>
            <w:left w:val="none" w:sz="0" w:space="0" w:color="auto"/>
            <w:bottom w:val="none" w:sz="0" w:space="0" w:color="auto"/>
            <w:right w:val="none" w:sz="0" w:space="0" w:color="auto"/>
          </w:divBdr>
        </w:div>
        <w:div w:id="926112312">
          <w:marLeft w:val="640"/>
          <w:marRight w:val="0"/>
          <w:marTop w:val="0"/>
          <w:marBottom w:val="0"/>
          <w:divBdr>
            <w:top w:val="none" w:sz="0" w:space="0" w:color="auto"/>
            <w:left w:val="none" w:sz="0" w:space="0" w:color="auto"/>
            <w:bottom w:val="none" w:sz="0" w:space="0" w:color="auto"/>
            <w:right w:val="none" w:sz="0" w:space="0" w:color="auto"/>
          </w:divBdr>
        </w:div>
        <w:div w:id="979112655">
          <w:marLeft w:val="640"/>
          <w:marRight w:val="0"/>
          <w:marTop w:val="0"/>
          <w:marBottom w:val="0"/>
          <w:divBdr>
            <w:top w:val="none" w:sz="0" w:space="0" w:color="auto"/>
            <w:left w:val="none" w:sz="0" w:space="0" w:color="auto"/>
            <w:bottom w:val="none" w:sz="0" w:space="0" w:color="auto"/>
            <w:right w:val="none" w:sz="0" w:space="0" w:color="auto"/>
          </w:divBdr>
        </w:div>
        <w:div w:id="991180334">
          <w:marLeft w:val="640"/>
          <w:marRight w:val="0"/>
          <w:marTop w:val="0"/>
          <w:marBottom w:val="0"/>
          <w:divBdr>
            <w:top w:val="none" w:sz="0" w:space="0" w:color="auto"/>
            <w:left w:val="none" w:sz="0" w:space="0" w:color="auto"/>
            <w:bottom w:val="none" w:sz="0" w:space="0" w:color="auto"/>
            <w:right w:val="none" w:sz="0" w:space="0" w:color="auto"/>
          </w:divBdr>
        </w:div>
        <w:div w:id="1110316915">
          <w:marLeft w:val="640"/>
          <w:marRight w:val="0"/>
          <w:marTop w:val="0"/>
          <w:marBottom w:val="0"/>
          <w:divBdr>
            <w:top w:val="none" w:sz="0" w:space="0" w:color="auto"/>
            <w:left w:val="none" w:sz="0" w:space="0" w:color="auto"/>
            <w:bottom w:val="none" w:sz="0" w:space="0" w:color="auto"/>
            <w:right w:val="none" w:sz="0" w:space="0" w:color="auto"/>
          </w:divBdr>
        </w:div>
        <w:div w:id="1122650438">
          <w:marLeft w:val="640"/>
          <w:marRight w:val="0"/>
          <w:marTop w:val="0"/>
          <w:marBottom w:val="0"/>
          <w:divBdr>
            <w:top w:val="none" w:sz="0" w:space="0" w:color="auto"/>
            <w:left w:val="none" w:sz="0" w:space="0" w:color="auto"/>
            <w:bottom w:val="none" w:sz="0" w:space="0" w:color="auto"/>
            <w:right w:val="none" w:sz="0" w:space="0" w:color="auto"/>
          </w:divBdr>
        </w:div>
        <w:div w:id="1137868567">
          <w:marLeft w:val="640"/>
          <w:marRight w:val="0"/>
          <w:marTop w:val="0"/>
          <w:marBottom w:val="0"/>
          <w:divBdr>
            <w:top w:val="none" w:sz="0" w:space="0" w:color="auto"/>
            <w:left w:val="none" w:sz="0" w:space="0" w:color="auto"/>
            <w:bottom w:val="none" w:sz="0" w:space="0" w:color="auto"/>
            <w:right w:val="none" w:sz="0" w:space="0" w:color="auto"/>
          </w:divBdr>
        </w:div>
        <w:div w:id="1176650208">
          <w:marLeft w:val="640"/>
          <w:marRight w:val="0"/>
          <w:marTop w:val="0"/>
          <w:marBottom w:val="0"/>
          <w:divBdr>
            <w:top w:val="none" w:sz="0" w:space="0" w:color="auto"/>
            <w:left w:val="none" w:sz="0" w:space="0" w:color="auto"/>
            <w:bottom w:val="none" w:sz="0" w:space="0" w:color="auto"/>
            <w:right w:val="none" w:sz="0" w:space="0" w:color="auto"/>
          </w:divBdr>
        </w:div>
        <w:div w:id="1181699974">
          <w:marLeft w:val="640"/>
          <w:marRight w:val="0"/>
          <w:marTop w:val="0"/>
          <w:marBottom w:val="0"/>
          <w:divBdr>
            <w:top w:val="none" w:sz="0" w:space="0" w:color="auto"/>
            <w:left w:val="none" w:sz="0" w:space="0" w:color="auto"/>
            <w:bottom w:val="none" w:sz="0" w:space="0" w:color="auto"/>
            <w:right w:val="none" w:sz="0" w:space="0" w:color="auto"/>
          </w:divBdr>
        </w:div>
        <w:div w:id="1192185393">
          <w:marLeft w:val="640"/>
          <w:marRight w:val="0"/>
          <w:marTop w:val="0"/>
          <w:marBottom w:val="0"/>
          <w:divBdr>
            <w:top w:val="none" w:sz="0" w:space="0" w:color="auto"/>
            <w:left w:val="none" w:sz="0" w:space="0" w:color="auto"/>
            <w:bottom w:val="none" w:sz="0" w:space="0" w:color="auto"/>
            <w:right w:val="none" w:sz="0" w:space="0" w:color="auto"/>
          </w:divBdr>
        </w:div>
        <w:div w:id="1233584202">
          <w:marLeft w:val="640"/>
          <w:marRight w:val="0"/>
          <w:marTop w:val="0"/>
          <w:marBottom w:val="0"/>
          <w:divBdr>
            <w:top w:val="none" w:sz="0" w:space="0" w:color="auto"/>
            <w:left w:val="none" w:sz="0" w:space="0" w:color="auto"/>
            <w:bottom w:val="none" w:sz="0" w:space="0" w:color="auto"/>
            <w:right w:val="none" w:sz="0" w:space="0" w:color="auto"/>
          </w:divBdr>
        </w:div>
        <w:div w:id="1247575776">
          <w:marLeft w:val="640"/>
          <w:marRight w:val="0"/>
          <w:marTop w:val="0"/>
          <w:marBottom w:val="0"/>
          <w:divBdr>
            <w:top w:val="none" w:sz="0" w:space="0" w:color="auto"/>
            <w:left w:val="none" w:sz="0" w:space="0" w:color="auto"/>
            <w:bottom w:val="none" w:sz="0" w:space="0" w:color="auto"/>
            <w:right w:val="none" w:sz="0" w:space="0" w:color="auto"/>
          </w:divBdr>
        </w:div>
        <w:div w:id="1266035875">
          <w:marLeft w:val="640"/>
          <w:marRight w:val="0"/>
          <w:marTop w:val="0"/>
          <w:marBottom w:val="0"/>
          <w:divBdr>
            <w:top w:val="none" w:sz="0" w:space="0" w:color="auto"/>
            <w:left w:val="none" w:sz="0" w:space="0" w:color="auto"/>
            <w:bottom w:val="none" w:sz="0" w:space="0" w:color="auto"/>
            <w:right w:val="none" w:sz="0" w:space="0" w:color="auto"/>
          </w:divBdr>
        </w:div>
        <w:div w:id="1274895228">
          <w:marLeft w:val="640"/>
          <w:marRight w:val="0"/>
          <w:marTop w:val="0"/>
          <w:marBottom w:val="0"/>
          <w:divBdr>
            <w:top w:val="none" w:sz="0" w:space="0" w:color="auto"/>
            <w:left w:val="none" w:sz="0" w:space="0" w:color="auto"/>
            <w:bottom w:val="none" w:sz="0" w:space="0" w:color="auto"/>
            <w:right w:val="none" w:sz="0" w:space="0" w:color="auto"/>
          </w:divBdr>
        </w:div>
        <w:div w:id="1278677150">
          <w:marLeft w:val="640"/>
          <w:marRight w:val="0"/>
          <w:marTop w:val="0"/>
          <w:marBottom w:val="0"/>
          <w:divBdr>
            <w:top w:val="none" w:sz="0" w:space="0" w:color="auto"/>
            <w:left w:val="none" w:sz="0" w:space="0" w:color="auto"/>
            <w:bottom w:val="none" w:sz="0" w:space="0" w:color="auto"/>
            <w:right w:val="none" w:sz="0" w:space="0" w:color="auto"/>
          </w:divBdr>
        </w:div>
        <w:div w:id="1304891370">
          <w:marLeft w:val="640"/>
          <w:marRight w:val="0"/>
          <w:marTop w:val="0"/>
          <w:marBottom w:val="0"/>
          <w:divBdr>
            <w:top w:val="none" w:sz="0" w:space="0" w:color="auto"/>
            <w:left w:val="none" w:sz="0" w:space="0" w:color="auto"/>
            <w:bottom w:val="none" w:sz="0" w:space="0" w:color="auto"/>
            <w:right w:val="none" w:sz="0" w:space="0" w:color="auto"/>
          </w:divBdr>
        </w:div>
        <w:div w:id="1446733292">
          <w:marLeft w:val="640"/>
          <w:marRight w:val="0"/>
          <w:marTop w:val="0"/>
          <w:marBottom w:val="0"/>
          <w:divBdr>
            <w:top w:val="none" w:sz="0" w:space="0" w:color="auto"/>
            <w:left w:val="none" w:sz="0" w:space="0" w:color="auto"/>
            <w:bottom w:val="none" w:sz="0" w:space="0" w:color="auto"/>
            <w:right w:val="none" w:sz="0" w:space="0" w:color="auto"/>
          </w:divBdr>
        </w:div>
        <w:div w:id="1526597067">
          <w:marLeft w:val="640"/>
          <w:marRight w:val="0"/>
          <w:marTop w:val="0"/>
          <w:marBottom w:val="0"/>
          <w:divBdr>
            <w:top w:val="none" w:sz="0" w:space="0" w:color="auto"/>
            <w:left w:val="none" w:sz="0" w:space="0" w:color="auto"/>
            <w:bottom w:val="none" w:sz="0" w:space="0" w:color="auto"/>
            <w:right w:val="none" w:sz="0" w:space="0" w:color="auto"/>
          </w:divBdr>
        </w:div>
        <w:div w:id="1531995470">
          <w:marLeft w:val="640"/>
          <w:marRight w:val="0"/>
          <w:marTop w:val="0"/>
          <w:marBottom w:val="0"/>
          <w:divBdr>
            <w:top w:val="none" w:sz="0" w:space="0" w:color="auto"/>
            <w:left w:val="none" w:sz="0" w:space="0" w:color="auto"/>
            <w:bottom w:val="none" w:sz="0" w:space="0" w:color="auto"/>
            <w:right w:val="none" w:sz="0" w:space="0" w:color="auto"/>
          </w:divBdr>
        </w:div>
        <w:div w:id="1582831222">
          <w:marLeft w:val="640"/>
          <w:marRight w:val="0"/>
          <w:marTop w:val="0"/>
          <w:marBottom w:val="0"/>
          <w:divBdr>
            <w:top w:val="none" w:sz="0" w:space="0" w:color="auto"/>
            <w:left w:val="none" w:sz="0" w:space="0" w:color="auto"/>
            <w:bottom w:val="none" w:sz="0" w:space="0" w:color="auto"/>
            <w:right w:val="none" w:sz="0" w:space="0" w:color="auto"/>
          </w:divBdr>
        </w:div>
        <w:div w:id="1592087314">
          <w:marLeft w:val="640"/>
          <w:marRight w:val="0"/>
          <w:marTop w:val="0"/>
          <w:marBottom w:val="0"/>
          <w:divBdr>
            <w:top w:val="none" w:sz="0" w:space="0" w:color="auto"/>
            <w:left w:val="none" w:sz="0" w:space="0" w:color="auto"/>
            <w:bottom w:val="none" w:sz="0" w:space="0" w:color="auto"/>
            <w:right w:val="none" w:sz="0" w:space="0" w:color="auto"/>
          </w:divBdr>
        </w:div>
        <w:div w:id="1594587791">
          <w:marLeft w:val="640"/>
          <w:marRight w:val="0"/>
          <w:marTop w:val="0"/>
          <w:marBottom w:val="0"/>
          <w:divBdr>
            <w:top w:val="none" w:sz="0" w:space="0" w:color="auto"/>
            <w:left w:val="none" w:sz="0" w:space="0" w:color="auto"/>
            <w:bottom w:val="none" w:sz="0" w:space="0" w:color="auto"/>
            <w:right w:val="none" w:sz="0" w:space="0" w:color="auto"/>
          </w:divBdr>
        </w:div>
        <w:div w:id="1658458261">
          <w:marLeft w:val="640"/>
          <w:marRight w:val="0"/>
          <w:marTop w:val="0"/>
          <w:marBottom w:val="0"/>
          <w:divBdr>
            <w:top w:val="none" w:sz="0" w:space="0" w:color="auto"/>
            <w:left w:val="none" w:sz="0" w:space="0" w:color="auto"/>
            <w:bottom w:val="none" w:sz="0" w:space="0" w:color="auto"/>
            <w:right w:val="none" w:sz="0" w:space="0" w:color="auto"/>
          </w:divBdr>
        </w:div>
        <w:div w:id="1694988704">
          <w:marLeft w:val="640"/>
          <w:marRight w:val="0"/>
          <w:marTop w:val="0"/>
          <w:marBottom w:val="0"/>
          <w:divBdr>
            <w:top w:val="none" w:sz="0" w:space="0" w:color="auto"/>
            <w:left w:val="none" w:sz="0" w:space="0" w:color="auto"/>
            <w:bottom w:val="none" w:sz="0" w:space="0" w:color="auto"/>
            <w:right w:val="none" w:sz="0" w:space="0" w:color="auto"/>
          </w:divBdr>
        </w:div>
        <w:div w:id="1730493298">
          <w:marLeft w:val="640"/>
          <w:marRight w:val="0"/>
          <w:marTop w:val="0"/>
          <w:marBottom w:val="0"/>
          <w:divBdr>
            <w:top w:val="none" w:sz="0" w:space="0" w:color="auto"/>
            <w:left w:val="none" w:sz="0" w:space="0" w:color="auto"/>
            <w:bottom w:val="none" w:sz="0" w:space="0" w:color="auto"/>
            <w:right w:val="none" w:sz="0" w:space="0" w:color="auto"/>
          </w:divBdr>
        </w:div>
        <w:div w:id="1745568586">
          <w:marLeft w:val="640"/>
          <w:marRight w:val="0"/>
          <w:marTop w:val="0"/>
          <w:marBottom w:val="0"/>
          <w:divBdr>
            <w:top w:val="none" w:sz="0" w:space="0" w:color="auto"/>
            <w:left w:val="none" w:sz="0" w:space="0" w:color="auto"/>
            <w:bottom w:val="none" w:sz="0" w:space="0" w:color="auto"/>
            <w:right w:val="none" w:sz="0" w:space="0" w:color="auto"/>
          </w:divBdr>
        </w:div>
        <w:div w:id="1765765102">
          <w:marLeft w:val="640"/>
          <w:marRight w:val="0"/>
          <w:marTop w:val="0"/>
          <w:marBottom w:val="0"/>
          <w:divBdr>
            <w:top w:val="none" w:sz="0" w:space="0" w:color="auto"/>
            <w:left w:val="none" w:sz="0" w:space="0" w:color="auto"/>
            <w:bottom w:val="none" w:sz="0" w:space="0" w:color="auto"/>
            <w:right w:val="none" w:sz="0" w:space="0" w:color="auto"/>
          </w:divBdr>
        </w:div>
        <w:div w:id="1792241884">
          <w:marLeft w:val="640"/>
          <w:marRight w:val="0"/>
          <w:marTop w:val="0"/>
          <w:marBottom w:val="0"/>
          <w:divBdr>
            <w:top w:val="none" w:sz="0" w:space="0" w:color="auto"/>
            <w:left w:val="none" w:sz="0" w:space="0" w:color="auto"/>
            <w:bottom w:val="none" w:sz="0" w:space="0" w:color="auto"/>
            <w:right w:val="none" w:sz="0" w:space="0" w:color="auto"/>
          </w:divBdr>
        </w:div>
        <w:div w:id="1845364233">
          <w:marLeft w:val="640"/>
          <w:marRight w:val="0"/>
          <w:marTop w:val="0"/>
          <w:marBottom w:val="0"/>
          <w:divBdr>
            <w:top w:val="none" w:sz="0" w:space="0" w:color="auto"/>
            <w:left w:val="none" w:sz="0" w:space="0" w:color="auto"/>
            <w:bottom w:val="none" w:sz="0" w:space="0" w:color="auto"/>
            <w:right w:val="none" w:sz="0" w:space="0" w:color="auto"/>
          </w:divBdr>
        </w:div>
        <w:div w:id="1900481636">
          <w:marLeft w:val="640"/>
          <w:marRight w:val="0"/>
          <w:marTop w:val="0"/>
          <w:marBottom w:val="0"/>
          <w:divBdr>
            <w:top w:val="none" w:sz="0" w:space="0" w:color="auto"/>
            <w:left w:val="none" w:sz="0" w:space="0" w:color="auto"/>
            <w:bottom w:val="none" w:sz="0" w:space="0" w:color="auto"/>
            <w:right w:val="none" w:sz="0" w:space="0" w:color="auto"/>
          </w:divBdr>
        </w:div>
        <w:div w:id="1953435998">
          <w:marLeft w:val="640"/>
          <w:marRight w:val="0"/>
          <w:marTop w:val="0"/>
          <w:marBottom w:val="0"/>
          <w:divBdr>
            <w:top w:val="none" w:sz="0" w:space="0" w:color="auto"/>
            <w:left w:val="none" w:sz="0" w:space="0" w:color="auto"/>
            <w:bottom w:val="none" w:sz="0" w:space="0" w:color="auto"/>
            <w:right w:val="none" w:sz="0" w:space="0" w:color="auto"/>
          </w:divBdr>
        </w:div>
        <w:div w:id="2010710846">
          <w:marLeft w:val="640"/>
          <w:marRight w:val="0"/>
          <w:marTop w:val="0"/>
          <w:marBottom w:val="0"/>
          <w:divBdr>
            <w:top w:val="none" w:sz="0" w:space="0" w:color="auto"/>
            <w:left w:val="none" w:sz="0" w:space="0" w:color="auto"/>
            <w:bottom w:val="none" w:sz="0" w:space="0" w:color="auto"/>
            <w:right w:val="none" w:sz="0" w:space="0" w:color="auto"/>
          </w:divBdr>
        </w:div>
        <w:div w:id="2018383438">
          <w:marLeft w:val="640"/>
          <w:marRight w:val="0"/>
          <w:marTop w:val="0"/>
          <w:marBottom w:val="0"/>
          <w:divBdr>
            <w:top w:val="none" w:sz="0" w:space="0" w:color="auto"/>
            <w:left w:val="none" w:sz="0" w:space="0" w:color="auto"/>
            <w:bottom w:val="none" w:sz="0" w:space="0" w:color="auto"/>
            <w:right w:val="none" w:sz="0" w:space="0" w:color="auto"/>
          </w:divBdr>
        </w:div>
        <w:div w:id="2069573816">
          <w:marLeft w:val="640"/>
          <w:marRight w:val="0"/>
          <w:marTop w:val="0"/>
          <w:marBottom w:val="0"/>
          <w:divBdr>
            <w:top w:val="none" w:sz="0" w:space="0" w:color="auto"/>
            <w:left w:val="none" w:sz="0" w:space="0" w:color="auto"/>
            <w:bottom w:val="none" w:sz="0" w:space="0" w:color="auto"/>
            <w:right w:val="none" w:sz="0" w:space="0" w:color="auto"/>
          </w:divBdr>
        </w:div>
        <w:div w:id="2109688611">
          <w:marLeft w:val="640"/>
          <w:marRight w:val="0"/>
          <w:marTop w:val="0"/>
          <w:marBottom w:val="0"/>
          <w:divBdr>
            <w:top w:val="none" w:sz="0" w:space="0" w:color="auto"/>
            <w:left w:val="none" w:sz="0" w:space="0" w:color="auto"/>
            <w:bottom w:val="none" w:sz="0" w:space="0" w:color="auto"/>
            <w:right w:val="none" w:sz="0" w:space="0" w:color="auto"/>
          </w:divBdr>
        </w:div>
        <w:div w:id="2119524147">
          <w:marLeft w:val="640"/>
          <w:marRight w:val="0"/>
          <w:marTop w:val="0"/>
          <w:marBottom w:val="0"/>
          <w:divBdr>
            <w:top w:val="none" w:sz="0" w:space="0" w:color="auto"/>
            <w:left w:val="none" w:sz="0" w:space="0" w:color="auto"/>
            <w:bottom w:val="none" w:sz="0" w:space="0" w:color="auto"/>
            <w:right w:val="none" w:sz="0" w:space="0" w:color="auto"/>
          </w:divBdr>
        </w:div>
      </w:divsChild>
    </w:div>
    <w:div w:id="1545219699">
      <w:bodyDiv w:val="1"/>
      <w:marLeft w:val="0"/>
      <w:marRight w:val="0"/>
      <w:marTop w:val="0"/>
      <w:marBottom w:val="0"/>
      <w:divBdr>
        <w:top w:val="none" w:sz="0" w:space="0" w:color="auto"/>
        <w:left w:val="none" w:sz="0" w:space="0" w:color="auto"/>
        <w:bottom w:val="none" w:sz="0" w:space="0" w:color="auto"/>
        <w:right w:val="none" w:sz="0" w:space="0" w:color="auto"/>
      </w:divBdr>
    </w:div>
    <w:div w:id="1546522871">
      <w:bodyDiv w:val="1"/>
      <w:marLeft w:val="0"/>
      <w:marRight w:val="0"/>
      <w:marTop w:val="0"/>
      <w:marBottom w:val="0"/>
      <w:divBdr>
        <w:top w:val="none" w:sz="0" w:space="0" w:color="auto"/>
        <w:left w:val="none" w:sz="0" w:space="0" w:color="auto"/>
        <w:bottom w:val="none" w:sz="0" w:space="0" w:color="auto"/>
        <w:right w:val="none" w:sz="0" w:space="0" w:color="auto"/>
      </w:divBdr>
    </w:div>
    <w:div w:id="1547987579">
      <w:bodyDiv w:val="1"/>
      <w:marLeft w:val="0"/>
      <w:marRight w:val="0"/>
      <w:marTop w:val="0"/>
      <w:marBottom w:val="0"/>
      <w:divBdr>
        <w:top w:val="none" w:sz="0" w:space="0" w:color="auto"/>
        <w:left w:val="none" w:sz="0" w:space="0" w:color="auto"/>
        <w:bottom w:val="none" w:sz="0" w:space="0" w:color="auto"/>
        <w:right w:val="none" w:sz="0" w:space="0" w:color="auto"/>
      </w:divBdr>
    </w:div>
    <w:div w:id="1549301860">
      <w:bodyDiv w:val="1"/>
      <w:marLeft w:val="0"/>
      <w:marRight w:val="0"/>
      <w:marTop w:val="0"/>
      <w:marBottom w:val="0"/>
      <w:divBdr>
        <w:top w:val="none" w:sz="0" w:space="0" w:color="auto"/>
        <w:left w:val="none" w:sz="0" w:space="0" w:color="auto"/>
        <w:bottom w:val="none" w:sz="0" w:space="0" w:color="auto"/>
        <w:right w:val="none" w:sz="0" w:space="0" w:color="auto"/>
      </w:divBdr>
    </w:div>
    <w:div w:id="1553544863">
      <w:bodyDiv w:val="1"/>
      <w:marLeft w:val="0"/>
      <w:marRight w:val="0"/>
      <w:marTop w:val="0"/>
      <w:marBottom w:val="0"/>
      <w:divBdr>
        <w:top w:val="none" w:sz="0" w:space="0" w:color="auto"/>
        <w:left w:val="none" w:sz="0" w:space="0" w:color="auto"/>
        <w:bottom w:val="none" w:sz="0" w:space="0" w:color="auto"/>
        <w:right w:val="none" w:sz="0" w:space="0" w:color="auto"/>
      </w:divBdr>
    </w:div>
    <w:div w:id="1555702999">
      <w:bodyDiv w:val="1"/>
      <w:marLeft w:val="0"/>
      <w:marRight w:val="0"/>
      <w:marTop w:val="0"/>
      <w:marBottom w:val="0"/>
      <w:divBdr>
        <w:top w:val="none" w:sz="0" w:space="0" w:color="auto"/>
        <w:left w:val="none" w:sz="0" w:space="0" w:color="auto"/>
        <w:bottom w:val="none" w:sz="0" w:space="0" w:color="auto"/>
        <w:right w:val="none" w:sz="0" w:space="0" w:color="auto"/>
      </w:divBdr>
    </w:div>
    <w:div w:id="1560628555">
      <w:bodyDiv w:val="1"/>
      <w:marLeft w:val="0"/>
      <w:marRight w:val="0"/>
      <w:marTop w:val="0"/>
      <w:marBottom w:val="0"/>
      <w:divBdr>
        <w:top w:val="none" w:sz="0" w:space="0" w:color="auto"/>
        <w:left w:val="none" w:sz="0" w:space="0" w:color="auto"/>
        <w:bottom w:val="none" w:sz="0" w:space="0" w:color="auto"/>
        <w:right w:val="none" w:sz="0" w:space="0" w:color="auto"/>
      </w:divBdr>
    </w:div>
    <w:div w:id="1562711319">
      <w:bodyDiv w:val="1"/>
      <w:marLeft w:val="0"/>
      <w:marRight w:val="0"/>
      <w:marTop w:val="0"/>
      <w:marBottom w:val="0"/>
      <w:divBdr>
        <w:top w:val="none" w:sz="0" w:space="0" w:color="auto"/>
        <w:left w:val="none" w:sz="0" w:space="0" w:color="auto"/>
        <w:bottom w:val="none" w:sz="0" w:space="0" w:color="auto"/>
        <w:right w:val="none" w:sz="0" w:space="0" w:color="auto"/>
      </w:divBdr>
      <w:divsChild>
        <w:div w:id="1666125679">
          <w:marLeft w:val="640"/>
          <w:marRight w:val="0"/>
          <w:marTop w:val="0"/>
          <w:marBottom w:val="0"/>
          <w:divBdr>
            <w:top w:val="none" w:sz="0" w:space="0" w:color="auto"/>
            <w:left w:val="none" w:sz="0" w:space="0" w:color="auto"/>
            <w:bottom w:val="none" w:sz="0" w:space="0" w:color="auto"/>
            <w:right w:val="none" w:sz="0" w:space="0" w:color="auto"/>
          </w:divBdr>
        </w:div>
        <w:div w:id="515727894">
          <w:marLeft w:val="640"/>
          <w:marRight w:val="0"/>
          <w:marTop w:val="0"/>
          <w:marBottom w:val="0"/>
          <w:divBdr>
            <w:top w:val="none" w:sz="0" w:space="0" w:color="auto"/>
            <w:left w:val="none" w:sz="0" w:space="0" w:color="auto"/>
            <w:bottom w:val="none" w:sz="0" w:space="0" w:color="auto"/>
            <w:right w:val="none" w:sz="0" w:space="0" w:color="auto"/>
          </w:divBdr>
        </w:div>
        <w:div w:id="2139177882">
          <w:marLeft w:val="640"/>
          <w:marRight w:val="0"/>
          <w:marTop w:val="0"/>
          <w:marBottom w:val="0"/>
          <w:divBdr>
            <w:top w:val="none" w:sz="0" w:space="0" w:color="auto"/>
            <w:left w:val="none" w:sz="0" w:space="0" w:color="auto"/>
            <w:bottom w:val="none" w:sz="0" w:space="0" w:color="auto"/>
            <w:right w:val="none" w:sz="0" w:space="0" w:color="auto"/>
          </w:divBdr>
        </w:div>
        <w:div w:id="319113822">
          <w:marLeft w:val="640"/>
          <w:marRight w:val="0"/>
          <w:marTop w:val="0"/>
          <w:marBottom w:val="0"/>
          <w:divBdr>
            <w:top w:val="none" w:sz="0" w:space="0" w:color="auto"/>
            <w:left w:val="none" w:sz="0" w:space="0" w:color="auto"/>
            <w:bottom w:val="none" w:sz="0" w:space="0" w:color="auto"/>
            <w:right w:val="none" w:sz="0" w:space="0" w:color="auto"/>
          </w:divBdr>
        </w:div>
        <w:div w:id="490753854">
          <w:marLeft w:val="640"/>
          <w:marRight w:val="0"/>
          <w:marTop w:val="0"/>
          <w:marBottom w:val="0"/>
          <w:divBdr>
            <w:top w:val="none" w:sz="0" w:space="0" w:color="auto"/>
            <w:left w:val="none" w:sz="0" w:space="0" w:color="auto"/>
            <w:bottom w:val="none" w:sz="0" w:space="0" w:color="auto"/>
            <w:right w:val="none" w:sz="0" w:space="0" w:color="auto"/>
          </w:divBdr>
        </w:div>
        <w:div w:id="399250512">
          <w:marLeft w:val="640"/>
          <w:marRight w:val="0"/>
          <w:marTop w:val="0"/>
          <w:marBottom w:val="0"/>
          <w:divBdr>
            <w:top w:val="none" w:sz="0" w:space="0" w:color="auto"/>
            <w:left w:val="none" w:sz="0" w:space="0" w:color="auto"/>
            <w:bottom w:val="none" w:sz="0" w:space="0" w:color="auto"/>
            <w:right w:val="none" w:sz="0" w:space="0" w:color="auto"/>
          </w:divBdr>
        </w:div>
        <w:div w:id="1248810867">
          <w:marLeft w:val="640"/>
          <w:marRight w:val="0"/>
          <w:marTop w:val="0"/>
          <w:marBottom w:val="0"/>
          <w:divBdr>
            <w:top w:val="none" w:sz="0" w:space="0" w:color="auto"/>
            <w:left w:val="none" w:sz="0" w:space="0" w:color="auto"/>
            <w:bottom w:val="none" w:sz="0" w:space="0" w:color="auto"/>
            <w:right w:val="none" w:sz="0" w:space="0" w:color="auto"/>
          </w:divBdr>
        </w:div>
        <w:div w:id="1713336060">
          <w:marLeft w:val="640"/>
          <w:marRight w:val="0"/>
          <w:marTop w:val="0"/>
          <w:marBottom w:val="0"/>
          <w:divBdr>
            <w:top w:val="none" w:sz="0" w:space="0" w:color="auto"/>
            <w:left w:val="none" w:sz="0" w:space="0" w:color="auto"/>
            <w:bottom w:val="none" w:sz="0" w:space="0" w:color="auto"/>
            <w:right w:val="none" w:sz="0" w:space="0" w:color="auto"/>
          </w:divBdr>
        </w:div>
        <w:div w:id="1709380371">
          <w:marLeft w:val="640"/>
          <w:marRight w:val="0"/>
          <w:marTop w:val="0"/>
          <w:marBottom w:val="0"/>
          <w:divBdr>
            <w:top w:val="none" w:sz="0" w:space="0" w:color="auto"/>
            <w:left w:val="none" w:sz="0" w:space="0" w:color="auto"/>
            <w:bottom w:val="none" w:sz="0" w:space="0" w:color="auto"/>
            <w:right w:val="none" w:sz="0" w:space="0" w:color="auto"/>
          </w:divBdr>
        </w:div>
        <w:div w:id="1277131480">
          <w:marLeft w:val="640"/>
          <w:marRight w:val="0"/>
          <w:marTop w:val="0"/>
          <w:marBottom w:val="0"/>
          <w:divBdr>
            <w:top w:val="none" w:sz="0" w:space="0" w:color="auto"/>
            <w:left w:val="none" w:sz="0" w:space="0" w:color="auto"/>
            <w:bottom w:val="none" w:sz="0" w:space="0" w:color="auto"/>
            <w:right w:val="none" w:sz="0" w:space="0" w:color="auto"/>
          </w:divBdr>
        </w:div>
        <w:div w:id="1407534920">
          <w:marLeft w:val="640"/>
          <w:marRight w:val="0"/>
          <w:marTop w:val="0"/>
          <w:marBottom w:val="0"/>
          <w:divBdr>
            <w:top w:val="none" w:sz="0" w:space="0" w:color="auto"/>
            <w:left w:val="none" w:sz="0" w:space="0" w:color="auto"/>
            <w:bottom w:val="none" w:sz="0" w:space="0" w:color="auto"/>
            <w:right w:val="none" w:sz="0" w:space="0" w:color="auto"/>
          </w:divBdr>
        </w:div>
        <w:div w:id="720715715">
          <w:marLeft w:val="640"/>
          <w:marRight w:val="0"/>
          <w:marTop w:val="0"/>
          <w:marBottom w:val="0"/>
          <w:divBdr>
            <w:top w:val="none" w:sz="0" w:space="0" w:color="auto"/>
            <w:left w:val="none" w:sz="0" w:space="0" w:color="auto"/>
            <w:bottom w:val="none" w:sz="0" w:space="0" w:color="auto"/>
            <w:right w:val="none" w:sz="0" w:space="0" w:color="auto"/>
          </w:divBdr>
        </w:div>
        <w:div w:id="926771120">
          <w:marLeft w:val="640"/>
          <w:marRight w:val="0"/>
          <w:marTop w:val="0"/>
          <w:marBottom w:val="0"/>
          <w:divBdr>
            <w:top w:val="none" w:sz="0" w:space="0" w:color="auto"/>
            <w:left w:val="none" w:sz="0" w:space="0" w:color="auto"/>
            <w:bottom w:val="none" w:sz="0" w:space="0" w:color="auto"/>
            <w:right w:val="none" w:sz="0" w:space="0" w:color="auto"/>
          </w:divBdr>
        </w:div>
        <w:div w:id="1922254423">
          <w:marLeft w:val="640"/>
          <w:marRight w:val="0"/>
          <w:marTop w:val="0"/>
          <w:marBottom w:val="0"/>
          <w:divBdr>
            <w:top w:val="none" w:sz="0" w:space="0" w:color="auto"/>
            <w:left w:val="none" w:sz="0" w:space="0" w:color="auto"/>
            <w:bottom w:val="none" w:sz="0" w:space="0" w:color="auto"/>
            <w:right w:val="none" w:sz="0" w:space="0" w:color="auto"/>
          </w:divBdr>
        </w:div>
        <w:div w:id="297953552">
          <w:marLeft w:val="640"/>
          <w:marRight w:val="0"/>
          <w:marTop w:val="0"/>
          <w:marBottom w:val="0"/>
          <w:divBdr>
            <w:top w:val="none" w:sz="0" w:space="0" w:color="auto"/>
            <w:left w:val="none" w:sz="0" w:space="0" w:color="auto"/>
            <w:bottom w:val="none" w:sz="0" w:space="0" w:color="auto"/>
            <w:right w:val="none" w:sz="0" w:space="0" w:color="auto"/>
          </w:divBdr>
        </w:div>
        <w:div w:id="1077828152">
          <w:marLeft w:val="640"/>
          <w:marRight w:val="0"/>
          <w:marTop w:val="0"/>
          <w:marBottom w:val="0"/>
          <w:divBdr>
            <w:top w:val="none" w:sz="0" w:space="0" w:color="auto"/>
            <w:left w:val="none" w:sz="0" w:space="0" w:color="auto"/>
            <w:bottom w:val="none" w:sz="0" w:space="0" w:color="auto"/>
            <w:right w:val="none" w:sz="0" w:space="0" w:color="auto"/>
          </w:divBdr>
        </w:div>
        <w:div w:id="891699424">
          <w:marLeft w:val="640"/>
          <w:marRight w:val="0"/>
          <w:marTop w:val="0"/>
          <w:marBottom w:val="0"/>
          <w:divBdr>
            <w:top w:val="none" w:sz="0" w:space="0" w:color="auto"/>
            <w:left w:val="none" w:sz="0" w:space="0" w:color="auto"/>
            <w:bottom w:val="none" w:sz="0" w:space="0" w:color="auto"/>
            <w:right w:val="none" w:sz="0" w:space="0" w:color="auto"/>
          </w:divBdr>
        </w:div>
        <w:div w:id="1745643370">
          <w:marLeft w:val="640"/>
          <w:marRight w:val="0"/>
          <w:marTop w:val="0"/>
          <w:marBottom w:val="0"/>
          <w:divBdr>
            <w:top w:val="none" w:sz="0" w:space="0" w:color="auto"/>
            <w:left w:val="none" w:sz="0" w:space="0" w:color="auto"/>
            <w:bottom w:val="none" w:sz="0" w:space="0" w:color="auto"/>
            <w:right w:val="none" w:sz="0" w:space="0" w:color="auto"/>
          </w:divBdr>
        </w:div>
        <w:div w:id="1711615045">
          <w:marLeft w:val="640"/>
          <w:marRight w:val="0"/>
          <w:marTop w:val="0"/>
          <w:marBottom w:val="0"/>
          <w:divBdr>
            <w:top w:val="none" w:sz="0" w:space="0" w:color="auto"/>
            <w:left w:val="none" w:sz="0" w:space="0" w:color="auto"/>
            <w:bottom w:val="none" w:sz="0" w:space="0" w:color="auto"/>
            <w:right w:val="none" w:sz="0" w:space="0" w:color="auto"/>
          </w:divBdr>
        </w:div>
        <w:div w:id="1993678785">
          <w:marLeft w:val="640"/>
          <w:marRight w:val="0"/>
          <w:marTop w:val="0"/>
          <w:marBottom w:val="0"/>
          <w:divBdr>
            <w:top w:val="none" w:sz="0" w:space="0" w:color="auto"/>
            <w:left w:val="none" w:sz="0" w:space="0" w:color="auto"/>
            <w:bottom w:val="none" w:sz="0" w:space="0" w:color="auto"/>
            <w:right w:val="none" w:sz="0" w:space="0" w:color="auto"/>
          </w:divBdr>
        </w:div>
        <w:div w:id="1082222788">
          <w:marLeft w:val="640"/>
          <w:marRight w:val="0"/>
          <w:marTop w:val="0"/>
          <w:marBottom w:val="0"/>
          <w:divBdr>
            <w:top w:val="none" w:sz="0" w:space="0" w:color="auto"/>
            <w:left w:val="none" w:sz="0" w:space="0" w:color="auto"/>
            <w:bottom w:val="none" w:sz="0" w:space="0" w:color="auto"/>
            <w:right w:val="none" w:sz="0" w:space="0" w:color="auto"/>
          </w:divBdr>
        </w:div>
        <w:div w:id="1395589258">
          <w:marLeft w:val="640"/>
          <w:marRight w:val="0"/>
          <w:marTop w:val="0"/>
          <w:marBottom w:val="0"/>
          <w:divBdr>
            <w:top w:val="none" w:sz="0" w:space="0" w:color="auto"/>
            <w:left w:val="none" w:sz="0" w:space="0" w:color="auto"/>
            <w:bottom w:val="none" w:sz="0" w:space="0" w:color="auto"/>
            <w:right w:val="none" w:sz="0" w:space="0" w:color="auto"/>
          </w:divBdr>
        </w:div>
        <w:div w:id="961349175">
          <w:marLeft w:val="640"/>
          <w:marRight w:val="0"/>
          <w:marTop w:val="0"/>
          <w:marBottom w:val="0"/>
          <w:divBdr>
            <w:top w:val="none" w:sz="0" w:space="0" w:color="auto"/>
            <w:left w:val="none" w:sz="0" w:space="0" w:color="auto"/>
            <w:bottom w:val="none" w:sz="0" w:space="0" w:color="auto"/>
            <w:right w:val="none" w:sz="0" w:space="0" w:color="auto"/>
          </w:divBdr>
        </w:div>
        <w:div w:id="131871608">
          <w:marLeft w:val="640"/>
          <w:marRight w:val="0"/>
          <w:marTop w:val="0"/>
          <w:marBottom w:val="0"/>
          <w:divBdr>
            <w:top w:val="none" w:sz="0" w:space="0" w:color="auto"/>
            <w:left w:val="none" w:sz="0" w:space="0" w:color="auto"/>
            <w:bottom w:val="none" w:sz="0" w:space="0" w:color="auto"/>
            <w:right w:val="none" w:sz="0" w:space="0" w:color="auto"/>
          </w:divBdr>
        </w:div>
        <w:div w:id="407044593">
          <w:marLeft w:val="640"/>
          <w:marRight w:val="0"/>
          <w:marTop w:val="0"/>
          <w:marBottom w:val="0"/>
          <w:divBdr>
            <w:top w:val="none" w:sz="0" w:space="0" w:color="auto"/>
            <w:left w:val="none" w:sz="0" w:space="0" w:color="auto"/>
            <w:bottom w:val="none" w:sz="0" w:space="0" w:color="auto"/>
            <w:right w:val="none" w:sz="0" w:space="0" w:color="auto"/>
          </w:divBdr>
        </w:div>
        <w:div w:id="2036810327">
          <w:marLeft w:val="640"/>
          <w:marRight w:val="0"/>
          <w:marTop w:val="0"/>
          <w:marBottom w:val="0"/>
          <w:divBdr>
            <w:top w:val="none" w:sz="0" w:space="0" w:color="auto"/>
            <w:left w:val="none" w:sz="0" w:space="0" w:color="auto"/>
            <w:bottom w:val="none" w:sz="0" w:space="0" w:color="auto"/>
            <w:right w:val="none" w:sz="0" w:space="0" w:color="auto"/>
          </w:divBdr>
        </w:div>
        <w:div w:id="636225775">
          <w:marLeft w:val="640"/>
          <w:marRight w:val="0"/>
          <w:marTop w:val="0"/>
          <w:marBottom w:val="0"/>
          <w:divBdr>
            <w:top w:val="none" w:sz="0" w:space="0" w:color="auto"/>
            <w:left w:val="none" w:sz="0" w:space="0" w:color="auto"/>
            <w:bottom w:val="none" w:sz="0" w:space="0" w:color="auto"/>
            <w:right w:val="none" w:sz="0" w:space="0" w:color="auto"/>
          </w:divBdr>
        </w:div>
        <w:div w:id="1317151155">
          <w:marLeft w:val="640"/>
          <w:marRight w:val="0"/>
          <w:marTop w:val="0"/>
          <w:marBottom w:val="0"/>
          <w:divBdr>
            <w:top w:val="none" w:sz="0" w:space="0" w:color="auto"/>
            <w:left w:val="none" w:sz="0" w:space="0" w:color="auto"/>
            <w:bottom w:val="none" w:sz="0" w:space="0" w:color="auto"/>
            <w:right w:val="none" w:sz="0" w:space="0" w:color="auto"/>
          </w:divBdr>
        </w:div>
        <w:div w:id="1459836506">
          <w:marLeft w:val="640"/>
          <w:marRight w:val="0"/>
          <w:marTop w:val="0"/>
          <w:marBottom w:val="0"/>
          <w:divBdr>
            <w:top w:val="none" w:sz="0" w:space="0" w:color="auto"/>
            <w:left w:val="none" w:sz="0" w:space="0" w:color="auto"/>
            <w:bottom w:val="none" w:sz="0" w:space="0" w:color="auto"/>
            <w:right w:val="none" w:sz="0" w:space="0" w:color="auto"/>
          </w:divBdr>
        </w:div>
        <w:div w:id="1771045246">
          <w:marLeft w:val="640"/>
          <w:marRight w:val="0"/>
          <w:marTop w:val="0"/>
          <w:marBottom w:val="0"/>
          <w:divBdr>
            <w:top w:val="none" w:sz="0" w:space="0" w:color="auto"/>
            <w:left w:val="none" w:sz="0" w:space="0" w:color="auto"/>
            <w:bottom w:val="none" w:sz="0" w:space="0" w:color="auto"/>
            <w:right w:val="none" w:sz="0" w:space="0" w:color="auto"/>
          </w:divBdr>
        </w:div>
        <w:div w:id="1415708891">
          <w:marLeft w:val="640"/>
          <w:marRight w:val="0"/>
          <w:marTop w:val="0"/>
          <w:marBottom w:val="0"/>
          <w:divBdr>
            <w:top w:val="none" w:sz="0" w:space="0" w:color="auto"/>
            <w:left w:val="none" w:sz="0" w:space="0" w:color="auto"/>
            <w:bottom w:val="none" w:sz="0" w:space="0" w:color="auto"/>
            <w:right w:val="none" w:sz="0" w:space="0" w:color="auto"/>
          </w:divBdr>
        </w:div>
        <w:div w:id="1606961966">
          <w:marLeft w:val="640"/>
          <w:marRight w:val="0"/>
          <w:marTop w:val="0"/>
          <w:marBottom w:val="0"/>
          <w:divBdr>
            <w:top w:val="none" w:sz="0" w:space="0" w:color="auto"/>
            <w:left w:val="none" w:sz="0" w:space="0" w:color="auto"/>
            <w:bottom w:val="none" w:sz="0" w:space="0" w:color="auto"/>
            <w:right w:val="none" w:sz="0" w:space="0" w:color="auto"/>
          </w:divBdr>
        </w:div>
        <w:div w:id="1082336332">
          <w:marLeft w:val="640"/>
          <w:marRight w:val="0"/>
          <w:marTop w:val="0"/>
          <w:marBottom w:val="0"/>
          <w:divBdr>
            <w:top w:val="none" w:sz="0" w:space="0" w:color="auto"/>
            <w:left w:val="none" w:sz="0" w:space="0" w:color="auto"/>
            <w:bottom w:val="none" w:sz="0" w:space="0" w:color="auto"/>
            <w:right w:val="none" w:sz="0" w:space="0" w:color="auto"/>
          </w:divBdr>
        </w:div>
        <w:div w:id="205486602">
          <w:marLeft w:val="640"/>
          <w:marRight w:val="0"/>
          <w:marTop w:val="0"/>
          <w:marBottom w:val="0"/>
          <w:divBdr>
            <w:top w:val="none" w:sz="0" w:space="0" w:color="auto"/>
            <w:left w:val="none" w:sz="0" w:space="0" w:color="auto"/>
            <w:bottom w:val="none" w:sz="0" w:space="0" w:color="auto"/>
            <w:right w:val="none" w:sz="0" w:space="0" w:color="auto"/>
          </w:divBdr>
        </w:div>
        <w:div w:id="243996389">
          <w:marLeft w:val="640"/>
          <w:marRight w:val="0"/>
          <w:marTop w:val="0"/>
          <w:marBottom w:val="0"/>
          <w:divBdr>
            <w:top w:val="none" w:sz="0" w:space="0" w:color="auto"/>
            <w:left w:val="none" w:sz="0" w:space="0" w:color="auto"/>
            <w:bottom w:val="none" w:sz="0" w:space="0" w:color="auto"/>
            <w:right w:val="none" w:sz="0" w:space="0" w:color="auto"/>
          </w:divBdr>
        </w:div>
        <w:div w:id="1560555484">
          <w:marLeft w:val="640"/>
          <w:marRight w:val="0"/>
          <w:marTop w:val="0"/>
          <w:marBottom w:val="0"/>
          <w:divBdr>
            <w:top w:val="none" w:sz="0" w:space="0" w:color="auto"/>
            <w:left w:val="none" w:sz="0" w:space="0" w:color="auto"/>
            <w:bottom w:val="none" w:sz="0" w:space="0" w:color="auto"/>
            <w:right w:val="none" w:sz="0" w:space="0" w:color="auto"/>
          </w:divBdr>
        </w:div>
        <w:div w:id="278266639">
          <w:marLeft w:val="640"/>
          <w:marRight w:val="0"/>
          <w:marTop w:val="0"/>
          <w:marBottom w:val="0"/>
          <w:divBdr>
            <w:top w:val="none" w:sz="0" w:space="0" w:color="auto"/>
            <w:left w:val="none" w:sz="0" w:space="0" w:color="auto"/>
            <w:bottom w:val="none" w:sz="0" w:space="0" w:color="auto"/>
            <w:right w:val="none" w:sz="0" w:space="0" w:color="auto"/>
          </w:divBdr>
        </w:div>
        <w:div w:id="1733190771">
          <w:marLeft w:val="640"/>
          <w:marRight w:val="0"/>
          <w:marTop w:val="0"/>
          <w:marBottom w:val="0"/>
          <w:divBdr>
            <w:top w:val="none" w:sz="0" w:space="0" w:color="auto"/>
            <w:left w:val="none" w:sz="0" w:space="0" w:color="auto"/>
            <w:bottom w:val="none" w:sz="0" w:space="0" w:color="auto"/>
            <w:right w:val="none" w:sz="0" w:space="0" w:color="auto"/>
          </w:divBdr>
        </w:div>
        <w:div w:id="1209683173">
          <w:marLeft w:val="640"/>
          <w:marRight w:val="0"/>
          <w:marTop w:val="0"/>
          <w:marBottom w:val="0"/>
          <w:divBdr>
            <w:top w:val="none" w:sz="0" w:space="0" w:color="auto"/>
            <w:left w:val="none" w:sz="0" w:space="0" w:color="auto"/>
            <w:bottom w:val="none" w:sz="0" w:space="0" w:color="auto"/>
            <w:right w:val="none" w:sz="0" w:space="0" w:color="auto"/>
          </w:divBdr>
        </w:div>
        <w:div w:id="213128544">
          <w:marLeft w:val="640"/>
          <w:marRight w:val="0"/>
          <w:marTop w:val="0"/>
          <w:marBottom w:val="0"/>
          <w:divBdr>
            <w:top w:val="none" w:sz="0" w:space="0" w:color="auto"/>
            <w:left w:val="none" w:sz="0" w:space="0" w:color="auto"/>
            <w:bottom w:val="none" w:sz="0" w:space="0" w:color="auto"/>
            <w:right w:val="none" w:sz="0" w:space="0" w:color="auto"/>
          </w:divBdr>
        </w:div>
        <w:div w:id="109936467">
          <w:marLeft w:val="640"/>
          <w:marRight w:val="0"/>
          <w:marTop w:val="0"/>
          <w:marBottom w:val="0"/>
          <w:divBdr>
            <w:top w:val="none" w:sz="0" w:space="0" w:color="auto"/>
            <w:left w:val="none" w:sz="0" w:space="0" w:color="auto"/>
            <w:bottom w:val="none" w:sz="0" w:space="0" w:color="auto"/>
            <w:right w:val="none" w:sz="0" w:space="0" w:color="auto"/>
          </w:divBdr>
        </w:div>
        <w:div w:id="856579308">
          <w:marLeft w:val="640"/>
          <w:marRight w:val="0"/>
          <w:marTop w:val="0"/>
          <w:marBottom w:val="0"/>
          <w:divBdr>
            <w:top w:val="none" w:sz="0" w:space="0" w:color="auto"/>
            <w:left w:val="none" w:sz="0" w:space="0" w:color="auto"/>
            <w:bottom w:val="none" w:sz="0" w:space="0" w:color="auto"/>
            <w:right w:val="none" w:sz="0" w:space="0" w:color="auto"/>
          </w:divBdr>
        </w:div>
        <w:div w:id="1952738399">
          <w:marLeft w:val="640"/>
          <w:marRight w:val="0"/>
          <w:marTop w:val="0"/>
          <w:marBottom w:val="0"/>
          <w:divBdr>
            <w:top w:val="none" w:sz="0" w:space="0" w:color="auto"/>
            <w:left w:val="none" w:sz="0" w:space="0" w:color="auto"/>
            <w:bottom w:val="none" w:sz="0" w:space="0" w:color="auto"/>
            <w:right w:val="none" w:sz="0" w:space="0" w:color="auto"/>
          </w:divBdr>
        </w:div>
        <w:div w:id="445546346">
          <w:marLeft w:val="640"/>
          <w:marRight w:val="0"/>
          <w:marTop w:val="0"/>
          <w:marBottom w:val="0"/>
          <w:divBdr>
            <w:top w:val="none" w:sz="0" w:space="0" w:color="auto"/>
            <w:left w:val="none" w:sz="0" w:space="0" w:color="auto"/>
            <w:bottom w:val="none" w:sz="0" w:space="0" w:color="auto"/>
            <w:right w:val="none" w:sz="0" w:space="0" w:color="auto"/>
          </w:divBdr>
        </w:div>
        <w:div w:id="1129858414">
          <w:marLeft w:val="640"/>
          <w:marRight w:val="0"/>
          <w:marTop w:val="0"/>
          <w:marBottom w:val="0"/>
          <w:divBdr>
            <w:top w:val="none" w:sz="0" w:space="0" w:color="auto"/>
            <w:left w:val="none" w:sz="0" w:space="0" w:color="auto"/>
            <w:bottom w:val="none" w:sz="0" w:space="0" w:color="auto"/>
            <w:right w:val="none" w:sz="0" w:space="0" w:color="auto"/>
          </w:divBdr>
        </w:div>
        <w:div w:id="611087956">
          <w:marLeft w:val="640"/>
          <w:marRight w:val="0"/>
          <w:marTop w:val="0"/>
          <w:marBottom w:val="0"/>
          <w:divBdr>
            <w:top w:val="none" w:sz="0" w:space="0" w:color="auto"/>
            <w:left w:val="none" w:sz="0" w:space="0" w:color="auto"/>
            <w:bottom w:val="none" w:sz="0" w:space="0" w:color="auto"/>
            <w:right w:val="none" w:sz="0" w:space="0" w:color="auto"/>
          </w:divBdr>
        </w:div>
        <w:div w:id="483736727">
          <w:marLeft w:val="640"/>
          <w:marRight w:val="0"/>
          <w:marTop w:val="0"/>
          <w:marBottom w:val="0"/>
          <w:divBdr>
            <w:top w:val="none" w:sz="0" w:space="0" w:color="auto"/>
            <w:left w:val="none" w:sz="0" w:space="0" w:color="auto"/>
            <w:bottom w:val="none" w:sz="0" w:space="0" w:color="auto"/>
            <w:right w:val="none" w:sz="0" w:space="0" w:color="auto"/>
          </w:divBdr>
        </w:div>
        <w:div w:id="165216303">
          <w:marLeft w:val="640"/>
          <w:marRight w:val="0"/>
          <w:marTop w:val="0"/>
          <w:marBottom w:val="0"/>
          <w:divBdr>
            <w:top w:val="none" w:sz="0" w:space="0" w:color="auto"/>
            <w:left w:val="none" w:sz="0" w:space="0" w:color="auto"/>
            <w:bottom w:val="none" w:sz="0" w:space="0" w:color="auto"/>
            <w:right w:val="none" w:sz="0" w:space="0" w:color="auto"/>
          </w:divBdr>
        </w:div>
        <w:div w:id="440104056">
          <w:marLeft w:val="640"/>
          <w:marRight w:val="0"/>
          <w:marTop w:val="0"/>
          <w:marBottom w:val="0"/>
          <w:divBdr>
            <w:top w:val="none" w:sz="0" w:space="0" w:color="auto"/>
            <w:left w:val="none" w:sz="0" w:space="0" w:color="auto"/>
            <w:bottom w:val="none" w:sz="0" w:space="0" w:color="auto"/>
            <w:right w:val="none" w:sz="0" w:space="0" w:color="auto"/>
          </w:divBdr>
        </w:div>
        <w:div w:id="1256982382">
          <w:marLeft w:val="640"/>
          <w:marRight w:val="0"/>
          <w:marTop w:val="0"/>
          <w:marBottom w:val="0"/>
          <w:divBdr>
            <w:top w:val="none" w:sz="0" w:space="0" w:color="auto"/>
            <w:left w:val="none" w:sz="0" w:space="0" w:color="auto"/>
            <w:bottom w:val="none" w:sz="0" w:space="0" w:color="auto"/>
            <w:right w:val="none" w:sz="0" w:space="0" w:color="auto"/>
          </w:divBdr>
        </w:div>
        <w:div w:id="112679323">
          <w:marLeft w:val="640"/>
          <w:marRight w:val="0"/>
          <w:marTop w:val="0"/>
          <w:marBottom w:val="0"/>
          <w:divBdr>
            <w:top w:val="none" w:sz="0" w:space="0" w:color="auto"/>
            <w:left w:val="none" w:sz="0" w:space="0" w:color="auto"/>
            <w:bottom w:val="none" w:sz="0" w:space="0" w:color="auto"/>
            <w:right w:val="none" w:sz="0" w:space="0" w:color="auto"/>
          </w:divBdr>
        </w:div>
        <w:div w:id="948851675">
          <w:marLeft w:val="640"/>
          <w:marRight w:val="0"/>
          <w:marTop w:val="0"/>
          <w:marBottom w:val="0"/>
          <w:divBdr>
            <w:top w:val="none" w:sz="0" w:space="0" w:color="auto"/>
            <w:left w:val="none" w:sz="0" w:space="0" w:color="auto"/>
            <w:bottom w:val="none" w:sz="0" w:space="0" w:color="auto"/>
            <w:right w:val="none" w:sz="0" w:space="0" w:color="auto"/>
          </w:divBdr>
        </w:div>
        <w:div w:id="384524603">
          <w:marLeft w:val="640"/>
          <w:marRight w:val="0"/>
          <w:marTop w:val="0"/>
          <w:marBottom w:val="0"/>
          <w:divBdr>
            <w:top w:val="none" w:sz="0" w:space="0" w:color="auto"/>
            <w:left w:val="none" w:sz="0" w:space="0" w:color="auto"/>
            <w:bottom w:val="none" w:sz="0" w:space="0" w:color="auto"/>
            <w:right w:val="none" w:sz="0" w:space="0" w:color="auto"/>
          </w:divBdr>
        </w:div>
        <w:div w:id="1159275030">
          <w:marLeft w:val="640"/>
          <w:marRight w:val="0"/>
          <w:marTop w:val="0"/>
          <w:marBottom w:val="0"/>
          <w:divBdr>
            <w:top w:val="none" w:sz="0" w:space="0" w:color="auto"/>
            <w:left w:val="none" w:sz="0" w:space="0" w:color="auto"/>
            <w:bottom w:val="none" w:sz="0" w:space="0" w:color="auto"/>
            <w:right w:val="none" w:sz="0" w:space="0" w:color="auto"/>
          </w:divBdr>
        </w:div>
        <w:div w:id="823157295">
          <w:marLeft w:val="640"/>
          <w:marRight w:val="0"/>
          <w:marTop w:val="0"/>
          <w:marBottom w:val="0"/>
          <w:divBdr>
            <w:top w:val="none" w:sz="0" w:space="0" w:color="auto"/>
            <w:left w:val="none" w:sz="0" w:space="0" w:color="auto"/>
            <w:bottom w:val="none" w:sz="0" w:space="0" w:color="auto"/>
            <w:right w:val="none" w:sz="0" w:space="0" w:color="auto"/>
          </w:divBdr>
        </w:div>
        <w:div w:id="992418350">
          <w:marLeft w:val="640"/>
          <w:marRight w:val="0"/>
          <w:marTop w:val="0"/>
          <w:marBottom w:val="0"/>
          <w:divBdr>
            <w:top w:val="none" w:sz="0" w:space="0" w:color="auto"/>
            <w:left w:val="none" w:sz="0" w:space="0" w:color="auto"/>
            <w:bottom w:val="none" w:sz="0" w:space="0" w:color="auto"/>
            <w:right w:val="none" w:sz="0" w:space="0" w:color="auto"/>
          </w:divBdr>
        </w:div>
        <w:div w:id="2012876548">
          <w:marLeft w:val="640"/>
          <w:marRight w:val="0"/>
          <w:marTop w:val="0"/>
          <w:marBottom w:val="0"/>
          <w:divBdr>
            <w:top w:val="none" w:sz="0" w:space="0" w:color="auto"/>
            <w:left w:val="none" w:sz="0" w:space="0" w:color="auto"/>
            <w:bottom w:val="none" w:sz="0" w:space="0" w:color="auto"/>
            <w:right w:val="none" w:sz="0" w:space="0" w:color="auto"/>
          </w:divBdr>
        </w:div>
        <w:div w:id="150175472">
          <w:marLeft w:val="640"/>
          <w:marRight w:val="0"/>
          <w:marTop w:val="0"/>
          <w:marBottom w:val="0"/>
          <w:divBdr>
            <w:top w:val="none" w:sz="0" w:space="0" w:color="auto"/>
            <w:left w:val="none" w:sz="0" w:space="0" w:color="auto"/>
            <w:bottom w:val="none" w:sz="0" w:space="0" w:color="auto"/>
            <w:right w:val="none" w:sz="0" w:space="0" w:color="auto"/>
          </w:divBdr>
        </w:div>
        <w:div w:id="1998993950">
          <w:marLeft w:val="640"/>
          <w:marRight w:val="0"/>
          <w:marTop w:val="0"/>
          <w:marBottom w:val="0"/>
          <w:divBdr>
            <w:top w:val="none" w:sz="0" w:space="0" w:color="auto"/>
            <w:left w:val="none" w:sz="0" w:space="0" w:color="auto"/>
            <w:bottom w:val="none" w:sz="0" w:space="0" w:color="auto"/>
            <w:right w:val="none" w:sz="0" w:space="0" w:color="auto"/>
          </w:divBdr>
        </w:div>
        <w:div w:id="448354735">
          <w:marLeft w:val="640"/>
          <w:marRight w:val="0"/>
          <w:marTop w:val="0"/>
          <w:marBottom w:val="0"/>
          <w:divBdr>
            <w:top w:val="none" w:sz="0" w:space="0" w:color="auto"/>
            <w:left w:val="none" w:sz="0" w:space="0" w:color="auto"/>
            <w:bottom w:val="none" w:sz="0" w:space="0" w:color="auto"/>
            <w:right w:val="none" w:sz="0" w:space="0" w:color="auto"/>
          </w:divBdr>
        </w:div>
        <w:div w:id="941691770">
          <w:marLeft w:val="640"/>
          <w:marRight w:val="0"/>
          <w:marTop w:val="0"/>
          <w:marBottom w:val="0"/>
          <w:divBdr>
            <w:top w:val="none" w:sz="0" w:space="0" w:color="auto"/>
            <w:left w:val="none" w:sz="0" w:space="0" w:color="auto"/>
            <w:bottom w:val="none" w:sz="0" w:space="0" w:color="auto"/>
            <w:right w:val="none" w:sz="0" w:space="0" w:color="auto"/>
          </w:divBdr>
        </w:div>
        <w:div w:id="1024403485">
          <w:marLeft w:val="640"/>
          <w:marRight w:val="0"/>
          <w:marTop w:val="0"/>
          <w:marBottom w:val="0"/>
          <w:divBdr>
            <w:top w:val="none" w:sz="0" w:space="0" w:color="auto"/>
            <w:left w:val="none" w:sz="0" w:space="0" w:color="auto"/>
            <w:bottom w:val="none" w:sz="0" w:space="0" w:color="auto"/>
            <w:right w:val="none" w:sz="0" w:space="0" w:color="auto"/>
          </w:divBdr>
        </w:div>
        <w:div w:id="1853032764">
          <w:marLeft w:val="640"/>
          <w:marRight w:val="0"/>
          <w:marTop w:val="0"/>
          <w:marBottom w:val="0"/>
          <w:divBdr>
            <w:top w:val="none" w:sz="0" w:space="0" w:color="auto"/>
            <w:left w:val="none" w:sz="0" w:space="0" w:color="auto"/>
            <w:bottom w:val="none" w:sz="0" w:space="0" w:color="auto"/>
            <w:right w:val="none" w:sz="0" w:space="0" w:color="auto"/>
          </w:divBdr>
        </w:div>
        <w:div w:id="1360397511">
          <w:marLeft w:val="640"/>
          <w:marRight w:val="0"/>
          <w:marTop w:val="0"/>
          <w:marBottom w:val="0"/>
          <w:divBdr>
            <w:top w:val="none" w:sz="0" w:space="0" w:color="auto"/>
            <w:left w:val="none" w:sz="0" w:space="0" w:color="auto"/>
            <w:bottom w:val="none" w:sz="0" w:space="0" w:color="auto"/>
            <w:right w:val="none" w:sz="0" w:space="0" w:color="auto"/>
          </w:divBdr>
        </w:div>
        <w:div w:id="1148550829">
          <w:marLeft w:val="640"/>
          <w:marRight w:val="0"/>
          <w:marTop w:val="0"/>
          <w:marBottom w:val="0"/>
          <w:divBdr>
            <w:top w:val="none" w:sz="0" w:space="0" w:color="auto"/>
            <w:left w:val="none" w:sz="0" w:space="0" w:color="auto"/>
            <w:bottom w:val="none" w:sz="0" w:space="0" w:color="auto"/>
            <w:right w:val="none" w:sz="0" w:space="0" w:color="auto"/>
          </w:divBdr>
        </w:div>
        <w:div w:id="1524442939">
          <w:marLeft w:val="640"/>
          <w:marRight w:val="0"/>
          <w:marTop w:val="0"/>
          <w:marBottom w:val="0"/>
          <w:divBdr>
            <w:top w:val="none" w:sz="0" w:space="0" w:color="auto"/>
            <w:left w:val="none" w:sz="0" w:space="0" w:color="auto"/>
            <w:bottom w:val="none" w:sz="0" w:space="0" w:color="auto"/>
            <w:right w:val="none" w:sz="0" w:space="0" w:color="auto"/>
          </w:divBdr>
        </w:div>
        <w:div w:id="391730217">
          <w:marLeft w:val="640"/>
          <w:marRight w:val="0"/>
          <w:marTop w:val="0"/>
          <w:marBottom w:val="0"/>
          <w:divBdr>
            <w:top w:val="none" w:sz="0" w:space="0" w:color="auto"/>
            <w:left w:val="none" w:sz="0" w:space="0" w:color="auto"/>
            <w:bottom w:val="none" w:sz="0" w:space="0" w:color="auto"/>
            <w:right w:val="none" w:sz="0" w:space="0" w:color="auto"/>
          </w:divBdr>
        </w:div>
        <w:div w:id="1414429765">
          <w:marLeft w:val="640"/>
          <w:marRight w:val="0"/>
          <w:marTop w:val="0"/>
          <w:marBottom w:val="0"/>
          <w:divBdr>
            <w:top w:val="none" w:sz="0" w:space="0" w:color="auto"/>
            <w:left w:val="none" w:sz="0" w:space="0" w:color="auto"/>
            <w:bottom w:val="none" w:sz="0" w:space="0" w:color="auto"/>
            <w:right w:val="none" w:sz="0" w:space="0" w:color="auto"/>
          </w:divBdr>
        </w:div>
        <w:div w:id="290285476">
          <w:marLeft w:val="640"/>
          <w:marRight w:val="0"/>
          <w:marTop w:val="0"/>
          <w:marBottom w:val="0"/>
          <w:divBdr>
            <w:top w:val="none" w:sz="0" w:space="0" w:color="auto"/>
            <w:left w:val="none" w:sz="0" w:space="0" w:color="auto"/>
            <w:bottom w:val="none" w:sz="0" w:space="0" w:color="auto"/>
            <w:right w:val="none" w:sz="0" w:space="0" w:color="auto"/>
          </w:divBdr>
        </w:div>
        <w:div w:id="689188771">
          <w:marLeft w:val="640"/>
          <w:marRight w:val="0"/>
          <w:marTop w:val="0"/>
          <w:marBottom w:val="0"/>
          <w:divBdr>
            <w:top w:val="none" w:sz="0" w:space="0" w:color="auto"/>
            <w:left w:val="none" w:sz="0" w:space="0" w:color="auto"/>
            <w:bottom w:val="none" w:sz="0" w:space="0" w:color="auto"/>
            <w:right w:val="none" w:sz="0" w:space="0" w:color="auto"/>
          </w:divBdr>
        </w:div>
        <w:div w:id="298145373">
          <w:marLeft w:val="640"/>
          <w:marRight w:val="0"/>
          <w:marTop w:val="0"/>
          <w:marBottom w:val="0"/>
          <w:divBdr>
            <w:top w:val="none" w:sz="0" w:space="0" w:color="auto"/>
            <w:left w:val="none" w:sz="0" w:space="0" w:color="auto"/>
            <w:bottom w:val="none" w:sz="0" w:space="0" w:color="auto"/>
            <w:right w:val="none" w:sz="0" w:space="0" w:color="auto"/>
          </w:divBdr>
        </w:div>
        <w:div w:id="1536649286">
          <w:marLeft w:val="640"/>
          <w:marRight w:val="0"/>
          <w:marTop w:val="0"/>
          <w:marBottom w:val="0"/>
          <w:divBdr>
            <w:top w:val="none" w:sz="0" w:space="0" w:color="auto"/>
            <w:left w:val="none" w:sz="0" w:space="0" w:color="auto"/>
            <w:bottom w:val="none" w:sz="0" w:space="0" w:color="auto"/>
            <w:right w:val="none" w:sz="0" w:space="0" w:color="auto"/>
          </w:divBdr>
        </w:div>
      </w:divsChild>
    </w:div>
    <w:div w:id="1563561883">
      <w:bodyDiv w:val="1"/>
      <w:marLeft w:val="0"/>
      <w:marRight w:val="0"/>
      <w:marTop w:val="0"/>
      <w:marBottom w:val="0"/>
      <w:divBdr>
        <w:top w:val="none" w:sz="0" w:space="0" w:color="auto"/>
        <w:left w:val="none" w:sz="0" w:space="0" w:color="auto"/>
        <w:bottom w:val="none" w:sz="0" w:space="0" w:color="auto"/>
        <w:right w:val="none" w:sz="0" w:space="0" w:color="auto"/>
      </w:divBdr>
      <w:divsChild>
        <w:div w:id="9141709">
          <w:marLeft w:val="640"/>
          <w:marRight w:val="0"/>
          <w:marTop w:val="0"/>
          <w:marBottom w:val="0"/>
          <w:divBdr>
            <w:top w:val="none" w:sz="0" w:space="0" w:color="auto"/>
            <w:left w:val="none" w:sz="0" w:space="0" w:color="auto"/>
            <w:bottom w:val="none" w:sz="0" w:space="0" w:color="auto"/>
            <w:right w:val="none" w:sz="0" w:space="0" w:color="auto"/>
          </w:divBdr>
        </w:div>
        <w:div w:id="31418121">
          <w:marLeft w:val="640"/>
          <w:marRight w:val="0"/>
          <w:marTop w:val="0"/>
          <w:marBottom w:val="0"/>
          <w:divBdr>
            <w:top w:val="none" w:sz="0" w:space="0" w:color="auto"/>
            <w:left w:val="none" w:sz="0" w:space="0" w:color="auto"/>
            <w:bottom w:val="none" w:sz="0" w:space="0" w:color="auto"/>
            <w:right w:val="none" w:sz="0" w:space="0" w:color="auto"/>
          </w:divBdr>
        </w:div>
        <w:div w:id="52975527">
          <w:marLeft w:val="640"/>
          <w:marRight w:val="0"/>
          <w:marTop w:val="0"/>
          <w:marBottom w:val="0"/>
          <w:divBdr>
            <w:top w:val="none" w:sz="0" w:space="0" w:color="auto"/>
            <w:left w:val="none" w:sz="0" w:space="0" w:color="auto"/>
            <w:bottom w:val="none" w:sz="0" w:space="0" w:color="auto"/>
            <w:right w:val="none" w:sz="0" w:space="0" w:color="auto"/>
          </w:divBdr>
        </w:div>
        <w:div w:id="56436524">
          <w:marLeft w:val="640"/>
          <w:marRight w:val="0"/>
          <w:marTop w:val="0"/>
          <w:marBottom w:val="0"/>
          <w:divBdr>
            <w:top w:val="none" w:sz="0" w:space="0" w:color="auto"/>
            <w:left w:val="none" w:sz="0" w:space="0" w:color="auto"/>
            <w:bottom w:val="none" w:sz="0" w:space="0" w:color="auto"/>
            <w:right w:val="none" w:sz="0" w:space="0" w:color="auto"/>
          </w:divBdr>
        </w:div>
        <w:div w:id="64450666">
          <w:marLeft w:val="640"/>
          <w:marRight w:val="0"/>
          <w:marTop w:val="0"/>
          <w:marBottom w:val="0"/>
          <w:divBdr>
            <w:top w:val="none" w:sz="0" w:space="0" w:color="auto"/>
            <w:left w:val="none" w:sz="0" w:space="0" w:color="auto"/>
            <w:bottom w:val="none" w:sz="0" w:space="0" w:color="auto"/>
            <w:right w:val="none" w:sz="0" w:space="0" w:color="auto"/>
          </w:divBdr>
        </w:div>
        <w:div w:id="92632047">
          <w:marLeft w:val="640"/>
          <w:marRight w:val="0"/>
          <w:marTop w:val="0"/>
          <w:marBottom w:val="0"/>
          <w:divBdr>
            <w:top w:val="none" w:sz="0" w:space="0" w:color="auto"/>
            <w:left w:val="none" w:sz="0" w:space="0" w:color="auto"/>
            <w:bottom w:val="none" w:sz="0" w:space="0" w:color="auto"/>
            <w:right w:val="none" w:sz="0" w:space="0" w:color="auto"/>
          </w:divBdr>
        </w:div>
        <w:div w:id="105544010">
          <w:marLeft w:val="640"/>
          <w:marRight w:val="0"/>
          <w:marTop w:val="0"/>
          <w:marBottom w:val="0"/>
          <w:divBdr>
            <w:top w:val="none" w:sz="0" w:space="0" w:color="auto"/>
            <w:left w:val="none" w:sz="0" w:space="0" w:color="auto"/>
            <w:bottom w:val="none" w:sz="0" w:space="0" w:color="auto"/>
            <w:right w:val="none" w:sz="0" w:space="0" w:color="auto"/>
          </w:divBdr>
        </w:div>
        <w:div w:id="196430897">
          <w:marLeft w:val="640"/>
          <w:marRight w:val="0"/>
          <w:marTop w:val="0"/>
          <w:marBottom w:val="0"/>
          <w:divBdr>
            <w:top w:val="none" w:sz="0" w:space="0" w:color="auto"/>
            <w:left w:val="none" w:sz="0" w:space="0" w:color="auto"/>
            <w:bottom w:val="none" w:sz="0" w:space="0" w:color="auto"/>
            <w:right w:val="none" w:sz="0" w:space="0" w:color="auto"/>
          </w:divBdr>
        </w:div>
        <w:div w:id="215167306">
          <w:marLeft w:val="640"/>
          <w:marRight w:val="0"/>
          <w:marTop w:val="0"/>
          <w:marBottom w:val="0"/>
          <w:divBdr>
            <w:top w:val="none" w:sz="0" w:space="0" w:color="auto"/>
            <w:left w:val="none" w:sz="0" w:space="0" w:color="auto"/>
            <w:bottom w:val="none" w:sz="0" w:space="0" w:color="auto"/>
            <w:right w:val="none" w:sz="0" w:space="0" w:color="auto"/>
          </w:divBdr>
        </w:div>
        <w:div w:id="246964123">
          <w:marLeft w:val="640"/>
          <w:marRight w:val="0"/>
          <w:marTop w:val="0"/>
          <w:marBottom w:val="0"/>
          <w:divBdr>
            <w:top w:val="none" w:sz="0" w:space="0" w:color="auto"/>
            <w:left w:val="none" w:sz="0" w:space="0" w:color="auto"/>
            <w:bottom w:val="none" w:sz="0" w:space="0" w:color="auto"/>
            <w:right w:val="none" w:sz="0" w:space="0" w:color="auto"/>
          </w:divBdr>
        </w:div>
        <w:div w:id="263850536">
          <w:marLeft w:val="640"/>
          <w:marRight w:val="0"/>
          <w:marTop w:val="0"/>
          <w:marBottom w:val="0"/>
          <w:divBdr>
            <w:top w:val="none" w:sz="0" w:space="0" w:color="auto"/>
            <w:left w:val="none" w:sz="0" w:space="0" w:color="auto"/>
            <w:bottom w:val="none" w:sz="0" w:space="0" w:color="auto"/>
            <w:right w:val="none" w:sz="0" w:space="0" w:color="auto"/>
          </w:divBdr>
        </w:div>
        <w:div w:id="282805066">
          <w:marLeft w:val="640"/>
          <w:marRight w:val="0"/>
          <w:marTop w:val="0"/>
          <w:marBottom w:val="0"/>
          <w:divBdr>
            <w:top w:val="none" w:sz="0" w:space="0" w:color="auto"/>
            <w:left w:val="none" w:sz="0" w:space="0" w:color="auto"/>
            <w:bottom w:val="none" w:sz="0" w:space="0" w:color="auto"/>
            <w:right w:val="none" w:sz="0" w:space="0" w:color="auto"/>
          </w:divBdr>
        </w:div>
        <w:div w:id="294724952">
          <w:marLeft w:val="640"/>
          <w:marRight w:val="0"/>
          <w:marTop w:val="0"/>
          <w:marBottom w:val="0"/>
          <w:divBdr>
            <w:top w:val="none" w:sz="0" w:space="0" w:color="auto"/>
            <w:left w:val="none" w:sz="0" w:space="0" w:color="auto"/>
            <w:bottom w:val="none" w:sz="0" w:space="0" w:color="auto"/>
            <w:right w:val="none" w:sz="0" w:space="0" w:color="auto"/>
          </w:divBdr>
        </w:div>
        <w:div w:id="520827135">
          <w:marLeft w:val="640"/>
          <w:marRight w:val="0"/>
          <w:marTop w:val="0"/>
          <w:marBottom w:val="0"/>
          <w:divBdr>
            <w:top w:val="none" w:sz="0" w:space="0" w:color="auto"/>
            <w:left w:val="none" w:sz="0" w:space="0" w:color="auto"/>
            <w:bottom w:val="none" w:sz="0" w:space="0" w:color="auto"/>
            <w:right w:val="none" w:sz="0" w:space="0" w:color="auto"/>
          </w:divBdr>
        </w:div>
        <w:div w:id="610819304">
          <w:marLeft w:val="640"/>
          <w:marRight w:val="0"/>
          <w:marTop w:val="0"/>
          <w:marBottom w:val="0"/>
          <w:divBdr>
            <w:top w:val="none" w:sz="0" w:space="0" w:color="auto"/>
            <w:left w:val="none" w:sz="0" w:space="0" w:color="auto"/>
            <w:bottom w:val="none" w:sz="0" w:space="0" w:color="auto"/>
            <w:right w:val="none" w:sz="0" w:space="0" w:color="auto"/>
          </w:divBdr>
        </w:div>
        <w:div w:id="637297547">
          <w:marLeft w:val="640"/>
          <w:marRight w:val="0"/>
          <w:marTop w:val="0"/>
          <w:marBottom w:val="0"/>
          <w:divBdr>
            <w:top w:val="none" w:sz="0" w:space="0" w:color="auto"/>
            <w:left w:val="none" w:sz="0" w:space="0" w:color="auto"/>
            <w:bottom w:val="none" w:sz="0" w:space="0" w:color="auto"/>
            <w:right w:val="none" w:sz="0" w:space="0" w:color="auto"/>
          </w:divBdr>
        </w:div>
        <w:div w:id="699278695">
          <w:marLeft w:val="640"/>
          <w:marRight w:val="0"/>
          <w:marTop w:val="0"/>
          <w:marBottom w:val="0"/>
          <w:divBdr>
            <w:top w:val="none" w:sz="0" w:space="0" w:color="auto"/>
            <w:left w:val="none" w:sz="0" w:space="0" w:color="auto"/>
            <w:bottom w:val="none" w:sz="0" w:space="0" w:color="auto"/>
            <w:right w:val="none" w:sz="0" w:space="0" w:color="auto"/>
          </w:divBdr>
        </w:div>
        <w:div w:id="768618513">
          <w:marLeft w:val="640"/>
          <w:marRight w:val="0"/>
          <w:marTop w:val="0"/>
          <w:marBottom w:val="0"/>
          <w:divBdr>
            <w:top w:val="none" w:sz="0" w:space="0" w:color="auto"/>
            <w:left w:val="none" w:sz="0" w:space="0" w:color="auto"/>
            <w:bottom w:val="none" w:sz="0" w:space="0" w:color="auto"/>
            <w:right w:val="none" w:sz="0" w:space="0" w:color="auto"/>
          </w:divBdr>
        </w:div>
        <w:div w:id="807282532">
          <w:marLeft w:val="640"/>
          <w:marRight w:val="0"/>
          <w:marTop w:val="0"/>
          <w:marBottom w:val="0"/>
          <w:divBdr>
            <w:top w:val="none" w:sz="0" w:space="0" w:color="auto"/>
            <w:left w:val="none" w:sz="0" w:space="0" w:color="auto"/>
            <w:bottom w:val="none" w:sz="0" w:space="0" w:color="auto"/>
            <w:right w:val="none" w:sz="0" w:space="0" w:color="auto"/>
          </w:divBdr>
        </w:div>
        <w:div w:id="932669673">
          <w:marLeft w:val="640"/>
          <w:marRight w:val="0"/>
          <w:marTop w:val="0"/>
          <w:marBottom w:val="0"/>
          <w:divBdr>
            <w:top w:val="none" w:sz="0" w:space="0" w:color="auto"/>
            <w:left w:val="none" w:sz="0" w:space="0" w:color="auto"/>
            <w:bottom w:val="none" w:sz="0" w:space="0" w:color="auto"/>
            <w:right w:val="none" w:sz="0" w:space="0" w:color="auto"/>
          </w:divBdr>
        </w:div>
        <w:div w:id="954562448">
          <w:marLeft w:val="640"/>
          <w:marRight w:val="0"/>
          <w:marTop w:val="0"/>
          <w:marBottom w:val="0"/>
          <w:divBdr>
            <w:top w:val="none" w:sz="0" w:space="0" w:color="auto"/>
            <w:left w:val="none" w:sz="0" w:space="0" w:color="auto"/>
            <w:bottom w:val="none" w:sz="0" w:space="0" w:color="auto"/>
            <w:right w:val="none" w:sz="0" w:space="0" w:color="auto"/>
          </w:divBdr>
        </w:div>
        <w:div w:id="955597064">
          <w:marLeft w:val="640"/>
          <w:marRight w:val="0"/>
          <w:marTop w:val="0"/>
          <w:marBottom w:val="0"/>
          <w:divBdr>
            <w:top w:val="none" w:sz="0" w:space="0" w:color="auto"/>
            <w:left w:val="none" w:sz="0" w:space="0" w:color="auto"/>
            <w:bottom w:val="none" w:sz="0" w:space="0" w:color="auto"/>
            <w:right w:val="none" w:sz="0" w:space="0" w:color="auto"/>
          </w:divBdr>
        </w:div>
        <w:div w:id="969087754">
          <w:marLeft w:val="640"/>
          <w:marRight w:val="0"/>
          <w:marTop w:val="0"/>
          <w:marBottom w:val="0"/>
          <w:divBdr>
            <w:top w:val="none" w:sz="0" w:space="0" w:color="auto"/>
            <w:left w:val="none" w:sz="0" w:space="0" w:color="auto"/>
            <w:bottom w:val="none" w:sz="0" w:space="0" w:color="auto"/>
            <w:right w:val="none" w:sz="0" w:space="0" w:color="auto"/>
          </w:divBdr>
        </w:div>
        <w:div w:id="979654738">
          <w:marLeft w:val="640"/>
          <w:marRight w:val="0"/>
          <w:marTop w:val="0"/>
          <w:marBottom w:val="0"/>
          <w:divBdr>
            <w:top w:val="none" w:sz="0" w:space="0" w:color="auto"/>
            <w:left w:val="none" w:sz="0" w:space="0" w:color="auto"/>
            <w:bottom w:val="none" w:sz="0" w:space="0" w:color="auto"/>
            <w:right w:val="none" w:sz="0" w:space="0" w:color="auto"/>
          </w:divBdr>
        </w:div>
        <w:div w:id="980187493">
          <w:marLeft w:val="640"/>
          <w:marRight w:val="0"/>
          <w:marTop w:val="0"/>
          <w:marBottom w:val="0"/>
          <w:divBdr>
            <w:top w:val="none" w:sz="0" w:space="0" w:color="auto"/>
            <w:left w:val="none" w:sz="0" w:space="0" w:color="auto"/>
            <w:bottom w:val="none" w:sz="0" w:space="0" w:color="auto"/>
            <w:right w:val="none" w:sz="0" w:space="0" w:color="auto"/>
          </w:divBdr>
        </w:div>
        <w:div w:id="993336902">
          <w:marLeft w:val="640"/>
          <w:marRight w:val="0"/>
          <w:marTop w:val="0"/>
          <w:marBottom w:val="0"/>
          <w:divBdr>
            <w:top w:val="none" w:sz="0" w:space="0" w:color="auto"/>
            <w:left w:val="none" w:sz="0" w:space="0" w:color="auto"/>
            <w:bottom w:val="none" w:sz="0" w:space="0" w:color="auto"/>
            <w:right w:val="none" w:sz="0" w:space="0" w:color="auto"/>
          </w:divBdr>
        </w:div>
        <w:div w:id="1054306254">
          <w:marLeft w:val="640"/>
          <w:marRight w:val="0"/>
          <w:marTop w:val="0"/>
          <w:marBottom w:val="0"/>
          <w:divBdr>
            <w:top w:val="none" w:sz="0" w:space="0" w:color="auto"/>
            <w:left w:val="none" w:sz="0" w:space="0" w:color="auto"/>
            <w:bottom w:val="none" w:sz="0" w:space="0" w:color="auto"/>
            <w:right w:val="none" w:sz="0" w:space="0" w:color="auto"/>
          </w:divBdr>
        </w:div>
        <w:div w:id="1058556326">
          <w:marLeft w:val="640"/>
          <w:marRight w:val="0"/>
          <w:marTop w:val="0"/>
          <w:marBottom w:val="0"/>
          <w:divBdr>
            <w:top w:val="none" w:sz="0" w:space="0" w:color="auto"/>
            <w:left w:val="none" w:sz="0" w:space="0" w:color="auto"/>
            <w:bottom w:val="none" w:sz="0" w:space="0" w:color="auto"/>
            <w:right w:val="none" w:sz="0" w:space="0" w:color="auto"/>
          </w:divBdr>
        </w:div>
        <w:div w:id="1097486018">
          <w:marLeft w:val="640"/>
          <w:marRight w:val="0"/>
          <w:marTop w:val="0"/>
          <w:marBottom w:val="0"/>
          <w:divBdr>
            <w:top w:val="none" w:sz="0" w:space="0" w:color="auto"/>
            <w:left w:val="none" w:sz="0" w:space="0" w:color="auto"/>
            <w:bottom w:val="none" w:sz="0" w:space="0" w:color="auto"/>
            <w:right w:val="none" w:sz="0" w:space="0" w:color="auto"/>
          </w:divBdr>
        </w:div>
        <w:div w:id="1139612708">
          <w:marLeft w:val="640"/>
          <w:marRight w:val="0"/>
          <w:marTop w:val="0"/>
          <w:marBottom w:val="0"/>
          <w:divBdr>
            <w:top w:val="none" w:sz="0" w:space="0" w:color="auto"/>
            <w:left w:val="none" w:sz="0" w:space="0" w:color="auto"/>
            <w:bottom w:val="none" w:sz="0" w:space="0" w:color="auto"/>
            <w:right w:val="none" w:sz="0" w:space="0" w:color="auto"/>
          </w:divBdr>
        </w:div>
        <w:div w:id="1199775121">
          <w:marLeft w:val="640"/>
          <w:marRight w:val="0"/>
          <w:marTop w:val="0"/>
          <w:marBottom w:val="0"/>
          <w:divBdr>
            <w:top w:val="none" w:sz="0" w:space="0" w:color="auto"/>
            <w:left w:val="none" w:sz="0" w:space="0" w:color="auto"/>
            <w:bottom w:val="none" w:sz="0" w:space="0" w:color="auto"/>
            <w:right w:val="none" w:sz="0" w:space="0" w:color="auto"/>
          </w:divBdr>
        </w:div>
        <w:div w:id="1201095143">
          <w:marLeft w:val="640"/>
          <w:marRight w:val="0"/>
          <w:marTop w:val="0"/>
          <w:marBottom w:val="0"/>
          <w:divBdr>
            <w:top w:val="none" w:sz="0" w:space="0" w:color="auto"/>
            <w:left w:val="none" w:sz="0" w:space="0" w:color="auto"/>
            <w:bottom w:val="none" w:sz="0" w:space="0" w:color="auto"/>
            <w:right w:val="none" w:sz="0" w:space="0" w:color="auto"/>
          </w:divBdr>
        </w:div>
        <w:div w:id="1222444923">
          <w:marLeft w:val="640"/>
          <w:marRight w:val="0"/>
          <w:marTop w:val="0"/>
          <w:marBottom w:val="0"/>
          <w:divBdr>
            <w:top w:val="none" w:sz="0" w:space="0" w:color="auto"/>
            <w:left w:val="none" w:sz="0" w:space="0" w:color="auto"/>
            <w:bottom w:val="none" w:sz="0" w:space="0" w:color="auto"/>
            <w:right w:val="none" w:sz="0" w:space="0" w:color="auto"/>
          </w:divBdr>
        </w:div>
        <w:div w:id="1285961875">
          <w:marLeft w:val="640"/>
          <w:marRight w:val="0"/>
          <w:marTop w:val="0"/>
          <w:marBottom w:val="0"/>
          <w:divBdr>
            <w:top w:val="none" w:sz="0" w:space="0" w:color="auto"/>
            <w:left w:val="none" w:sz="0" w:space="0" w:color="auto"/>
            <w:bottom w:val="none" w:sz="0" w:space="0" w:color="auto"/>
            <w:right w:val="none" w:sz="0" w:space="0" w:color="auto"/>
          </w:divBdr>
        </w:div>
        <w:div w:id="1315262661">
          <w:marLeft w:val="640"/>
          <w:marRight w:val="0"/>
          <w:marTop w:val="0"/>
          <w:marBottom w:val="0"/>
          <w:divBdr>
            <w:top w:val="none" w:sz="0" w:space="0" w:color="auto"/>
            <w:left w:val="none" w:sz="0" w:space="0" w:color="auto"/>
            <w:bottom w:val="none" w:sz="0" w:space="0" w:color="auto"/>
            <w:right w:val="none" w:sz="0" w:space="0" w:color="auto"/>
          </w:divBdr>
        </w:div>
        <w:div w:id="1345592442">
          <w:marLeft w:val="640"/>
          <w:marRight w:val="0"/>
          <w:marTop w:val="0"/>
          <w:marBottom w:val="0"/>
          <w:divBdr>
            <w:top w:val="none" w:sz="0" w:space="0" w:color="auto"/>
            <w:left w:val="none" w:sz="0" w:space="0" w:color="auto"/>
            <w:bottom w:val="none" w:sz="0" w:space="0" w:color="auto"/>
            <w:right w:val="none" w:sz="0" w:space="0" w:color="auto"/>
          </w:divBdr>
        </w:div>
        <w:div w:id="1358120763">
          <w:marLeft w:val="640"/>
          <w:marRight w:val="0"/>
          <w:marTop w:val="0"/>
          <w:marBottom w:val="0"/>
          <w:divBdr>
            <w:top w:val="none" w:sz="0" w:space="0" w:color="auto"/>
            <w:left w:val="none" w:sz="0" w:space="0" w:color="auto"/>
            <w:bottom w:val="none" w:sz="0" w:space="0" w:color="auto"/>
            <w:right w:val="none" w:sz="0" w:space="0" w:color="auto"/>
          </w:divBdr>
        </w:div>
        <w:div w:id="1370104628">
          <w:marLeft w:val="640"/>
          <w:marRight w:val="0"/>
          <w:marTop w:val="0"/>
          <w:marBottom w:val="0"/>
          <w:divBdr>
            <w:top w:val="none" w:sz="0" w:space="0" w:color="auto"/>
            <w:left w:val="none" w:sz="0" w:space="0" w:color="auto"/>
            <w:bottom w:val="none" w:sz="0" w:space="0" w:color="auto"/>
            <w:right w:val="none" w:sz="0" w:space="0" w:color="auto"/>
          </w:divBdr>
        </w:div>
        <w:div w:id="1450054637">
          <w:marLeft w:val="640"/>
          <w:marRight w:val="0"/>
          <w:marTop w:val="0"/>
          <w:marBottom w:val="0"/>
          <w:divBdr>
            <w:top w:val="none" w:sz="0" w:space="0" w:color="auto"/>
            <w:left w:val="none" w:sz="0" w:space="0" w:color="auto"/>
            <w:bottom w:val="none" w:sz="0" w:space="0" w:color="auto"/>
            <w:right w:val="none" w:sz="0" w:space="0" w:color="auto"/>
          </w:divBdr>
        </w:div>
        <w:div w:id="1458376848">
          <w:marLeft w:val="640"/>
          <w:marRight w:val="0"/>
          <w:marTop w:val="0"/>
          <w:marBottom w:val="0"/>
          <w:divBdr>
            <w:top w:val="none" w:sz="0" w:space="0" w:color="auto"/>
            <w:left w:val="none" w:sz="0" w:space="0" w:color="auto"/>
            <w:bottom w:val="none" w:sz="0" w:space="0" w:color="auto"/>
            <w:right w:val="none" w:sz="0" w:space="0" w:color="auto"/>
          </w:divBdr>
        </w:div>
        <w:div w:id="1466580760">
          <w:marLeft w:val="640"/>
          <w:marRight w:val="0"/>
          <w:marTop w:val="0"/>
          <w:marBottom w:val="0"/>
          <w:divBdr>
            <w:top w:val="none" w:sz="0" w:space="0" w:color="auto"/>
            <w:left w:val="none" w:sz="0" w:space="0" w:color="auto"/>
            <w:bottom w:val="none" w:sz="0" w:space="0" w:color="auto"/>
            <w:right w:val="none" w:sz="0" w:space="0" w:color="auto"/>
          </w:divBdr>
        </w:div>
        <w:div w:id="1525288093">
          <w:marLeft w:val="640"/>
          <w:marRight w:val="0"/>
          <w:marTop w:val="0"/>
          <w:marBottom w:val="0"/>
          <w:divBdr>
            <w:top w:val="none" w:sz="0" w:space="0" w:color="auto"/>
            <w:left w:val="none" w:sz="0" w:space="0" w:color="auto"/>
            <w:bottom w:val="none" w:sz="0" w:space="0" w:color="auto"/>
            <w:right w:val="none" w:sz="0" w:space="0" w:color="auto"/>
          </w:divBdr>
        </w:div>
        <w:div w:id="1583105243">
          <w:marLeft w:val="640"/>
          <w:marRight w:val="0"/>
          <w:marTop w:val="0"/>
          <w:marBottom w:val="0"/>
          <w:divBdr>
            <w:top w:val="none" w:sz="0" w:space="0" w:color="auto"/>
            <w:left w:val="none" w:sz="0" w:space="0" w:color="auto"/>
            <w:bottom w:val="none" w:sz="0" w:space="0" w:color="auto"/>
            <w:right w:val="none" w:sz="0" w:space="0" w:color="auto"/>
          </w:divBdr>
        </w:div>
        <w:div w:id="1591936278">
          <w:marLeft w:val="640"/>
          <w:marRight w:val="0"/>
          <w:marTop w:val="0"/>
          <w:marBottom w:val="0"/>
          <w:divBdr>
            <w:top w:val="none" w:sz="0" w:space="0" w:color="auto"/>
            <w:left w:val="none" w:sz="0" w:space="0" w:color="auto"/>
            <w:bottom w:val="none" w:sz="0" w:space="0" w:color="auto"/>
            <w:right w:val="none" w:sz="0" w:space="0" w:color="auto"/>
          </w:divBdr>
        </w:div>
        <w:div w:id="1598906353">
          <w:marLeft w:val="640"/>
          <w:marRight w:val="0"/>
          <w:marTop w:val="0"/>
          <w:marBottom w:val="0"/>
          <w:divBdr>
            <w:top w:val="none" w:sz="0" w:space="0" w:color="auto"/>
            <w:left w:val="none" w:sz="0" w:space="0" w:color="auto"/>
            <w:bottom w:val="none" w:sz="0" w:space="0" w:color="auto"/>
            <w:right w:val="none" w:sz="0" w:space="0" w:color="auto"/>
          </w:divBdr>
        </w:div>
        <w:div w:id="1620985650">
          <w:marLeft w:val="640"/>
          <w:marRight w:val="0"/>
          <w:marTop w:val="0"/>
          <w:marBottom w:val="0"/>
          <w:divBdr>
            <w:top w:val="none" w:sz="0" w:space="0" w:color="auto"/>
            <w:left w:val="none" w:sz="0" w:space="0" w:color="auto"/>
            <w:bottom w:val="none" w:sz="0" w:space="0" w:color="auto"/>
            <w:right w:val="none" w:sz="0" w:space="0" w:color="auto"/>
          </w:divBdr>
        </w:div>
        <w:div w:id="1761024126">
          <w:marLeft w:val="640"/>
          <w:marRight w:val="0"/>
          <w:marTop w:val="0"/>
          <w:marBottom w:val="0"/>
          <w:divBdr>
            <w:top w:val="none" w:sz="0" w:space="0" w:color="auto"/>
            <w:left w:val="none" w:sz="0" w:space="0" w:color="auto"/>
            <w:bottom w:val="none" w:sz="0" w:space="0" w:color="auto"/>
            <w:right w:val="none" w:sz="0" w:space="0" w:color="auto"/>
          </w:divBdr>
        </w:div>
        <w:div w:id="1789154801">
          <w:marLeft w:val="640"/>
          <w:marRight w:val="0"/>
          <w:marTop w:val="0"/>
          <w:marBottom w:val="0"/>
          <w:divBdr>
            <w:top w:val="none" w:sz="0" w:space="0" w:color="auto"/>
            <w:left w:val="none" w:sz="0" w:space="0" w:color="auto"/>
            <w:bottom w:val="none" w:sz="0" w:space="0" w:color="auto"/>
            <w:right w:val="none" w:sz="0" w:space="0" w:color="auto"/>
          </w:divBdr>
        </w:div>
        <w:div w:id="1794591784">
          <w:marLeft w:val="640"/>
          <w:marRight w:val="0"/>
          <w:marTop w:val="0"/>
          <w:marBottom w:val="0"/>
          <w:divBdr>
            <w:top w:val="none" w:sz="0" w:space="0" w:color="auto"/>
            <w:left w:val="none" w:sz="0" w:space="0" w:color="auto"/>
            <w:bottom w:val="none" w:sz="0" w:space="0" w:color="auto"/>
            <w:right w:val="none" w:sz="0" w:space="0" w:color="auto"/>
          </w:divBdr>
        </w:div>
        <w:div w:id="1805804494">
          <w:marLeft w:val="640"/>
          <w:marRight w:val="0"/>
          <w:marTop w:val="0"/>
          <w:marBottom w:val="0"/>
          <w:divBdr>
            <w:top w:val="none" w:sz="0" w:space="0" w:color="auto"/>
            <w:left w:val="none" w:sz="0" w:space="0" w:color="auto"/>
            <w:bottom w:val="none" w:sz="0" w:space="0" w:color="auto"/>
            <w:right w:val="none" w:sz="0" w:space="0" w:color="auto"/>
          </w:divBdr>
        </w:div>
        <w:div w:id="1832673770">
          <w:marLeft w:val="640"/>
          <w:marRight w:val="0"/>
          <w:marTop w:val="0"/>
          <w:marBottom w:val="0"/>
          <w:divBdr>
            <w:top w:val="none" w:sz="0" w:space="0" w:color="auto"/>
            <w:left w:val="none" w:sz="0" w:space="0" w:color="auto"/>
            <w:bottom w:val="none" w:sz="0" w:space="0" w:color="auto"/>
            <w:right w:val="none" w:sz="0" w:space="0" w:color="auto"/>
          </w:divBdr>
        </w:div>
        <w:div w:id="1838690972">
          <w:marLeft w:val="640"/>
          <w:marRight w:val="0"/>
          <w:marTop w:val="0"/>
          <w:marBottom w:val="0"/>
          <w:divBdr>
            <w:top w:val="none" w:sz="0" w:space="0" w:color="auto"/>
            <w:left w:val="none" w:sz="0" w:space="0" w:color="auto"/>
            <w:bottom w:val="none" w:sz="0" w:space="0" w:color="auto"/>
            <w:right w:val="none" w:sz="0" w:space="0" w:color="auto"/>
          </w:divBdr>
        </w:div>
        <w:div w:id="1905751371">
          <w:marLeft w:val="640"/>
          <w:marRight w:val="0"/>
          <w:marTop w:val="0"/>
          <w:marBottom w:val="0"/>
          <w:divBdr>
            <w:top w:val="none" w:sz="0" w:space="0" w:color="auto"/>
            <w:left w:val="none" w:sz="0" w:space="0" w:color="auto"/>
            <w:bottom w:val="none" w:sz="0" w:space="0" w:color="auto"/>
            <w:right w:val="none" w:sz="0" w:space="0" w:color="auto"/>
          </w:divBdr>
        </w:div>
        <w:div w:id="1919093491">
          <w:marLeft w:val="640"/>
          <w:marRight w:val="0"/>
          <w:marTop w:val="0"/>
          <w:marBottom w:val="0"/>
          <w:divBdr>
            <w:top w:val="none" w:sz="0" w:space="0" w:color="auto"/>
            <w:left w:val="none" w:sz="0" w:space="0" w:color="auto"/>
            <w:bottom w:val="none" w:sz="0" w:space="0" w:color="auto"/>
            <w:right w:val="none" w:sz="0" w:space="0" w:color="auto"/>
          </w:divBdr>
        </w:div>
        <w:div w:id="1934897987">
          <w:marLeft w:val="640"/>
          <w:marRight w:val="0"/>
          <w:marTop w:val="0"/>
          <w:marBottom w:val="0"/>
          <w:divBdr>
            <w:top w:val="none" w:sz="0" w:space="0" w:color="auto"/>
            <w:left w:val="none" w:sz="0" w:space="0" w:color="auto"/>
            <w:bottom w:val="none" w:sz="0" w:space="0" w:color="auto"/>
            <w:right w:val="none" w:sz="0" w:space="0" w:color="auto"/>
          </w:divBdr>
        </w:div>
        <w:div w:id="1952056068">
          <w:marLeft w:val="640"/>
          <w:marRight w:val="0"/>
          <w:marTop w:val="0"/>
          <w:marBottom w:val="0"/>
          <w:divBdr>
            <w:top w:val="none" w:sz="0" w:space="0" w:color="auto"/>
            <w:left w:val="none" w:sz="0" w:space="0" w:color="auto"/>
            <w:bottom w:val="none" w:sz="0" w:space="0" w:color="auto"/>
            <w:right w:val="none" w:sz="0" w:space="0" w:color="auto"/>
          </w:divBdr>
        </w:div>
        <w:div w:id="2050644103">
          <w:marLeft w:val="640"/>
          <w:marRight w:val="0"/>
          <w:marTop w:val="0"/>
          <w:marBottom w:val="0"/>
          <w:divBdr>
            <w:top w:val="none" w:sz="0" w:space="0" w:color="auto"/>
            <w:left w:val="none" w:sz="0" w:space="0" w:color="auto"/>
            <w:bottom w:val="none" w:sz="0" w:space="0" w:color="auto"/>
            <w:right w:val="none" w:sz="0" w:space="0" w:color="auto"/>
          </w:divBdr>
        </w:div>
        <w:div w:id="2086603479">
          <w:marLeft w:val="640"/>
          <w:marRight w:val="0"/>
          <w:marTop w:val="0"/>
          <w:marBottom w:val="0"/>
          <w:divBdr>
            <w:top w:val="none" w:sz="0" w:space="0" w:color="auto"/>
            <w:left w:val="none" w:sz="0" w:space="0" w:color="auto"/>
            <w:bottom w:val="none" w:sz="0" w:space="0" w:color="auto"/>
            <w:right w:val="none" w:sz="0" w:space="0" w:color="auto"/>
          </w:divBdr>
        </w:div>
        <w:div w:id="2103449787">
          <w:marLeft w:val="640"/>
          <w:marRight w:val="0"/>
          <w:marTop w:val="0"/>
          <w:marBottom w:val="0"/>
          <w:divBdr>
            <w:top w:val="none" w:sz="0" w:space="0" w:color="auto"/>
            <w:left w:val="none" w:sz="0" w:space="0" w:color="auto"/>
            <w:bottom w:val="none" w:sz="0" w:space="0" w:color="auto"/>
            <w:right w:val="none" w:sz="0" w:space="0" w:color="auto"/>
          </w:divBdr>
        </w:div>
        <w:div w:id="2118285298">
          <w:marLeft w:val="640"/>
          <w:marRight w:val="0"/>
          <w:marTop w:val="0"/>
          <w:marBottom w:val="0"/>
          <w:divBdr>
            <w:top w:val="none" w:sz="0" w:space="0" w:color="auto"/>
            <w:left w:val="none" w:sz="0" w:space="0" w:color="auto"/>
            <w:bottom w:val="none" w:sz="0" w:space="0" w:color="auto"/>
            <w:right w:val="none" w:sz="0" w:space="0" w:color="auto"/>
          </w:divBdr>
        </w:div>
      </w:divsChild>
    </w:div>
    <w:div w:id="1567105850">
      <w:bodyDiv w:val="1"/>
      <w:marLeft w:val="0"/>
      <w:marRight w:val="0"/>
      <w:marTop w:val="0"/>
      <w:marBottom w:val="0"/>
      <w:divBdr>
        <w:top w:val="none" w:sz="0" w:space="0" w:color="auto"/>
        <w:left w:val="none" w:sz="0" w:space="0" w:color="auto"/>
        <w:bottom w:val="none" w:sz="0" w:space="0" w:color="auto"/>
        <w:right w:val="none" w:sz="0" w:space="0" w:color="auto"/>
      </w:divBdr>
      <w:divsChild>
        <w:div w:id="121653111">
          <w:marLeft w:val="640"/>
          <w:marRight w:val="0"/>
          <w:marTop w:val="0"/>
          <w:marBottom w:val="0"/>
          <w:divBdr>
            <w:top w:val="none" w:sz="0" w:space="0" w:color="auto"/>
            <w:left w:val="none" w:sz="0" w:space="0" w:color="auto"/>
            <w:bottom w:val="none" w:sz="0" w:space="0" w:color="auto"/>
            <w:right w:val="none" w:sz="0" w:space="0" w:color="auto"/>
          </w:divBdr>
        </w:div>
        <w:div w:id="166987671">
          <w:marLeft w:val="640"/>
          <w:marRight w:val="0"/>
          <w:marTop w:val="0"/>
          <w:marBottom w:val="0"/>
          <w:divBdr>
            <w:top w:val="none" w:sz="0" w:space="0" w:color="auto"/>
            <w:left w:val="none" w:sz="0" w:space="0" w:color="auto"/>
            <w:bottom w:val="none" w:sz="0" w:space="0" w:color="auto"/>
            <w:right w:val="none" w:sz="0" w:space="0" w:color="auto"/>
          </w:divBdr>
        </w:div>
        <w:div w:id="247083971">
          <w:marLeft w:val="640"/>
          <w:marRight w:val="0"/>
          <w:marTop w:val="0"/>
          <w:marBottom w:val="0"/>
          <w:divBdr>
            <w:top w:val="none" w:sz="0" w:space="0" w:color="auto"/>
            <w:left w:val="none" w:sz="0" w:space="0" w:color="auto"/>
            <w:bottom w:val="none" w:sz="0" w:space="0" w:color="auto"/>
            <w:right w:val="none" w:sz="0" w:space="0" w:color="auto"/>
          </w:divBdr>
        </w:div>
        <w:div w:id="250352584">
          <w:marLeft w:val="640"/>
          <w:marRight w:val="0"/>
          <w:marTop w:val="0"/>
          <w:marBottom w:val="0"/>
          <w:divBdr>
            <w:top w:val="none" w:sz="0" w:space="0" w:color="auto"/>
            <w:left w:val="none" w:sz="0" w:space="0" w:color="auto"/>
            <w:bottom w:val="none" w:sz="0" w:space="0" w:color="auto"/>
            <w:right w:val="none" w:sz="0" w:space="0" w:color="auto"/>
          </w:divBdr>
        </w:div>
        <w:div w:id="296493518">
          <w:marLeft w:val="640"/>
          <w:marRight w:val="0"/>
          <w:marTop w:val="0"/>
          <w:marBottom w:val="0"/>
          <w:divBdr>
            <w:top w:val="none" w:sz="0" w:space="0" w:color="auto"/>
            <w:left w:val="none" w:sz="0" w:space="0" w:color="auto"/>
            <w:bottom w:val="none" w:sz="0" w:space="0" w:color="auto"/>
            <w:right w:val="none" w:sz="0" w:space="0" w:color="auto"/>
          </w:divBdr>
        </w:div>
        <w:div w:id="300230364">
          <w:marLeft w:val="640"/>
          <w:marRight w:val="0"/>
          <w:marTop w:val="0"/>
          <w:marBottom w:val="0"/>
          <w:divBdr>
            <w:top w:val="none" w:sz="0" w:space="0" w:color="auto"/>
            <w:left w:val="none" w:sz="0" w:space="0" w:color="auto"/>
            <w:bottom w:val="none" w:sz="0" w:space="0" w:color="auto"/>
            <w:right w:val="none" w:sz="0" w:space="0" w:color="auto"/>
          </w:divBdr>
        </w:div>
        <w:div w:id="308754195">
          <w:marLeft w:val="640"/>
          <w:marRight w:val="0"/>
          <w:marTop w:val="0"/>
          <w:marBottom w:val="0"/>
          <w:divBdr>
            <w:top w:val="none" w:sz="0" w:space="0" w:color="auto"/>
            <w:left w:val="none" w:sz="0" w:space="0" w:color="auto"/>
            <w:bottom w:val="none" w:sz="0" w:space="0" w:color="auto"/>
            <w:right w:val="none" w:sz="0" w:space="0" w:color="auto"/>
          </w:divBdr>
        </w:div>
        <w:div w:id="368653021">
          <w:marLeft w:val="640"/>
          <w:marRight w:val="0"/>
          <w:marTop w:val="0"/>
          <w:marBottom w:val="0"/>
          <w:divBdr>
            <w:top w:val="none" w:sz="0" w:space="0" w:color="auto"/>
            <w:left w:val="none" w:sz="0" w:space="0" w:color="auto"/>
            <w:bottom w:val="none" w:sz="0" w:space="0" w:color="auto"/>
            <w:right w:val="none" w:sz="0" w:space="0" w:color="auto"/>
          </w:divBdr>
        </w:div>
        <w:div w:id="374503314">
          <w:marLeft w:val="640"/>
          <w:marRight w:val="0"/>
          <w:marTop w:val="0"/>
          <w:marBottom w:val="0"/>
          <w:divBdr>
            <w:top w:val="none" w:sz="0" w:space="0" w:color="auto"/>
            <w:left w:val="none" w:sz="0" w:space="0" w:color="auto"/>
            <w:bottom w:val="none" w:sz="0" w:space="0" w:color="auto"/>
            <w:right w:val="none" w:sz="0" w:space="0" w:color="auto"/>
          </w:divBdr>
        </w:div>
        <w:div w:id="447967279">
          <w:marLeft w:val="640"/>
          <w:marRight w:val="0"/>
          <w:marTop w:val="0"/>
          <w:marBottom w:val="0"/>
          <w:divBdr>
            <w:top w:val="none" w:sz="0" w:space="0" w:color="auto"/>
            <w:left w:val="none" w:sz="0" w:space="0" w:color="auto"/>
            <w:bottom w:val="none" w:sz="0" w:space="0" w:color="auto"/>
            <w:right w:val="none" w:sz="0" w:space="0" w:color="auto"/>
          </w:divBdr>
        </w:div>
        <w:div w:id="504980379">
          <w:marLeft w:val="640"/>
          <w:marRight w:val="0"/>
          <w:marTop w:val="0"/>
          <w:marBottom w:val="0"/>
          <w:divBdr>
            <w:top w:val="none" w:sz="0" w:space="0" w:color="auto"/>
            <w:left w:val="none" w:sz="0" w:space="0" w:color="auto"/>
            <w:bottom w:val="none" w:sz="0" w:space="0" w:color="auto"/>
            <w:right w:val="none" w:sz="0" w:space="0" w:color="auto"/>
          </w:divBdr>
        </w:div>
        <w:div w:id="505479877">
          <w:marLeft w:val="640"/>
          <w:marRight w:val="0"/>
          <w:marTop w:val="0"/>
          <w:marBottom w:val="0"/>
          <w:divBdr>
            <w:top w:val="none" w:sz="0" w:space="0" w:color="auto"/>
            <w:left w:val="none" w:sz="0" w:space="0" w:color="auto"/>
            <w:bottom w:val="none" w:sz="0" w:space="0" w:color="auto"/>
            <w:right w:val="none" w:sz="0" w:space="0" w:color="auto"/>
          </w:divBdr>
        </w:div>
        <w:div w:id="552081966">
          <w:marLeft w:val="640"/>
          <w:marRight w:val="0"/>
          <w:marTop w:val="0"/>
          <w:marBottom w:val="0"/>
          <w:divBdr>
            <w:top w:val="none" w:sz="0" w:space="0" w:color="auto"/>
            <w:left w:val="none" w:sz="0" w:space="0" w:color="auto"/>
            <w:bottom w:val="none" w:sz="0" w:space="0" w:color="auto"/>
            <w:right w:val="none" w:sz="0" w:space="0" w:color="auto"/>
          </w:divBdr>
        </w:div>
        <w:div w:id="610629161">
          <w:marLeft w:val="640"/>
          <w:marRight w:val="0"/>
          <w:marTop w:val="0"/>
          <w:marBottom w:val="0"/>
          <w:divBdr>
            <w:top w:val="none" w:sz="0" w:space="0" w:color="auto"/>
            <w:left w:val="none" w:sz="0" w:space="0" w:color="auto"/>
            <w:bottom w:val="none" w:sz="0" w:space="0" w:color="auto"/>
            <w:right w:val="none" w:sz="0" w:space="0" w:color="auto"/>
          </w:divBdr>
        </w:div>
        <w:div w:id="665866804">
          <w:marLeft w:val="640"/>
          <w:marRight w:val="0"/>
          <w:marTop w:val="0"/>
          <w:marBottom w:val="0"/>
          <w:divBdr>
            <w:top w:val="none" w:sz="0" w:space="0" w:color="auto"/>
            <w:left w:val="none" w:sz="0" w:space="0" w:color="auto"/>
            <w:bottom w:val="none" w:sz="0" w:space="0" w:color="auto"/>
            <w:right w:val="none" w:sz="0" w:space="0" w:color="auto"/>
          </w:divBdr>
        </w:div>
        <w:div w:id="681468251">
          <w:marLeft w:val="640"/>
          <w:marRight w:val="0"/>
          <w:marTop w:val="0"/>
          <w:marBottom w:val="0"/>
          <w:divBdr>
            <w:top w:val="none" w:sz="0" w:space="0" w:color="auto"/>
            <w:left w:val="none" w:sz="0" w:space="0" w:color="auto"/>
            <w:bottom w:val="none" w:sz="0" w:space="0" w:color="auto"/>
            <w:right w:val="none" w:sz="0" w:space="0" w:color="auto"/>
          </w:divBdr>
        </w:div>
        <w:div w:id="688868859">
          <w:marLeft w:val="640"/>
          <w:marRight w:val="0"/>
          <w:marTop w:val="0"/>
          <w:marBottom w:val="0"/>
          <w:divBdr>
            <w:top w:val="none" w:sz="0" w:space="0" w:color="auto"/>
            <w:left w:val="none" w:sz="0" w:space="0" w:color="auto"/>
            <w:bottom w:val="none" w:sz="0" w:space="0" w:color="auto"/>
            <w:right w:val="none" w:sz="0" w:space="0" w:color="auto"/>
          </w:divBdr>
        </w:div>
        <w:div w:id="719093089">
          <w:marLeft w:val="640"/>
          <w:marRight w:val="0"/>
          <w:marTop w:val="0"/>
          <w:marBottom w:val="0"/>
          <w:divBdr>
            <w:top w:val="none" w:sz="0" w:space="0" w:color="auto"/>
            <w:left w:val="none" w:sz="0" w:space="0" w:color="auto"/>
            <w:bottom w:val="none" w:sz="0" w:space="0" w:color="auto"/>
            <w:right w:val="none" w:sz="0" w:space="0" w:color="auto"/>
          </w:divBdr>
        </w:div>
        <w:div w:id="785003693">
          <w:marLeft w:val="640"/>
          <w:marRight w:val="0"/>
          <w:marTop w:val="0"/>
          <w:marBottom w:val="0"/>
          <w:divBdr>
            <w:top w:val="none" w:sz="0" w:space="0" w:color="auto"/>
            <w:left w:val="none" w:sz="0" w:space="0" w:color="auto"/>
            <w:bottom w:val="none" w:sz="0" w:space="0" w:color="auto"/>
            <w:right w:val="none" w:sz="0" w:space="0" w:color="auto"/>
          </w:divBdr>
        </w:div>
        <w:div w:id="891234648">
          <w:marLeft w:val="640"/>
          <w:marRight w:val="0"/>
          <w:marTop w:val="0"/>
          <w:marBottom w:val="0"/>
          <w:divBdr>
            <w:top w:val="none" w:sz="0" w:space="0" w:color="auto"/>
            <w:left w:val="none" w:sz="0" w:space="0" w:color="auto"/>
            <w:bottom w:val="none" w:sz="0" w:space="0" w:color="auto"/>
            <w:right w:val="none" w:sz="0" w:space="0" w:color="auto"/>
          </w:divBdr>
        </w:div>
        <w:div w:id="905452471">
          <w:marLeft w:val="640"/>
          <w:marRight w:val="0"/>
          <w:marTop w:val="0"/>
          <w:marBottom w:val="0"/>
          <w:divBdr>
            <w:top w:val="none" w:sz="0" w:space="0" w:color="auto"/>
            <w:left w:val="none" w:sz="0" w:space="0" w:color="auto"/>
            <w:bottom w:val="none" w:sz="0" w:space="0" w:color="auto"/>
            <w:right w:val="none" w:sz="0" w:space="0" w:color="auto"/>
          </w:divBdr>
        </w:div>
        <w:div w:id="914971186">
          <w:marLeft w:val="640"/>
          <w:marRight w:val="0"/>
          <w:marTop w:val="0"/>
          <w:marBottom w:val="0"/>
          <w:divBdr>
            <w:top w:val="none" w:sz="0" w:space="0" w:color="auto"/>
            <w:left w:val="none" w:sz="0" w:space="0" w:color="auto"/>
            <w:bottom w:val="none" w:sz="0" w:space="0" w:color="auto"/>
            <w:right w:val="none" w:sz="0" w:space="0" w:color="auto"/>
          </w:divBdr>
        </w:div>
        <w:div w:id="915095947">
          <w:marLeft w:val="640"/>
          <w:marRight w:val="0"/>
          <w:marTop w:val="0"/>
          <w:marBottom w:val="0"/>
          <w:divBdr>
            <w:top w:val="none" w:sz="0" w:space="0" w:color="auto"/>
            <w:left w:val="none" w:sz="0" w:space="0" w:color="auto"/>
            <w:bottom w:val="none" w:sz="0" w:space="0" w:color="auto"/>
            <w:right w:val="none" w:sz="0" w:space="0" w:color="auto"/>
          </w:divBdr>
        </w:div>
        <w:div w:id="917129984">
          <w:marLeft w:val="640"/>
          <w:marRight w:val="0"/>
          <w:marTop w:val="0"/>
          <w:marBottom w:val="0"/>
          <w:divBdr>
            <w:top w:val="none" w:sz="0" w:space="0" w:color="auto"/>
            <w:left w:val="none" w:sz="0" w:space="0" w:color="auto"/>
            <w:bottom w:val="none" w:sz="0" w:space="0" w:color="auto"/>
            <w:right w:val="none" w:sz="0" w:space="0" w:color="auto"/>
          </w:divBdr>
        </w:div>
        <w:div w:id="933170221">
          <w:marLeft w:val="640"/>
          <w:marRight w:val="0"/>
          <w:marTop w:val="0"/>
          <w:marBottom w:val="0"/>
          <w:divBdr>
            <w:top w:val="none" w:sz="0" w:space="0" w:color="auto"/>
            <w:left w:val="none" w:sz="0" w:space="0" w:color="auto"/>
            <w:bottom w:val="none" w:sz="0" w:space="0" w:color="auto"/>
            <w:right w:val="none" w:sz="0" w:space="0" w:color="auto"/>
          </w:divBdr>
        </w:div>
        <w:div w:id="991522410">
          <w:marLeft w:val="640"/>
          <w:marRight w:val="0"/>
          <w:marTop w:val="0"/>
          <w:marBottom w:val="0"/>
          <w:divBdr>
            <w:top w:val="none" w:sz="0" w:space="0" w:color="auto"/>
            <w:left w:val="none" w:sz="0" w:space="0" w:color="auto"/>
            <w:bottom w:val="none" w:sz="0" w:space="0" w:color="auto"/>
            <w:right w:val="none" w:sz="0" w:space="0" w:color="auto"/>
          </w:divBdr>
        </w:div>
        <w:div w:id="1040009061">
          <w:marLeft w:val="640"/>
          <w:marRight w:val="0"/>
          <w:marTop w:val="0"/>
          <w:marBottom w:val="0"/>
          <w:divBdr>
            <w:top w:val="none" w:sz="0" w:space="0" w:color="auto"/>
            <w:left w:val="none" w:sz="0" w:space="0" w:color="auto"/>
            <w:bottom w:val="none" w:sz="0" w:space="0" w:color="auto"/>
            <w:right w:val="none" w:sz="0" w:space="0" w:color="auto"/>
          </w:divBdr>
        </w:div>
        <w:div w:id="1044716162">
          <w:marLeft w:val="640"/>
          <w:marRight w:val="0"/>
          <w:marTop w:val="0"/>
          <w:marBottom w:val="0"/>
          <w:divBdr>
            <w:top w:val="none" w:sz="0" w:space="0" w:color="auto"/>
            <w:left w:val="none" w:sz="0" w:space="0" w:color="auto"/>
            <w:bottom w:val="none" w:sz="0" w:space="0" w:color="auto"/>
            <w:right w:val="none" w:sz="0" w:space="0" w:color="auto"/>
          </w:divBdr>
        </w:div>
        <w:div w:id="1061636224">
          <w:marLeft w:val="640"/>
          <w:marRight w:val="0"/>
          <w:marTop w:val="0"/>
          <w:marBottom w:val="0"/>
          <w:divBdr>
            <w:top w:val="none" w:sz="0" w:space="0" w:color="auto"/>
            <w:left w:val="none" w:sz="0" w:space="0" w:color="auto"/>
            <w:bottom w:val="none" w:sz="0" w:space="0" w:color="auto"/>
            <w:right w:val="none" w:sz="0" w:space="0" w:color="auto"/>
          </w:divBdr>
        </w:div>
        <w:div w:id="1097797749">
          <w:marLeft w:val="640"/>
          <w:marRight w:val="0"/>
          <w:marTop w:val="0"/>
          <w:marBottom w:val="0"/>
          <w:divBdr>
            <w:top w:val="none" w:sz="0" w:space="0" w:color="auto"/>
            <w:left w:val="none" w:sz="0" w:space="0" w:color="auto"/>
            <w:bottom w:val="none" w:sz="0" w:space="0" w:color="auto"/>
            <w:right w:val="none" w:sz="0" w:space="0" w:color="auto"/>
          </w:divBdr>
        </w:div>
        <w:div w:id="1170028304">
          <w:marLeft w:val="640"/>
          <w:marRight w:val="0"/>
          <w:marTop w:val="0"/>
          <w:marBottom w:val="0"/>
          <w:divBdr>
            <w:top w:val="none" w:sz="0" w:space="0" w:color="auto"/>
            <w:left w:val="none" w:sz="0" w:space="0" w:color="auto"/>
            <w:bottom w:val="none" w:sz="0" w:space="0" w:color="auto"/>
            <w:right w:val="none" w:sz="0" w:space="0" w:color="auto"/>
          </w:divBdr>
        </w:div>
        <w:div w:id="1182625103">
          <w:marLeft w:val="640"/>
          <w:marRight w:val="0"/>
          <w:marTop w:val="0"/>
          <w:marBottom w:val="0"/>
          <w:divBdr>
            <w:top w:val="none" w:sz="0" w:space="0" w:color="auto"/>
            <w:left w:val="none" w:sz="0" w:space="0" w:color="auto"/>
            <w:bottom w:val="none" w:sz="0" w:space="0" w:color="auto"/>
            <w:right w:val="none" w:sz="0" w:space="0" w:color="auto"/>
          </w:divBdr>
        </w:div>
        <w:div w:id="1278873625">
          <w:marLeft w:val="640"/>
          <w:marRight w:val="0"/>
          <w:marTop w:val="0"/>
          <w:marBottom w:val="0"/>
          <w:divBdr>
            <w:top w:val="none" w:sz="0" w:space="0" w:color="auto"/>
            <w:left w:val="none" w:sz="0" w:space="0" w:color="auto"/>
            <w:bottom w:val="none" w:sz="0" w:space="0" w:color="auto"/>
            <w:right w:val="none" w:sz="0" w:space="0" w:color="auto"/>
          </w:divBdr>
        </w:div>
        <w:div w:id="1304232364">
          <w:marLeft w:val="640"/>
          <w:marRight w:val="0"/>
          <w:marTop w:val="0"/>
          <w:marBottom w:val="0"/>
          <w:divBdr>
            <w:top w:val="none" w:sz="0" w:space="0" w:color="auto"/>
            <w:left w:val="none" w:sz="0" w:space="0" w:color="auto"/>
            <w:bottom w:val="none" w:sz="0" w:space="0" w:color="auto"/>
            <w:right w:val="none" w:sz="0" w:space="0" w:color="auto"/>
          </w:divBdr>
        </w:div>
        <w:div w:id="1309826556">
          <w:marLeft w:val="640"/>
          <w:marRight w:val="0"/>
          <w:marTop w:val="0"/>
          <w:marBottom w:val="0"/>
          <w:divBdr>
            <w:top w:val="none" w:sz="0" w:space="0" w:color="auto"/>
            <w:left w:val="none" w:sz="0" w:space="0" w:color="auto"/>
            <w:bottom w:val="none" w:sz="0" w:space="0" w:color="auto"/>
            <w:right w:val="none" w:sz="0" w:space="0" w:color="auto"/>
          </w:divBdr>
        </w:div>
        <w:div w:id="1341348691">
          <w:marLeft w:val="640"/>
          <w:marRight w:val="0"/>
          <w:marTop w:val="0"/>
          <w:marBottom w:val="0"/>
          <w:divBdr>
            <w:top w:val="none" w:sz="0" w:space="0" w:color="auto"/>
            <w:left w:val="none" w:sz="0" w:space="0" w:color="auto"/>
            <w:bottom w:val="none" w:sz="0" w:space="0" w:color="auto"/>
            <w:right w:val="none" w:sz="0" w:space="0" w:color="auto"/>
          </w:divBdr>
        </w:div>
        <w:div w:id="1342704727">
          <w:marLeft w:val="640"/>
          <w:marRight w:val="0"/>
          <w:marTop w:val="0"/>
          <w:marBottom w:val="0"/>
          <w:divBdr>
            <w:top w:val="none" w:sz="0" w:space="0" w:color="auto"/>
            <w:left w:val="none" w:sz="0" w:space="0" w:color="auto"/>
            <w:bottom w:val="none" w:sz="0" w:space="0" w:color="auto"/>
            <w:right w:val="none" w:sz="0" w:space="0" w:color="auto"/>
          </w:divBdr>
        </w:div>
        <w:div w:id="1342708649">
          <w:marLeft w:val="640"/>
          <w:marRight w:val="0"/>
          <w:marTop w:val="0"/>
          <w:marBottom w:val="0"/>
          <w:divBdr>
            <w:top w:val="none" w:sz="0" w:space="0" w:color="auto"/>
            <w:left w:val="none" w:sz="0" w:space="0" w:color="auto"/>
            <w:bottom w:val="none" w:sz="0" w:space="0" w:color="auto"/>
            <w:right w:val="none" w:sz="0" w:space="0" w:color="auto"/>
          </w:divBdr>
        </w:div>
        <w:div w:id="1348600896">
          <w:marLeft w:val="640"/>
          <w:marRight w:val="0"/>
          <w:marTop w:val="0"/>
          <w:marBottom w:val="0"/>
          <w:divBdr>
            <w:top w:val="none" w:sz="0" w:space="0" w:color="auto"/>
            <w:left w:val="none" w:sz="0" w:space="0" w:color="auto"/>
            <w:bottom w:val="none" w:sz="0" w:space="0" w:color="auto"/>
            <w:right w:val="none" w:sz="0" w:space="0" w:color="auto"/>
          </w:divBdr>
        </w:div>
        <w:div w:id="1443113703">
          <w:marLeft w:val="640"/>
          <w:marRight w:val="0"/>
          <w:marTop w:val="0"/>
          <w:marBottom w:val="0"/>
          <w:divBdr>
            <w:top w:val="none" w:sz="0" w:space="0" w:color="auto"/>
            <w:left w:val="none" w:sz="0" w:space="0" w:color="auto"/>
            <w:bottom w:val="none" w:sz="0" w:space="0" w:color="auto"/>
            <w:right w:val="none" w:sz="0" w:space="0" w:color="auto"/>
          </w:divBdr>
        </w:div>
        <w:div w:id="1458714450">
          <w:marLeft w:val="640"/>
          <w:marRight w:val="0"/>
          <w:marTop w:val="0"/>
          <w:marBottom w:val="0"/>
          <w:divBdr>
            <w:top w:val="none" w:sz="0" w:space="0" w:color="auto"/>
            <w:left w:val="none" w:sz="0" w:space="0" w:color="auto"/>
            <w:bottom w:val="none" w:sz="0" w:space="0" w:color="auto"/>
            <w:right w:val="none" w:sz="0" w:space="0" w:color="auto"/>
          </w:divBdr>
        </w:div>
        <w:div w:id="1504126943">
          <w:marLeft w:val="640"/>
          <w:marRight w:val="0"/>
          <w:marTop w:val="0"/>
          <w:marBottom w:val="0"/>
          <w:divBdr>
            <w:top w:val="none" w:sz="0" w:space="0" w:color="auto"/>
            <w:left w:val="none" w:sz="0" w:space="0" w:color="auto"/>
            <w:bottom w:val="none" w:sz="0" w:space="0" w:color="auto"/>
            <w:right w:val="none" w:sz="0" w:space="0" w:color="auto"/>
          </w:divBdr>
        </w:div>
        <w:div w:id="1512256561">
          <w:marLeft w:val="640"/>
          <w:marRight w:val="0"/>
          <w:marTop w:val="0"/>
          <w:marBottom w:val="0"/>
          <w:divBdr>
            <w:top w:val="none" w:sz="0" w:space="0" w:color="auto"/>
            <w:left w:val="none" w:sz="0" w:space="0" w:color="auto"/>
            <w:bottom w:val="none" w:sz="0" w:space="0" w:color="auto"/>
            <w:right w:val="none" w:sz="0" w:space="0" w:color="auto"/>
          </w:divBdr>
        </w:div>
        <w:div w:id="1518887618">
          <w:marLeft w:val="640"/>
          <w:marRight w:val="0"/>
          <w:marTop w:val="0"/>
          <w:marBottom w:val="0"/>
          <w:divBdr>
            <w:top w:val="none" w:sz="0" w:space="0" w:color="auto"/>
            <w:left w:val="none" w:sz="0" w:space="0" w:color="auto"/>
            <w:bottom w:val="none" w:sz="0" w:space="0" w:color="auto"/>
            <w:right w:val="none" w:sz="0" w:space="0" w:color="auto"/>
          </w:divBdr>
        </w:div>
        <w:div w:id="1562867175">
          <w:marLeft w:val="640"/>
          <w:marRight w:val="0"/>
          <w:marTop w:val="0"/>
          <w:marBottom w:val="0"/>
          <w:divBdr>
            <w:top w:val="none" w:sz="0" w:space="0" w:color="auto"/>
            <w:left w:val="none" w:sz="0" w:space="0" w:color="auto"/>
            <w:bottom w:val="none" w:sz="0" w:space="0" w:color="auto"/>
            <w:right w:val="none" w:sz="0" w:space="0" w:color="auto"/>
          </w:divBdr>
        </w:div>
        <w:div w:id="1571890823">
          <w:marLeft w:val="640"/>
          <w:marRight w:val="0"/>
          <w:marTop w:val="0"/>
          <w:marBottom w:val="0"/>
          <w:divBdr>
            <w:top w:val="none" w:sz="0" w:space="0" w:color="auto"/>
            <w:left w:val="none" w:sz="0" w:space="0" w:color="auto"/>
            <w:bottom w:val="none" w:sz="0" w:space="0" w:color="auto"/>
            <w:right w:val="none" w:sz="0" w:space="0" w:color="auto"/>
          </w:divBdr>
        </w:div>
        <w:div w:id="1605965998">
          <w:marLeft w:val="640"/>
          <w:marRight w:val="0"/>
          <w:marTop w:val="0"/>
          <w:marBottom w:val="0"/>
          <w:divBdr>
            <w:top w:val="none" w:sz="0" w:space="0" w:color="auto"/>
            <w:left w:val="none" w:sz="0" w:space="0" w:color="auto"/>
            <w:bottom w:val="none" w:sz="0" w:space="0" w:color="auto"/>
            <w:right w:val="none" w:sz="0" w:space="0" w:color="auto"/>
          </w:divBdr>
        </w:div>
        <w:div w:id="1619335149">
          <w:marLeft w:val="640"/>
          <w:marRight w:val="0"/>
          <w:marTop w:val="0"/>
          <w:marBottom w:val="0"/>
          <w:divBdr>
            <w:top w:val="none" w:sz="0" w:space="0" w:color="auto"/>
            <w:left w:val="none" w:sz="0" w:space="0" w:color="auto"/>
            <w:bottom w:val="none" w:sz="0" w:space="0" w:color="auto"/>
            <w:right w:val="none" w:sz="0" w:space="0" w:color="auto"/>
          </w:divBdr>
        </w:div>
        <w:div w:id="1638412393">
          <w:marLeft w:val="640"/>
          <w:marRight w:val="0"/>
          <w:marTop w:val="0"/>
          <w:marBottom w:val="0"/>
          <w:divBdr>
            <w:top w:val="none" w:sz="0" w:space="0" w:color="auto"/>
            <w:left w:val="none" w:sz="0" w:space="0" w:color="auto"/>
            <w:bottom w:val="none" w:sz="0" w:space="0" w:color="auto"/>
            <w:right w:val="none" w:sz="0" w:space="0" w:color="auto"/>
          </w:divBdr>
        </w:div>
        <w:div w:id="1683586593">
          <w:marLeft w:val="640"/>
          <w:marRight w:val="0"/>
          <w:marTop w:val="0"/>
          <w:marBottom w:val="0"/>
          <w:divBdr>
            <w:top w:val="none" w:sz="0" w:space="0" w:color="auto"/>
            <w:left w:val="none" w:sz="0" w:space="0" w:color="auto"/>
            <w:bottom w:val="none" w:sz="0" w:space="0" w:color="auto"/>
            <w:right w:val="none" w:sz="0" w:space="0" w:color="auto"/>
          </w:divBdr>
        </w:div>
        <w:div w:id="1696417051">
          <w:marLeft w:val="640"/>
          <w:marRight w:val="0"/>
          <w:marTop w:val="0"/>
          <w:marBottom w:val="0"/>
          <w:divBdr>
            <w:top w:val="none" w:sz="0" w:space="0" w:color="auto"/>
            <w:left w:val="none" w:sz="0" w:space="0" w:color="auto"/>
            <w:bottom w:val="none" w:sz="0" w:space="0" w:color="auto"/>
            <w:right w:val="none" w:sz="0" w:space="0" w:color="auto"/>
          </w:divBdr>
        </w:div>
        <w:div w:id="1787695863">
          <w:marLeft w:val="640"/>
          <w:marRight w:val="0"/>
          <w:marTop w:val="0"/>
          <w:marBottom w:val="0"/>
          <w:divBdr>
            <w:top w:val="none" w:sz="0" w:space="0" w:color="auto"/>
            <w:left w:val="none" w:sz="0" w:space="0" w:color="auto"/>
            <w:bottom w:val="none" w:sz="0" w:space="0" w:color="auto"/>
            <w:right w:val="none" w:sz="0" w:space="0" w:color="auto"/>
          </w:divBdr>
        </w:div>
        <w:div w:id="1800369487">
          <w:marLeft w:val="640"/>
          <w:marRight w:val="0"/>
          <w:marTop w:val="0"/>
          <w:marBottom w:val="0"/>
          <w:divBdr>
            <w:top w:val="none" w:sz="0" w:space="0" w:color="auto"/>
            <w:left w:val="none" w:sz="0" w:space="0" w:color="auto"/>
            <w:bottom w:val="none" w:sz="0" w:space="0" w:color="auto"/>
            <w:right w:val="none" w:sz="0" w:space="0" w:color="auto"/>
          </w:divBdr>
        </w:div>
        <w:div w:id="1809200452">
          <w:marLeft w:val="640"/>
          <w:marRight w:val="0"/>
          <w:marTop w:val="0"/>
          <w:marBottom w:val="0"/>
          <w:divBdr>
            <w:top w:val="none" w:sz="0" w:space="0" w:color="auto"/>
            <w:left w:val="none" w:sz="0" w:space="0" w:color="auto"/>
            <w:bottom w:val="none" w:sz="0" w:space="0" w:color="auto"/>
            <w:right w:val="none" w:sz="0" w:space="0" w:color="auto"/>
          </w:divBdr>
        </w:div>
        <w:div w:id="1849561271">
          <w:marLeft w:val="640"/>
          <w:marRight w:val="0"/>
          <w:marTop w:val="0"/>
          <w:marBottom w:val="0"/>
          <w:divBdr>
            <w:top w:val="none" w:sz="0" w:space="0" w:color="auto"/>
            <w:left w:val="none" w:sz="0" w:space="0" w:color="auto"/>
            <w:bottom w:val="none" w:sz="0" w:space="0" w:color="auto"/>
            <w:right w:val="none" w:sz="0" w:space="0" w:color="auto"/>
          </w:divBdr>
        </w:div>
        <w:div w:id="1851215499">
          <w:marLeft w:val="640"/>
          <w:marRight w:val="0"/>
          <w:marTop w:val="0"/>
          <w:marBottom w:val="0"/>
          <w:divBdr>
            <w:top w:val="none" w:sz="0" w:space="0" w:color="auto"/>
            <w:left w:val="none" w:sz="0" w:space="0" w:color="auto"/>
            <w:bottom w:val="none" w:sz="0" w:space="0" w:color="auto"/>
            <w:right w:val="none" w:sz="0" w:space="0" w:color="auto"/>
          </w:divBdr>
        </w:div>
        <w:div w:id="1983120099">
          <w:marLeft w:val="640"/>
          <w:marRight w:val="0"/>
          <w:marTop w:val="0"/>
          <w:marBottom w:val="0"/>
          <w:divBdr>
            <w:top w:val="none" w:sz="0" w:space="0" w:color="auto"/>
            <w:left w:val="none" w:sz="0" w:space="0" w:color="auto"/>
            <w:bottom w:val="none" w:sz="0" w:space="0" w:color="auto"/>
            <w:right w:val="none" w:sz="0" w:space="0" w:color="auto"/>
          </w:divBdr>
        </w:div>
        <w:div w:id="1991979430">
          <w:marLeft w:val="640"/>
          <w:marRight w:val="0"/>
          <w:marTop w:val="0"/>
          <w:marBottom w:val="0"/>
          <w:divBdr>
            <w:top w:val="none" w:sz="0" w:space="0" w:color="auto"/>
            <w:left w:val="none" w:sz="0" w:space="0" w:color="auto"/>
            <w:bottom w:val="none" w:sz="0" w:space="0" w:color="auto"/>
            <w:right w:val="none" w:sz="0" w:space="0" w:color="auto"/>
          </w:divBdr>
        </w:div>
        <w:div w:id="2041589148">
          <w:marLeft w:val="640"/>
          <w:marRight w:val="0"/>
          <w:marTop w:val="0"/>
          <w:marBottom w:val="0"/>
          <w:divBdr>
            <w:top w:val="none" w:sz="0" w:space="0" w:color="auto"/>
            <w:left w:val="none" w:sz="0" w:space="0" w:color="auto"/>
            <w:bottom w:val="none" w:sz="0" w:space="0" w:color="auto"/>
            <w:right w:val="none" w:sz="0" w:space="0" w:color="auto"/>
          </w:divBdr>
        </w:div>
        <w:div w:id="2065173235">
          <w:marLeft w:val="640"/>
          <w:marRight w:val="0"/>
          <w:marTop w:val="0"/>
          <w:marBottom w:val="0"/>
          <w:divBdr>
            <w:top w:val="none" w:sz="0" w:space="0" w:color="auto"/>
            <w:left w:val="none" w:sz="0" w:space="0" w:color="auto"/>
            <w:bottom w:val="none" w:sz="0" w:space="0" w:color="auto"/>
            <w:right w:val="none" w:sz="0" w:space="0" w:color="auto"/>
          </w:divBdr>
        </w:div>
      </w:divsChild>
    </w:div>
    <w:div w:id="1569220153">
      <w:bodyDiv w:val="1"/>
      <w:marLeft w:val="0"/>
      <w:marRight w:val="0"/>
      <w:marTop w:val="0"/>
      <w:marBottom w:val="0"/>
      <w:divBdr>
        <w:top w:val="none" w:sz="0" w:space="0" w:color="auto"/>
        <w:left w:val="none" w:sz="0" w:space="0" w:color="auto"/>
        <w:bottom w:val="none" w:sz="0" w:space="0" w:color="auto"/>
        <w:right w:val="none" w:sz="0" w:space="0" w:color="auto"/>
      </w:divBdr>
    </w:div>
    <w:div w:id="1569726351">
      <w:bodyDiv w:val="1"/>
      <w:marLeft w:val="0"/>
      <w:marRight w:val="0"/>
      <w:marTop w:val="0"/>
      <w:marBottom w:val="0"/>
      <w:divBdr>
        <w:top w:val="none" w:sz="0" w:space="0" w:color="auto"/>
        <w:left w:val="none" w:sz="0" w:space="0" w:color="auto"/>
        <w:bottom w:val="none" w:sz="0" w:space="0" w:color="auto"/>
        <w:right w:val="none" w:sz="0" w:space="0" w:color="auto"/>
      </w:divBdr>
    </w:div>
    <w:div w:id="1570649457">
      <w:bodyDiv w:val="1"/>
      <w:marLeft w:val="0"/>
      <w:marRight w:val="0"/>
      <w:marTop w:val="0"/>
      <w:marBottom w:val="0"/>
      <w:divBdr>
        <w:top w:val="none" w:sz="0" w:space="0" w:color="auto"/>
        <w:left w:val="none" w:sz="0" w:space="0" w:color="auto"/>
        <w:bottom w:val="none" w:sz="0" w:space="0" w:color="auto"/>
        <w:right w:val="none" w:sz="0" w:space="0" w:color="auto"/>
      </w:divBdr>
    </w:div>
    <w:div w:id="1578438597">
      <w:bodyDiv w:val="1"/>
      <w:marLeft w:val="0"/>
      <w:marRight w:val="0"/>
      <w:marTop w:val="0"/>
      <w:marBottom w:val="0"/>
      <w:divBdr>
        <w:top w:val="none" w:sz="0" w:space="0" w:color="auto"/>
        <w:left w:val="none" w:sz="0" w:space="0" w:color="auto"/>
        <w:bottom w:val="none" w:sz="0" w:space="0" w:color="auto"/>
        <w:right w:val="none" w:sz="0" w:space="0" w:color="auto"/>
      </w:divBdr>
    </w:div>
    <w:div w:id="1578782560">
      <w:bodyDiv w:val="1"/>
      <w:marLeft w:val="0"/>
      <w:marRight w:val="0"/>
      <w:marTop w:val="0"/>
      <w:marBottom w:val="0"/>
      <w:divBdr>
        <w:top w:val="none" w:sz="0" w:space="0" w:color="auto"/>
        <w:left w:val="none" w:sz="0" w:space="0" w:color="auto"/>
        <w:bottom w:val="none" w:sz="0" w:space="0" w:color="auto"/>
        <w:right w:val="none" w:sz="0" w:space="0" w:color="auto"/>
      </w:divBdr>
    </w:div>
    <w:div w:id="1586037902">
      <w:bodyDiv w:val="1"/>
      <w:marLeft w:val="0"/>
      <w:marRight w:val="0"/>
      <w:marTop w:val="0"/>
      <w:marBottom w:val="0"/>
      <w:divBdr>
        <w:top w:val="none" w:sz="0" w:space="0" w:color="auto"/>
        <w:left w:val="none" w:sz="0" w:space="0" w:color="auto"/>
        <w:bottom w:val="none" w:sz="0" w:space="0" w:color="auto"/>
        <w:right w:val="none" w:sz="0" w:space="0" w:color="auto"/>
      </w:divBdr>
    </w:div>
    <w:div w:id="1596130202">
      <w:bodyDiv w:val="1"/>
      <w:marLeft w:val="0"/>
      <w:marRight w:val="0"/>
      <w:marTop w:val="0"/>
      <w:marBottom w:val="0"/>
      <w:divBdr>
        <w:top w:val="none" w:sz="0" w:space="0" w:color="auto"/>
        <w:left w:val="none" w:sz="0" w:space="0" w:color="auto"/>
        <w:bottom w:val="none" w:sz="0" w:space="0" w:color="auto"/>
        <w:right w:val="none" w:sz="0" w:space="0" w:color="auto"/>
      </w:divBdr>
    </w:div>
    <w:div w:id="1603957193">
      <w:bodyDiv w:val="1"/>
      <w:marLeft w:val="0"/>
      <w:marRight w:val="0"/>
      <w:marTop w:val="0"/>
      <w:marBottom w:val="0"/>
      <w:divBdr>
        <w:top w:val="none" w:sz="0" w:space="0" w:color="auto"/>
        <w:left w:val="none" w:sz="0" w:space="0" w:color="auto"/>
        <w:bottom w:val="none" w:sz="0" w:space="0" w:color="auto"/>
        <w:right w:val="none" w:sz="0" w:space="0" w:color="auto"/>
      </w:divBdr>
    </w:div>
    <w:div w:id="1606301610">
      <w:bodyDiv w:val="1"/>
      <w:marLeft w:val="0"/>
      <w:marRight w:val="0"/>
      <w:marTop w:val="0"/>
      <w:marBottom w:val="0"/>
      <w:divBdr>
        <w:top w:val="none" w:sz="0" w:space="0" w:color="auto"/>
        <w:left w:val="none" w:sz="0" w:space="0" w:color="auto"/>
        <w:bottom w:val="none" w:sz="0" w:space="0" w:color="auto"/>
        <w:right w:val="none" w:sz="0" w:space="0" w:color="auto"/>
      </w:divBdr>
    </w:div>
    <w:div w:id="1607615570">
      <w:bodyDiv w:val="1"/>
      <w:marLeft w:val="0"/>
      <w:marRight w:val="0"/>
      <w:marTop w:val="0"/>
      <w:marBottom w:val="0"/>
      <w:divBdr>
        <w:top w:val="none" w:sz="0" w:space="0" w:color="auto"/>
        <w:left w:val="none" w:sz="0" w:space="0" w:color="auto"/>
        <w:bottom w:val="none" w:sz="0" w:space="0" w:color="auto"/>
        <w:right w:val="none" w:sz="0" w:space="0" w:color="auto"/>
      </w:divBdr>
    </w:div>
    <w:div w:id="1609192239">
      <w:bodyDiv w:val="1"/>
      <w:marLeft w:val="0"/>
      <w:marRight w:val="0"/>
      <w:marTop w:val="0"/>
      <w:marBottom w:val="0"/>
      <w:divBdr>
        <w:top w:val="none" w:sz="0" w:space="0" w:color="auto"/>
        <w:left w:val="none" w:sz="0" w:space="0" w:color="auto"/>
        <w:bottom w:val="none" w:sz="0" w:space="0" w:color="auto"/>
        <w:right w:val="none" w:sz="0" w:space="0" w:color="auto"/>
      </w:divBdr>
      <w:divsChild>
        <w:div w:id="8413372">
          <w:marLeft w:val="640"/>
          <w:marRight w:val="0"/>
          <w:marTop w:val="0"/>
          <w:marBottom w:val="0"/>
          <w:divBdr>
            <w:top w:val="none" w:sz="0" w:space="0" w:color="auto"/>
            <w:left w:val="none" w:sz="0" w:space="0" w:color="auto"/>
            <w:bottom w:val="none" w:sz="0" w:space="0" w:color="auto"/>
            <w:right w:val="none" w:sz="0" w:space="0" w:color="auto"/>
          </w:divBdr>
        </w:div>
        <w:div w:id="75707860">
          <w:marLeft w:val="640"/>
          <w:marRight w:val="0"/>
          <w:marTop w:val="0"/>
          <w:marBottom w:val="0"/>
          <w:divBdr>
            <w:top w:val="none" w:sz="0" w:space="0" w:color="auto"/>
            <w:left w:val="none" w:sz="0" w:space="0" w:color="auto"/>
            <w:bottom w:val="none" w:sz="0" w:space="0" w:color="auto"/>
            <w:right w:val="none" w:sz="0" w:space="0" w:color="auto"/>
          </w:divBdr>
        </w:div>
        <w:div w:id="95367636">
          <w:marLeft w:val="640"/>
          <w:marRight w:val="0"/>
          <w:marTop w:val="0"/>
          <w:marBottom w:val="0"/>
          <w:divBdr>
            <w:top w:val="none" w:sz="0" w:space="0" w:color="auto"/>
            <w:left w:val="none" w:sz="0" w:space="0" w:color="auto"/>
            <w:bottom w:val="none" w:sz="0" w:space="0" w:color="auto"/>
            <w:right w:val="none" w:sz="0" w:space="0" w:color="auto"/>
          </w:divBdr>
        </w:div>
        <w:div w:id="104622834">
          <w:marLeft w:val="640"/>
          <w:marRight w:val="0"/>
          <w:marTop w:val="0"/>
          <w:marBottom w:val="0"/>
          <w:divBdr>
            <w:top w:val="none" w:sz="0" w:space="0" w:color="auto"/>
            <w:left w:val="none" w:sz="0" w:space="0" w:color="auto"/>
            <w:bottom w:val="none" w:sz="0" w:space="0" w:color="auto"/>
            <w:right w:val="none" w:sz="0" w:space="0" w:color="auto"/>
          </w:divBdr>
        </w:div>
        <w:div w:id="156657065">
          <w:marLeft w:val="640"/>
          <w:marRight w:val="0"/>
          <w:marTop w:val="0"/>
          <w:marBottom w:val="0"/>
          <w:divBdr>
            <w:top w:val="none" w:sz="0" w:space="0" w:color="auto"/>
            <w:left w:val="none" w:sz="0" w:space="0" w:color="auto"/>
            <w:bottom w:val="none" w:sz="0" w:space="0" w:color="auto"/>
            <w:right w:val="none" w:sz="0" w:space="0" w:color="auto"/>
          </w:divBdr>
        </w:div>
        <w:div w:id="188641297">
          <w:marLeft w:val="640"/>
          <w:marRight w:val="0"/>
          <w:marTop w:val="0"/>
          <w:marBottom w:val="0"/>
          <w:divBdr>
            <w:top w:val="none" w:sz="0" w:space="0" w:color="auto"/>
            <w:left w:val="none" w:sz="0" w:space="0" w:color="auto"/>
            <w:bottom w:val="none" w:sz="0" w:space="0" w:color="auto"/>
            <w:right w:val="none" w:sz="0" w:space="0" w:color="auto"/>
          </w:divBdr>
        </w:div>
        <w:div w:id="211160198">
          <w:marLeft w:val="640"/>
          <w:marRight w:val="0"/>
          <w:marTop w:val="0"/>
          <w:marBottom w:val="0"/>
          <w:divBdr>
            <w:top w:val="none" w:sz="0" w:space="0" w:color="auto"/>
            <w:left w:val="none" w:sz="0" w:space="0" w:color="auto"/>
            <w:bottom w:val="none" w:sz="0" w:space="0" w:color="auto"/>
            <w:right w:val="none" w:sz="0" w:space="0" w:color="auto"/>
          </w:divBdr>
        </w:div>
        <w:div w:id="228851837">
          <w:marLeft w:val="640"/>
          <w:marRight w:val="0"/>
          <w:marTop w:val="0"/>
          <w:marBottom w:val="0"/>
          <w:divBdr>
            <w:top w:val="none" w:sz="0" w:space="0" w:color="auto"/>
            <w:left w:val="none" w:sz="0" w:space="0" w:color="auto"/>
            <w:bottom w:val="none" w:sz="0" w:space="0" w:color="auto"/>
            <w:right w:val="none" w:sz="0" w:space="0" w:color="auto"/>
          </w:divBdr>
        </w:div>
        <w:div w:id="235357815">
          <w:marLeft w:val="640"/>
          <w:marRight w:val="0"/>
          <w:marTop w:val="0"/>
          <w:marBottom w:val="0"/>
          <w:divBdr>
            <w:top w:val="none" w:sz="0" w:space="0" w:color="auto"/>
            <w:left w:val="none" w:sz="0" w:space="0" w:color="auto"/>
            <w:bottom w:val="none" w:sz="0" w:space="0" w:color="auto"/>
            <w:right w:val="none" w:sz="0" w:space="0" w:color="auto"/>
          </w:divBdr>
        </w:div>
        <w:div w:id="317618878">
          <w:marLeft w:val="640"/>
          <w:marRight w:val="0"/>
          <w:marTop w:val="0"/>
          <w:marBottom w:val="0"/>
          <w:divBdr>
            <w:top w:val="none" w:sz="0" w:space="0" w:color="auto"/>
            <w:left w:val="none" w:sz="0" w:space="0" w:color="auto"/>
            <w:bottom w:val="none" w:sz="0" w:space="0" w:color="auto"/>
            <w:right w:val="none" w:sz="0" w:space="0" w:color="auto"/>
          </w:divBdr>
        </w:div>
        <w:div w:id="322007656">
          <w:marLeft w:val="640"/>
          <w:marRight w:val="0"/>
          <w:marTop w:val="0"/>
          <w:marBottom w:val="0"/>
          <w:divBdr>
            <w:top w:val="none" w:sz="0" w:space="0" w:color="auto"/>
            <w:left w:val="none" w:sz="0" w:space="0" w:color="auto"/>
            <w:bottom w:val="none" w:sz="0" w:space="0" w:color="auto"/>
            <w:right w:val="none" w:sz="0" w:space="0" w:color="auto"/>
          </w:divBdr>
        </w:div>
        <w:div w:id="364914566">
          <w:marLeft w:val="640"/>
          <w:marRight w:val="0"/>
          <w:marTop w:val="0"/>
          <w:marBottom w:val="0"/>
          <w:divBdr>
            <w:top w:val="none" w:sz="0" w:space="0" w:color="auto"/>
            <w:left w:val="none" w:sz="0" w:space="0" w:color="auto"/>
            <w:bottom w:val="none" w:sz="0" w:space="0" w:color="auto"/>
            <w:right w:val="none" w:sz="0" w:space="0" w:color="auto"/>
          </w:divBdr>
        </w:div>
        <w:div w:id="404181262">
          <w:marLeft w:val="640"/>
          <w:marRight w:val="0"/>
          <w:marTop w:val="0"/>
          <w:marBottom w:val="0"/>
          <w:divBdr>
            <w:top w:val="none" w:sz="0" w:space="0" w:color="auto"/>
            <w:left w:val="none" w:sz="0" w:space="0" w:color="auto"/>
            <w:bottom w:val="none" w:sz="0" w:space="0" w:color="auto"/>
            <w:right w:val="none" w:sz="0" w:space="0" w:color="auto"/>
          </w:divBdr>
        </w:div>
        <w:div w:id="432170615">
          <w:marLeft w:val="640"/>
          <w:marRight w:val="0"/>
          <w:marTop w:val="0"/>
          <w:marBottom w:val="0"/>
          <w:divBdr>
            <w:top w:val="none" w:sz="0" w:space="0" w:color="auto"/>
            <w:left w:val="none" w:sz="0" w:space="0" w:color="auto"/>
            <w:bottom w:val="none" w:sz="0" w:space="0" w:color="auto"/>
            <w:right w:val="none" w:sz="0" w:space="0" w:color="auto"/>
          </w:divBdr>
        </w:div>
        <w:div w:id="540484293">
          <w:marLeft w:val="640"/>
          <w:marRight w:val="0"/>
          <w:marTop w:val="0"/>
          <w:marBottom w:val="0"/>
          <w:divBdr>
            <w:top w:val="none" w:sz="0" w:space="0" w:color="auto"/>
            <w:left w:val="none" w:sz="0" w:space="0" w:color="auto"/>
            <w:bottom w:val="none" w:sz="0" w:space="0" w:color="auto"/>
            <w:right w:val="none" w:sz="0" w:space="0" w:color="auto"/>
          </w:divBdr>
        </w:div>
        <w:div w:id="547304434">
          <w:marLeft w:val="640"/>
          <w:marRight w:val="0"/>
          <w:marTop w:val="0"/>
          <w:marBottom w:val="0"/>
          <w:divBdr>
            <w:top w:val="none" w:sz="0" w:space="0" w:color="auto"/>
            <w:left w:val="none" w:sz="0" w:space="0" w:color="auto"/>
            <w:bottom w:val="none" w:sz="0" w:space="0" w:color="auto"/>
            <w:right w:val="none" w:sz="0" w:space="0" w:color="auto"/>
          </w:divBdr>
        </w:div>
        <w:div w:id="569005937">
          <w:marLeft w:val="640"/>
          <w:marRight w:val="0"/>
          <w:marTop w:val="0"/>
          <w:marBottom w:val="0"/>
          <w:divBdr>
            <w:top w:val="none" w:sz="0" w:space="0" w:color="auto"/>
            <w:left w:val="none" w:sz="0" w:space="0" w:color="auto"/>
            <w:bottom w:val="none" w:sz="0" w:space="0" w:color="auto"/>
            <w:right w:val="none" w:sz="0" w:space="0" w:color="auto"/>
          </w:divBdr>
        </w:div>
        <w:div w:id="573197447">
          <w:marLeft w:val="640"/>
          <w:marRight w:val="0"/>
          <w:marTop w:val="0"/>
          <w:marBottom w:val="0"/>
          <w:divBdr>
            <w:top w:val="none" w:sz="0" w:space="0" w:color="auto"/>
            <w:left w:val="none" w:sz="0" w:space="0" w:color="auto"/>
            <w:bottom w:val="none" w:sz="0" w:space="0" w:color="auto"/>
            <w:right w:val="none" w:sz="0" w:space="0" w:color="auto"/>
          </w:divBdr>
        </w:div>
        <w:div w:id="589003064">
          <w:marLeft w:val="640"/>
          <w:marRight w:val="0"/>
          <w:marTop w:val="0"/>
          <w:marBottom w:val="0"/>
          <w:divBdr>
            <w:top w:val="none" w:sz="0" w:space="0" w:color="auto"/>
            <w:left w:val="none" w:sz="0" w:space="0" w:color="auto"/>
            <w:bottom w:val="none" w:sz="0" w:space="0" w:color="auto"/>
            <w:right w:val="none" w:sz="0" w:space="0" w:color="auto"/>
          </w:divBdr>
        </w:div>
        <w:div w:id="647592967">
          <w:marLeft w:val="640"/>
          <w:marRight w:val="0"/>
          <w:marTop w:val="0"/>
          <w:marBottom w:val="0"/>
          <w:divBdr>
            <w:top w:val="none" w:sz="0" w:space="0" w:color="auto"/>
            <w:left w:val="none" w:sz="0" w:space="0" w:color="auto"/>
            <w:bottom w:val="none" w:sz="0" w:space="0" w:color="auto"/>
            <w:right w:val="none" w:sz="0" w:space="0" w:color="auto"/>
          </w:divBdr>
        </w:div>
        <w:div w:id="715154736">
          <w:marLeft w:val="640"/>
          <w:marRight w:val="0"/>
          <w:marTop w:val="0"/>
          <w:marBottom w:val="0"/>
          <w:divBdr>
            <w:top w:val="none" w:sz="0" w:space="0" w:color="auto"/>
            <w:left w:val="none" w:sz="0" w:space="0" w:color="auto"/>
            <w:bottom w:val="none" w:sz="0" w:space="0" w:color="auto"/>
            <w:right w:val="none" w:sz="0" w:space="0" w:color="auto"/>
          </w:divBdr>
        </w:div>
        <w:div w:id="724332878">
          <w:marLeft w:val="640"/>
          <w:marRight w:val="0"/>
          <w:marTop w:val="0"/>
          <w:marBottom w:val="0"/>
          <w:divBdr>
            <w:top w:val="none" w:sz="0" w:space="0" w:color="auto"/>
            <w:left w:val="none" w:sz="0" w:space="0" w:color="auto"/>
            <w:bottom w:val="none" w:sz="0" w:space="0" w:color="auto"/>
            <w:right w:val="none" w:sz="0" w:space="0" w:color="auto"/>
          </w:divBdr>
        </w:div>
        <w:div w:id="775252232">
          <w:marLeft w:val="640"/>
          <w:marRight w:val="0"/>
          <w:marTop w:val="0"/>
          <w:marBottom w:val="0"/>
          <w:divBdr>
            <w:top w:val="none" w:sz="0" w:space="0" w:color="auto"/>
            <w:left w:val="none" w:sz="0" w:space="0" w:color="auto"/>
            <w:bottom w:val="none" w:sz="0" w:space="0" w:color="auto"/>
            <w:right w:val="none" w:sz="0" w:space="0" w:color="auto"/>
          </w:divBdr>
        </w:div>
        <w:div w:id="785195398">
          <w:marLeft w:val="640"/>
          <w:marRight w:val="0"/>
          <w:marTop w:val="0"/>
          <w:marBottom w:val="0"/>
          <w:divBdr>
            <w:top w:val="none" w:sz="0" w:space="0" w:color="auto"/>
            <w:left w:val="none" w:sz="0" w:space="0" w:color="auto"/>
            <w:bottom w:val="none" w:sz="0" w:space="0" w:color="auto"/>
            <w:right w:val="none" w:sz="0" w:space="0" w:color="auto"/>
          </w:divBdr>
        </w:div>
        <w:div w:id="822552750">
          <w:marLeft w:val="640"/>
          <w:marRight w:val="0"/>
          <w:marTop w:val="0"/>
          <w:marBottom w:val="0"/>
          <w:divBdr>
            <w:top w:val="none" w:sz="0" w:space="0" w:color="auto"/>
            <w:left w:val="none" w:sz="0" w:space="0" w:color="auto"/>
            <w:bottom w:val="none" w:sz="0" w:space="0" w:color="auto"/>
            <w:right w:val="none" w:sz="0" w:space="0" w:color="auto"/>
          </w:divBdr>
        </w:div>
        <w:div w:id="859395735">
          <w:marLeft w:val="640"/>
          <w:marRight w:val="0"/>
          <w:marTop w:val="0"/>
          <w:marBottom w:val="0"/>
          <w:divBdr>
            <w:top w:val="none" w:sz="0" w:space="0" w:color="auto"/>
            <w:left w:val="none" w:sz="0" w:space="0" w:color="auto"/>
            <w:bottom w:val="none" w:sz="0" w:space="0" w:color="auto"/>
            <w:right w:val="none" w:sz="0" w:space="0" w:color="auto"/>
          </w:divBdr>
        </w:div>
        <w:div w:id="866872440">
          <w:marLeft w:val="640"/>
          <w:marRight w:val="0"/>
          <w:marTop w:val="0"/>
          <w:marBottom w:val="0"/>
          <w:divBdr>
            <w:top w:val="none" w:sz="0" w:space="0" w:color="auto"/>
            <w:left w:val="none" w:sz="0" w:space="0" w:color="auto"/>
            <w:bottom w:val="none" w:sz="0" w:space="0" w:color="auto"/>
            <w:right w:val="none" w:sz="0" w:space="0" w:color="auto"/>
          </w:divBdr>
        </w:div>
        <w:div w:id="889536626">
          <w:marLeft w:val="640"/>
          <w:marRight w:val="0"/>
          <w:marTop w:val="0"/>
          <w:marBottom w:val="0"/>
          <w:divBdr>
            <w:top w:val="none" w:sz="0" w:space="0" w:color="auto"/>
            <w:left w:val="none" w:sz="0" w:space="0" w:color="auto"/>
            <w:bottom w:val="none" w:sz="0" w:space="0" w:color="auto"/>
            <w:right w:val="none" w:sz="0" w:space="0" w:color="auto"/>
          </w:divBdr>
        </w:div>
        <w:div w:id="946541639">
          <w:marLeft w:val="640"/>
          <w:marRight w:val="0"/>
          <w:marTop w:val="0"/>
          <w:marBottom w:val="0"/>
          <w:divBdr>
            <w:top w:val="none" w:sz="0" w:space="0" w:color="auto"/>
            <w:left w:val="none" w:sz="0" w:space="0" w:color="auto"/>
            <w:bottom w:val="none" w:sz="0" w:space="0" w:color="auto"/>
            <w:right w:val="none" w:sz="0" w:space="0" w:color="auto"/>
          </w:divBdr>
        </w:div>
        <w:div w:id="963467114">
          <w:marLeft w:val="640"/>
          <w:marRight w:val="0"/>
          <w:marTop w:val="0"/>
          <w:marBottom w:val="0"/>
          <w:divBdr>
            <w:top w:val="none" w:sz="0" w:space="0" w:color="auto"/>
            <w:left w:val="none" w:sz="0" w:space="0" w:color="auto"/>
            <w:bottom w:val="none" w:sz="0" w:space="0" w:color="auto"/>
            <w:right w:val="none" w:sz="0" w:space="0" w:color="auto"/>
          </w:divBdr>
        </w:div>
        <w:div w:id="980958734">
          <w:marLeft w:val="640"/>
          <w:marRight w:val="0"/>
          <w:marTop w:val="0"/>
          <w:marBottom w:val="0"/>
          <w:divBdr>
            <w:top w:val="none" w:sz="0" w:space="0" w:color="auto"/>
            <w:left w:val="none" w:sz="0" w:space="0" w:color="auto"/>
            <w:bottom w:val="none" w:sz="0" w:space="0" w:color="auto"/>
            <w:right w:val="none" w:sz="0" w:space="0" w:color="auto"/>
          </w:divBdr>
        </w:div>
        <w:div w:id="994607015">
          <w:marLeft w:val="640"/>
          <w:marRight w:val="0"/>
          <w:marTop w:val="0"/>
          <w:marBottom w:val="0"/>
          <w:divBdr>
            <w:top w:val="none" w:sz="0" w:space="0" w:color="auto"/>
            <w:left w:val="none" w:sz="0" w:space="0" w:color="auto"/>
            <w:bottom w:val="none" w:sz="0" w:space="0" w:color="auto"/>
            <w:right w:val="none" w:sz="0" w:space="0" w:color="auto"/>
          </w:divBdr>
        </w:div>
        <w:div w:id="1044328612">
          <w:marLeft w:val="640"/>
          <w:marRight w:val="0"/>
          <w:marTop w:val="0"/>
          <w:marBottom w:val="0"/>
          <w:divBdr>
            <w:top w:val="none" w:sz="0" w:space="0" w:color="auto"/>
            <w:left w:val="none" w:sz="0" w:space="0" w:color="auto"/>
            <w:bottom w:val="none" w:sz="0" w:space="0" w:color="auto"/>
            <w:right w:val="none" w:sz="0" w:space="0" w:color="auto"/>
          </w:divBdr>
        </w:div>
        <w:div w:id="1062560126">
          <w:marLeft w:val="640"/>
          <w:marRight w:val="0"/>
          <w:marTop w:val="0"/>
          <w:marBottom w:val="0"/>
          <w:divBdr>
            <w:top w:val="none" w:sz="0" w:space="0" w:color="auto"/>
            <w:left w:val="none" w:sz="0" w:space="0" w:color="auto"/>
            <w:bottom w:val="none" w:sz="0" w:space="0" w:color="auto"/>
            <w:right w:val="none" w:sz="0" w:space="0" w:color="auto"/>
          </w:divBdr>
        </w:div>
        <w:div w:id="1156216439">
          <w:marLeft w:val="640"/>
          <w:marRight w:val="0"/>
          <w:marTop w:val="0"/>
          <w:marBottom w:val="0"/>
          <w:divBdr>
            <w:top w:val="none" w:sz="0" w:space="0" w:color="auto"/>
            <w:left w:val="none" w:sz="0" w:space="0" w:color="auto"/>
            <w:bottom w:val="none" w:sz="0" w:space="0" w:color="auto"/>
            <w:right w:val="none" w:sz="0" w:space="0" w:color="auto"/>
          </w:divBdr>
        </w:div>
        <w:div w:id="1207722826">
          <w:marLeft w:val="640"/>
          <w:marRight w:val="0"/>
          <w:marTop w:val="0"/>
          <w:marBottom w:val="0"/>
          <w:divBdr>
            <w:top w:val="none" w:sz="0" w:space="0" w:color="auto"/>
            <w:left w:val="none" w:sz="0" w:space="0" w:color="auto"/>
            <w:bottom w:val="none" w:sz="0" w:space="0" w:color="auto"/>
            <w:right w:val="none" w:sz="0" w:space="0" w:color="auto"/>
          </w:divBdr>
        </w:div>
        <w:div w:id="1226987440">
          <w:marLeft w:val="640"/>
          <w:marRight w:val="0"/>
          <w:marTop w:val="0"/>
          <w:marBottom w:val="0"/>
          <w:divBdr>
            <w:top w:val="none" w:sz="0" w:space="0" w:color="auto"/>
            <w:left w:val="none" w:sz="0" w:space="0" w:color="auto"/>
            <w:bottom w:val="none" w:sz="0" w:space="0" w:color="auto"/>
            <w:right w:val="none" w:sz="0" w:space="0" w:color="auto"/>
          </w:divBdr>
        </w:div>
        <w:div w:id="1239632354">
          <w:marLeft w:val="640"/>
          <w:marRight w:val="0"/>
          <w:marTop w:val="0"/>
          <w:marBottom w:val="0"/>
          <w:divBdr>
            <w:top w:val="none" w:sz="0" w:space="0" w:color="auto"/>
            <w:left w:val="none" w:sz="0" w:space="0" w:color="auto"/>
            <w:bottom w:val="none" w:sz="0" w:space="0" w:color="auto"/>
            <w:right w:val="none" w:sz="0" w:space="0" w:color="auto"/>
          </w:divBdr>
        </w:div>
        <w:div w:id="1312559969">
          <w:marLeft w:val="640"/>
          <w:marRight w:val="0"/>
          <w:marTop w:val="0"/>
          <w:marBottom w:val="0"/>
          <w:divBdr>
            <w:top w:val="none" w:sz="0" w:space="0" w:color="auto"/>
            <w:left w:val="none" w:sz="0" w:space="0" w:color="auto"/>
            <w:bottom w:val="none" w:sz="0" w:space="0" w:color="auto"/>
            <w:right w:val="none" w:sz="0" w:space="0" w:color="auto"/>
          </w:divBdr>
        </w:div>
        <w:div w:id="1313412551">
          <w:marLeft w:val="640"/>
          <w:marRight w:val="0"/>
          <w:marTop w:val="0"/>
          <w:marBottom w:val="0"/>
          <w:divBdr>
            <w:top w:val="none" w:sz="0" w:space="0" w:color="auto"/>
            <w:left w:val="none" w:sz="0" w:space="0" w:color="auto"/>
            <w:bottom w:val="none" w:sz="0" w:space="0" w:color="auto"/>
            <w:right w:val="none" w:sz="0" w:space="0" w:color="auto"/>
          </w:divBdr>
        </w:div>
        <w:div w:id="1420562207">
          <w:marLeft w:val="640"/>
          <w:marRight w:val="0"/>
          <w:marTop w:val="0"/>
          <w:marBottom w:val="0"/>
          <w:divBdr>
            <w:top w:val="none" w:sz="0" w:space="0" w:color="auto"/>
            <w:left w:val="none" w:sz="0" w:space="0" w:color="auto"/>
            <w:bottom w:val="none" w:sz="0" w:space="0" w:color="auto"/>
            <w:right w:val="none" w:sz="0" w:space="0" w:color="auto"/>
          </w:divBdr>
        </w:div>
        <w:div w:id="1439908602">
          <w:marLeft w:val="640"/>
          <w:marRight w:val="0"/>
          <w:marTop w:val="0"/>
          <w:marBottom w:val="0"/>
          <w:divBdr>
            <w:top w:val="none" w:sz="0" w:space="0" w:color="auto"/>
            <w:left w:val="none" w:sz="0" w:space="0" w:color="auto"/>
            <w:bottom w:val="none" w:sz="0" w:space="0" w:color="auto"/>
            <w:right w:val="none" w:sz="0" w:space="0" w:color="auto"/>
          </w:divBdr>
        </w:div>
        <w:div w:id="1447237551">
          <w:marLeft w:val="640"/>
          <w:marRight w:val="0"/>
          <w:marTop w:val="0"/>
          <w:marBottom w:val="0"/>
          <w:divBdr>
            <w:top w:val="none" w:sz="0" w:space="0" w:color="auto"/>
            <w:left w:val="none" w:sz="0" w:space="0" w:color="auto"/>
            <w:bottom w:val="none" w:sz="0" w:space="0" w:color="auto"/>
            <w:right w:val="none" w:sz="0" w:space="0" w:color="auto"/>
          </w:divBdr>
        </w:div>
        <w:div w:id="1484540652">
          <w:marLeft w:val="640"/>
          <w:marRight w:val="0"/>
          <w:marTop w:val="0"/>
          <w:marBottom w:val="0"/>
          <w:divBdr>
            <w:top w:val="none" w:sz="0" w:space="0" w:color="auto"/>
            <w:left w:val="none" w:sz="0" w:space="0" w:color="auto"/>
            <w:bottom w:val="none" w:sz="0" w:space="0" w:color="auto"/>
            <w:right w:val="none" w:sz="0" w:space="0" w:color="auto"/>
          </w:divBdr>
        </w:div>
        <w:div w:id="1575161323">
          <w:marLeft w:val="640"/>
          <w:marRight w:val="0"/>
          <w:marTop w:val="0"/>
          <w:marBottom w:val="0"/>
          <w:divBdr>
            <w:top w:val="none" w:sz="0" w:space="0" w:color="auto"/>
            <w:left w:val="none" w:sz="0" w:space="0" w:color="auto"/>
            <w:bottom w:val="none" w:sz="0" w:space="0" w:color="auto"/>
            <w:right w:val="none" w:sz="0" w:space="0" w:color="auto"/>
          </w:divBdr>
        </w:div>
        <w:div w:id="1590388906">
          <w:marLeft w:val="640"/>
          <w:marRight w:val="0"/>
          <w:marTop w:val="0"/>
          <w:marBottom w:val="0"/>
          <w:divBdr>
            <w:top w:val="none" w:sz="0" w:space="0" w:color="auto"/>
            <w:left w:val="none" w:sz="0" w:space="0" w:color="auto"/>
            <w:bottom w:val="none" w:sz="0" w:space="0" w:color="auto"/>
            <w:right w:val="none" w:sz="0" w:space="0" w:color="auto"/>
          </w:divBdr>
        </w:div>
        <w:div w:id="1667660343">
          <w:marLeft w:val="640"/>
          <w:marRight w:val="0"/>
          <w:marTop w:val="0"/>
          <w:marBottom w:val="0"/>
          <w:divBdr>
            <w:top w:val="none" w:sz="0" w:space="0" w:color="auto"/>
            <w:left w:val="none" w:sz="0" w:space="0" w:color="auto"/>
            <w:bottom w:val="none" w:sz="0" w:space="0" w:color="auto"/>
            <w:right w:val="none" w:sz="0" w:space="0" w:color="auto"/>
          </w:divBdr>
        </w:div>
        <w:div w:id="1676955072">
          <w:marLeft w:val="640"/>
          <w:marRight w:val="0"/>
          <w:marTop w:val="0"/>
          <w:marBottom w:val="0"/>
          <w:divBdr>
            <w:top w:val="none" w:sz="0" w:space="0" w:color="auto"/>
            <w:left w:val="none" w:sz="0" w:space="0" w:color="auto"/>
            <w:bottom w:val="none" w:sz="0" w:space="0" w:color="auto"/>
            <w:right w:val="none" w:sz="0" w:space="0" w:color="auto"/>
          </w:divBdr>
        </w:div>
        <w:div w:id="1683584626">
          <w:marLeft w:val="640"/>
          <w:marRight w:val="0"/>
          <w:marTop w:val="0"/>
          <w:marBottom w:val="0"/>
          <w:divBdr>
            <w:top w:val="none" w:sz="0" w:space="0" w:color="auto"/>
            <w:left w:val="none" w:sz="0" w:space="0" w:color="auto"/>
            <w:bottom w:val="none" w:sz="0" w:space="0" w:color="auto"/>
            <w:right w:val="none" w:sz="0" w:space="0" w:color="auto"/>
          </w:divBdr>
        </w:div>
        <w:div w:id="1683817692">
          <w:marLeft w:val="640"/>
          <w:marRight w:val="0"/>
          <w:marTop w:val="0"/>
          <w:marBottom w:val="0"/>
          <w:divBdr>
            <w:top w:val="none" w:sz="0" w:space="0" w:color="auto"/>
            <w:left w:val="none" w:sz="0" w:space="0" w:color="auto"/>
            <w:bottom w:val="none" w:sz="0" w:space="0" w:color="auto"/>
            <w:right w:val="none" w:sz="0" w:space="0" w:color="auto"/>
          </w:divBdr>
        </w:div>
        <w:div w:id="1721593602">
          <w:marLeft w:val="640"/>
          <w:marRight w:val="0"/>
          <w:marTop w:val="0"/>
          <w:marBottom w:val="0"/>
          <w:divBdr>
            <w:top w:val="none" w:sz="0" w:space="0" w:color="auto"/>
            <w:left w:val="none" w:sz="0" w:space="0" w:color="auto"/>
            <w:bottom w:val="none" w:sz="0" w:space="0" w:color="auto"/>
            <w:right w:val="none" w:sz="0" w:space="0" w:color="auto"/>
          </w:divBdr>
        </w:div>
        <w:div w:id="1734232882">
          <w:marLeft w:val="640"/>
          <w:marRight w:val="0"/>
          <w:marTop w:val="0"/>
          <w:marBottom w:val="0"/>
          <w:divBdr>
            <w:top w:val="none" w:sz="0" w:space="0" w:color="auto"/>
            <w:left w:val="none" w:sz="0" w:space="0" w:color="auto"/>
            <w:bottom w:val="none" w:sz="0" w:space="0" w:color="auto"/>
            <w:right w:val="none" w:sz="0" w:space="0" w:color="auto"/>
          </w:divBdr>
        </w:div>
        <w:div w:id="1778332037">
          <w:marLeft w:val="640"/>
          <w:marRight w:val="0"/>
          <w:marTop w:val="0"/>
          <w:marBottom w:val="0"/>
          <w:divBdr>
            <w:top w:val="none" w:sz="0" w:space="0" w:color="auto"/>
            <w:left w:val="none" w:sz="0" w:space="0" w:color="auto"/>
            <w:bottom w:val="none" w:sz="0" w:space="0" w:color="auto"/>
            <w:right w:val="none" w:sz="0" w:space="0" w:color="auto"/>
          </w:divBdr>
        </w:div>
        <w:div w:id="1800956638">
          <w:marLeft w:val="640"/>
          <w:marRight w:val="0"/>
          <w:marTop w:val="0"/>
          <w:marBottom w:val="0"/>
          <w:divBdr>
            <w:top w:val="none" w:sz="0" w:space="0" w:color="auto"/>
            <w:left w:val="none" w:sz="0" w:space="0" w:color="auto"/>
            <w:bottom w:val="none" w:sz="0" w:space="0" w:color="auto"/>
            <w:right w:val="none" w:sz="0" w:space="0" w:color="auto"/>
          </w:divBdr>
        </w:div>
        <w:div w:id="1841113745">
          <w:marLeft w:val="640"/>
          <w:marRight w:val="0"/>
          <w:marTop w:val="0"/>
          <w:marBottom w:val="0"/>
          <w:divBdr>
            <w:top w:val="none" w:sz="0" w:space="0" w:color="auto"/>
            <w:left w:val="none" w:sz="0" w:space="0" w:color="auto"/>
            <w:bottom w:val="none" w:sz="0" w:space="0" w:color="auto"/>
            <w:right w:val="none" w:sz="0" w:space="0" w:color="auto"/>
          </w:divBdr>
        </w:div>
        <w:div w:id="1876848617">
          <w:marLeft w:val="640"/>
          <w:marRight w:val="0"/>
          <w:marTop w:val="0"/>
          <w:marBottom w:val="0"/>
          <w:divBdr>
            <w:top w:val="none" w:sz="0" w:space="0" w:color="auto"/>
            <w:left w:val="none" w:sz="0" w:space="0" w:color="auto"/>
            <w:bottom w:val="none" w:sz="0" w:space="0" w:color="auto"/>
            <w:right w:val="none" w:sz="0" w:space="0" w:color="auto"/>
          </w:divBdr>
        </w:div>
        <w:div w:id="1886141402">
          <w:marLeft w:val="640"/>
          <w:marRight w:val="0"/>
          <w:marTop w:val="0"/>
          <w:marBottom w:val="0"/>
          <w:divBdr>
            <w:top w:val="none" w:sz="0" w:space="0" w:color="auto"/>
            <w:left w:val="none" w:sz="0" w:space="0" w:color="auto"/>
            <w:bottom w:val="none" w:sz="0" w:space="0" w:color="auto"/>
            <w:right w:val="none" w:sz="0" w:space="0" w:color="auto"/>
          </w:divBdr>
        </w:div>
        <w:div w:id="1918829922">
          <w:marLeft w:val="640"/>
          <w:marRight w:val="0"/>
          <w:marTop w:val="0"/>
          <w:marBottom w:val="0"/>
          <w:divBdr>
            <w:top w:val="none" w:sz="0" w:space="0" w:color="auto"/>
            <w:left w:val="none" w:sz="0" w:space="0" w:color="auto"/>
            <w:bottom w:val="none" w:sz="0" w:space="0" w:color="auto"/>
            <w:right w:val="none" w:sz="0" w:space="0" w:color="auto"/>
          </w:divBdr>
        </w:div>
        <w:div w:id="1934168023">
          <w:marLeft w:val="640"/>
          <w:marRight w:val="0"/>
          <w:marTop w:val="0"/>
          <w:marBottom w:val="0"/>
          <w:divBdr>
            <w:top w:val="none" w:sz="0" w:space="0" w:color="auto"/>
            <w:left w:val="none" w:sz="0" w:space="0" w:color="auto"/>
            <w:bottom w:val="none" w:sz="0" w:space="0" w:color="auto"/>
            <w:right w:val="none" w:sz="0" w:space="0" w:color="auto"/>
          </w:divBdr>
        </w:div>
        <w:div w:id="2038968117">
          <w:marLeft w:val="640"/>
          <w:marRight w:val="0"/>
          <w:marTop w:val="0"/>
          <w:marBottom w:val="0"/>
          <w:divBdr>
            <w:top w:val="none" w:sz="0" w:space="0" w:color="auto"/>
            <w:left w:val="none" w:sz="0" w:space="0" w:color="auto"/>
            <w:bottom w:val="none" w:sz="0" w:space="0" w:color="auto"/>
            <w:right w:val="none" w:sz="0" w:space="0" w:color="auto"/>
          </w:divBdr>
        </w:div>
        <w:div w:id="2043632920">
          <w:marLeft w:val="640"/>
          <w:marRight w:val="0"/>
          <w:marTop w:val="0"/>
          <w:marBottom w:val="0"/>
          <w:divBdr>
            <w:top w:val="none" w:sz="0" w:space="0" w:color="auto"/>
            <w:left w:val="none" w:sz="0" w:space="0" w:color="auto"/>
            <w:bottom w:val="none" w:sz="0" w:space="0" w:color="auto"/>
            <w:right w:val="none" w:sz="0" w:space="0" w:color="auto"/>
          </w:divBdr>
        </w:div>
        <w:div w:id="2047869083">
          <w:marLeft w:val="640"/>
          <w:marRight w:val="0"/>
          <w:marTop w:val="0"/>
          <w:marBottom w:val="0"/>
          <w:divBdr>
            <w:top w:val="none" w:sz="0" w:space="0" w:color="auto"/>
            <w:left w:val="none" w:sz="0" w:space="0" w:color="auto"/>
            <w:bottom w:val="none" w:sz="0" w:space="0" w:color="auto"/>
            <w:right w:val="none" w:sz="0" w:space="0" w:color="auto"/>
          </w:divBdr>
        </w:div>
        <w:div w:id="2052460255">
          <w:marLeft w:val="640"/>
          <w:marRight w:val="0"/>
          <w:marTop w:val="0"/>
          <w:marBottom w:val="0"/>
          <w:divBdr>
            <w:top w:val="none" w:sz="0" w:space="0" w:color="auto"/>
            <w:left w:val="none" w:sz="0" w:space="0" w:color="auto"/>
            <w:bottom w:val="none" w:sz="0" w:space="0" w:color="auto"/>
            <w:right w:val="none" w:sz="0" w:space="0" w:color="auto"/>
          </w:divBdr>
        </w:div>
        <w:div w:id="2056081819">
          <w:marLeft w:val="640"/>
          <w:marRight w:val="0"/>
          <w:marTop w:val="0"/>
          <w:marBottom w:val="0"/>
          <w:divBdr>
            <w:top w:val="none" w:sz="0" w:space="0" w:color="auto"/>
            <w:left w:val="none" w:sz="0" w:space="0" w:color="auto"/>
            <w:bottom w:val="none" w:sz="0" w:space="0" w:color="auto"/>
            <w:right w:val="none" w:sz="0" w:space="0" w:color="auto"/>
          </w:divBdr>
        </w:div>
        <w:div w:id="2071341597">
          <w:marLeft w:val="640"/>
          <w:marRight w:val="0"/>
          <w:marTop w:val="0"/>
          <w:marBottom w:val="0"/>
          <w:divBdr>
            <w:top w:val="none" w:sz="0" w:space="0" w:color="auto"/>
            <w:left w:val="none" w:sz="0" w:space="0" w:color="auto"/>
            <w:bottom w:val="none" w:sz="0" w:space="0" w:color="auto"/>
            <w:right w:val="none" w:sz="0" w:space="0" w:color="auto"/>
          </w:divBdr>
        </w:div>
        <w:div w:id="2088916622">
          <w:marLeft w:val="640"/>
          <w:marRight w:val="0"/>
          <w:marTop w:val="0"/>
          <w:marBottom w:val="0"/>
          <w:divBdr>
            <w:top w:val="none" w:sz="0" w:space="0" w:color="auto"/>
            <w:left w:val="none" w:sz="0" w:space="0" w:color="auto"/>
            <w:bottom w:val="none" w:sz="0" w:space="0" w:color="auto"/>
            <w:right w:val="none" w:sz="0" w:space="0" w:color="auto"/>
          </w:divBdr>
        </w:div>
        <w:div w:id="2127382085">
          <w:marLeft w:val="640"/>
          <w:marRight w:val="0"/>
          <w:marTop w:val="0"/>
          <w:marBottom w:val="0"/>
          <w:divBdr>
            <w:top w:val="none" w:sz="0" w:space="0" w:color="auto"/>
            <w:left w:val="none" w:sz="0" w:space="0" w:color="auto"/>
            <w:bottom w:val="none" w:sz="0" w:space="0" w:color="auto"/>
            <w:right w:val="none" w:sz="0" w:space="0" w:color="auto"/>
          </w:divBdr>
        </w:div>
        <w:div w:id="2135826113">
          <w:marLeft w:val="640"/>
          <w:marRight w:val="0"/>
          <w:marTop w:val="0"/>
          <w:marBottom w:val="0"/>
          <w:divBdr>
            <w:top w:val="none" w:sz="0" w:space="0" w:color="auto"/>
            <w:left w:val="none" w:sz="0" w:space="0" w:color="auto"/>
            <w:bottom w:val="none" w:sz="0" w:space="0" w:color="auto"/>
            <w:right w:val="none" w:sz="0" w:space="0" w:color="auto"/>
          </w:divBdr>
        </w:div>
        <w:div w:id="2143574853">
          <w:marLeft w:val="640"/>
          <w:marRight w:val="0"/>
          <w:marTop w:val="0"/>
          <w:marBottom w:val="0"/>
          <w:divBdr>
            <w:top w:val="none" w:sz="0" w:space="0" w:color="auto"/>
            <w:left w:val="none" w:sz="0" w:space="0" w:color="auto"/>
            <w:bottom w:val="none" w:sz="0" w:space="0" w:color="auto"/>
            <w:right w:val="none" w:sz="0" w:space="0" w:color="auto"/>
          </w:divBdr>
        </w:div>
      </w:divsChild>
    </w:div>
    <w:div w:id="1613049919">
      <w:bodyDiv w:val="1"/>
      <w:marLeft w:val="0"/>
      <w:marRight w:val="0"/>
      <w:marTop w:val="0"/>
      <w:marBottom w:val="0"/>
      <w:divBdr>
        <w:top w:val="none" w:sz="0" w:space="0" w:color="auto"/>
        <w:left w:val="none" w:sz="0" w:space="0" w:color="auto"/>
        <w:bottom w:val="none" w:sz="0" w:space="0" w:color="auto"/>
        <w:right w:val="none" w:sz="0" w:space="0" w:color="auto"/>
      </w:divBdr>
    </w:div>
    <w:div w:id="1614096785">
      <w:bodyDiv w:val="1"/>
      <w:marLeft w:val="0"/>
      <w:marRight w:val="0"/>
      <w:marTop w:val="0"/>
      <w:marBottom w:val="0"/>
      <w:divBdr>
        <w:top w:val="none" w:sz="0" w:space="0" w:color="auto"/>
        <w:left w:val="none" w:sz="0" w:space="0" w:color="auto"/>
        <w:bottom w:val="none" w:sz="0" w:space="0" w:color="auto"/>
        <w:right w:val="none" w:sz="0" w:space="0" w:color="auto"/>
      </w:divBdr>
    </w:div>
    <w:div w:id="1615626080">
      <w:bodyDiv w:val="1"/>
      <w:marLeft w:val="0"/>
      <w:marRight w:val="0"/>
      <w:marTop w:val="0"/>
      <w:marBottom w:val="0"/>
      <w:divBdr>
        <w:top w:val="none" w:sz="0" w:space="0" w:color="auto"/>
        <w:left w:val="none" w:sz="0" w:space="0" w:color="auto"/>
        <w:bottom w:val="none" w:sz="0" w:space="0" w:color="auto"/>
        <w:right w:val="none" w:sz="0" w:space="0" w:color="auto"/>
      </w:divBdr>
    </w:div>
    <w:div w:id="1623078344">
      <w:bodyDiv w:val="1"/>
      <w:marLeft w:val="0"/>
      <w:marRight w:val="0"/>
      <w:marTop w:val="0"/>
      <w:marBottom w:val="0"/>
      <w:divBdr>
        <w:top w:val="none" w:sz="0" w:space="0" w:color="auto"/>
        <w:left w:val="none" w:sz="0" w:space="0" w:color="auto"/>
        <w:bottom w:val="none" w:sz="0" w:space="0" w:color="auto"/>
        <w:right w:val="none" w:sz="0" w:space="0" w:color="auto"/>
      </w:divBdr>
    </w:div>
    <w:div w:id="1628272608">
      <w:bodyDiv w:val="1"/>
      <w:marLeft w:val="0"/>
      <w:marRight w:val="0"/>
      <w:marTop w:val="0"/>
      <w:marBottom w:val="0"/>
      <w:divBdr>
        <w:top w:val="none" w:sz="0" w:space="0" w:color="auto"/>
        <w:left w:val="none" w:sz="0" w:space="0" w:color="auto"/>
        <w:bottom w:val="none" w:sz="0" w:space="0" w:color="auto"/>
        <w:right w:val="none" w:sz="0" w:space="0" w:color="auto"/>
      </w:divBdr>
    </w:div>
    <w:div w:id="1634867012">
      <w:bodyDiv w:val="1"/>
      <w:marLeft w:val="0"/>
      <w:marRight w:val="0"/>
      <w:marTop w:val="0"/>
      <w:marBottom w:val="0"/>
      <w:divBdr>
        <w:top w:val="none" w:sz="0" w:space="0" w:color="auto"/>
        <w:left w:val="none" w:sz="0" w:space="0" w:color="auto"/>
        <w:bottom w:val="none" w:sz="0" w:space="0" w:color="auto"/>
        <w:right w:val="none" w:sz="0" w:space="0" w:color="auto"/>
      </w:divBdr>
    </w:div>
    <w:div w:id="1637642696">
      <w:bodyDiv w:val="1"/>
      <w:marLeft w:val="0"/>
      <w:marRight w:val="0"/>
      <w:marTop w:val="0"/>
      <w:marBottom w:val="0"/>
      <w:divBdr>
        <w:top w:val="none" w:sz="0" w:space="0" w:color="auto"/>
        <w:left w:val="none" w:sz="0" w:space="0" w:color="auto"/>
        <w:bottom w:val="none" w:sz="0" w:space="0" w:color="auto"/>
        <w:right w:val="none" w:sz="0" w:space="0" w:color="auto"/>
      </w:divBdr>
    </w:div>
    <w:div w:id="1640377338">
      <w:bodyDiv w:val="1"/>
      <w:marLeft w:val="0"/>
      <w:marRight w:val="0"/>
      <w:marTop w:val="0"/>
      <w:marBottom w:val="0"/>
      <w:divBdr>
        <w:top w:val="none" w:sz="0" w:space="0" w:color="auto"/>
        <w:left w:val="none" w:sz="0" w:space="0" w:color="auto"/>
        <w:bottom w:val="none" w:sz="0" w:space="0" w:color="auto"/>
        <w:right w:val="none" w:sz="0" w:space="0" w:color="auto"/>
      </w:divBdr>
    </w:div>
    <w:div w:id="1645547442">
      <w:bodyDiv w:val="1"/>
      <w:marLeft w:val="0"/>
      <w:marRight w:val="0"/>
      <w:marTop w:val="0"/>
      <w:marBottom w:val="0"/>
      <w:divBdr>
        <w:top w:val="none" w:sz="0" w:space="0" w:color="auto"/>
        <w:left w:val="none" w:sz="0" w:space="0" w:color="auto"/>
        <w:bottom w:val="none" w:sz="0" w:space="0" w:color="auto"/>
        <w:right w:val="none" w:sz="0" w:space="0" w:color="auto"/>
      </w:divBdr>
    </w:div>
    <w:div w:id="1649937752">
      <w:bodyDiv w:val="1"/>
      <w:marLeft w:val="0"/>
      <w:marRight w:val="0"/>
      <w:marTop w:val="0"/>
      <w:marBottom w:val="0"/>
      <w:divBdr>
        <w:top w:val="none" w:sz="0" w:space="0" w:color="auto"/>
        <w:left w:val="none" w:sz="0" w:space="0" w:color="auto"/>
        <w:bottom w:val="none" w:sz="0" w:space="0" w:color="auto"/>
        <w:right w:val="none" w:sz="0" w:space="0" w:color="auto"/>
      </w:divBdr>
    </w:div>
    <w:div w:id="1653021774">
      <w:bodyDiv w:val="1"/>
      <w:marLeft w:val="0"/>
      <w:marRight w:val="0"/>
      <w:marTop w:val="0"/>
      <w:marBottom w:val="0"/>
      <w:divBdr>
        <w:top w:val="none" w:sz="0" w:space="0" w:color="auto"/>
        <w:left w:val="none" w:sz="0" w:space="0" w:color="auto"/>
        <w:bottom w:val="none" w:sz="0" w:space="0" w:color="auto"/>
        <w:right w:val="none" w:sz="0" w:space="0" w:color="auto"/>
      </w:divBdr>
      <w:divsChild>
        <w:div w:id="1356806590">
          <w:marLeft w:val="480"/>
          <w:marRight w:val="0"/>
          <w:marTop w:val="0"/>
          <w:marBottom w:val="0"/>
          <w:divBdr>
            <w:top w:val="none" w:sz="0" w:space="0" w:color="auto"/>
            <w:left w:val="none" w:sz="0" w:space="0" w:color="auto"/>
            <w:bottom w:val="none" w:sz="0" w:space="0" w:color="auto"/>
            <w:right w:val="none" w:sz="0" w:space="0" w:color="auto"/>
          </w:divBdr>
        </w:div>
        <w:div w:id="1328053118">
          <w:marLeft w:val="480"/>
          <w:marRight w:val="0"/>
          <w:marTop w:val="0"/>
          <w:marBottom w:val="0"/>
          <w:divBdr>
            <w:top w:val="none" w:sz="0" w:space="0" w:color="auto"/>
            <w:left w:val="none" w:sz="0" w:space="0" w:color="auto"/>
            <w:bottom w:val="none" w:sz="0" w:space="0" w:color="auto"/>
            <w:right w:val="none" w:sz="0" w:space="0" w:color="auto"/>
          </w:divBdr>
        </w:div>
        <w:div w:id="978194816">
          <w:marLeft w:val="480"/>
          <w:marRight w:val="0"/>
          <w:marTop w:val="0"/>
          <w:marBottom w:val="0"/>
          <w:divBdr>
            <w:top w:val="none" w:sz="0" w:space="0" w:color="auto"/>
            <w:left w:val="none" w:sz="0" w:space="0" w:color="auto"/>
            <w:bottom w:val="none" w:sz="0" w:space="0" w:color="auto"/>
            <w:right w:val="none" w:sz="0" w:space="0" w:color="auto"/>
          </w:divBdr>
        </w:div>
        <w:div w:id="1991402290">
          <w:marLeft w:val="480"/>
          <w:marRight w:val="0"/>
          <w:marTop w:val="0"/>
          <w:marBottom w:val="0"/>
          <w:divBdr>
            <w:top w:val="none" w:sz="0" w:space="0" w:color="auto"/>
            <w:left w:val="none" w:sz="0" w:space="0" w:color="auto"/>
            <w:bottom w:val="none" w:sz="0" w:space="0" w:color="auto"/>
            <w:right w:val="none" w:sz="0" w:space="0" w:color="auto"/>
          </w:divBdr>
        </w:div>
        <w:div w:id="342821457">
          <w:marLeft w:val="480"/>
          <w:marRight w:val="0"/>
          <w:marTop w:val="0"/>
          <w:marBottom w:val="0"/>
          <w:divBdr>
            <w:top w:val="none" w:sz="0" w:space="0" w:color="auto"/>
            <w:left w:val="none" w:sz="0" w:space="0" w:color="auto"/>
            <w:bottom w:val="none" w:sz="0" w:space="0" w:color="auto"/>
            <w:right w:val="none" w:sz="0" w:space="0" w:color="auto"/>
          </w:divBdr>
        </w:div>
        <w:div w:id="1544947727">
          <w:marLeft w:val="480"/>
          <w:marRight w:val="0"/>
          <w:marTop w:val="0"/>
          <w:marBottom w:val="0"/>
          <w:divBdr>
            <w:top w:val="none" w:sz="0" w:space="0" w:color="auto"/>
            <w:left w:val="none" w:sz="0" w:space="0" w:color="auto"/>
            <w:bottom w:val="none" w:sz="0" w:space="0" w:color="auto"/>
            <w:right w:val="none" w:sz="0" w:space="0" w:color="auto"/>
          </w:divBdr>
        </w:div>
        <w:div w:id="952442296">
          <w:marLeft w:val="480"/>
          <w:marRight w:val="0"/>
          <w:marTop w:val="0"/>
          <w:marBottom w:val="0"/>
          <w:divBdr>
            <w:top w:val="none" w:sz="0" w:space="0" w:color="auto"/>
            <w:left w:val="none" w:sz="0" w:space="0" w:color="auto"/>
            <w:bottom w:val="none" w:sz="0" w:space="0" w:color="auto"/>
            <w:right w:val="none" w:sz="0" w:space="0" w:color="auto"/>
          </w:divBdr>
        </w:div>
        <w:div w:id="694424342">
          <w:marLeft w:val="480"/>
          <w:marRight w:val="0"/>
          <w:marTop w:val="0"/>
          <w:marBottom w:val="0"/>
          <w:divBdr>
            <w:top w:val="none" w:sz="0" w:space="0" w:color="auto"/>
            <w:left w:val="none" w:sz="0" w:space="0" w:color="auto"/>
            <w:bottom w:val="none" w:sz="0" w:space="0" w:color="auto"/>
            <w:right w:val="none" w:sz="0" w:space="0" w:color="auto"/>
          </w:divBdr>
        </w:div>
        <w:div w:id="895553765">
          <w:marLeft w:val="480"/>
          <w:marRight w:val="0"/>
          <w:marTop w:val="0"/>
          <w:marBottom w:val="0"/>
          <w:divBdr>
            <w:top w:val="none" w:sz="0" w:space="0" w:color="auto"/>
            <w:left w:val="none" w:sz="0" w:space="0" w:color="auto"/>
            <w:bottom w:val="none" w:sz="0" w:space="0" w:color="auto"/>
            <w:right w:val="none" w:sz="0" w:space="0" w:color="auto"/>
          </w:divBdr>
        </w:div>
        <w:div w:id="583031646">
          <w:marLeft w:val="480"/>
          <w:marRight w:val="0"/>
          <w:marTop w:val="0"/>
          <w:marBottom w:val="0"/>
          <w:divBdr>
            <w:top w:val="none" w:sz="0" w:space="0" w:color="auto"/>
            <w:left w:val="none" w:sz="0" w:space="0" w:color="auto"/>
            <w:bottom w:val="none" w:sz="0" w:space="0" w:color="auto"/>
            <w:right w:val="none" w:sz="0" w:space="0" w:color="auto"/>
          </w:divBdr>
        </w:div>
        <w:div w:id="1394353334">
          <w:marLeft w:val="480"/>
          <w:marRight w:val="0"/>
          <w:marTop w:val="0"/>
          <w:marBottom w:val="0"/>
          <w:divBdr>
            <w:top w:val="none" w:sz="0" w:space="0" w:color="auto"/>
            <w:left w:val="none" w:sz="0" w:space="0" w:color="auto"/>
            <w:bottom w:val="none" w:sz="0" w:space="0" w:color="auto"/>
            <w:right w:val="none" w:sz="0" w:space="0" w:color="auto"/>
          </w:divBdr>
        </w:div>
        <w:div w:id="2054499825">
          <w:marLeft w:val="480"/>
          <w:marRight w:val="0"/>
          <w:marTop w:val="0"/>
          <w:marBottom w:val="0"/>
          <w:divBdr>
            <w:top w:val="none" w:sz="0" w:space="0" w:color="auto"/>
            <w:left w:val="none" w:sz="0" w:space="0" w:color="auto"/>
            <w:bottom w:val="none" w:sz="0" w:space="0" w:color="auto"/>
            <w:right w:val="none" w:sz="0" w:space="0" w:color="auto"/>
          </w:divBdr>
        </w:div>
        <w:div w:id="345712436">
          <w:marLeft w:val="480"/>
          <w:marRight w:val="0"/>
          <w:marTop w:val="0"/>
          <w:marBottom w:val="0"/>
          <w:divBdr>
            <w:top w:val="none" w:sz="0" w:space="0" w:color="auto"/>
            <w:left w:val="none" w:sz="0" w:space="0" w:color="auto"/>
            <w:bottom w:val="none" w:sz="0" w:space="0" w:color="auto"/>
            <w:right w:val="none" w:sz="0" w:space="0" w:color="auto"/>
          </w:divBdr>
        </w:div>
        <w:div w:id="412701314">
          <w:marLeft w:val="480"/>
          <w:marRight w:val="0"/>
          <w:marTop w:val="0"/>
          <w:marBottom w:val="0"/>
          <w:divBdr>
            <w:top w:val="none" w:sz="0" w:space="0" w:color="auto"/>
            <w:left w:val="none" w:sz="0" w:space="0" w:color="auto"/>
            <w:bottom w:val="none" w:sz="0" w:space="0" w:color="auto"/>
            <w:right w:val="none" w:sz="0" w:space="0" w:color="auto"/>
          </w:divBdr>
        </w:div>
        <w:div w:id="1684625204">
          <w:marLeft w:val="480"/>
          <w:marRight w:val="0"/>
          <w:marTop w:val="0"/>
          <w:marBottom w:val="0"/>
          <w:divBdr>
            <w:top w:val="none" w:sz="0" w:space="0" w:color="auto"/>
            <w:left w:val="none" w:sz="0" w:space="0" w:color="auto"/>
            <w:bottom w:val="none" w:sz="0" w:space="0" w:color="auto"/>
            <w:right w:val="none" w:sz="0" w:space="0" w:color="auto"/>
          </w:divBdr>
        </w:div>
        <w:div w:id="356808380">
          <w:marLeft w:val="480"/>
          <w:marRight w:val="0"/>
          <w:marTop w:val="0"/>
          <w:marBottom w:val="0"/>
          <w:divBdr>
            <w:top w:val="none" w:sz="0" w:space="0" w:color="auto"/>
            <w:left w:val="none" w:sz="0" w:space="0" w:color="auto"/>
            <w:bottom w:val="none" w:sz="0" w:space="0" w:color="auto"/>
            <w:right w:val="none" w:sz="0" w:space="0" w:color="auto"/>
          </w:divBdr>
        </w:div>
        <w:div w:id="987054783">
          <w:marLeft w:val="480"/>
          <w:marRight w:val="0"/>
          <w:marTop w:val="0"/>
          <w:marBottom w:val="0"/>
          <w:divBdr>
            <w:top w:val="none" w:sz="0" w:space="0" w:color="auto"/>
            <w:left w:val="none" w:sz="0" w:space="0" w:color="auto"/>
            <w:bottom w:val="none" w:sz="0" w:space="0" w:color="auto"/>
            <w:right w:val="none" w:sz="0" w:space="0" w:color="auto"/>
          </w:divBdr>
        </w:div>
        <w:div w:id="1031027039">
          <w:marLeft w:val="480"/>
          <w:marRight w:val="0"/>
          <w:marTop w:val="0"/>
          <w:marBottom w:val="0"/>
          <w:divBdr>
            <w:top w:val="none" w:sz="0" w:space="0" w:color="auto"/>
            <w:left w:val="none" w:sz="0" w:space="0" w:color="auto"/>
            <w:bottom w:val="none" w:sz="0" w:space="0" w:color="auto"/>
            <w:right w:val="none" w:sz="0" w:space="0" w:color="auto"/>
          </w:divBdr>
        </w:div>
        <w:div w:id="67769057">
          <w:marLeft w:val="480"/>
          <w:marRight w:val="0"/>
          <w:marTop w:val="0"/>
          <w:marBottom w:val="0"/>
          <w:divBdr>
            <w:top w:val="none" w:sz="0" w:space="0" w:color="auto"/>
            <w:left w:val="none" w:sz="0" w:space="0" w:color="auto"/>
            <w:bottom w:val="none" w:sz="0" w:space="0" w:color="auto"/>
            <w:right w:val="none" w:sz="0" w:space="0" w:color="auto"/>
          </w:divBdr>
        </w:div>
        <w:div w:id="1505783939">
          <w:marLeft w:val="480"/>
          <w:marRight w:val="0"/>
          <w:marTop w:val="0"/>
          <w:marBottom w:val="0"/>
          <w:divBdr>
            <w:top w:val="none" w:sz="0" w:space="0" w:color="auto"/>
            <w:left w:val="none" w:sz="0" w:space="0" w:color="auto"/>
            <w:bottom w:val="none" w:sz="0" w:space="0" w:color="auto"/>
            <w:right w:val="none" w:sz="0" w:space="0" w:color="auto"/>
          </w:divBdr>
        </w:div>
        <w:div w:id="1771659039">
          <w:marLeft w:val="480"/>
          <w:marRight w:val="0"/>
          <w:marTop w:val="0"/>
          <w:marBottom w:val="0"/>
          <w:divBdr>
            <w:top w:val="none" w:sz="0" w:space="0" w:color="auto"/>
            <w:left w:val="none" w:sz="0" w:space="0" w:color="auto"/>
            <w:bottom w:val="none" w:sz="0" w:space="0" w:color="auto"/>
            <w:right w:val="none" w:sz="0" w:space="0" w:color="auto"/>
          </w:divBdr>
        </w:div>
        <w:div w:id="1008100617">
          <w:marLeft w:val="480"/>
          <w:marRight w:val="0"/>
          <w:marTop w:val="0"/>
          <w:marBottom w:val="0"/>
          <w:divBdr>
            <w:top w:val="none" w:sz="0" w:space="0" w:color="auto"/>
            <w:left w:val="none" w:sz="0" w:space="0" w:color="auto"/>
            <w:bottom w:val="none" w:sz="0" w:space="0" w:color="auto"/>
            <w:right w:val="none" w:sz="0" w:space="0" w:color="auto"/>
          </w:divBdr>
        </w:div>
        <w:div w:id="677584116">
          <w:marLeft w:val="480"/>
          <w:marRight w:val="0"/>
          <w:marTop w:val="0"/>
          <w:marBottom w:val="0"/>
          <w:divBdr>
            <w:top w:val="none" w:sz="0" w:space="0" w:color="auto"/>
            <w:left w:val="none" w:sz="0" w:space="0" w:color="auto"/>
            <w:bottom w:val="none" w:sz="0" w:space="0" w:color="auto"/>
            <w:right w:val="none" w:sz="0" w:space="0" w:color="auto"/>
          </w:divBdr>
        </w:div>
        <w:div w:id="1126699605">
          <w:marLeft w:val="480"/>
          <w:marRight w:val="0"/>
          <w:marTop w:val="0"/>
          <w:marBottom w:val="0"/>
          <w:divBdr>
            <w:top w:val="none" w:sz="0" w:space="0" w:color="auto"/>
            <w:left w:val="none" w:sz="0" w:space="0" w:color="auto"/>
            <w:bottom w:val="none" w:sz="0" w:space="0" w:color="auto"/>
            <w:right w:val="none" w:sz="0" w:space="0" w:color="auto"/>
          </w:divBdr>
        </w:div>
        <w:div w:id="1499275028">
          <w:marLeft w:val="480"/>
          <w:marRight w:val="0"/>
          <w:marTop w:val="0"/>
          <w:marBottom w:val="0"/>
          <w:divBdr>
            <w:top w:val="none" w:sz="0" w:space="0" w:color="auto"/>
            <w:left w:val="none" w:sz="0" w:space="0" w:color="auto"/>
            <w:bottom w:val="none" w:sz="0" w:space="0" w:color="auto"/>
            <w:right w:val="none" w:sz="0" w:space="0" w:color="auto"/>
          </w:divBdr>
        </w:div>
        <w:div w:id="1404836762">
          <w:marLeft w:val="480"/>
          <w:marRight w:val="0"/>
          <w:marTop w:val="0"/>
          <w:marBottom w:val="0"/>
          <w:divBdr>
            <w:top w:val="none" w:sz="0" w:space="0" w:color="auto"/>
            <w:left w:val="none" w:sz="0" w:space="0" w:color="auto"/>
            <w:bottom w:val="none" w:sz="0" w:space="0" w:color="auto"/>
            <w:right w:val="none" w:sz="0" w:space="0" w:color="auto"/>
          </w:divBdr>
        </w:div>
        <w:div w:id="10379021">
          <w:marLeft w:val="480"/>
          <w:marRight w:val="0"/>
          <w:marTop w:val="0"/>
          <w:marBottom w:val="0"/>
          <w:divBdr>
            <w:top w:val="none" w:sz="0" w:space="0" w:color="auto"/>
            <w:left w:val="none" w:sz="0" w:space="0" w:color="auto"/>
            <w:bottom w:val="none" w:sz="0" w:space="0" w:color="auto"/>
            <w:right w:val="none" w:sz="0" w:space="0" w:color="auto"/>
          </w:divBdr>
        </w:div>
        <w:div w:id="170803321">
          <w:marLeft w:val="480"/>
          <w:marRight w:val="0"/>
          <w:marTop w:val="0"/>
          <w:marBottom w:val="0"/>
          <w:divBdr>
            <w:top w:val="none" w:sz="0" w:space="0" w:color="auto"/>
            <w:left w:val="none" w:sz="0" w:space="0" w:color="auto"/>
            <w:bottom w:val="none" w:sz="0" w:space="0" w:color="auto"/>
            <w:right w:val="none" w:sz="0" w:space="0" w:color="auto"/>
          </w:divBdr>
        </w:div>
        <w:div w:id="2020691688">
          <w:marLeft w:val="480"/>
          <w:marRight w:val="0"/>
          <w:marTop w:val="0"/>
          <w:marBottom w:val="0"/>
          <w:divBdr>
            <w:top w:val="none" w:sz="0" w:space="0" w:color="auto"/>
            <w:left w:val="none" w:sz="0" w:space="0" w:color="auto"/>
            <w:bottom w:val="none" w:sz="0" w:space="0" w:color="auto"/>
            <w:right w:val="none" w:sz="0" w:space="0" w:color="auto"/>
          </w:divBdr>
        </w:div>
        <w:div w:id="1239367851">
          <w:marLeft w:val="480"/>
          <w:marRight w:val="0"/>
          <w:marTop w:val="0"/>
          <w:marBottom w:val="0"/>
          <w:divBdr>
            <w:top w:val="none" w:sz="0" w:space="0" w:color="auto"/>
            <w:left w:val="none" w:sz="0" w:space="0" w:color="auto"/>
            <w:bottom w:val="none" w:sz="0" w:space="0" w:color="auto"/>
            <w:right w:val="none" w:sz="0" w:space="0" w:color="auto"/>
          </w:divBdr>
        </w:div>
        <w:div w:id="2013487476">
          <w:marLeft w:val="480"/>
          <w:marRight w:val="0"/>
          <w:marTop w:val="0"/>
          <w:marBottom w:val="0"/>
          <w:divBdr>
            <w:top w:val="none" w:sz="0" w:space="0" w:color="auto"/>
            <w:left w:val="none" w:sz="0" w:space="0" w:color="auto"/>
            <w:bottom w:val="none" w:sz="0" w:space="0" w:color="auto"/>
            <w:right w:val="none" w:sz="0" w:space="0" w:color="auto"/>
          </w:divBdr>
        </w:div>
        <w:div w:id="992031488">
          <w:marLeft w:val="480"/>
          <w:marRight w:val="0"/>
          <w:marTop w:val="0"/>
          <w:marBottom w:val="0"/>
          <w:divBdr>
            <w:top w:val="none" w:sz="0" w:space="0" w:color="auto"/>
            <w:left w:val="none" w:sz="0" w:space="0" w:color="auto"/>
            <w:bottom w:val="none" w:sz="0" w:space="0" w:color="auto"/>
            <w:right w:val="none" w:sz="0" w:space="0" w:color="auto"/>
          </w:divBdr>
        </w:div>
        <w:div w:id="185951922">
          <w:marLeft w:val="480"/>
          <w:marRight w:val="0"/>
          <w:marTop w:val="0"/>
          <w:marBottom w:val="0"/>
          <w:divBdr>
            <w:top w:val="none" w:sz="0" w:space="0" w:color="auto"/>
            <w:left w:val="none" w:sz="0" w:space="0" w:color="auto"/>
            <w:bottom w:val="none" w:sz="0" w:space="0" w:color="auto"/>
            <w:right w:val="none" w:sz="0" w:space="0" w:color="auto"/>
          </w:divBdr>
        </w:div>
        <w:div w:id="1412239328">
          <w:marLeft w:val="480"/>
          <w:marRight w:val="0"/>
          <w:marTop w:val="0"/>
          <w:marBottom w:val="0"/>
          <w:divBdr>
            <w:top w:val="none" w:sz="0" w:space="0" w:color="auto"/>
            <w:left w:val="none" w:sz="0" w:space="0" w:color="auto"/>
            <w:bottom w:val="none" w:sz="0" w:space="0" w:color="auto"/>
            <w:right w:val="none" w:sz="0" w:space="0" w:color="auto"/>
          </w:divBdr>
        </w:div>
        <w:div w:id="130833949">
          <w:marLeft w:val="480"/>
          <w:marRight w:val="0"/>
          <w:marTop w:val="0"/>
          <w:marBottom w:val="0"/>
          <w:divBdr>
            <w:top w:val="none" w:sz="0" w:space="0" w:color="auto"/>
            <w:left w:val="none" w:sz="0" w:space="0" w:color="auto"/>
            <w:bottom w:val="none" w:sz="0" w:space="0" w:color="auto"/>
            <w:right w:val="none" w:sz="0" w:space="0" w:color="auto"/>
          </w:divBdr>
        </w:div>
        <w:div w:id="558593713">
          <w:marLeft w:val="480"/>
          <w:marRight w:val="0"/>
          <w:marTop w:val="0"/>
          <w:marBottom w:val="0"/>
          <w:divBdr>
            <w:top w:val="none" w:sz="0" w:space="0" w:color="auto"/>
            <w:left w:val="none" w:sz="0" w:space="0" w:color="auto"/>
            <w:bottom w:val="none" w:sz="0" w:space="0" w:color="auto"/>
            <w:right w:val="none" w:sz="0" w:space="0" w:color="auto"/>
          </w:divBdr>
        </w:div>
        <w:div w:id="131756225">
          <w:marLeft w:val="480"/>
          <w:marRight w:val="0"/>
          <w:marTop w:val="0"/>
          <w:marBottom w:val="0"/>
          <w:divBdr>
            <w:top w:val="none" w:sz="0" w:space="0" w:color="auto"/>
            <w:left w:val="none" w:sz="0" w:space="0" w:color="auto"/>
            <w:bottom w:val="none" w:sz="0" w:space="0" w:color="auto"/>
            <w:right w:val="none" w:sz="0" w:space="0" w:color="auto"/>
          </w:divBdr>
        </w:div>
        <w:div w:id="1362901033">
          <w:marLeft w:val="480"/>
          <w:marRight w:val="0"/>
          <w:marTop w:val="0"/>
          <w:marBottom w:val="0"/>
          <w:divBdr>
            <w:top w:val="none" w:sz="0" w:space="0" w:color="auto"/>
            <w:left w:val="none" w:sz="0" w:space="0" w:color="auto"/>
            <w:bottom w:val="none" w:sz="0" w:space="0" w:color="auto"/>
            <w:right w:val="none" w:sz="0" w:space="0" w:color="auto"/>
          </w:divBdr>
        </w:div>
        <w:div w:id="679428155">
          <w:marLeft w:val="480"/>
          <w:marRight w:val="0"/>
          <w:marTop w:val="0"/>
          <w:marBottom w:val="0"/>
          <w:divBdr>
            <w:top w:val="none" w:sz="0" w:space="0" w:color="auto"/>
            <w:left w:val="none" w:sz="0" w:space="0" w:color="auto"/>
            <w:bottom w:val="none" w:sz="0" w:space="0" w:color="auto"/>
            <w:right w:val="none" w:sz="0" w:space="0" w:color="auto"/>
          </w:divBdr>
        </w:div>
        <w:div w:id="685441637">
          <w:marLeft w:val="480"/>
          <w:marRight w:val="0"/>
          <w:marTop w:val="0"/>
          <w:marBottom w:val="0"/>
          <w:divBdr>
            <w:top w:val="none" w:sz="0" w:space="0" w:color="auto"/>
            <w:left w:val="none" w:sz="0" w:space="0" w:color="auto"/>
            <w:bottom w:val="none" w:sz="0" w:space="0" w:color="auto"/>
            <w:right w:val="none" w:sz="0" w:space="0" w:color="auto"/>
          </w:divBdr>
        </w:div>
        <w:div w:id="1652445585">
          <w:marLeft w:val="480"/>
          <w:marRight w:val="0"/>
          <w:marTop w:val="0"/>
          <w:marBottom w:val="0"/>
          <w:divBdr>
            <w:top w:val="none" w:sz="0" w:space="0" w:color="auto"/>
            <w:left w:val="none" w:sz="0" w:space="0" w:color="auto"/>
            <w:bottom w:val="none" w:sz="0" w:space="0" w:color="auto"/>
            <w:right w:val="none" w:sz="0" w:space="0" w:color="auto"/>
          </w:divBdr>
        </w:div>
        <w:div w:id="1125582759">
          <w:marLeft w:val="480"/>
          <w:marRight w:val="0"/>
          <w:marTop w:val="0"/>
          <w:marBottom w:val="0"/>
          <w:divBdr>
            <w:top w:val="none" w:sz="0" w:space="0" w:color="auto"/>
            <w:left w:val="none" w:sz="0" w:space="0" w:color="auto"/>
            <w:bottom w:val="none" w:sz="0" w:space="0" w:color="auto"/>
            <w:right w:val="none" w:sz="0" w:space="0" w:color="auto"/>
          </w:divBdr>
        </w:div>
        <w:div w:id="434635973">
          <w:marLeft w:val="480"/>
          <w:marRight w:val="0"/>
          <w:marTop w:val="0"/>
          <w:marBottom w:val="0"/>
          <w:divBdr>
            <w:top w:val="none" w:sz="0" w:space="0" w:color="auto"/>
            <w:left w:val="none" w:sz="0" w:space="0" w:color="auto"/>
            <w:bottom w:val="none" w:sz="0" w:space="0" w:color="auto"/>
            <w:right w:val="none" w:sz="0" w:space="0" w:color="auto"/>
          </w:divBdr>
        </w:div>
        <w:div w:id="356664643">
          <w:marLeft w:val="480"/>
          <w:marRight w:val="0"/>
          <w:marTop w:val="0"/>
          <w:marBottom w:val="0"/>
          <w:divBdr>
            <w:top w:val="none" w:sz="0" w:space="0" w:color="auto"/>
            <w:left w:val="none" w:sz="0" w:space="0" w:color="auto"/>
            <w:bottom w:val="none" w:sz="0" w:space="0" w:color="auto"/>
            <w:right w:val="none" w:sz="0" w:space="0" w:color="auto"/>
          </w:divBdr>
        </w:div>
        <w:div w:id="1153447807">
          <w:marLeft w:val="480"/>
          <w:marRight w:val="0"/>
          <w:marTop w:val="0"/>
          <w:marBottom w:val="0"/>
          <w:divBdr>
            <w:top w:val="none" w:sz="0" w:space="0" w:color="auto"/>
            <w:left w:val="none" w:sz="0" w:space="0" w:color="auto"/>
            <w:bottom w:val="none" w:sz="0" w:space="0" w:color="auto"/>
            <w:right w:val="none" w:sz="0" w:space="0" w:color="auto"/>
          </w:divBdr>
        </w:div>
        <w:div w:id="212430916">
          <w:marLeft w:val="480"/>
          <w:marRight w:val="0"/>
          <w:marTop w:val="0"/>
          <w:marBottom w:val="0"/>
          <w:divBdr>
            <w:top w:val="none" w:sz="0" w:space="0" w:color="auto"/>
            <w:left w:val="none" w:sz="0" w:space="0" w:color="auto"/>
            <w:bottom w:val="none" w:sz="0" w:space="0" w:color="auto"/>
            <w:right w:val="none" w:sz="0" w:space="0" w:color="auto"/>
          </w:divBdr>
        </w:div>
        <w:div w:id="219826104">
          <w:marLeft w:val="480"/>
          <w:marRight w:val="0"/>
          <w:marTop w:val="0"/>
          <w:marBottom w:val="0"/>
          <w:divBdr>
            <w:top w:val="none" w:sz="0" w:space="0" w:color="auto"/>
            <w:left w:val="none" w:sz="0" w:space="0" w:color="auto"/>
            <w:bottom w:val="none" w:sz="0" w:space="0" w:color="auto"/>
            <w:right w:val="none" w:sz="0" w:space="0" w:color="auto"/>
          </w:divBdr>
        </w:div>
        <w:div w:id="1756705396">
          <w:marLeft w:val="480"/>
          <w:marRight w:val="0"/>
          <w:marTop w:val="0"/>
          <w:marBottom w:val="0"/>
          <w:divBdr>
            <w:top w:val="none" w:sz="0" w:space="0" w:color="auto"/>
            <w:left w:val="none" w:sz="0" w:space="0" w:color="auto"/>
            <w:bottom w:val="none" w:sz="0" w:space="0" w:color="auto"/>
            <w:right w:val="none" w:sz="0" w:space="0" w:color="auto"/>
          </w:divBdr>
        </w:div>
        <w:div w:id="573012295">
          <w:marLeft w:val="480"/>
          <w:marRight w:val="0"/>
          <w:marTop w:val="0"/>
          <w:marBottom w:val="0"/>
          <w:divBdr>
            <w:top w:val="none" w:sz="0" w:space="0" w:color="auto"/>
            <w:left w:val="none" w:sz="0" w:space="0" w:color="auto"/>
            <w:bottom w:val="none" w:sz="0" w:space="0" w:color="auto"/>
            <w:right w:val="none" w:sz="0" w:space="0" w:color="auto"/>
          </w:divBdr>
        </w:div>
        <w:div w:id="1377856047">
          <w:marLeft w:val="480"/>
          <w:marRight w:val="0"/>
          <w:marTop w:val="0"/>
          <w:marBottom w:val="0"/>
          <w:divBdr>
            <w:top w:val="none" w:sz="0" w:space="0" w:color="auto"/>
            <w:left w:val="none" w:sz="0" w:space="0" w:color="auto"/>
            <w:bottom w:val="none" w:sz="0" w:space="0" w:color="auto"/>
            <w:right w:val="none" w:sz="0" w:space="0" w:color="auto"/>
          </w:divBdr>
        </w:div>
        <w:div w:id="985165030">
          <w:marLeft w:val="480"/>
          <w:marRight w:val="0"/>
          <w:marTop w:val="0"/>
          <w:marBottom w:val="0"/>
          <w:divBdr>
            <w:top w:val="none" w:sz="0" w:space="0" w:color="auto"/>
            <w:left w:val="none" w:sz="0" w:space="0" w:color="auto"/>
            <w:bottom w:val="none" w:sz="0" w:space="0" w:color="auto"/>
            <w:right w:val="none" w:sz="0" w:space="0" w:color="auto"/>
          </w:divBdr>
        </w:div>
        <w:div w:id="1302921935">
          <w:marLeft w:val="480"/>
          <w:marRight w:val="0"/>
          <w:marTop w:val="0"/>
          <w:marBottom w:val="0"/>
          <w:divBdr>
            <w:top w:val="none" w:sz="0" w:space="0" w:color="auto"/>
            <w:left w:val="none" w:sz="0" w:space="0" w:color="auto"/>
            <w:bottom w:val="none" w:sz="0" w:space="0" w:color="auto"/>
            <w:right w:val="none" w:sz="0" w:space="0" w:color="auto"/>
          </w:divBdr>
        </w:div>
        <w:div w:id="1480417700">
          <w:marLeft w:val="480"/>
          <w:marRight w:val="0"/>
          <w:marTop w:val="0"/>
          <w:marBottom w:val="0"/>
          <w:divBdr>
            <w:top w:val="none" w:sz="0" w:space="0" w:color="auto"/>
            <w:left w:val="none" w:sz="0" w:space="0" w:color="auto"/>
            <w:bottom w:val="none" w:sz="0" w:space="0" w:color="auto"/>
            <w:right w:val="none" w:sz="0" w:space="0" w:color="auto"/>
          </w:divBdr>
        </w:div>
        <w:div w:id="1944993555">
          <w:marLeft w:val="480"/>
          <w:marRight w:val="0"/>
          <w:marTop w:val="0"/>
          <w:marBottom w:val="0"/>
          <w:divBdr>
            <w:top w:val="none" w:sz="0" w:space="0" w:color="auto"/>
            <w:left w:val="none" w:sz="0" w:space="0" w:color="auto"/>
            <w:bottom w:val="none" w:sz="0" w:space="0" w:color="auto"/>
            <w:right w:val="none" w:sz="0" w:space="0" w:color="auto"/>
          </w:divBdr>
        </w:div>
        <w:div w:id="1200119897">
          <w:marLeft w:val="480"/>
          <w:marRight w:val="0"/>
          <w:marTop w:val="0"/>
          <w:marBottom w:val="0"/>
          <w:divBdr>
            <w:top w:val="none" w:sz="0" w:space="0" w:color="auto"/>
            <w:left w:val="none" w:sz="0" w:space="0" w:color="auto"/>
            <w:bottom w:val="none" w:sz="0" w:space="0" w:color="auto"/>
            <w:right w:val="none" w:sz="0" w:space="0" w:color="auto"/>
          </w:divBdr>
        </w:div>
        <w:div w:id="1508520801">
          <w:marLeft w:val="480"/>
          <w:marRight w:val="0"/>
          <w:marTop w:val="0"/>
          <w:marBottom w:val="0"/>
          <w:divBdr>
            <w:top w:val="none" w:sz="0" w:space="0" w:color="auto"/>
            <w:left w:val="none" w:sz="0" w:space="0" w:color="auto"/>
            <w:bottom w:val="none" w:sz="0" w:space="0" w:color="auto"/>
            <w:right w:val="none" w:sz="0" w:space="0" w:color="auto"/>
          </w:divBdr>
        </w:div>
        <w:div w:id="742415179">
          <w:marLeft w:val="480"/>
          <w:marRight w:val="0"/>
          <w:marTop w:val="0"/>
          <w:marBottom w:val="0"/>
          <w:divBdr>
            <w:top w:val="none" w:sz="0" w:space="0" w:color="auto"/>
            <w:left w:val="none" w:sz="0" w:space="0" w:color="auto"/>
            <w:bottom w:val="none" w:sz="0" w:space="0" w:color="auto"/>
            <w:right w:val="none" w:sz="0" w:space="0" w:color="auto"/>
          </w:divBdr>
        </w:div>
        <w:div w:id="1728990847">
          <w:marLeft w:val="480"/>
          <w:marRight w:val="0"/>
          <w:marTop w:val="0"/>
          <w:marBottom w:val="0"/>
          <w:divBdr>
            <w:top w:val="none" w:sz="0" w:space="0" w:color="auto"/>
            <w:left w:val="none" w:sz="0" w:space="0" w:color="auto"/>
            <w:bottom w:val="none" w:sz="0" w:space="0" w:color="auto"/>
            <w:right w:val="none" w:sz="0" w:space="0" w:color="auto"/>
          </w:divBdr>
        </w:div>
        <w:div w:id="42605106">
          <w:marLeft w:val="480"/>
          <w:marRight w:val="0"/>
          <w:marTop w:val="0"/>
          <w:marBottom w:val="0"/>
          <w:divBdr>
            <w:top w:val="none" w:sz="0" w:space="0" w:color="auto"/>
            <w:left w:val="none" w:sz="0" w:space="0" w:color="auto"/>
            <w:bottom w:val="none" w:sz="0" w:space="0" w:color="auto"/>
            <w:right w:val="none" w:sz="0" w:space="0" w:color="auto"/>
          </w:divBdr>
        </w:div>
        <w:div w:id="216940814">
          <w:marLeft w:val="480"/>
          <w:marRight w:val="0"/>
          <w:marTop w:val="0"/>
          <w:marBottom w:val="0"/>
          <w:divBdr>
            <w:top w:val="none" w:sz="0" w:space="0" w:color="auto"/>
            <w:left w:val="none" w:sz="0" w:space="0" w:color="auto"/>
            <w:bottom w:val="none" w:sz="0" w:space="0" w:color="auto"/>
            <w:right w:val="none" w:sz="0" w:space="0" w:color="auto"/>
          </w:divBdr>
        </w:div>
        <w:div w:id="1246454012">
          <w:marLeft w:val="480"/>
          <w:marRight w:val="0"/>
          <w:marTop w:val="0"/>
          <w:marBottom w:val="0"/>
          <w:divBdr>
            <w:top w:val="none" w:sz="0" w:space="0" w:color="auto"/>
            <w:left w:val="none" w:sz="0" w:space="0" w:color="auto"/>
            <w:bottom w:val="none" w:sz="0" w:space="0" w:color="auto"/>
            <w:right w:val="none" w:sz="0" w:space="0" w:color="auto"/>
          </w:divBdr>
        </w:div>
        <w:div w:id="1012295017">
          <w:marLeft w:val="480"/>
          <w:marRight w:val="0"/>
          <w:marTop w:val="0"/>
          <w:marBottom w:val="0"/>
          <w:divBdr>
            <w:top w:val="none" w:sz="0" w:space="0" w:color="auto"/>
            <w:left w:val="none" w:sz="0" w:space="0" w:color="auto"/>
            <w:bottom w:val="none" w:sz="0" w:space="0" w:color="auto"/>
            <w:right w:val="none" w:sz="0" w:space="0" w:color="auto"/>
          </w:divBdr>
        </w:div>
        <w:div w:id="535893473">
          <w:marLeft w:val="480"/>
          <w:marRight w:val="0"/>
          <w:marTop w:val="0"/>
          <w:marBottom w:val="0"/>
          <w:divBdr>
            <w:top w:val="none" w:sz="0" w:space="0" w:color="auto"/>
            <w:left w:val="none" w:sz="0" w:space="0" w:color="auto"/>
            <w:bottom w:val="none" w:sz="0" w:space="0" w:color="auto"/>
            <w:right w:val="none" w:sz="0" w:space="0" w:color="auto"/>
          </w:divBdr>
        </w:div>
        <w:div w:id="1768884984">
          <w:marLeft w:val="480"/>
          <w:marRight w:val="0"/>
          <w:marTop w:val="0"/>
          <w:marBottom w:val="0"/>
          <w:divBdr>
            <w:top w:val="none" w:sz="0" w:space="0" w:color="auto"/>
            <w:left w:val="none" w:sz="0" w:space="0" w:color="auto"/>
            <w:bottom w:val="none" w:sz="0" w:space="0" w:color="auto"/>
            <w:right w:val="none" w:sz="0" w:space="0" w:color="auto"/>
          </w:divBdr>
        </w:div>
        <w:div w:id="1585720766">
          <w:marLeft w:val="480"/>
          <w:marRight w:val="0"/>
          <w:marTop w:val="0"/>
          <w:marBottom w:val="0"/>
          <w:divBdr>
            <w:top w:val="none" w:sz="0" w:space="0" w:color="auto"/>
            <w:left w:val="none" w:sz="0" w:space="0" w:color="auto"/>
            <w:bottom w:val="none" w:sz="0" w:space="0" w:color="auto"/>
            <w:right w:val="none" w:sz="0" w:space="0" w:color="auto"/>
          </w:divBdr>
        </w:div>
        <w:div w:id="1706754124">
          <w:marLeft w:val="480"/>
          <w:marRight w:val="0"/>
          <w:marTop w:val="0"/>
          <w:marBottom w:val="0"/>
          <w:divBdr>
            <w:top w:val="none" w:sz="0" w:space="0" w:color="auto"/>
            <w:left w:val="none" w:sz="0" w:space="0" w:color="auto"/>
            <w:bottom w:val="none" w:sz="0" w:space="0" w:color="auto"/>
            <w:right w:val="none" w:sz="0" w:space="0" w:color="auto"/>
          </w:divBdr>
        </w:div>
        <w:div w:id="1658653556">
          <w:marLeft w:val="480"/>
          <w:marRight w:val="0"/>
          <w:marTop w:val="0"/>
          <w:marBottom w:val="0"/>
          <w:divBdr>
            <w:top w:val="none" w:sz="0" w:space="0" w:color="auto"/>
            <w:left w:val="none" w:sz="0" w:space="0" w:color="auto"/>
            <w:bottom w:val="none" w:sz="0" w:space="0" w:color="auto"/>
            <w:right w:val="none" w:sz="0" w:space="0" w:color="auto"/>
          </w:divBdr>
        </w:div>
        <w:div w:id="2016489294">
          <w:marLeft w:val="480"/>
          <w:marRight w:val="0"/>
          <w:marTop w:val="0"/>
          <w:marBottom w:val="0"/>
          <w:divBdr>
            <w:top w:val="none" w:sz="0" w:space="0" w:color="auto"/>
            <w:left w:val="none" w:sz="0" w:space="0" w:color="auto"/>
            <w:bottom w:val="none" w:sz="0" w:space="0" w:color="auto"/>
            <w:right w:val="none" w:sz="0" w:space="0" w:color="auto"/>
          </w:divBdr>
        </w:div>
        <w:div w:id="1433553931">
          <w:marLeft w:val="480"/>
          <w:marRight w:val="0"/>
          <w:marTop w:val="0"/>
          <w:marBottom w:val="0"/>
          <w:divBdr>
            <w:top w:val="none" w:sz="0" w:space="0" w:color="auto"/>
            <w:left w:val="none" w:sz="0" w:space="0" w:color="auto"/>
            <w:bottom w:val="none" w:sz="0" w:space="0" w:color="auto"/>
            <w:right w:val="none" w:sz="0" w:space="0" w:color="auto"/>
          </w:divBdr>
        </w:div>
        <w:div w:id="1419869327">
          <w:marLeft w:val="480"/>
          <w:marRight w:val="0"/>
          <w:marTop w:val="0"/>
          <w:marBottom w:val="0"/>
          <w:divBdr>
            <w:top w:val="none" w:sz="0" w:space="0" w:color="auto"/>
            <w:left w:val="none" w:sz="0" w:space="0" w:color="auto"/>
            <w:bottom w:val="none" w:sz="0" w:space="0" w:color="auto"/>
            <w:right w:val="none" w:sz="0" w:space="0" w:color="auto"/>
          </w:divBdr>
        </w:div>
        <w:div w:id="440732065">
          <w:marLeft w:val="480"/>
          <w:marRight w:val="0"/>
          <w:marTop w:val="0"/>
          <w:marBottom w:val="0"/>
          <w:divBdr>
            <w:top w:val="none" w:sz="0" w:space="0" w:color="auto"/>
            <w:left w:val="none" w:sz="0" w:space="0" w:color="auto"/>
            <w:bottom w:val="none" w:sz="0" w:space="0" w:color="auto"/>
            <w:right w:val="none" w:sz="0" w:space="0" w:color="auto"/>
          </w:divBdr>
        </w:div>
        <w:div w:id="46227223">
          <w:marLeft w:val="480"/>
          <w:marRight w:val="0"/>
          <w:marTop w:val="0"/>
          <w:marBottom w:val="0"/>
          <w:divBdr>
            <w:top w:val="none" w:sz="0" w:space="0" w:color="auto"/>
            <w:left w:val="none" w:sz="0" w:space="0" w:color="auto"/>
            <w:bottom w:val="none" w:sz="0" w:space="0" w:color="auto"/>
            <w:right w:val="none" w:sz="0" w:space="0" w:color="auto"/>
          </w:divBdr>
        </w:div>
        <w:div w:id="437456716">
          <w:marLeft w:val="480"/>
          <w:marRight w:val="0"/>
          <w:marTop w:val="0"/>
          <w:marBottom w:val="0"/>
          <w:divBdr>
            <w:top w:val="none" w:sz="0" w:space="0" w:color="auto"/>
            <w:left w:val="none" w:sz="0" w:space="0" w:color="auto"/>
            <w:bottom w:val="none" w:sz="0" w:space="0" w:color="auto"/>
            <w:right w:val="none" w:sz="0" w:space="0" w:color="auto"/>
          </w:divBdr>
        </w:div>
        <w:div w:id="1507399280">
          <w:marLeft w:val="480"/>
          <w:marRight w:val="0"/>
          <w:marTop w:val="0"/>
          <w:marBottom w:val="0"/>
          <w:divBdr>
            <w:top w:val="none" w:sz="0" w:space="0" w:color="auto"/>
            <w:left w:val="none" w:sz="0" w:space="0" w:color="auto"/>
            <w:bottom w:val="none" w:sz="0" w:space="0" w:color="auto"/>
            <w:right w:val="none" w:sz="0" w:space="0" w:color="auto"/>
          </w:divBdr>
        </w:div>
      </w:divsChild>
    </w:div>
    <w:div w:id="1654287241">
      <w:bodyDiv w:val="1"/>
      <w:marLeft w:val="0"/>
      <w:marRight w:val="0"/>
      <w:marTop w:val="0"/>
      <w:marBottom w:val="0"/>
      <w:divBdr>
        <w:top w:val="none" w:sz="0" w:space="0" w:color="auto"/>
        <w:left w:val="none" w:sz="0" w:space="0" w:color="auto"/>
        <w:bottom w:val="none" w:sz="0" w:space="0" w:color="auto"/>
        <w:right w:val="none" w:sz="0" w:space="0" w:color="auto"/>
      </w:divBdr>
    </w:div>
    <w:div w:id="1658335967">
      <w:bodyDiv w:val="1"/>
      <w:marLeft w:val="0"/>
      <w:marRight w:val="0"/>
      <w:marTop w:val="0"/>
      <w:marBottom w:val="0"/>
      <w:divBdr>
        <w:top w:val="none" w:sz="0" w:space="0" w:color="auto"/>
        <w:left w:val="none" w:sz="0" w:space="0" w:color="auto"/>
        <w:bottom w:val="none" w:sz="0" w:space="0" w:color="auto"/>
        <w:right w:val="none" w:sz="0" w:space="0" w:color="auto"/>
      </w:divBdr>
    </w:div>
    <w:div w:id="1659848943">
      <w:bodyDiv w:val="1"/>
      <w:marLeft w:val="0"/>
      <w:marRight w:val="0"/>
      <w:marTop w:val="0"/>
      <w:marBottom w:val="0"/>
      <w:divBdr>
        <w:top w:val="none" w:sz="0" w:space="0" w:color="auto"/>
        <w:left w:val="none" w:sz="0" w:space="0" w:color="auto"/>
        <w:bottom w:val="none" w:sz="0" w:space="0" w:color="auto"/>
        <w:right w:val="none" w:sz="0" w:space="0" w:color="auto"/>
      </w:divBdr>
    </w:div>
    <w:div w:id="1660040763">
      <w:bodyDiv w:val="1"/>
      <w:marLeft w:val="0"/>
      <w:marRight w:val="0"/>
      <w:marTop w:val="0"/>
      <w:marBottom w:val="0"/>
      <w:divBdr>
        <w:top w:val="none" w:sz="0" w:space="0" w:color="auto"/>
        <w:left w:val="none" w:sz="0" w:space="0" w:color="auto"/>
        <w:bottom w:val="none" w:sz="0" w:space="0" w:color="auto"/>
        <w:right w:val="none" w:sz="0" w:space="0" w:color="auto"/>
      </w:divBdr>
    </w:div>
    <w:div w:id="1660424398">
      <w:bodyDiv w:val="1"/>
      <w:marLeft w:val="0"/>
      <w:marRight w:val="0"/>
      <w:marTop w:val="0"/>
      <w:marBottom w:val="0"/>
      <w:divBdr>
        <w:top w:val="none" w:sz="0" w:space="0" w:color="auto"/>
        <w:left w:val="none" w:sz="0" w:space="0" w:color="auto"/>
        <w:bottom w:val="none" w:sz="0" w:space="0" w:color="auto"/>
        <w:right w:val="none" w:sz="0" w:space="0" w:color="auto"/>
      </w:divBdr>
    </w:div>
    <w:div w:id="1663772568">
      <w:bodyDiv w:val="1"/>
      <w:marLeft w:val="0"/>
      <w:marRight w:val="0"/>
      <w:marTop w:val="0"/>
      <w:marBottom w:val="0"/>
      <w:divBdr>
        <w:top w:val="none" w:sz="0" w:space="0" w:color="auto"/>
        <w:left w:val="none" w:sz="0" w:space="0" w:color="auto"/>
        <w:bottom w:val="none" w:sz="0" w:space="0" w:color="auto"/>
        <w:right w:val="none" w:sz="0" w:space="0" w:color="auto"/>
      </w:divBdr>
    </w:div>
    <w:div w:id="1666057044">
      <w:bodyDiv w:val="1"/>
      <w:marLeft w:val="0"/>
      <w:marRight w:val="0"/>
      <w:marTop w:val="0"/>
      <w:marBottom w:val="0"/>
      <w:divBdr>
        <w:top w:val="none" w:sz="0" w:space="0" w:color="auto"/>
        <w:left w:val="none" w:sz="0" w:space="0" w:color="auto"/>
        <w:bottom w:val="none" w:sz="0" w:space="0" w:color="auto"/>
        <w:right w:val="none" w:sz="0" w:space="0" w:color="auto"/>
      </w:divBdr>
    </w:div>
    <w:div w:id="1677884234">
      <w:bodyDiv w:val="1"/>
      <w:marLeft w:val="0"/>
      <w:marRight w:val="0"/>
      <w:marTop w:val="0"/>
      <w:marBottom w:val="0"/>
      <w:divBdr>
        <w:top w:val="none" w:sz="0" w:space="0" w:color="auto"/>
        <w:left w:val="none" w:sz="0" w:space="0" w:color="auto"/>
        <w:bottom w:val="none" w:sz="0" w:space="0" w:color="auto"/>
        <w:right w:val="none" w:sz="0" w:space="0" w:color="auto"/>
      </w:divBdr>
    </w:div>
    <w:div w:id="1678456656">
      <w:bodyDiv w:val="1"/>
      <w:marLeft w:val="0"/>
      <w:marRight w:val="0"/>
      <w:marTop w:val="0"/>
      <w:marBottom w:val="0"/>
      <w:divBdr>
        <w:top w:val="none" w:sz="0" w:space="0" w:color="auto"/>
        <w:left w:val="none" w:sz="0" w:space="0" w:color="auto"/>
        <w:bottom w:val="none" w:sz="0" w:space="0" w:color="auto"/>
        <w:right w:val="none" w:sz="0" w:space="0" w:color="auto"/>
      </w:divBdr>
    </w:div>
    <w:div w:id="1683437547">
      <w:bodyDiv w:val="1"/>
      <w:marLeft w:val="0"/>
      <w:marRight w:val="0"/>
      <w:marTop w:val="0"/>
      <w:marBottom w:val="0"/>
      <w:divBdr>
        <w:top w:val="none" w:sz="0" w:space="0" w:color="auto"/>
        <w:left w:val="none" w:sz="0" w:space="0" w:color="auto"/>
        <w:bottom w:val="none" w:sz="0" w:space="0" w:color="auto"/>
        <w:right w:val="none" w:sz="0" w:space="0" w:color="auto"/>
      </w:divBdr>
    </w:div>
    <w:div w:id="1684210008">
      <w:bodyDiv w:val="1"/>
      <w:marLeft w:val="0"/>
      <w:marRight w:val="0"/>
      <w:marTop w:val="0"/>
      <w:marBottom w:val="0"/>
      <w:divBdr>
        <w:top w:val="none" w:sz="0" w:space="0" w:color="auto"/>
        <w:left w:val="none" w:sz="0" w:space="0" w:color="auto"/>
        <w:bottom w:val="none" w:sz="0" w:space="0" w:color="auto"/>
        <w:right w:val="none" w:sz="0" w:space="0" w:color="auto"/>
      </w:divBdr>
    </w:div>
    <w:div w:id="1684548246">
      <w:bodyDiv w:val="1"/>
      <w:marLeft w:val="0"/>
      <w:marRight w:val="0"/>
      <w:marTop w:val="0"/>
      <w:marBottom w:val="0"/>
      <w:divBdr>
        <w:top w:val="none" w:sz="0" w:space="0" w:color="auto"/>
        <w:left w:val="none" w:sz="0" w:space="0" w:color="auto"/>
        <w:bottom w:val="none" w:sz="0" w:space="0" w:color="auto"/>
        <w:right w:val="none" w:sz="0" w:space="0" w:color="auto"/>
      </w:divBdr>
    </w:div>
    <w:div w:id="1697080799">
      <w:bodyDiv w:val="1"/>
      <w:marLeft w:val="0"/>
      <w:marRight w:val="0"/>
      <w:marTop w:val="0"/>
      <w:marBottom w:val="0"/>
      <w:divBdr>
        <w:top w:val="none" w:sz="0" w:space="0" w:color="auto"/>
        <w:left w:val="none" w:sz="0" w:space="0" w:color="auto"/>
        <w:bottom w:val="none" w:sz="0" w:space="0" w:color="auto"/>
        <w:right w:val="none" w:sz="0" w:space="0" w:color="auto"/>
      </w:divBdr>
    </w:div>
    <w:div w:id="1698462764">
      <w:bodyDiv w:val="1"/>
      <w:marLeft w:val="0"/>
      <w:marRight w:val="0"/>
      <w:marTop w:val="0"/>
      <w:marBottom w:val="0"/>
      <w:divBdr>
        <w:top w:val="none" w:sz="0" w:space="0" w:color="auto"/>
        <w:left w:val="none" w:sz="0" w:space="0" w:color="auto"/>
        <w:bottom w:val="none" w:sz="0" w:space="0" w:color="auto"/>
        <w:right w:val="none" w:sz="0" w:space="0" w:color="auto"/>
      </w:divBdr>
    </w:div>
    <w:div w:id="1701861068">
      <w:bodyDiv w:val="1"/>
      <w:marLeft w:val="0"/>
      <w:marRight w:val="0"/>
      <w:marTop w:val="0"/>
      <w:marBottom w:val="0"/>
      <w:divBdr>
        <w:top w:val="none" w:sz="0" w:space="0" w:color="auto"/>
        <w:left w:val="none" w:sz="0" w:space="0" w:color="auto"/>
        <w:bottom w:val="none" w:sz="0" w:space="0" w:color="auto"/>
        <w:right w:val="none" w:sz="0" w:space="0" w:color="auto"/>
      </w:divBdr>
      <w:divsChild>
        <w:div w:id="712585574">
          <w:marLeft w:val="640"/>
          <w:marRight w:val="0"/>
          <w:marTop w:val="0"/>
          <w:marBottom w:val="0"/>
          <w:divBdr>
            <w:top w:val="none" w:sz="0" w:space="0" w:color="auto"/>
            <w:left w:val="none" w:sz="0" w:space="0" w:color="auto"/>
            <w:bottom w:val="none" w:sz="0" w:space="0" w:color="auto"/>
            <w:right w:val="none" w:sz="0" w:space="0" w:color="auto"/>
          </w:divBdr>
        </w:div>
        <w:div w:id="750548719">
          <w:marLeft w:val="640"/>
          <w:marRight w:val="0"/>
          <w:marTop w:val="0"/>
          <w:marBottom w:val="0"/>
          <w:divBdr>
            <w:top w:val="none" w:sz="0" w:space="0" w:color="auto"/>
            <w:left w:val="none" w:sz="0" w:space="0" w:color="auto"/>
            <w:bottom w:val="none" w:sz="0" w:space="0" w:color="auto"/>
            <w:right w:val="none" w:sz="0" w:space="0" w:color="auto"/>
          </w:divBdr>
        </w:div>
        <w:div w:id="1677421420">
          <w:marLeft w:val="640"/>
          <w:marRight w:val="0"/>
          <w:marTop w:val="0"/>
          <w:marBottom w:val="0"/>
          <w:divBdr>
            <w:top w:val="none" w:sz="0" w:space="0" w:color="auto"/>
            <w:left w:val="none" w:sz="0" w:space="0" w:color="auto"/>
            <w:bottom w:val="none" w:sz="0" w:space="0" w:color="auto"/>
            <w:right w:val="none" w:sz="0" w:space="0" w:color="auto"/>
          </w:divBdr>
        </w:div>
        <w:div w:id="1225799584">
          <w:marLeft w:val="640"/>
          <w:marRight w:val="0"/>
          <w:marTop w:val="0"/>
          <w:marBottom w:val="0"/>
          <w:divBdr>
            <w:top w:val="none" w:sz="0" w:space="0" w:color="auto"/>
            <w:left w:val="none" w:sz="0" w:space="0" w:color="auto"/>
            <w:bottom w:val="none" w:sz="0" w:space="0" w:color="auto"/>
            <w:right w:val="none" w:sz="0" w:space="0" w:color="auto"/>
          </w:divBdr>
        </w:div>
        <w:div w:id="449709564">
          <w:marLeft w:val="640"/>
          <w:marRight w:val="0"/>
          <w:marTop w:val="0"/>
          <w:marBottom w:val="0"/>
          <w:divBdr>
            <w:top w:val="none" w:sz="0" w:space="0" w:color="auto"/>
            <w:left w:val="none" w:sz="0" w:space="0" w:color="auto"/>
            <w:bottom w:val="none" w:sz="0" w:space="0" w:color="auto"/>
            <w:right w:val="none" w:sz="0" w:space="0" w:color="auto"/>
          </w:divBdr>
        </w:div>
        <w:div w:id="560750411">
          <w:marLeft w:val="640"/>
          <w:marRight w:val="0"/>
          <w:marTop w:val="0"/>
          <w:marBottom w:val="0"/>
          <w:divBdr>
            <w:top w:val="none" w:sz="0" w:space="0" w:color="auto"/>
            <w:left w:val="none" w:sz="0" w:space="0" w:color="auto"/>
            <w:bottom w:val="none" w:sz="0" w:space="0" w:color="auto"/>
            <w:right w:val="none" w:sz="0" w:space="0" w:color="auto"/>
          </w:divBdr>
        </w:div>
        <w:div w:id="1882204861">
          <w:marLeft w:val="640"/>
          <w:marRight w:val="0"/>
          <w:marTop w:val="0"/>
          <w:marBottom w:val="0"/>
          <w:divBdr>
            <w:top w:val="none" w:sz="0" w:space="0" w:color="auto"/>
            <w:left w:val="none" w:sz="0" w:space="0" w:color="auto"/>
            <w:bottom w:val="none" w:sz="0" w:space="0" w:color="auto"/>
            <w:right w:val="none" w:sz="0" w:space="0" w:color="auto"/>
          </w:divBdr>
        </w:div>
        <w:div w:id="822356128">
          <w:marLeft w:val="640"/>
          <w:marRight w:val="0"/>
          <w:marTop w:val="0"/>
          <w:marBottom w:val="0"/>
          <w:divBdr>
            <w:top w:val="none" w:sz="0" w:space="0" w:color="auto"/>
            <w:left w:val="none" w:sz="0" w:space="0" w:color="auto"/>
            <w:bottom w:val="none" w:sz="0" w:space="0" w:color="auto"/>
            <w:right w:val="none" w:sz="0" w:space="0" w:color="auto"/>
          </w:divBdr>
        </w:div>
        <w:div w:id="566886755">
          <w:marLeft w:val="640"/>
          <w:marRight w:val="0"/>
          <w:marTop w:val="0"/>
          <w:marBottom w:val="0"/>
          <w:divBdr>
            <w:top w:val="none" w:sz="0" w:space="0" w:color="auto"/>
            <w:left w:val="none" w:sz="0" w:space="0" w:color="auto"/>
            <w:bottom w:val="none" w:sz="0" w:space="0" w:color="auto"/>
            <w:right w:val="none" w:sz="0" w:space="0" w:color="auto"/>
          </w:divBdr>
        </w:div>
        <w:div w:id="726345428">
          <w:marLeft w:val="640"/>
          <w:marRight w:val="0"/>
          <w:marTop w:val="0"/>
          <w:marBottom w:val="0"/>
          <w:divBdr>
            <w:top w:val="none" w:sz="0" w:space="0" w:color="auto"/>
            <w:left w:val="none" w:sz="0" w:space="0" w:color="auto"/>
            <w:bottom w:val="none" w:sz="0" w:space="0" w:color="auto"/>
            <w:right w:val="none" w:sz="0" w:space="0" w:color="auto"/>
          </w:divBdr>
        </w:div>
        <w:div w:id="835144650">
          <w:marLeft w:val="640"/>
          <w:marRight w:val="0"/>
          <w:marTop w:val="0"/>
          <w:marBottom w:val="0"/>
          <w:divBdr>
            <w:top w:val="none" w:sz="0" w:space="0" w:color="auto"/>
            <w:left w:val="none" w:sz="0" w:space="0" w:color="auto"/>
            <w:bottom w:val="none" w:sz="0" w:space="0" w:color="auto"/>
            <w:right w:val="none" w:sz="0" w:space="0" w:color="auto"/>
          </w:divBdr>
        </w:div>
        <w:div w:id="813646505">
          <w:marLeft w:val="640"/>
          <w:marRight w:val="0"/>
          <w:marTop w:val="0"/>
          <w:marBottom w:val="0"/>
          <w:divBdr>
            <w:top w:val="none" w:sz="0" w:space="0" w:color="auto"/>
            <w:left w:val="none" w:sz="0" w:space="0" w:color="auto"/>
            <w:bottom w:val="none" w:sz="0" w:space="0" w:color="auto"/>
            <w:right w:val="none" w:sz="0" w:space="0" w:color="auto"/>
          </w:divBdr>
        </w:div>
        <w:div w:id="1682852766">
          <w:marLeft w:val="640"/>
          <w:marRight w:val="0"/>
          <w:marTop w:val="0"/>
          <w:marBottom w:val="0"/>
          <w:divBdr>
            <w:top w:val="none" w:sz="0" w:space="0" w:color="auto"/>
            <w:left w:val="none" w:sz="0" w:space="0" w:color="auto"/>
            <w:bottom w:val="none" w:sz="0" w:space="0" w:color="auto"/>
            <w:right w:val="none" w:sz="0" w:space="0" w:color="auto"/>
          </w:divBdr>
        </w:div>
        <w:div w:id="2065105748">
          <w:marLeft w:val="640"/>
          <w:marRight w:val="0"/>
          <w:marTop w:val="0"/>
          <w:marBottom w:val="0"/>
          <w:divBdr>
            <w:top w:val="none" w:sz="0" w:space="0" w:color="auto"/>
            <w:left w:val="none" w:sz="0" w:space="0" w:color="auto"/>
            <w:bottom w:val="none" w:sz="0" w:space="0" w:color="auto"/>
            <w:right w:val="none" w:sz="0" w:space="0" w:color="auto"/>
          </w:divBdr>
          <w:divsChild>
            <w:div w:id="1272979831">
              <w:marLeft w:val="0"/>
              <w:marRight w:val="0"/>
              <w:marTop w:val="0"/>
              <w:marBottom w:val="0"/>
              <w:divBdr>
                <w:top w:val="none" w:sz="0" w:space="0" w:color="auto"/>
                <w:left w:val="none" w:sz="0" w:space="0" w:color="auto"/>
                <w:bottom w:val="none" w:sz="0" w:space="0" w:color="auto"/>
                <w:right w:val="none" w:sz="0" w:space="0" w:color="auto"/>
              </w:divBdr>
            </w:div>
            <w:div w:id="732388209">
              <w:marLeft w:val="0"/>
              <w:marRight w:val="0"/>
              <w:marTop w:val="0"/>
              <w:marBottom w:val="0"/>
              <w:divBdr>
                <w:top w:val="none" w:sz="0" w:space="0" w:color="auto"/>
                <w:left w:val="none" w:sz="0" w:space="0" w:color="auto"/>
                <w:bottom w:val="none" w:sz="0" w:space="0" w:color="auto"/>
                <w:right w:val="none" w:sz="0" w:space="0" w:color="auto"/>
              </w:divBdr>
            </w:div>
          </w:divsChild>
        </w:div>
        <w:div w:id="1038044589">
          <w:marLeft w:val="640"/>
          <w:marRight w:val="0"/>
          <w:marTop w:val="0"/>
          <w:marBottom w:val="0"/>
          <w:divBdr>
            <w:top w:val="none" w:sz="0" w:space="0" w:color="auto"/>
            <w:left w:val="none" w:sz="0" w:space="0" w:color="auto"/>
            <w:bottom w:val="none" w:sz="0" w:space="0" w:color="auto"/>
            <w:right w:val="none" w:sz="0" w:space="0" w:color="auto"/>
          </w:divBdr>
        </w:div>
        <w:div w:id="21981436">
          <w:marLeft w:val="640"/>
          <w:marRight w:val="0"/>
          <w:marTop w:val="0"/>
          <w:marBottom w:val="0"/>
          <w:divBdr>
            <w:top w:val="none" w:sz="0" w:space="0" w:color="auto"/>
            <w:left w:val="none" w:sz="0" w:space="0" w:color="auto"/>
            <w:bottom w:val="none" w:sz="0" w:space="0" w:color="auto"/>
            <w:right w:val="none" w:sz="0" w:space="0" w:color="auto"/>
          </w:divBdr>
        </w:div>
        <w:div w:id="1019509070">
          <w:marLeft w:val="640"/>
          <w:marRight w:val="0"/>
          <w:marTop w:val="0"/>
          <w:marBottom w:val="0"/>
          <w:divBdr>
            <w:top w:val="none" w:sz="0" w:space="0" w:color="auto"/>
            <w:left w:val="none" w:sz="0" w:space="0" w:color="auto"/>
            <w:bottom w:val="none" w:sz="0" w:space="0" w:color="auto"/>
            <w:right w:val="none" w:sz="0" w:space="0" w:color="auto"/>
          </w:divBdr>
        </w:div>
        <w:div w:id="1377774876">
          <w:marLeft w:val="640"/>
          <w:marRight w:val="0"/>
          <w:marTop w:val="0"/>
          <w:marBottom w:val="0"/>
          <w:divBdr>
            <w:top w:val="none" w:sz="0" w:space="0" w:color="auto"/>
            <w:left w:val="none" w:sz="0" w:space="0" w:color="auto"/>
            <w:bottom w:val="none" w:sz="0" w:space="0" w:color="auto"/>
            <w:right w:val="none" w:sz="0" w:space="0" w:color="auto"/>
          </w:divBdr>
        </w:div>
        <w:div w:id="820731357">
          <w:marLeft w:val="640"/>
          <w:marRight w:val="0"/>
          <w:marTop w:val="0"/>
          <w:marBottom w:val="0"/>
          <w:divBdr>
            <w:top w:val="none" w:sz="0" w:space="0" w:color="auto"/>
            <w:left w:val="none" w:sz="0" w:space="0" w:color="auto"/>
            <w:bottom w:val="none" w:sz="0" w:space="0" w:color="auto"/>
            <w:right w:val="none" w:sz="0" w:space="0" w:color="auto"/>
          </w:divBdr>
        </w:div>
        <w:div w:id="25100666">
          <w:marLeft w:val="640"/>
          <w:marRight w:val="0"/>
          <w:marTop w:val="0"/>
          <w:marBottom w:val="0"/>
          <w:divBdr>
            <w:top w:val="none" w:sz="0" w:space="0" w:color="auto"/>
            <w:left w:val="none" w:sz="0" w:space="0" w:color="auto"/>
            <w:bottom w:val="none" w:sz="0" w:space="0" w:color="auto"/>
            <w:right w:val="none" w:sz="0" w:space="0" w:color="auto"/>
          </w:divBdr>
        </w:div>
        <w:div w:id="931202337">
          <w:marLeft w:val="640"/>
          <w:marRight w:val="0"/>
          <w:marTop w:val="0"/>
          <w:marBottom w:val="0"/>
          <w:divBdr>
            <w:top w:val="none" w:sz="0" w:space="0" w:color="auto"/>
            <w:left w:val="none" w:sz="0" w:space="0" w:color="auto"/>
            <w:bottom w:val="none" w:sz="0" w:space="0" w:color="auto"/>
            <w:right w:val="none" w:sz="0" w:space="0" w:color="auto"/>
          </w:divBdr>
        </w:div>
        <w:div w:id="1167593785">
          <w:marLeft w:val="640"/>
          <w:marRight w:val="0"/>
          <w:marTop w:val="0"/>
          <w:marBottom w:val="0"/>
          <w:divBdr>
            <w:top w:val="none" w:sz="0" w:space="0" w:color="auto"/>
            <w:left w:val="none" w:sz="0" w:space="0" w:color="auto"/>
            <w:bottom w:val="none" w:sz="0" w:space="0" w:color="auto"/>
            <w:right w:val="none" w:sz="0" w:space="0" w:color="auto"/>
          </w:divBdr>
        </w:div>
        <w:div w:id="1416702491">
          <w:marLeft w:val="640"/>
          <w:marRight w:val="0"/>
          <w:marTop w:val="0"/>
          <w:marBottom w:val="0"/>
          <w:divBdr>
            <w:top w:val="none" w:sz="0" w:space="0" w:color="auto"/>
            <w:left w:val="none" w:sz="0" w:space="0" w:color="auto"/>
            <w:bottom w:val="none" w:sz="0" w:space="0" w:color="auto"/>
            <w:right w:val="none" w:sz="0" w:space="0" w:color="auto"/>
          </w:divBdr>
        </w:div>
        <w:div w:id="1565486700">
          <w:marLeft w:val="640"/>
          <w:marRight w:val="0"/>
          <w:marTop w:val="0"/>
          <w:marBottom w:val="0"/>
          <w:divBdr>
            <w:top w:val="none" w:sz="0" w:space="0" w:color="auto"/>
            <w:left w:val="none" w:sz="0" w:space="0" w:color="auto"/>
            <w:bottom w:val="none" w:sz="0" w:space="0" w:color="auto"/>
            <w:right w:val="none" w:sz="0" w:space="0" w:color="auto"/>
          </w:divBdr>
        </w:div>
        <w:div w:id="1114709501">
          <w:marLeft w:val="640"/>
          <w:marRight w:val="0"/>
          <w:marTop w:val="0"/>
          <w:marBottom w:val="0"/>
          <w:divBdr>
            <w:top w:val="none" w:sz="0" w:space="0" w:color="auto"/>
            <w:left w:val="none" w:sz="0" w:space="0" w:color="auto"/>
            <w:bottom w:val="none" w:sz="0" w:space="0" w:color="auto"/>
            <w:right w:val="none" w:sz="0" w:space="0" w:color="auto"/>
          </w:divBdr>
        </w:div>
        <w:div w:id="2027098296">
          <w:marLeft w:val="640"/>
          <w:marRight w:val="0"/>
          <w:marTop w:val="0"/>
          <w:marBottom w:val="0"/>
          <w:divBdr>
            <w:top w:val="none" w:sz="0" w:space="0" w:color="auto"/>
            <w:left w:val="none" w:sz="0" w:space="0" w:color="auto"/>
            <w:bottom w:val="none" w:sz="0" w:space="0" w:color="auto"/>
            <w:right w:val="none" w:sz="0" w:space="0" w:color="auto"/>
          </w:divBdr>
        </w:div>
        <w:div w:id="2120685264">
          <w:marLeft w:val="640"/>
          <w:marRight w:val="0"/>
          <w:marTop w:val="0"/>
          <w:marBottom w:val="0"/>
          <w:divBdr>
            <w:top w:val="none" w:sz="0" w:space="0" w:color="auto"/>
            <w:left w:val="none" w:sz="0" w:space="0" w:color="auto"/>
            <w:bottom w:val="none" w:sz="0" w:space="0" w:color="auto"/>
            <w:right w:val="none" w:sz="0" w:space="0" w:color="auto"/>
          </w:divBdr>
        </w:div>
        <w:div w:id="873539674">
          <w:marLeft w:val="640"/>
          <w:marRight w:val="0"/>
          <w:marTop w:val="0"/>
          <w:marBottom w:val="0"/>
          <w:divBdr>
            <w:top w:val="none" w:sz="0" w:space="0" w:color="auto"/>
            <w:left w:val="none" w:sz="0" w:space="0" w:color="auto"/>
            <w:bottom w:val="none" w:sz="0" w:space="0" w:color="auto"/>
            <w:right w:val="none" w:sz="0" w:space="0" w:color="auto"/>
          </w:divBdr>
        </w:div>
        <w:div w:id="287205506">
          <w:marLeft w:val="640"/>
          <w:marRight w:val="0"/>
          <w:marTop w:val="0"/>
          <w:marBottom w:val="0"/>
          <w:divBdr>
            <w:top w:val="none" w:sz="0" w:space="0" w:color="auto"/>
            <w:left w:val="none" w:sz="0" w:space="0" w:color="auto"/>
            <w:bottom w:val="none" w:sz="0" w:space="0" w:color="auto"/>
            <w:right w:val="none" w:sz="0" w:space="0" w:color="auto"/>
          </w:divBdr>
        </w:div>
        <w:div w:id="2035617756">
          <w:marLeft w:val="640"/>
          <w:marRight w:val="0"/>
          <w:marTop w:val="0"/>
          <w:marBottom w:val="0"/>
          <w:divBdr>
            <w:top w:val="none" w:sz="0" w:space="0" w:color="auto"/>
            <w:left w:val="none" w:sz="0" w:space="0" w:color="auto"/>
            <w:bottom w:val="none" w:sz="0" w:space="0" w:color="auto"/>
            <w:right w:val="none" w:sz="0" w:space="0" w:color="auto"/>
          </w:divBdr>
        </w:div>
        <w:div w:id="8877056">
          <w:marLeft w:val="640"/>
          <w:marRight w:val="0"/>
          <w:marTop w:val="0"/>
          <w:marBottom w:val="0"/>
          <w:divBdr>
            <w:top w:val="none" w:sz="0" w:space="0" w:color="auto"/>
            <w:left w:val="none" w:sz="0" w:space="0" w:color="auto"/>
            <w:bottom w:val="none" w:sz="0" w:space="0" w:color="auto"/>
            <w:right w:val="none" w:sz="0" w:space="0" w:color="auto"/>
          </w:divBdr>
        </w:div>
        <w:div w:id="1253902576">
          <w:marLeft w:val="640"/>
          <w:marRight w:val="0"/>
          <w:marTop w:val="0"/>
          <w:marBottom w:val="0"/>
          <w:divBdr>
            <w:top w:val="none" w:sz="0" w:space="0" w:color="auto"/>
            <w:left w:val="none" w:sz="0" w:space="0" w:color="auto"/>
            <w:bottom w:val="none" w:sz="0" w:space="0" w:color="auto"/>
            <w:right w:val="none" w:sz="0" w:space="0" w:color="auto"/>
          </w:divBdr>
        </w:div>
        <w:div w:id="1829129987">
          <w:marLeft w:val="640"/>
          <w:marRight w:val="0"/>
          <w:marTop w:val="0"/>
          <w:marBottom w:val="0"/>
          <w:divBdr>
            <w:top w:val="none" w:sz="0" w:space="0" w:color="auto"/>
            <w:left w:val="none" w:sz="0" w:space="0" w:color="auto"/>
            <w:bottom w:val="none" w:sz="0" w:space="0" w:color="auto"/>
            <w:right w:val="none" w:sz="0" w:space="0" w:color="auto"/>
          </w:divBdr>
        </w:div>
        <w:div w:id="1031954675">
          <w:marLeft w:val="640"/>
          <w:marRight w:val="0"/>
          <w:marTop w:val="0"/>
          <w:marBottom w:val="0"/>
          <w:divBdr>
            <w:top w:val="none" w:sz="0" w:space="0" w:color="auto"/>
            <w:left w:val="none" w:sz="0" w:space="0" w:color="auto"/>
            <w:bottom w:val="none" w:sz="0" w:space="0" w:color="auto"/>
            <w:right w:val="none" w:sz="0" w:space="0" w:color="auto"/>
          </w:divBdr>
        </w:div>
        <w:div w:id="2036883342">
          <w:marLeft w:val="640"/>
          <w:marRight w:val="0"/>
          <w:marTop w:val="0"/>
          <w:marBottom w:val="0"/>
          <w:divBdr>
            <w:top w:val="none" w:sz="0" w:space="0" w:color="auto"/>
            <w:left w:val="none" w:sz="0" w:space="0" w:color="auto"/>
            <w:bottom w:val="none" w:sz="0" w:space="0" w:color="auto"/>
            <w:right w:val="none" w:sz="0" w:space="0" w:color="auto"/>
          </w:divBdr>
        </w:div>
        <w:div w:id="1962494373">
          <w:marLeft w:val="640"/>
          <w:marRight w:val="0"/>
          <w:marTop w:val="0"/>
          <w:marBottom w:val="0"/>
          <w:divBdr>
            <w:top w:val="none" w:sz="0" w:space="0" w:color="auto"/>
            <w:left w:val="none" w:sz="0" w:space="0" w:color="auto"/>
            <w:bottom w:val="none" w:sz="0" w:space="0" w:color="auto"/>
            <w:right w:val="none" w:sz="0" w:space="0" w:color="auto"/>
          </w:divBdr>
        </w:div>
        <w:div w:id="1663969802">
          <w:marLeft w:val="640"/>
          <w:marRight w:val="0"/>
          <w:marTop w:val="0"/>
          <w:marBottom w:val="0"/>
          <w:divBdr>
            <w:top w:val="none" w:sz="0" w:space="0" w:color="auto"/>
            <w:left w:val="none" w:sz="0" w:space="0" w:color="auto"/>
            <w:bottom w:val="none" w:sz="0" w:space="0" w:color="auto"/>
            <w:right w:val="none" w:sz="0" w:space="0" w:color="auto"/>
          </w:divBdr>
        </w:div>
        <w:div w:id="1403604764">
          <w:marLeft w:val="640"/>
          <w:marRight w:val="0"/>
          <w:marTop w:val="0"/>
          <w:marBottom w:val="0"/>
          <w:divBdr>
            <w:top w:val="none" w:sz="0" w:space="0" w:color="auto"/>
            <w:left w:val="none" w:sz="0" w:space="0" w:color="auto"/>
            <w:bottom w:val="none" w:sz="0" w:space="0" w:color="auto"/>
            <w:right w:val="none" w:sz="0" w:space="0" w:color="auto"/>
          </w:divBdr>
        </w:div>
        <w:div w:id="2033872283">
          <w:marLeft w:val="640"/>
          <w:marRight w:val="0"/>
          <w:marTop w:val="0"/>
          <w:marBottom w:val="0"/>
          <w:divBdr>
            <w:top w:val="none" w:sz="0" w:space="0" w:color="auto"/>
            <w:left w:val="none" w:sz="0" w:space="0" w:color="auto"/>
            <w:bottom w:val="none" w:sz="0" w:space="0" w:color="auto"/>
            <w:right w:val="none" w:sz="0" w:space="0" w:color="auto"/>
          </w:divBdr>
        </w:div>
        <w:div w:id="2088960234">
          <w:marLeft w:val="640"/>
          <w:marRight w:val="0"/>
          <w:marTop w:val="0"/>
          <w:marBottom w:val="0"/>
          <w:divBdr>
            <w:top w:val="none" w:sz="0" w:space="0" w:color="auto"/>
            <w:left w:val="none" w:sz="0" w:space="0" w:color="auto"/>
            <w:bottom w:val="none" w:sz="0" w:space="0" w:color="auto"/>
            <w:right w:val="none" w:sz="0" w:space="0" w:color="auto"/>
          </w:divBdr>
        </w:div>
        <w:div w:id="610669981">
          <w:marLeft w:val="640"/>
          <w:marRight w:val="0"/>
          <w:marTop w:val="0"/>
          <w:marBottom w:val="0"/>
          <w:divBdr>
            <w:top w:val="none" w:sz="0" w:space="0" w:color="auto"/>
            <w:left w:val="none" w:sz="0" w:space="0" w:color="auto"/>
            <w:bottom w:val="none" w:sz="0" w:space="0" w:color="auto"/>
            <w:right w:val="none" w:sz="0" w:space="0" w:color="auto"/>
          </w:divBdr>
        </w:div>
        <w:div w:id="1101071819">
          <w:marLeft w:val="640"/>
          <w:marRight w:val="0"/>
          <w:marTop w:val="0"/>
          <w:marBottom w:val="0"/>
          <w:divBdr>
            <w:top w:val="none" w:sz="0" w:space="0" w:color="auto"/>
            <w:left w:val="none" w:sz="0" w:space="0" w:color="auto"/>
            <w:bottom w:val="none" w:sz="0" w:space="0" w:color="auto"/>
            <w:right w:val="none" w:sz="0" w:space="0" w:color="auto"/>
          </w:divBdr>
        </w:div>
        <w:div w:id="1109742845">
          <w:marLeft w:val="640"/>
          <w:marRight w:val="0"/>
          <w:marTop w:val="0"/>
          <w:marBottom w:val="0"/>
          <w:divBdr>
            <w:top w:val="none" w:sz="0" w:space="0" w:color="auto"/>
            <w:left w:val="none" w:sz="0" w:space="0" w:color="auto"/>
            <w:bottom w:val="none" w:sz="0" w:space="0" w:color="auto"/>
            <w:right w:val="none" w:sz="0" w:space="0" w:color="auto"/>
          </w:divBdr>
        </w:div>
        <w:div w:id="355037385">
          <w:marLeft w:val="640"/>
          <w:marRight w:val="0"/>
          <w:marTop w:val="0"/>
          <w:marBottom w:val="0"/>
          <w:divBdr>
            <w:top w:val="none" w:sz="0" w:space="0" w:color="auto"/>
            <w:left w:val="none" w:sz="0" w:space="0" w:color="auto"/>
            <w:bottom w:val="none" w:sz="0" w:space="0" w:color="auto"/>
            <w:right w:val="none" w:sz="0" w:space="0" w:color="auto"/>
          </w:divBdr>
        </w:div>
        <w:div w:id="1935161781">
          <w:marLeft w:val="640"/>
          <w:marRight w:val="0"/>
          <w:marTop w:val="0"/>
          <w:marBottom w:val="0"/>
          <w:divBdr>
            <w:top w:val="none" w:sz="0" w:space="0" w:color="auto"/>
            <w:left w:val="none" w:sz="0" w:space="0" w:color="auto"/>
            <w:bottom w:val="none" w:sz="0" w:space="0" w:color="auto"/>
            <w:right w:val="none" w:sz="0" w:space="0" w:color="auto"/>
          </w:divBdr>
        </w:div>
        <w:div w:id="1675841912">
          <w:marLeft w:val="640"/>
          <w:marRight w:val="0"/>
          <w:marTop w:val="0"/>
          <w:marBottom w:val="0"/>
          <w:divBdr>
            <w:top w:val="none" w:sz="0" w:space="0" w:color="auto"/>
            <w:left w:val="none" w:sz="0" w:space="0" w:color="auto"/>
            <w:bottom w:val="none" w:sz="0" w:space="0" w:color="auto"/>
            <w:right w:val="none" w:sz="0" w:space="0" w:color="auto"/>
          </w:divBdr>
        </w:div>
        <w:div w:id="43260025">
          <w:marLeft w:val="640"/>
          <w:marRight w:val="0"/>
          <w:marTop w:val="0"/>
          <w:marBottom w:val="0"/>
          <w:divBdr>
            <w:top w:val="none" w:sz="0" w:space="0" w:color="auto"/>
            <w:left w:val="none" w:sz="0" w:space="0" w:color="auto"/>
            <w:bottom w:val="none" w:sz="0" w:space="0" w:color="auto"/>
            <w:right w:val="none" w:sz="0" w:space="0" w:color="auto"/>
          </w:divBdr>
        </w:div>
        <w:div w:id="1696082245">
          <w:marLeft w:val="640"/>
          <w:marRight w:val="0"/>
          <w:marTop w:val="0"/>
          <w:marBottom w:val="0"/>
          <w:divBdr>
            <w:top w:val="none" w:sz="0" w:space="0" w:color="auto"/>
            <w:left w:val="none" w:sz="0" w:space="0" w:color="auto"/>
            <w:bottom w:val="none" w:sz="0" w:space="0" w:color="auto"/>
            <w:right w:val="none" w:sz="0" w:space="0" w:color="auto"/>
          </w:divBdr>
        </w:div>
        <w:div w:id="1349412035">
          <w:marLeft w:val="640"/>
          <w:marRight w:val="0"/>
          <w:marTop w:val="0"/>
          <w:marBottom w:val="0"/>
          <w:divBdr>
            <w:top w:val="none" w:sz="0" w:space="0" w:color="auto"/>
            <w:left w:val="none" w:sz="0" w:space="0" w:color="auto"/>
            <w:bottom w:val="none" w:sz="0" w:space="0" w:color="auto"/>
            <w:right w:val="none" w:sz="0" w:space="0" w:color="auto"/>
          </w:divBdr>
        </w:div>
        <w:div w:id="742407420">
          <w:marLeft w:val="640"/>
          <w:marRight w:val="0"/>
          <w:marTop w:val="0"/>
          <w:marBottom w:val="0"/>
          <w:divBdr>
            <w:top w:val="none" w:sz="0" w:space="0" w:color="auto"/>
            <w:left w:val="none" w:sz="0" w:space="0" w:color="auto"/>
            <w:bottom w:val="none" w:sz="0" w:space="0" w:color="auto"/>
            <w:right w:val="none" w:sz="0" w:space="0" w:color="auto"/>
          </w:divBdr>
        </w:div>
        <w:div w:id="628709202">
          <w:marLeft w:val="640"/>
          <w:marRight w:val="0"/>
          <w:marTop w:val="0"/>
          <w:marBottom w:val="0"/>
          <w:divBdr>
            <w:top w:val="none" w:sz="0" w:space="0" w:color="auto"/>
            <w:left w:val="none" w:sz="0" w:space="0" w:color="auto"/>
            <w:bottom w:val="none" w:sz="0" w:space="0" w:color="auto"/>
            <w:right w:val="none" w:sz="0" w:space="0" w:color="auto"/>
          </w:divBdr>
        </w:div>
        <w:div w:id="84227478">
          <w:marLeft w:val="640"/>
          <w:marRight w:val="0"/>
          <w:marTop w:val="0"/>
          <w:marBottom w:val="0"/>
          <w:divBdr>
            <w:top w:val="none" w:sz="0" w:space="0" w:color="auto"/>
            <w:left w:val="none" w:sz="0" w:space="0" w:color="auto"/>
            <w:bottom w:val="none" w:sz="0" w:space="0" w:color="auto"/>
            <w:right w:val="none" w:sz="0" w:space="0" w:color="auto"/>
          </w:divBdr>
        </w:div>
        <w:div w:id="1536112901">
          <w:marLeft w:val="640"/>
          <w:marRight w:val="0"/>
          <w:marTop w:val="0"/>
          <w:marBottom w:val="0"/>
          <w:divBdr>
            <w:top w:val="none" w:sz="0" w:space="0" w:color="auto"/>
            <w:left w:val="none" w:sz="0" w:space="0" w:color="auto"/>
            <w:bottom w:val="none" w:sz="0" w:space="0" w:color="auto"/>
            <w:right w:val="none" w:sz="0" w:space="0" w:color="auto"/>
          </w:divBdr>
        </w:div>
        <w:div w:id="474878671">
          <w:marLeft w:val="640"/>
          <w:marRight w:val="0"/>
          <w:marTop w:val="0"/>
          <w:marBottom w:val="0"/>
          <w:divBdr>
            <w:top w:val="none" w:sz="0" w:space="0" w:color="auto"/>
            <w:left w:val="none" w:sz="0" w:space="0" w:color="auto"/>
            <w:bottom w:val="none" w:sz="0" w:space="0" w:color="auto"/>
            <w:right w:val="none" w:sz="0" w:space="0" w:color="auto"/>
          </w:divBdr>
        </w:div>
        <w:div w:id="667052861">
          <w:marLeft w:val="640"/>
          <w:marRight w:val="0"/>
          <w:marTop w:val="0"/>
          <w:marBottom w:val="0"/>
          <w:divBdr>
            <w:top w:val="none" w:sz="0" w:space="0" w:color="auto"/>
            <w:left w:val="none" w:sz="0" w:space="0" w:color="auto"/>
            <w:bottom w:val="none" w:sz="0" w:space="0" w:color="auto"/>
            <w:right w:val="none" w:sz="0" w:space="0" w:color="auto"/>
          </w:divBdr>
        </w:div>
        <w:div w:id="1041630824">
          <w:marLeft w:val="640"/>
          <w:marRight w:val="0"/>
          <w:marTop w:val="0"/>
          <w:marBottom w:val="0"/>
          <w:divBdr>
            <w:top w:val="none" w:sz="0" w:space="0" w:color="auto"/>
            <w:left w:val="none" w:sz="0" w:space="0" w:color="auto"/>
            <w:bottom w:val="none" w:sz="0" w:space="0" w:color="auto"/>
            <w:right w:val="none" w:sz="0" w:space="0" w:color="auto"/>
          </w:divBdr>
        </w:div>
        <w:div w:id="1575239553">
          <w:marLeft w:val="640"/>
          <w:marRight w:val="0"/>
          <w:marTop w:val="0"/>
          <w:marBottom w:val="0"/>
          <w:divBdr>
            <w:top w:val="none" w:sz="0" w:space="0" w:color="auto"/>
            <w:left w:val="none" w:sz="0" w:space="0" w:color="auto"/>
            <w:bottom w:val="none" w:sz="0" w:space="0" w:color="auto"/>
            <w:right w:val="none" w:sz="0" w:space="0" w:color="auto"/>
          </w:divBdr>
        </w:div>
        <w:div w:id="1079012269">
          <w:marLeft w:val="640"/>
          <w:marRight w:val="0"/>
          <w:marTop w:val="0"/>
          <w:marBottom w:val="0"/>
          <w:divBdr>
            <w:top w:val="none" w:sz="0" w:space="0" w:color="auto"/>
            <w:left w:val="none" w:sz="0" w:space="0" w:color="auto"/>
            <w:bottom w:val="none" w:sz="0" w:space="0" w:color="auto"/>
            <w:right w:val="none" w:sz="0" w:space="0" w:color="auto"/>
          </w:divBdr>
        </w:div>
        <w:div w:id="92017266">
          <w:marLeft w:val="640"/>
          <w:marRight w:val="0"/>
          <w:marTop w:val="0"/>
          <w:marBottom w:val="0"/>
          <w:divBdr>
            <w:top w:val="none" w:sz="0" w:space="0" w:color="auto"/>
            <w:left w:val="none" w:sz="0" w:space="0" w:color="auto"/>
            <w:bottom w:val="none" w:sz="0" w:space="0" w:color="auto"/>
            <w:right w:val="none" w:sz="0" w:space="0" w:color="auto"/>
          </w:divBdr>
        </w:div>
        <w:div w:id="925921859">
          <w:marLeft w:val="640"/>
          <w:marRight w:val="0"/>
          <w:marTop w:val="0"/>
          <w:marBottom w:val="0"/>
          <w:divBdr>
            <w:top w:val="none" w:sz="0" w:space="0" w:color="auto"/>
            <w:left w:val="none" w:sz="0" w:space="0" w:color="auto"/>
            <w:bottom w:val="none" w:sz="0" w:space="0" w:color="auto"/>
            <w:right w:val="none" w:sz="0" w:space="0" w:color="auto"/>
          </w:divBdr>
        </w:div>
        <w:div w:id="208997590">
          <w:marLeft w:val="640"/>
          <w:marRight w:val="0"/>
          <w:marTop w:val="0"/>
          <w:marBottom w:val="0"/>
          <w:divBdr>
            <w:top w:val="none" w:sz="0" w:space="0" w:color="auto"/>
            <w:left w:val="none" w:sz="0" w:space="0" w:color="auto"/>
            <w:bottom w:val="none" w:sz="0" w:space="0" w:color="auto"/>
            <w:right w:val="none" w:sz="0" w:space="0" w:color="auto"/>
          </w:divBdr>
        </w:div>
        <w:div w:id="1724022537">
          <w:marLeft w:val="640"/>
          <w:marRight w:val="0"/>
          <w:marTop w:val="0"/>
          <w:marBottom w:val="0"/>
          <w:divBdr>
            <w:top w:val="none" w:sz="0" w:space="0" w:color="auto"/>
            <w:left w:val="none" w:sz="0" w:space="0" w:color="auto"/>
            <w:bottom w:val="none" w:sz="0" w:space="0" w:color="auto"/>
            <w:right w:val="none" w:sz="0" w:space="0" w:color="auto"/>
          </w:divBdr>
        </w:div>
        <w:div w:id="904611491">
          <w:marLeft w:val="640"/>
          <w:marRight w:val="0"/>
          <w:marTop w:val="0"/>
          <w:marBottom w:val="0"/>
          <w:divBdr>
            <w:top w:val="none" w:sz="0" w:space="0" w:color="auto"/>
            <w:left w:val="none" w:sz="0" w:space="0" w:color="auto"/>
            <w:bottom w:val="none" w:sz="0" w:space="0" w:color="auto"/>
            <w:right w:val="none" w:sz="0" w:space="0" w:color="auto"/>
          </w:divBdr>
        </w:div>
        <w:div w:id="1959874662">
          <w:marLeft w:val="640"/>
          <w:marRight w:val="0"/>
          <w:marTop w:val="0"/>
          <w:marBottom w:val="0"/>
          <w:divBdr>
            <w:top w:val="none" w:sz="0" w:space="0" w:color="auto"/>
            <w:left w:val="none" w:sz="0" w:space="0" w:color="auto"/>
            <w:bottom w:val="none" w:sz="0" w:space="0" w:color="auto"/>
            <w:right w:val="none" w:sz="0" w:space="0" w:color="auto"/>
          </w:divBdr>
        </w:div>
        <w:div w:id="2095081161">
          <w:marLeft w:val="640"/>
          <w:marRight w:val="0"/>
          <w:marTop w:val="0"/>
          <w:marBottom w:val="0"/>
          <w:divBdr>
            <w:top w:val="none" w:sz="0" w:space="0" w:color="auto"/>
            <w:left w:val="none" w:sz="0" w:space="0" w:color="auto"/>
            <w:bottom w:val="none" w:sz="0" w:space="0" w:color="auto"/>
            <w:right w:val="none" w:sz="0" w:space="0" w:color="auto"/>
          </w:divBdr>
        </w:div>
        <w:div w:id="1477839704">
          <w:marLeft w:val="640"/>
          <w:marRight w:val="0"/>
          <w:marTop w:val="0"/>
          <w:marBottom w:val="0"/>
          <w:divBdr>
            <w:top w:val="none" w:sz="0" w:space="0" w:color="auto"/>
            <w:left w:val="none" w:sz="0" w:space="0" w:color="auto"/>
            <w:bottom w:val="none" w:sz="0" w:space="0" w:color="auto"/>
            <w:right w:val="none" w:sz="0" w:space="0" w:color="auto"/>
          </w:divBdr>
        </w:div>
        <w:div w:id="945116949">
          <w:marLeft w:val="640"/>
          <w:marRight w:val="0"/>
          <w:marTop w:val="0"/>
          <w:marBottom w:val="0"/>
          <w:divBdr>
            <w:top w:val="none" w:sz="0" w:space="0" w:color="auto"/>
            <w:left w:val="none" w:sz="0" w:space="0" w:color="auto"/>
            <w:bottom w:val="none" w:sz="0" w:space="0" w:color="auto"/>
            <w:right w:val="none" w:sz="0" w:space="0" w:color="auto"/>
          </w:divBdr>
        </w:div>
        <w:div w:id="1800757855">
          <w:marLeft w:val="640"/>
          <w:marRight w:val="0"/>
          <w:marTop w:val="0"/>
          <w:marBottom w:val="0"/>
          <w:divBdr>
            <w:top w:val="none" w:sz="0" w:space="0" w:color="auto"/>
            <w:left w:val="none" w:sz="0" w:space="0" w:color="auto"/>
            <w:bottom w:val="none" w:sz="0" w:space="0" w:color="auto"/>
            <w:right w:val="none" w:sz="0" w:space="0" w:color="auto"/>
          </w:divBdr>
        </w:div>
        <w:div w:id="140775269">
          <w:marLeft w:val="640"/>
          <w:marRight w:val="0"/>
          <w:marTop w:val="0"/>
          <w:marBottom w:val="0"/>
          <w:divBdr>
            <w:top w:val="none" w:sz="0" w:space="0" w:color="auto"/>
            <w:left w:val="none" w:sz="0" w:space="0" w:color="auto"/>
            <w:bottom w:val="none" w:sz="0" w:space="0" w:color="auto"/>
            <w:right w:val="none" w:sz="0" w:space="0" w:color="auto"/>
          </w:divBdr>
        </w:div>
        <w:div w:id="609047685">
          <w:marLeft w:val="640"/>
          <w:marRight w:val="0"/>
          <w:marTop w:val="0"/>
          <w:marBottom w:val="0"/>
          <w:divBdr>
            <w:top w:val="none" w:sz="0" w:space="0" w:color="auto"/>
            <w:left w:val="none" w:sz="0" w:space="0" w:color="auto"/>
            <w:bottom w:val="none" w:sz="0" w:space="0" w:color="auto"/>
            <w:right w:val="none" w:sz="0" w:space="0" w:color="auto"/>
          </w:divBdr>
        </w:div>
        <w:div w:id="173344539">
          <w:marLeft w:val="640"/>
          <w:marRight w:val="0"/>
          <w:marTop w:val="0"/>
          <w:marBottom w:val="0"/>
          <w:divBdr>
            <w:top w:val="none" w:sz="0" w:space="0" w:color="auto"/>
            <w:left w:val="none" w:sz="0" w:space="0" w:color="auto"/>
            <w:bottom w:val="none" w:sz="0" w:space="0" w:color="auto"/>
            <w:right w:val="none" w:sz="0" w:space="0" w:color="auto"/>
          </w:divBdr>
        </w:div>
        <w:div w:id="269170311">
          <w:marLeft w:val="640"/>
          <w:marRight w:val="0"/>
          <w:marTop w:val="0"/>
          <w:marBottom w:val="0"/>
          <w:divBdr>
            <w:top w:val="none" w:sz="0" w:space="0" w:color="auto"/>
            <w:left w:val="none" w:sz="0" w:space="0" w:color="auto"/>
            <w:bottom w:val="none" w:sz="0" w:space="0" w:color="auto"/>
            <w:right w:val="none" w:sz="0" w:space="0" w:color="auto"/>
          </w:divBdr>
        </w:div>
      </w:divsChild>
    </w:div>
    <w:div w:id="1704860548">
      <w:bodyDiv w:val="1"/>
      <w:marLeft w:val="0"/>
      <w:marRight w:val="0"/>
      <w:marTop w:val="0"/>
      <w:marBottom w:val="0"/>
      <w:divBdr>
        <w:top w:val="none" w:sz="0" w:space="0" w:color="auto"/>
        <w:left w:val="none" w:sz="0" w:space="0" w:color="auto"/>
        <w:bottom w:val="none" w:sz="0" w:space="0" w:color="auto"/>
        <w:right w:val="none" w:sz="0" w:space="0" w:color="auto"/>
      </w:divBdr>
      <w:divsChild>
        <w:div w:id="5838441">
          <w:marLeft w:val="640"/>
          <w:marRight w:val="0"/>
          <w:marTop w:val="0"/>
          <w:marBottom w:val="0"/>
          <w:divBdr>
            <w:top w:val="none" w:sz="0" w:space="0" w:color="auto"/>
            <w:left w:val="none" w:sz="0" w:space="0" w:color="auto"/>
            <w:bottom w:val="none" w:sz="0" w:space="0" w:color="auto"/>
            <w:right w:val="none" w:sz="0" w:space="0" w:color="auto"/>
          </w:divBdr>
        </w:div>
        <w:div w:id="33193152">
          <w:marLeft w:val="640"/>
          <w:marRight w:val="0"/>
          <w:marTop w:val="0"/>
          <w:marBottom w:val="0"/>
          <w:divBdr>
            <w:top w:val="none" w:sz="0" w:space="0" w:color="auto"/>
            <w:left w:val="none" w:sz="0" w:space="0" w:color="auto"/>
            <w:bottom w:val="none" w:sz="0" w:space="0" w:color="auto"/>
            <w:right w:val="none" w:sz="0" w:space="0" w:color="auto"/>
          </w:divBdr>
        </w:div>
        <w:div w:id="73551979">
          <w:marLeft w:val="640"/>
          <w:marRight w:val="0"/>
          <w:marTop w:val="0"/>
          <w:marBottom w:val="0"/>
          <w:divBdr>
            <w:top w:val="none" w:sz="0" w:space="0" w:color="auto"/>
            <w:left w:val="none" w:sz="0" w:space="0" w:color="auto"/>
            <w:bottom w:val="none" w:sz="0" w:space="0" w:color="auto"/>
            <w:right w:val="none" w:sz="0" w:space="0" w:color="auto"/>
          </w:divBdr>
        </w:div>
        <w:div w:id="116603344">
          <w:marLeft w:val="640"/>
          <w:marRight w:val="0"/>
          <w:marTop w:val="0"/>
          <w:marBottom w:val="0"/>
          <w:divBdr>
            <w:top w:val="none" w:sz="0" w:space="0" w:color="auto"/>
            <w:left w:val="none" w:sz="0" w:space="0" w:color="auto"/>
            <w:bottom w:val="none" w:sz="0" w:space="0" w:color="auto"/>
            <w:right w:val="none" w:sz="0" w:space="0" w:color="auto"/>
          </w:divBdr>
        </w:div>
        <w:div w:id="120461120">
          <w:marLeft w:val="640"/>
          <w:marRight w:val="0"/>
          <w:marTop w:val="0"/>
          <w:marBottom w:val="0"/>
          <w:divBdr>
            <w:top w:val="none" w:sz="0" w:space="0" w:color="auto"/>
            <w:left w:val="none" w:sz="0" w:space="0" w:color="auto"/>
            <w:bottom w:val="none" w:sz="0" w:space="0" w:color="auto"/>
            <w:right w:val="none" w:sz="0" w:space="0" w:color="auto"/>
          </w:divBdr>
        </w:div>
        <w:div w:id="135417047">
          <w:marLeft w:val="640"/>
          <w:marRight w:val="0"/>
          <w:marTop w:val="0"/>
          <w:marBottom w:val="0"/>
          <w:divBdr>
            <w:top w:val="none" w:sz="0" w:space="0" w:color="auto"/>
            <w:left w:val="none" w:sz="0" w:space="0" w:color="auto"/>
            <w:bottom w:val="none" w:sz="0" w:space="0" w:color="auto"/>
            <w:right w:val="none" w:sz="0" w:space="0" w:color="auto"/>
          </w:divBdr>
        </w:div>
        <w:div w:id="150413264">
          <w:marLeft w:val="640"/>
          <w:marRight w:val="0"/>
          <w:marTop w:val="0"/>
          <w:marBottom w:val="0"/>
          <w:divBdr>
            <w:top w:val="none" w:sz="0" w:space="0" w:color="auto"/>
            <w:left w:val="none" w:sz="0" w:space="0" w:color="auto"/>
            <w:bottom w:val="none" w:sz="0" w:space="0" w:color="auto"/>
            <w:right w:val="none" w:sz="0" w:space="0" w:color="auto"/>
          </w:divBdr>
        </w:div>
        <w:div w:id="163589494">
          <w:marLeft w:val="640"/>
          <w:marRight w:val="0"/>
          <w:marTop w:val="0"/>
          <w:marBottom w:val="0"/>
          <w:divBdr>
            <w:top w:val="none" w:sz="0" w:space="0" w:color="auto"/>
            <w:left w:val="none" w:sz="0" w:space="0" w:color="auto"/>
            <w:bottom w:val="none" w:sz="0" w:space="0" w:color="auto"/>
            <w:right w:val="none" w:sz="0" w:space="0" w:color="auto"/>
          </w:divBdr>
        </w:div>
        <w:div w:id="194074882">
          <w:marLeft w:val="640"/>
          <w:marRight w:val="0"/>
          <w:marTop w:val="0"/>
          <w:marBottom w:val="0"/>
          <w:divBdr>
            <w:top w:val="none" w:sz="0" w:space="0" w:color="auto"/>
            <w:left w:val="none" w:sz="0" w:space="0" w:color="auto"/>
            <w:bottom w:val="none" w:sz="0" w:space="0" w:color="auto"/>
            <w:right w:val="none" w:sz="0" w:space="0" w:color="auto"/>
          </w:divBdr>
        </w:div>
        <w:div w:id="236327441">
          <w:marLeft w:val="640"/>
          <w:marRight w:val="0"/>
          <w:marTop w:val="0"/>
          <w:marBottom w:val="0"/>
          <w:divBdr>
            <w:top w:val="none" w:sz="0" w:space="0" w:color="auto"/>
            <w:left w:val="none" w:sz="0" w:space="0" w:color="auto"/>
            <w:bottom w:val="none" w:sz="0" w:space="0" w:color="auto"/>
            <w:right w:val="none" w:sz="0" w:space="0" w:color="auto"/>
          </w:divBdr>
        </w:div>
        <w:div w:id="241644492">
          <w:marLeft w:val="640"/>
          <w:marRight w:val="0"/>
          <w:marTop w:val="0"/>
          <w:marBottom w:val="0"/>
          <w:divBdr>
            <w:top w:val="none" w:sz="0" w:space="0" w:color="auto"/>
            <w:left w:val="none" w:sz="0" w:space="0" w:color="auto"/>
            <w:bottom w:val="none" w:sz="0" w:space="0" w:color="auto"/>
            <w:right w:val="none" w:sz="0" w:space="0" w:color="auto"/>
          </w:divBdr>
        </w:div>
        <w:div w:id="279335331">
          <w:marLeft w:val="640"/>
          <w:marRight w:val="0"/>
          <w:marTop w:val="0"/>
          <w:marBottom w:val="0"/>
          <w:divBdr>
            <w:top w:val="none" w:sz="0" w:space="0" w:color="auto"/>
            <w:left w:val="none" w:sz="0" w:space="0" w:color="auto"/>
            <w:bottom w:val="none" w:sz="0" w:space="0" w:color="auto"/>
            <w:right w:val="none" w:sz="0" w:space="0" w:color="auto"/>
          </w:divBdr>
        </w:div>
        <w:div w:id="318770571">
          <w:marLeft w:val="640"/>
          <w:marRight w:val="0"/>
          <w:marTop w:val="0"/>
          <w:marBottom w:val="0"/>
          <w:divBdr>
            <w:top w:val="none" w:sz="0" w:space="0" w:color="auto"/>
            <w:left w:val="none" w:sz="0" w:space="0" w:color="auto"/>
            <w:bottom w:val="none" w:sz="0" w:space="0" w:color="auto"/>
            <w:right w:val="none" w:sz="0" w:space="0" w:color="auto"/>
          </w:divBdr>
        </w:div>
        <w:div w:id="351616169">
          <w:marLeft w:val="640"/>
          <w:marRight w:val="0"/>
          <w:marTop w:val="0"/>
          <w:marBottom w:val="0"/>
          <w:divBdr>
            <w:top w:val="none" w:sz="0" w:space="0" w:color="auto"/>
            <w:left w:val="none" w:sz="0" w:space="0" w:color="auto"/>
            <w:bottom w:val="none" w:sz="0" w:space="0" w:color="auto"/>
            <w:right w:val="none" w:sz="0" w:space="0" w:color="auto"/>
          </w:divBdr>
        </w:div>
        <w:div w:id="382562676">
          <w:marLeft w:val="640"/>
          <w:marRight w:val="0"/>
          <w:marTop w:val="0"/>
          <w:marBottom w:val="0"/>
          <w:divBdr>
            <w:top w:val="none" w:sz="0" w:space="0" w:color="auto"/>
            <w:left w:val="none" w:sz="0" w:space="0" w:color="auto"/>
            <w:bottom w:val="none" w:sz="0" w:space="0" w:color="auto"/>
            <w:right w:val="none" w:sz="0" w:space="0" w:color="auto"/>
          </w:divBdr>
        </w:div>
        <w:div w:id="405616453">
          <w:marLeft w:val="640"/>
          <w:marRight w:val="0"/>
          <w:marTop w:val="0"/>
          <w:marBottom w:val="0"/>
          <w:divBdr>
            <w:top w:val="none" w:sz="0" w:space="0" w:color="auto"/>
            <w:left w:val="none" w:sz="0" w:space="0" w:color="auto"/>
            <w:bottom w:val="none" w:sz="0" w:space="0" w:color="auto"/>
            <w:right w:val="none" w:sz="0" w:space="0" w:color="auto"/>
          </w:divBdr>
        </w:div>
        <w:div w:id="450785642">
          <w:marLeft w:val="640"/>
          <w:marRight w:val="0"/>
          <w:marTop w:val="0"/>
          <w:marBottom w:val="0"/>
          <w:divBdr>
            <w:top w:val="none" w:sz="0" w:space="0" w:color="auto"/>
            <w:left w:val="none" w:sz="0" w:space="0" w:color="auto"/>
            <w:bottom w:val="none" w:sz="0" w:space="0" w:color="auto"/>
            <w:right w:val="none" w:sz="0" w:space="0" w:color="auto"/>
          </w:divBdr>
        </w:div>
        <w:div w:id="459492769">
          <w:marLeft w:val="640"/>
          <w:marRight w:val="0"/>
          <w:marTop w:val="0"/>
          <w:marBottom w:val="0"/>
          <w:divBdr>
            <w:top w:val="none" w:sz="0" w:space="0" w:color="auto"/>
            <w:left w:val="none" w:sz="0" w:space="0" w:color="auto"/>
            <w:bottom w:val="none" w:sz="0" w:space="0" w:color="auto"/>
            <w:right w:val="none" w:sz="0" w:space="0" w:color="auto"/>
          </w:divBdr>
        </w:div>
        <w:div w:id="500779300">
          <w:marLeft w:val="640"/>
          <w:marRight w:val="0"/>
          <w:marTop w:val="0"/>
          <w:marBottom w:val="0"/>
          <w:divBdr>
            <w:top w:val="none" w:sz="0" w:space="0" w:color="auto"/>
            <w:left w:val="none" w:sz="0" w:space="0" w:color="auto"/>
            <w:bottom w:val="none" w:sz="0" w:space="0" w:color="auto"/>
            <w:right w:val="none" w:sz="0" w:space="0" w:color="auto"/>
          </w:divBdr>
        </w:div>
        <w:div w:id="556357425">
          <w:marLeft w:val="640"/>
          <w:marRight w:val="0"/>
          <w:marTop w:val="0"/>
          <w:marBottom w:val="0"/>
          <w:divBdr>
            <w:top w:val="none" w:sz="0" w:space="0" w:color="auto"/>
            <w:left w:val="none" w:sz="0" w:space="0" w:color="auto"/>
            <w:bottom w:val="none" w:sz="0" w:space="0" w:color="auto"/>
            <w:right w:val="none" w:sz="0" w:space="0" w:color="auto"/>
          </w:divBdr>
        </w:div>
        <w:div w:id="592973487">
          <w:marLeft w:val="640"/>
          <w:marRight w:val="0"/>
          <w:marTop w:val="0"/>
          <w:marBottom w:val="0"/>
          <w:divBdr>
            <w:top w:val="none" w:sz="0" w:space="0" w:color="auto"/>
            <w:left w:val="none" w:sz="0" w:space="0" w:color="auto"/>
            <w:bottom w:val="none" w:sz="0" w:space="0" w:color="auto"/>
            <w:right w:val="none" w:sz="0" w:space="0" w:color="auto"/>
          </w:divBdr>
        </w:div>
        <w:div w:id="671419264">
          <w:marLeft w:val="640"/>
          <w:marRight w:val="0"/>
          <w:marTop w:val="0"/>
          <w:marBottom w:val="0"/>
          <w:divBdr>
            <w:top w:val="none" w:sz="0" w:space="0" w:color="auto"/>
            <w:left w:val="none" w:sz="0" w:space="0" w:color="auto"/>
            <w:bottom w:val="none" w:sz="0" w:space="0" w:color="auto"/>
            <w:right w:val="none" w:sz="0" w:space="0" w:color="auto"/>
          </w:divBdr>
        </w:div>
        <w:div w:id="683556494">
          <w:marLeft w:val="640"/>
          <w:marRight w:val="0"/>
          <w:marTop w:val="0"/>
          <w:marBottom w:val="0"/>
          <w:divBdr>
            <w:top w:val="none" w:sz="0" w:space="0" w:color="auto"/>
            <w:left w:val="none" w:sz="0" w:space="0" w:color="auto"/>
            <w:bottom w:val="none" w:sz="0" w:space="0" w:color="auto"/>
            <w:right w:val="none" w:sz="0" w:space="0" w:color="auto"/>
          </w:divBdr>
        </w:div>
        <w:div w:id="750741998">
          <w:marLeft w:val="640"/>
          <w:marRight w:val="0"/>
          <w:marTop w:val="0"/>
          <w:marBottom w:val="0"/>
          <w:divBdr>
            <w:top w:val="none" w:sz="0" w:space="0" w:color="auto"/>
            <w:left w:val="none" w:sz="0" w:space="0" w:color="auto"/>
            <w:bottom w:val="none" w:sz="0" w:space="0" w:color="auto"/>
            <w:right w:val="none" w:sz="0" w:space="0" w:color="auto"/>
          </w:divBdr>
        </w:div>
        <w:div w:id="772480863">
          <w:marLeft w:val="640"/>
          <w:marRight w:val="0"/>
          <w:marTop w:val="0"/>
          <w:marBottom w:val="0"/>
          <w:divBdr>
            <w:top w:val="none" w:sz="0" w:space="0" w:color="auto"/>
            <w:left w:val="none" w:sz="0" w:space="0" w:color="auto"/>
            <w:bottom w:val="none" w:sz="0" w:space="0" w:color="auto"/>
            <w:right w:val="none" w:sz="0" w:space="0" w:color="auto"/>
          </w:divBdr>
        </w:div>
        <w:div w:id="784420897">
          <w:marLeft w:val="640"/>
          <w:marRight w:val="0"/>
          <w:marTop w:val="0"/>
          <w:marBottom w:val="0"/>
          <w:divBdr>
            <w:top w:val="none" w:sz="0" w:space="0" w:color="auto"/>
            <w:left w:val="none" w:sz="0" w:space="0" w:color="auto"/>
            <w:bottom w:val="none" w:sz="0" w:space="0" w:color="auto"/>
            <w:right w:val="none" w:sz="0" w:space="0" w:color="auto"/>
          </w:divBdr>
        </w:div>
        <w:div w:id="789054614">
          <w:marLeft w:val="640"/>
          <w:marRight w:val="0"/>
          <w:marTop w:val="0"/>
          <w:marBottom w:val="0"/>
          <w:divBdr>
            <w:top w:val="none" w:sz="0" w:space="0" w:color="auto"/>
            <w:left w:val="none" w:sz="0" w:space="0" w:color="auto"/>
            <w:bottom w:val="none" w:sz="0" w:space="0" w:color="auto"/>
            <w:right w:val="none" w:sz="0" w:space="0" w:color="auto"/>
          </w:divBdr>
        </w:div>
        <w:div w:id="841746613">
          <w:marLeft w:val="640"/>
          <w:marRight w:val="0"/>
          <w:marTop w:val="0"/>
          <w:marBottom w:val="0"/>
          <w:divBdr>
            <w:top w:val="none" w:sz="0" w:space="0" w:color="auto"/>
            <w:left w:val="none" w:sz="0" w:space="0" w:color="auto"/>
            <w:bottom w:val="none" w:sz="0" w:space="0" w:color="auto"/>
            <w:right w:val="none" w:sz="0" w:space="0" w:color="auto"/>
          </w:divBdr>
        </w:div>
        <w:div w:id="849218612">
          <w:marLeft w:val="640"/>
          <w:marRight w:val="0"/>
          <w:marTop w:val="0"/>
          <w:marBottom w:val="0"/>
          <w:divBdr>
            <w:top w:val="none" w:sz="0" w:space="0" w:color="auto"/>
            <w:left w:val="none" w:sz="0" w:space="0" w:color="auto"/>
            <w:bottom w:val="none" w:sz="0" w:space="0" w:color="auto"/>
            <w:right w:val="none" w:sz="0" w:space="0" w:color="auto"/>
          </w:divBdr>
        </w:div>
        <w:div w:id="948660902">
          <w:marLeft w:val="640"/>
          <w:marRight w:val="0"/>
          <w:marTop w:val="0"/>
          <w:marBottom w:val="0"/>
          <w:divBdr>
            <w:top w:val="none" w:sz="0" w:space="0" w:color="auto"/>
            <w:left w:val="none" w:sz="0" w:space="0" w:color="auto"/>
            <w:bottom w:val="none" w:sz="0" w:space="0" w:color="auto"/>
            <w:right w:val="none" w:sz="0" w:space="0" w:color="auto"/>
          </w:divBdr>
        </w:div>
        <w:div w:id="953370097">
          <w:marLeft w:val="640"/>
          <w:marRight w:val="0"/>
          <w:marTop w:val="0"/>
          <w:marBottom w:val="0"/>
          <w:divBdr>
            <w:top w:val="none" w:sz="0" w:space="0" w:color="auto"/>
            <w:left w:val="none" w:sz="0" w:space="0" w:color="auto"/>
            <w:bottom w:val="none" w:sz="0" w:space="0" w:color="auto"/>
            <w:right w:val="none" w:sz="0" w:space="0" w:color="auto"/>
          </w:divBdr>
        </w:div>
        <w:div w:id="1041055770">
          <w:marLeft w:val="640"/>
          <w:marRight w:val="0"/>
          <w:marTop w:val="0"/>
          <w:marBottom w:val="0"/>
          <w:divBdr>
            <w:top w:val="none" w:sz="0" w:space="0" w:color="auto"/>
            <w:left w:val="none" w:sz="0" w:space="0" w:color="auto"/>
            <w:bottom w:val="none" w:sz="0" w:space="0" w:color="auto"/>
            <w:right w:val="none" w:sz="0" w:space="0" w:color="auto"/>
          </w:divBdr>
        </w:div>
        <w:div w:id="1053427884">
          <w:marLeft w:val="640"/>
          <w:marRight w:val="0"/>
          <w:marTop w:val="0"/>
          <w:marBottom w:val="0"/>
          <w:divBdr>
            <w:top w:val="none" w:sz="0" w:space="0" w:color="auto"/>
            <w:left w:val="none" w:sz="0" w:space="0" w:color="auto"/>
            <w:bottom w:val="none" w:sz="0" w:space="0" w:color="auto"/>
            <w:right w:val="none" w:sz="0" w:space="0" w:color="auto"/>
          </w:divBdr>
        </w:div>
        <w:div w:id="1135679512">
          <w:marLeft w:val="640"/>
          <w:marRight w:val="0"/>
          <w:marTop w:val="0"/>
          <w:marBottom w:val="0"/>
          <w:divBdr>
            <w:top w:val="none" w:sz="0" w:space="0" w:color="auto"/>
            <w:left w:val="none" w:sz="0" w:space="0" w:color="auto"/>
            <w:bottom w:val="none" w:sz="0" w:space="0" w:color="auto"/>
            <w:right w:val="none" w:sz="0" w:space="0" w:color="auto"/>
          </w:divBdr>
        </w:div>
        <w:div w:id="1193229678">
          <w:marLeft w:val="640"/>
          <w:marRight w:val="0"/>
          <w:marTop w:val="0"/>
          <w:marBottom w:val="0"/>
          <w:divBdr>
            <w:top w:val="none" w:sz="0" w:space="0" w:color="auto"/>
            <w:left w:val="none" w:sz="0" w:space="0" w:color="auto"/>
            <w:bottom w:val="none" w:sz="0" w:space="0" w:color="auto"/>
            <w:right w:val="none" w:sz="0" w:space="0" w:color="auto"/>
          </w:divBdr>
        </w:div>
        <w:div w:id="1208107011">
          <w:marLeft w:val="640"/>
          <w:marRight w:val="0"/>
          <w:marTop w:val="0"/>
          <w:marBottom w:val="0"/>
          <w:divBdr>
            <w:top w:val="none" w:sz="0" w:space="0" w:color="auto"/>
            <w:left w:val="none" w:sz="0" w:space="0" w:color="auto"/>
            <w:bottom w:val="none" w:sz="0" w:space="0" w:color="auto"/>
            <w:right w:val="none" w:sz="0" w:space="0" w:color="auto"/>
          </w:divBdr>
        </w:div>
        <w:div w:id="1229002580">
          <w:marLeft w:val="640"/>
          <w:marRight w:val="0"/>
          <w:marTop w:val="0"/>
          <w:marBottom w:val="0"/>
          <w:divBdr>
            <w:top w:val="none" w:sz="0" w:space="0" w:color="auto"/>
            <w:left w:val="none" w:sz="0" w:space="0" w:color="auto"/>
            <w:bottom w:val="none" w:sz="0" w:space="0" w:color="auto"/>
            <w:right w:val="none" w:sz="0" w:space="0" w:color="auto"/>
          </w:divBdr>
        </w:div>
        <w:div w:id="1230387100">
          <w:marLeft w:val="640"/>
          <w:marRight w:val="0"/>
          <w:marTop w:val="0"/>
          <w:marBottom w:val="0"/>
          <w:divBdr>
            <w:top w:val="none" w:sz="0" w:space="0" w:color="auto"/>
            <w:left w:val="none" w:sz="0" w:space="0" w:color="auto"/>
            <w:bottom w:val="none" w:sz="0" w:space="0" w:color="auto"/>
            <w:right w:val="none" w:sz="0" w:space="0" w:color="auto"/>
          </w:divBdr>
        </w:div>
        <w:div w:id="1246919745">
          <w:marLeft w:val="640"/>
          <w:marRight w:val="0"/>
          <w:marTop w:val="0"/>
          <w:marBottom w:val="0"/>
          <w:divBdr>
            <w:top w:val="none" w:sz="0" w:space="0" w:color="auto"/>
            <w:left w:val="none" w:sz="0" w:space="0" w:color="auto"/>
            <w:bottom w:val="none" w:sz="0" w:space="0" w:color="auto"/>
            <w:right w:val="none" w:sz="0" w:space="0" w:color="auto"/>
          </w:divBdr>
        </w:div>
        <w:div w:id="1265259558">
          <w:marLeft w:val="640"/>
          <w:marRight w:val="0"/>
          <w:marTop w:val="0"/>
          <w:marBottom w:val="0"/>
          <w:divBdr>
            <w:top w:val="none" w:sz="0" w:space="0" w:color="auto"/>
            <w:left w:val="none" w:sz="0" w:space="0" w:color="auto"/>
            <w:bottom w:val="none" w:sz="0" w:space="0" w:color="auto"/>
            <w:right w:val="none" w:sz="0" w:space="0" w:color="auto"/>
          </w:divBdr>
        </w:div>
        <w:div w:id="1287467329">
          <w:marLeft w:val="640"/>
          <w:marRight w:val="0"/>
          <w:marTop w:val="0"/>
          <w:marBottom w:val="0"/>
          <w:divBdr>
            <w:top w:val="none" w:sz="0" w:space="0" w:color="auto"/>
            <w:left w:val="none" w:sz="0" w:space="0" w:color="auto"/>
            <w:bottom w:val="none" w:sz="0" w:space="0" w:color="auto"/>
            <w:right w:val="none" w:sz="0" w:space="0" w:color="auto"/>
          </w:divBdr>
        </w:div>
        <w:div w:id="1289120605">
          <w:marLeft w:val="640"/>
          <w:marRight w:val="0"/>
          <w:marTop w:val="0"/>
          <w:marBottom w:val="0"/>
          <w:divBdr>
            <w:top w:val="none" w:sz="0" w:space="0" w:color="auto"/>
            <w:left w:val="none" w:sz="0" w:space="0" w:color="auto"/>
            <w:bottom w:val="none" w:sz="0" w:space="0" w:color="auto"/>
            <w:right w:val="none" w:sz="0" w:space="0" w:color="auto"/>
          </w:divBdr>
        </w:div>
        <w:div w:id="1369601939">
          <w:marLeft w:val="640"/>
          <w:marRight w:val="0"/>
          <w:marTop w:val="0"/>
          <w:marBottom w:val="0"/>
          <w:divBdr>
            <w:top w:val="none" w:sz="0" w:space="0" w:color="auto"/>
            <w:left w:val="none" w:sz="0" w:space="0" w:color="auto"/>
            <w:bottom w:val="none" w:sz="0" w:space="0" w:color="auto"/>
            <w:right w:val="none" w:sz="0" w:space="0" w:color="auto"/>
          </w:divBdr>
        </w:div>
        <w:div w:id="1384211503">
          <w:marLeft w:val="640"/>
          <w:marRight w:val="0"/>
          <w:marTop w:val="0"/>
          <w:marBottom w:val="0"/>
          <w:divBdr>
            <w:top w:val="none" w:sz="0" w:space="0" w:color="auto"/>
            <w:left w:val="none" w:sz="0" w:space="0" w:color="auto"/>
            <w:bottom w:val="none" w:sz="0" w:space="0" w:color="auto"/>
            <w:right w:val="none" w:sz="0" w:space="0" w:color="auto"/>
          </w:divBdr>
        </w:div>
        <w:div w:id="1450903210">
          <w:marLeft w:val="640"/>
          <w:marRight w:val="0"/>
          <w:marTop w:val="0"/>
          <w:marBottom w:val="0"/>
          <w:divBdr>
            <w:top w:val="none" w:sz="0" w:space="0" w:color="auto"/>
            <w:left w:val="none" w:sz="0" w:space="0" w:color="auto"/>
            <w:bottom w:val="none" w:sz="0" w:space="0" w:color="auto"/>
            <w:right w:val="none" w:sz="0" w:space="0" w:color="auto"/>
          </w:divBdr>
        </w:div>
        <w:div w:id="1498687022">
          <w:marLeft w:val="640"/>
          <w:marRight w:val="0"/>
          <w:marTop w:val="0"/>
          <w:marBottom w:val="0"/>
          <w:divBdr>
            <w:top w:val="none" w:sz="0" w:space="0" w:color="auto"/>
            <w:left w:val="none" w:sz="0" w:space="0" w:color="auto"/>
            <w:bottom w:val="none" w:sz="0" w:space="0" w:color="auto"/>
            <w:right w:val="none" w:sz="0" w:space="0" w:color="auto"/>
          </w:divBdr>
        </w:div>
        <w:div w:id="1590918843">
          <w:marLeft w:val="640"/>
          <w:marRight w:val="0"/>
          <w:marTop w:val="0"/>
          <w:marBottom w:val="0"/>
          <w:divBdr>
            <w:top w:val="none" w:sz="0" w:space="0" w:color="auto"/>
            <w:left w:val="none" w:sz="0" w:space="0" w:color="auto"/>
            <w:bottom w:val="none" w:sz="0" w:space="0" w:color="auto"/>
            <w:right w:val="none" w:sz="0" w:space="0" w:color="auto"/>
          </w:divBdr>
        </w:div>
        <w:div w:id="1596479583">
          <w:marLeft w:val="640"/>
          <w:marRight w:val="0"/>
          <w:marTop w:val="0"/>
          <w:marBottom w:val="0"/>
          <w:divBdr>
            <w:top w:val="none" w:sz="0" w:space="0" w:color="auto"/>
            <w:left w:val="none" w:sz="0" w:space="0" w:color="auto"/>
            <w:bottom w:val="none" w:sz="0" w:space="0" w:color="auto"/>
            <w:right w:val="none" w:sz="0" w:space="0" w:color="auto"/>
          </w:divBdr>
        </w:div>
        <w:div w:id="1636905719">
          <w:marLeft w:val="640"/>
          <w:marRight w:val="0"/>
          <w:marTop w:val="0"/>
          <w:marBottom w:val="0"/>
          <w:divBdr>
            <w:top w:val="none" w:sz="0" w:space="0" w:color="auto"/>
            <w:left w:val="none" w:sz="0" w:space="0" w:color="auto"/>
            <w:bottom w:val="none" w:sz="0" w:space="0" w:color="auto"/>
            <w:right w:val="none" w:sz="0" w:space="0" w:color="auto"/>
          </w:divBdr>
        </w:div>
        <w:div w:id="1653757652">
          <w:marLeft w:val="640"/>
          <w:marRight w:val="0"/>
          <w:marTop w:val="0"/>
          <w:marBottom w:val="0"/>
          <w:divBdr>
            <w:top w:val="none" w:sz="0" w:space="0" w:color="auto"/>
            <w:left w:val="none" w:sz="0" w:space="0" w:color="auto"/>
            <w:bottom w:val="none" w:sz="0" w:space="0" w:color="auto"/>
            <w:right w:val="none" w:sz="0" w:space="0" w:color="auto"/>
          </w:divBdr>
        </w:div>
        <w:div w:id="1659338264">
          <w:marLeft w:val="640"/>
          <w:marRight w:val="0"/>
          <w:marTop w:val="0"/>
          <w:marBottom w:val="0"/>
          <w:divBdr>
            <w:top w:val="none" w:sz="0" w:space="0" w:color="auto"/>
            <w:left w:val="none" w:sz="0" w:space="0" w:color="auto"/>
            <w:bottom w:val="none" w:sz="0" w:space="0" w:color="auto"/>
            <w:right w:val="none" w:sz="0" w:space="0" w:color="auto"/>
          </w:divBdr>
        </w:div>
        <w:div w:id="1728604663">
          <w:marLeft w:val="640"/>
          <w:marRight w:val="0"/>
          <w:marTop w:val="0"/>
          <w:marBottom w:val="0"/>
          <w:divBdr>
            <w:top w:val="none" w:sz="0" w:space="0" w:color="auto"/>
            <w:left w:val="none" w:sz="0" w:space="0" w:color="auto"/>
            <w:bottom w:val="none" w:sz="0" w:space="0" w:color="auto"/>
            <w:right w:val="none" w:sz="0" w:space="0" w:color="auto"/>
          </w:divBdr>
        </w:div>
        <w:div w:id="1747922884">
          <w:marLeft w:val="640"/>
          <w:marRight w:val="0"/>
          <w:marTop w:val="0"/>
          <w:marBottom w:val="0"/>
          <w:divBdr>
            <w:top w:val="none" w:sz="0" w:space="0" w:color="auto"/>
            <w:left w:val="none" w:sz="0" w:space="0" w:color="auto"/>
            <w:bottom w:val="none" w:sz="0" w:space="0" w:color="auto"/>
            <w:right w:val="none" w:sz="0" w:space="0" w:color="auto"/>
          </w:divBdr>
        </w:div>
        <w:div w:id="1781416806">
          <w:marLeft w:val="640"/>
          <w:marRight w:val="0"/>
          <w:marTop w:val="0"/>
          <w:marBottom w:val="0"/>
          <w:divBdr>
            <w:top w:val="none" w:sz="0" w:space="0" w:color="auto"/>
            <w:left w:val="none" w:sz="0" w:space="0" w:color="auto"/>
            <w:bottom w:val="none" w:sz="0" w:space="0" w:color="auto"/>
            <w:right w:val="none" w:sz="0" w:space="0" w:color="auto"/>
          </w:divBdr>
        </w:div>
        <w:div w:id="1783065267">
          <w:marLeft w:val="640"/>
          <w:marRight w:val="0"/>
          <w:marTop w:val="0"/>
          <w:marBottom w:val="0"/>
          <w:divBdr>
            <w:top w:val="none" w:sz="0" w:space="0" w:color="auto"/>
            <w:left w:val="none" w:sz="0" w:space="0" w:color="auto"/>
            <w:bottom w:val="none" w:sz="0" w:space="0" w:color="auto"/>
            <w:right w:val="none" w:sz="0" w:space="0" w:color="auto"/>
          </w:divBdr>
        </w:div>
        <w:div w:id="1837651609">
          <w:marLeft w:val="640"/>
          <w:marRight w:val="0"/>
          <w:marTop w:val="0"/>
          <w:marBottom w:val="0"/>
          <w:divBdr>
            <w:top w:val="none" w:sz="0" w:space="0" w:color="auto"/>
            <w:left w:val="none" w:sz="0" w:space="0" w:color="auto"/>
            <w:bottom w:val="none" w:sz="0" w:space="0" w:color="auto"/>
            <w:right w:val="none" w:sz="0" w:space="0" w:color="auto"/>
          </w:divBdr>
        </w:div>
        <w:div w:id="1935048422">
          <w:marLeft w:val="640"/>
          <w:marRight w:val="0"/>
          <w:marTop w:val="0"/>
          <w:marBottom w:val="0"/>
          <w:divBdr>
            <w:top w:val="none" w:sz="0" w:space="0" w:color="auto"/>
            <w:left w:val="none" w:sz="0" w:space="0" w:color="auto"/>
            <w:bottom w:val="none" w:sz="0" w:space="0" w:color="auto"/>
            <w:right w:val="none" w:sz="0" w:space="0" w:color="auto"/>
          </w:divBdr>
        </w:div>
        <w:div w:id="1995984554">
          <w:marLeft w:val="640"/>
          <w:marRight w:val="0"/>
          <w:marTop w:val="0"/>
          <w:marBottom w:val="0"/>
          <w:divBdr>
            <w:top w:val="none" w:sz="0" w:space="0" w:color="auto"/>
            <w:left w:val="none" w:sz="0" w:space="0" w:color="auto"/>
            <w:bottom w:val="none" w:sz="0" w:space="0" w:color="auto"/>
            <w:right w:val="none" w:sz="0" w:space="0" w:color="auto"/>
          </w:divBdr>
        </w:div>
        <w:div w:id="2003192828">
          <w:marLeft w:val="640"/>
          <w:marRight w:val="0"/>
          <w:marTop w:val="0"/>
          <w:marBottom w:val="0"/>
          <w:divBdr>
            <w:top w:val="none" w:sz="0" w:space="0" w:color="auto"/>
            <w:left w:val="none" w:sz="0" w:space="0" w:color="auto"/>
            <w:bottom w:val="none" w:sz="0" w:space="0" w:color="auto"/>
            <w:right w:val="none" w:sz="0" w:space="0" w:color="auto"/>
          </w:divBdr>
        </w:div>
        <w:div w:id="2053963989">
          <w:marLeft w:val="640"/>
          <w:marRight w:val="0"/>
          <w:marTop w:val="0"/>
          <w:marBottom w:val="0"/>
          <w:divBdr>
            <w:top w:val="none" w:sz="0" w:space="0" w:color="auto"/>
            <w:left w:val="none" w:sz="0" w:space="0" w:color="auto"/>
            <w:bottom w:val="none" w:sz="0" w:space="0" w:color="auto"/>
            <w:right w:val="none" w:sz="0" w:space="0" w:color="auto"/>
          </w:divBdr>
        </w:div>
        <w:div w:id="2066179965">
          <w:marLeft w:val="640"/>
          <w:marRight w:val="0"/>
          <w:marTop w:val="0"/>
          <w:marBottom w:val="0"/>
          <w:divBdr>
            <w:top w:val="none" w:sz="0" w:space="0" w:color="auto"/>
            <w:left w:val="none" w:sz="0" w:space="0" w:color="auto"/>
            <w:bottom w:val="none" w:sz="0" w:space="0" w:color="auto"/>
            <w:right w:val="none" w:sz="0" w:space="0" w:color="auto"/>
          </w:divBdr>
        </w:div>
        <w:div w:id="2066446838">
          <w:marLeft w:val="640"/>
          <w:marRight w:val="0"/>
          <w:marTop w:val="0"/>
          <w:marBottom w:val="0"/>
          <w:divBdr>
            <w:top w:val="none" w:sz="0" w:space="0" w:color="auto"/>
            <w:left w:val="none" w:sz="0" w:space="0" w:color="auto"/>
            <w:bottom w:val="none" w:sz="0" w:space="0" w:color="auto"/>
            <w:right w:val="none" w:sz="0" w:space="0" w:color="auto"/>
          </w:divBdr>
        </w:div>
        <w:div w:id="2081634743">
          <w:marLeft w:val="640"/>
          <w:marRight w:val="0"/>
          <w:marTop w:val="0"/>
          <w:marBottom w:val="0"/>
          <w:divBdr>
            <w:top w:val="none" w:sz="0" w:space="0" w:color="auto"/>
            <w:left w:val="none" w:sz="0" w:space="0" w:color="auto"/>
            <w:bottom w:val="none" w:sz="0" w:space="0" w:color="auto"/>
            <w:right w:val="none" w:sz="0" w:space="0" w:color="auto"/>
          </w:divBdr>
        </w:div>
        <w:div w:id="2127387940">
          <w:marLeft w:val="640"/>
          <w:marRight w:val="0"/>
          <w:marTop w:val="0"/>
          <w:marBottom w:val="0"/>
          <w:divBdr>
            <w:top w:val="none" w:sz="0" w:space="0" w:color="auto"/>
            <w:left w:val="none" w:sz="0" w:space="0" w:color="auto"/>
            <w:bottom w:val="none" w:sz="0" w:space="0" w:color="auto"/>
            <w:right w:val="none" w:sz="0" w:space="0" w:color="auto"/>
          </w:divBdr>
        </w:div>
      </w:divsChild>
    </w:div>
    <w:div w:id="1706327331">
      <w:bodyDiv w:val="1"/>
      <w:marLeft w:val="0"/>
      <w:marRight w:val="0"/>
      <w:marTop w:val="0"/>
      <w:marBottom w:val="0"/>
      <w:divBdr>
        <w:top w:val="none" w:sz="0" w:space="0" w:color="auto"/>
        <w:left w:val="none" w:sz="0" w:space="0" w:color="auto"/>
        <w:bottom w:val="none" w:sz="0" w:space="0" w:color="auto"/>
        <w:right w:val="none" w:sz="0" w:space="0" w:color="auto"/>
      </w:divBdr>
    </w:div>
    <w:div w:id="1707559960">
      <w:bodyDiv w:val="1"/>
      <w:marLeft w:val="0"/>
      <w:marRight w:val="0"/>
      <w:marTop w:val="0"/>
      <w:marBottom w:val="0"/>
      <w:divBdr>
        <w:top w:val="none" w:sz="0" w:space="0" w:color="auto"/>
        <w:left w:val="none" w:sz="0" w:space="0" w:color="auto"/>
        <w:bottom w:val="none" w:sz="0" w:space="0" w:color="auto"/>
        <w:right w:val="none" w:sz="0" w:space="0" w:color="auto"/>
      </w:divBdr>
    </w:div>
    <w:div w:id="1718124139">
      <w:bodyDiv w:val="1"/>
      <w:marLeft w:val="0"/>
      <w:marRight w:val="0"/>
      <w:marTop w:val="0"/>
      <w:marBottom w:val="0"/>
      <w:divBdr>
        <w:top w:val="none" w:sz="0" w:space="0" w:color="auto"/>
        <w:left w:val="none" w:sz="0" w:space="0" w:color="auto"/>
        <w:bottom w:val="none" w:sz="0" w:space="0" w:color="auto"/>
        <w:right w:val="none" w:sz="0" w:space="0" w:color="auto"/>
      </w:divBdr>
    </w:div>
    <w:div w:id="1722513095">
      <w:bodyDiv w:val="1"/>
      <w:marLeft w:val="0"/>
      <w:marRight w:val="0"/>
      <w:marTop w:val="0"/>
      <w:marBottom w:val="0"/>
      <w:divBdr>
        <w:top w:val="none" w:sz="0" w:space="0" w:color="auto"/>
        <w:left w:val="none" w:sz="0" w:space="0" w:color="auto"/>
        <w:bottom w:val="none" w:sz="0" w:space="0" w:color="auto"/>
        <w:right w:val="none" w:sz="0" w:space="0" w:color="auto"/>
      </w:divBdr>
    </w:div>
    <w:div w:id="1723406893">
      <w:bodyDiv w:val="1"/>
      <w:marLeft w:val="0"/>
      <w:marRight w:val="0"/>
      <w:marTop w:val="0"/>
      <w:marBottom w:val="0"/>
      <w:divBdr>
        <w:top w:val="none" w:sz="0" w:space="0" w:color="auto"/>
        <w:left w:val="none" w:sz="0" w:space="0" w:color="auto"/>
        <w:bottom w:val="none" w:sz="0" w:space="0" w:color="auto"/>
        <w:right w:val="none" w:sz="0" w:space="0" w:color="auto"/>
      </w:divBdr>
    </w:div>
    <w:div w:id="1728914183">
      <w:bodyDiv w:val="1"/>
      <w:marLeft w:val="0"/>
      <w:marRight w:val="0"/>
      <w:marTop w:val="0"/>
      <w:marBottom w:val="0"/>
      <w:divBdr>
        <w:top w:val="none" w:sz="0" w:space="0" w:color="auto"/>
        <w:left w:val="none" w:sz="0" w:space="0" w:color="auto"/>
        <w:bottom w:val="none" w:sz="0" w:space="0" w:color="auto"/>
        <w:right w:val="none" w:sz="0" w:space="0" w:color="auto"/>
      </w:divBdr>
      <w:divsChild>
        <w:div w:id="911624402">
          <w:marLeft w:val="640"/>
          <w:marRight w:val="0"/>
          <w:marTop w:val="0"/>
          <w:marBottom w:val="0"/>
          <w:divBdr>
            <w:top w:val="none" w:sz="0" w:space="0" w:color="auto"/>
            <w:left w:val="none" w:sz="0" w:space="0" w:color="auto"/>
            <w:bottom w:val="none" w:sz="0" w:space="0" w:color="auto"/>
            <w:right w:val="none" w:sz="0" w:space="0" w:color="auto"/>
          </w:divBdr>
        </w:div>
        <w:div w:id="732393132">
          <w:marLeft w:val="640"/>
          <w:marRight w:val="0"/>
          <w:marTop w:val="0"/>
          <w:marBottom w:val="0"/>
          <w:divBdr>
            <w:top w:val="none" w:sz="0" w:space="0" w:color="auto"/>
            <w:left w:val="none" w:sz="0" w:space="0" w:color="auto"/>
            <w:bottom w:val="none" w:sz="0" w:space="0" w:color="auto"/>
            <w:right w:val="none" w:sz="0" w:space="0" w:color="auto"/>
          </w:divBdr>
        </w:div>
        <w:div w:id="1640761485">
          <w:marLeft w:val="640"/>
          <w:marRight w:val="0"/>
          <w:marTop w:val="0"/>
          <w:marBottom w:val="0"/>
          <w:divBdr>
            <w:top w:val="none" w:sz="0" w:space="0" w:color="auto"/>
            <w:left w:val="none" w:sz="0" w:space="0" w:color="auto"/>
            <w:bottom w:val="none" w:sz="0" w:space="0" w:color="auto"/>
            <w:right w:val="none" w:sz="0" w:space="0" w:color="auto"/>
          </w:divBdr>
        </w:div>
        <w:div w:id="564100750">
          <w:marLeft w:val="640"/>
          <w:marRight w:val="0"/>
          <w:marTop w:val="0"/>
          <w:marBottom w:val="0"/>
          <w:divBdr>
            <w:top w:val="none" w:sz="0" w:space="0" w:color="auto"/>
            <w:left w:val="none" w:sz="0" w:space="0" w:color="auto"/>
            <w:bottom w:val="none" w:sz="0" w:space="0" w:color="auto"/>
            <w:right w:val="none" w:sz="0" w:space="0" w:color="auto"/>
          </w:divBdr>
        </w:div>
        <w:div w:id="904098160">
          <w:marLeft w:val="640"/>
          <w:marRight w:val="0"/>
          <w:marTop w:val="0"/>
          <w:marBottom w:val="0"/>
          <w:divBdr>
            <w:top w:val="none" w:sz="0" w:space="0" w:color="auto"/>
            <w:left w:val="none" w:sz="0" w:space="0" w:color="auto"/>
            <w:bottom w:val="none" w:sz="0" w:space="0" w:color="auto"/>
            <w:right w:val="none" w:sz="0" w:space="0" w:color="auto"/>
          </w:divBdr>
        </w:div>
        <w:div w:id="162479916">
          <w:marLeft w:val="640"/>
          <w:marRight w:val="0"/>
          <w:marTop w:val="0"/>
          <w:marBottom w:val="0"/>
          <w:divBdr>
            <w:top w:val="none" w:sz="0" w:space="0" w:color="auto"/>
            <w:left w:val="none" w:sz="0" w:space="0" w:color="auto"/>
            <w:bottom w:val="none" w:sz="0" w:space="0" w:color="auto"/>
            <w:right w:val="none" w:sz="0" w:space="0" w:color="auto"/>
          </w:divBdr>
        </w:div>
        <w:div w:id="268704809">
          <w:marLeft w:val="640"/>
          <w:marRight w:val="0"/>
          <w:marTop w:val="0"/>
          <w:marBottom w:val="0"/>
          <w:divBdr>
            <w:top w:val="none" w:sz="0" w:space="0" w:color="auto"/>
            <w:left w:val="none" w:sz="0" w:space="0" w:color="auto"/>
            <w:bottom w:val="none" w:sz="0" w:space="0" w:color="auto"/>
            <w:right w:val="none" w:sz="0" w:space="0" w:color="auto"/>
          </w:divBdr>
        </w:div>
        <w:div w:id="1767454481">
          <w:marLeft w:val="640"/>
          <w:marRight w:val="0"/>
          <w:marTop w:val="0"/>
          <w:marBottom w:val="0"/>
          <w:divBdr>
            <w:top w:val="none" w:sz="0" w:space="0" w:color="auto"/>
            <w:left w:val="none" w:sz="0" w:space="0" w:color="auto"/>
            <w:bottom w:val="none" w:sz="0" w:space="0" w:color="auto"/>
            <w:right w:val="none" w:sz="0" w:space="0" w:color="auto"/>
          </w:divBdr>
        </w:div>
        <w:div w:id="770011827">
          <w:marLeft w:val="640"/>
          <w:marRight w:val="0"/>
          <w:marTop w:val="0"/>
          <w:marBottom w:val="0"/>
          <w:divBdr>
            <w:top w:val="none" w:sz="0" w:space="0" w:color="auto"/>
            <w:left w:val="none" w:sz="0" w:space="0" w:color="auto"/>
            <w:bottom w:val="none" w:sz="0" w:space="0" w:color="auto"/>
            <w:right w:val="none" w:sz="0" w:space="0" w:color="auto"/>
          </w:divBdr>
        </w:div>
        <w:div w:id="1570770030">
          <w:marLeft w:val="640"/>
          <w:marRight w:val="0"/>
          <w:marTop w:val="0"/>
          <w:marBottom w:val="0"/>
          <w:divBdr>
            <w:top w:val="none" w:sz="0" w:space="0" w:color="auto"/>
            <w:left w:val="none" w:sz="0" w:space="0" w:color="auto"/>
            <w:bottom w:val="none" w:sz="0" w:space="0" w:color="auto"/>
            <w:right w:val="none" w:sz="0" w:space="0" w:color="auto"/>
          </w:divBdr>
        </w:div>
        <w:div w:id="1603606435">
          <w:marLeft w:val="640"/>
          <w:marRight w:val="0"/>
          <w:marTop w:val="0"/>
          <w:marBottom w:val="0"/>
          <w:divBdr>
            <w:top w:val="none" w:sz="0" w:space="0" w:color="auto"/>
            <w:left w:val="none" w:sz="0" w:space="0" w:color="auto"/>
            <w:bottom w:val="none" w:sz="0" w:space="0" w:color="auto"/>
            <w:right w:val="none" w:sz="0" w:space="0" w:color="auto"/>
          </w:divBdr>
        </w:div>
        <w:div w:id="1442264367">
          <w:marLeft w:val="640"/>
          <w:marRight w:val="0"/>
          <w:marTop w:val="0"/>
          <w:marBottom w:val="0"/>
          <w:divBdr>
            <w:top w:val="none" w:sz="0" w:space="0" w:color="auto"/>
            <w:left w:val="none" w:sz="0" w:space="0" w:color="auto"/>
            <w:bottom w:val="none" w:sz="0" w:space="0" w:color="auto"/>
            <w:right w:val="none" w:sz="0" w:space="0" w:color="auto"/>
          </w:divBdr>
        </w:div>
        <w:div w:id="1472282080">
          <w:marLeft w:val="640"/>
          <w:marRight w:val="0"/>
          <w:marTop w:val="0"/>
          <w:marBottom w:val="0"/>
          <w:divBdr>
            <w:top w:val="none" w:sz="0" w:space="0" w:color="auto"/>
            <w:left w:val="none" w:sz="0" w:space="0" w:color="auto"/>
            <w:bottom w:val="none" w:sz="0" w:space="0" w:color="auto"/>
            <w:right w:val="none" w:sz="0" w:space="0" w:color="auto"/>
          </w:divBdr>
        </w:div>
        <w:div w:id="1615091819">
          <w:marLeft w:val="640"/>
          <w:marRight w:val="0"/>
          <w:marTop w:val="0"/>
          <w:marBottom w:val="0"/>
          <w:divBdr>
            <w:top w:val="none" w:sz="0" w:space="0" w:color="auto"/>
            <w:left w:val="none" w:sz="0" w:space="0" w:color="auto"/>
            <w:bottom w:val="none" w:sz="0" w:space="0" w:color="auto"/>
            <w:right w:val="none" w:sz="0" w:space="0" w:color="auto"/>
          </w:divBdr>
        </w:div>
        <w:div w:id="366374562">
          <w:marLeft w:val="640"/>
          <w:marRight w:val="0"/>
          <w:marTop w:val="0"/>
          <w:marBottom w:val="0"/>
          <w:divBdr>
            <w:top w:val="none" w:sz="0" w:space="0" w:color="auto"/>
            <w:left w:val="none" w:sz="0" w:space="0" w:color="auto"/>
            <w:bottom w:val="none" w:sz="0" w:space="0" w:color="auto"/>
            <w:right w:val="none" w:sz="0" w:space="0" w:color="auto"/>
          </w:divBdr>
        </w:div>
        <w:div w:id="2028826156">
          <w:marLeft w:val="640"/>
          <w:marRight w:val="0"/>
          <w:marTop w:val="0"/>
          <w:marBottom w:val="0"/>
          <w:divBdr>
            <w:top w:val="none" w:sz="0" w:space="0" w:color="auto"/>
            <w:left w:val="none" w:sz="0" w:space="0" w:color="auto"/>
            <w:bottom w:val="none" w:sz="0" w:space="0" w:color="auto"/>
            <w:right w:val="none" w:sz="0" w:space="0" w:color="auto"/>
          </w:divBdr>
        </w:div>
        <w:div w:id="654917447">
          <w:marLeft w:val="640"/>
          <w:marRight w:val="0"/>
          <w:marTop w:val="0"/>
          <w:marBottom w:val="0"/>
          <w:divBdr>
            <w:top w:val="none" w:sz="0" w:space="0" w:color="auto"/>
            <w:left w:val="none" w:sz="0" w:space="0" w:color="auto"/>
            <w:bottom w:val="none" w:sz="0" w:space="0" w:color="auto"/>
            <w:right w:val="none" w:sz="0" w:space="0" w:color="auto"/>
          </w:divBdr>
        </w:div>
        <w:div w:id="493765686">
          <w:marLeft w:val="640"/>
          <w:marRight w:val="0"/>
          <w:marTop w:val="0"/>
          <w:marBottom w:val="0"/>
          <w:divBdr>
            <w:top w:val="none" w:sz="0" w:space="0" w:color="auto"/>
            <w:left w:val="none" w:sz="0" w:space="0" w:color="auto"/>
            <w:bottom w:val="none" w:sz="0" w:space="0" w:color="auto"/>
            <w:right w:val="none" w:sz="0" w:space="0" w:color="auto"/>
          </w:divBdr>
        </w:div>
        <w:div w:id="2033872966">
          <w:marLeft w:val="640"/>
          <w:marRight w:val="0"/>
          <w:marTop w:val="0"/>
          <w:marBottom w:val="0"/>
          <w:divBdr>
            <w:top w:val="none" w:sz="0" w:space="0" w:color="auto"/>
            <w:left w:val="none" w:sz="0" w:space="0" w:color="auto"/>
            <w:bottom w:val="none" w:sz="0" w:space="0" w:color="auto"/>
            <w:right w:val="none" w:sz="0" w:space="0" w:color="auto"/>
          </w:divBdr>
        </w:div>
        <w:div w:id="1320690747">
          <w:marLeft w:val="640"/>
          <w:marRight w:val="0"/>
          <w:marTop w:val="0"/>
          <w:marBottom w:val="0"/>
          <w:divBdr>
            <w:top w:val="none" w:sz="0" w:space="0" w:color="auto"/>
            <w:left w:val="none" w:sz="0" w:space="0" w:color="auto"/>
            <w:bottom w:val="none" w:sz="0" w:space="0" w:color="auto"/>
            <w:right w:val="none" w:sz="0" w:space="0" w:color="auto"/>
          </w:divBdr>
        </w:div>
        <w:div w:id="265695040">
          <w:marLeft w:val="640"/>
          <w:marRight w:val="0"/>
          <w:marTop w:val="0"/>
          <w:marBottom w:val="0"/>
          <w:divBdr>
            <w:top w:val="none" w:sz="0" w:space="0" w:color="auto"/>
            <w:left w:val="none" w:sz="0" w:space="0" w:color="auto"/>
            <w:bottom w:val="none" w:sz="0" w:space="0" w:color="auto"/>
            <w:right w:val="none" w:sz="0" w:space="0" w:color="auto"/>
          </w:divBdr>
        </w:div>
        <w:div w:id="847132651">
          <w:marLeft w:val="640"/>
          <w:marRight w:val="0"/>
          <w:marTop w:val="0"/>
          <w:marBottom w:val="0"/>
          <w:divBdr>
            <w:top w:val="none" w:sz="0" w:space="0" w:color="auto"/>
            <w:left w:val="none" w:sz="0" w:space="0" w:color="auto"/>
            <w:bottom w:val="none" w:sz="0" w:space="0" w:color="auto"/>
            <w:right w:val="none" w:sz="0" w:space="0" w:color="auto"/>
          </w:divBdr>
        </w:div>
        <w:div w:id="1225682193">
          <w:marLeft w:val="640"/>
          <w:marRight w:val="0"/>
          <w:marTop w:val="0"/>
          <w:marBottom w:val="0"/>
          <w:divBdr>
            <w:top w:val="none" w:sz="0" w:space="0" w:color="auto"/>
            <w:left w:val="none" w:sz="0" w:space="0" w:color="auto"/>
            <w:bottom w:val="none" w:sz="0" w:space="0" w:color="auto"/>
            <w:right w:val="none" w:sz="0" w:space="0" w:color="auto"/>
          </w:divBdr>
        </w:div>
        <w:div w:id="1118841230">
          <w:marLeft w:val="640"/>
          <w:marRight w:val="0"/>
          <w:marTop w:val="0"/>
          <w:marBottom w:val="0"/>
          <w:divBdr>
            <w:top w:val="none" w:sz="0" w:space="0" w:color="auto"/>
            <w:left w:val="none" w:sz="0" w:space="0" w:color="auto"/>
            <w:bottom w:val="none" w:sz="0" w:space="0" w:color="auto"/>
            <w:right w:val="none" w:sz="0" w:space="0" w:color="auto"/>
          </w:divBdr>
        </w:div>
        <w:div w:id="1038243142">
          <w:marLeft w:val="640"/>
          <w:marRight w:val="0"/>
          <w:marTop w:val="0"/>
          <w:marBottom w:val="0"/>
          <w:divBdr>
            <w:top w:val="none" w:sz="0" w:space="0" w:color="auto"/>
            <w:left w:val="none" w:sz="0" w:space="0" w:color="auto"/>
            <w:bottom w:val="none" w:sz="0" w:space="0" w:color="auto"/>
            <w:right w:val="none" w:sz="0" w:space="0" w:color="auto"/>
          </w:divBdr>
        </w:div>
        <w:div w:id="1875968274">
          <w:marLeft w:val="640"/>
          <w:marRight w:val="0"/>
          <w:marTop w:val="0"/>
          <w:marBottom w:val="0"/>
          <w:divBdr>
            <w:top w:val="none" w:sz="0" w:space="0" w:color="auto"/>
            <w:left w:val="none" w:sz="0" w:space="0" w:color="auto"/>
            <w:bottom w:val="none" w:sz="0" w:space="0" w:color="auto"/>
            <w:right w:val="none" w:sz="0" w:space="0" w:color="auto"/>
          </w:divBdr>
        </w:div>
        <w:div w:id="181478485">
          <w:marLeft w:val="640"/>
          <w:marRight w:val="0"/>
          <w:marTop w:val="0"/>
          <w:marBottom w:val="0"/>
          <w:divBdr>
            <w:top w:val="none" w:sz="0" w:space="0" w:color="auto"/>
            <w:left w:val="none" w:sz="0" w:space="0" w:color="auto"/>
            <w:bottom w:val="none" w:sz="0" w:space="0" w:color="auto"/>
            <w:right w:val="none" w:sz="0" w:space="0" w:color="auto"/>
          </w:divBdr>
        </w:div>
        <w:div w:id="1745030523">
          <w:marLeft w:val="640"/>
          <w:marRight w:val="0"/>
          <w:marTop w:val="0"/>
          <w:marBottom w:val="0"/>
          <w:divBdr>
            <w:top w:val="none" w:sz="0" w:space="0" w:color="auto"/>
            <w:left w:val="none" w:sz="0" w:space="0" w:color="auto"/>
            <w:bottom w:val="none" w:sz="0" w:space="0" w:color="auto"/>
            <w:right w:val="none" w:sz="0" w:space="0" w:color="auto"/>
          </w:divBdr>
        </w:div>
        <w:div w:id="707028930">
          <w:marLeft w:val="640"/>
          <w:marRight w:val="0"/>
          <w:marTop w:val="0"/>
          <w:marBottom w:val="0"/>
          <w:divBdr>
            <w:top w:val="none" w:sz="0" w:space="0" w:color="auto"/>
            <w:left w:val="none" w:sz="0" w:space="0" w:color="auto"/>
            <w:bottom w:val="none" w:sz="0" w:space="0" w:color="auto"/>
            <w:right w:val="none" w:sz="0" w:space="0" w:color="auto"/>
          </w:divBdr>
        </w:div>
        <w:div w:id="837115396">
          <w:marLeft w:val="640"/>
          <w:marRight w:val="0"/>
          <w:marTop w:val="0"/>
          <w:marBottom w:val="0"/>
          <w:divBdr>
            <w:top w:val="none" w:sz="0" w:space="0" w:color="auto"/>
            <w:left w:val="none" w:sz="0" w:space="0" w:color="auto"/>
            <w:bottom w:val="none" w:sz="0" w:space="0" w:color="auto"/>
            <w:right w:val="none" w:sz="0" w:space="0" w:color="auto"/>
          </w:divBdr>
        </w:div>
        <w:div w:id="1498956379">
          <w:marLeft w:val="640"/>
          <w:marRight w:val="0"/>
          <w:marTop w:val="0"/>
          <w:marBottom w:val="0"/>
          <w:divBdr>
            <w:top w:val="none" w:sz="0" w:space="0" w:color="auto"/>
            <w:left w:val="none" w:sz="0" w:space="0" w:color="auto"/>
            <w:bottom w:val="none" w:sz="0" w:space="0" w:color="auto"/>
            <w:right w:val="none" w:sz="0" w:space="0" w:color="auto"/>
          </w:divBdr>
        </w:div>
        <w:div w:id="982344093">
          <w:marLeft w:val="640"/>
          <w:marRight w:val="0"/>
          <w:marTop w:val="0"/>
          <w:marBottom w:val="0"/>
          <w:divBdr>
            <w:top w:val="none" w:sz="0" w:space="0" w:color="auto"/>
            <w:left w:val="none" w:sz="0" w:space="0" w:color="auto"/>
            <w:bottom w:val="none" w:sz="0" w:space="0" w:color="auto"/>
            <w:right w:val="none" w:sz="0" w:space="0" w:color="auto"/>
          </w:divBdr>
        </w:div>
        <w:div w:id="1672874033">
          <w:marLeft w:val="640"/>
          <w:marRight w:val="0"/>
          <w:marTop w:val="0"/>
          <w:marBottom w:val="0"/>
          <w:divBdr>
            <w:top w:val="none" w:sz="0" w:space="0" w:color="auto"/>
            <w:left w:val="none" w:sz="0" w:space="0" w:color="auto"/>
            <w:bottom w:val="none" w:sz="0" w:space="0" w:color="auto"/>
            <w:right w:val="none" w:sz="0" w:space="0" w:color="auto"/>
          </w:divBdr>
        </w:div>
        <w:div w:id="1362583385">
          <w:marLeft w:val="640"/>
          <w:marRight w:val="0"/>
          <w:marTop w:val="0"/>
          <w:marBottom w:val="0"/>
          <w:divBdr>
            <w:top w:val="none" w:sz="0" w:space="0" w:color="auto"/>
            <w:left w:val="none" w:sz="0" w:space="0" w:color="auto"/>
            <w:bottom w:val="none" w:sz="0" w:space="0" w:color="auto"/>
            <w:right w:val="none" w:sz="0" w:space="0" w:color="auto"/>
          </w:divBdr>
        </w:div>
        <w:div w:id="2035760804">
          <w:marLeft w:val="640"/>
          <w:marRight w:val="0"/>
          <w:marTop w:val="0"/>
          <w:marBottom w:val="0"/>
          <w:divBdr>
            <w:top w:val="none" w:sz="0" w:space="0" w:color="auto"/>
            <w:left w:val="none" w:sz="0" w:space="0" w:color="auto"/>
            <w:bottom w:val="none" w:sz="0" w:space="0" w:color="auto"/>
            <w:right w:val="none" w:sz="0" w:space="0" w:color="auto"/>
          </w:divBdr>
        </w:div>
        <w:div w:id="905997307">
          <w:marLeft w:val="640"/>
          <w:marRight w:val="0"/>
          <w:marTop w:val="0"/>
          <w:marBottom w:val="0"/>
          <w:divBdr>
            <w:top w:val="none" w:sz="0" w:space="0" w:color="auto"/>
            <w:left w:val="none" w:sz="0" w:space="0" w:color="auto"/>
            <w:bottom w:val="none" w:sz="0" w:space="0" w:color="auto"/>
            <w:right w:val="none" w:sz="0" w:space="0" w:color="auto"/>
          </w:divBdr>
        </w:div>
        <w:div w:id="709691328">
          <w:marLeft w:val="640"/>
          <w:marRight w:val="0"/>
          <w:marTop w:val="0"/>
          <w:marBottom w:val="0"/>
          <w:divBdr>
            <w:top w:val="none" w:sz="0" w:space="0" w:color="auto"/>
            <w:left w:val="none" w:sz="0" w:space="0" w:color="auto"/>
            <w:bottom w:val="none" w:sz="0" w:space="0" w:color="auto"/>
            <w:right w:val="none" w:sz="0" w:space="0" w:color="auto"/>
          </w:divBdr>
        </w:div>
        <w:div w:id="1363045436">
          <w:marLeft w:val="640"/>
          <w:marRight w:val="0"/>
          <w:marTop w:val="0"/>
          <w:marBottom w:val="0"/>
          <w:divBdr>
            <w:top w:val="none" w:sz="0" w:space="0" w:color="auto"/>
            <w:left w:val="none" w:sz="0" w:space="0" w:color="auto"/>
            <w:bottom w:val="none" w:sz="0" w:space="0" w:color="auto"/>
            <w:right w:val="none" w:sz="0" w:space="0" w:color="auto"/>
          </w:divBdr>
        </w:div>
        <w:div w:id="1665158115">
          <w:marLeft w:val="640"/>
          <w:marRight w:val="0"/>
          <w:marTop w:val="0"/>
          <w:marBottom w:val="0"/>
          <w:divBdr>
            <w:top w:val="none" w:sz="0" w:space="0" w:color="auto"/>
            <w:left w:val="none" w:sz="0" w:space="0" w:color="auto"/>
            <w:bottom w:val="none" w:sz="0" w:space="0" w:color="auto"/>
            <w:right w:val="none" w:sz="0" w:space="0" w:color="auto"/>
          </w:divBdr>
        </w:div>
        <w:div w:id="1545559185">
          <w:marLeft w:val="640"/>
          <w:marRight w:val="0"/>
          <w:marTop w:val="0"/>
          <w:marBottom w:val="0"/>
          <w:divBdr>
            <w:top w:val="none" w:sz="0" w:space="0" w:color="auto"/>
            <w:left w:val="none" w:sz="0" w:space="0" w:color="auto"/>
            <w:bottom w:val="none" w:sz="0" w:space="0" w:color="auto"/>
            <w:right w:val="none" w:sz="0" w:space="0" w:color="auto"/>
          </w:divBdr>
        </w:div>
        <w:div w:id="1490058276">
          <w:marLeft w:val="640"/>
          <w:marRight w:val="0"/>
          <w:marTop w:val="0"/>
          <w:marBottom w:val="0"/>
          <w:divBdr>
            <w:top w:val="none" w:sz="0" w:space="0" w:color="auto"/>
            <w:left w:val="none" w:sz="0" w:space="0" w:color="auto"/>
            <w:bottom w:val="none" w:sz="0" w:space="0" w:color="auto"/>
            <w:right w:val="none" w:sz="0" w:space="0" w:color="auto"/>
          </w:divBdr>
        </w:div>
        <w:div w:id="259721375">
          <w:marLeft w:val="640"/>
          <w:marRight w:val="0"/>
          <w:marTop w:val="0"/>
          <w:marBottom w:val="0"/>
          <w:divBdr>
            <w:top w:val="none" w:sz="0" w:space="0" w:color="auto"/>
            <w:left w:val="none" w:sz="0" w:space="0" w:color="auto"/>
            <w:bottom w:val="none" w:sz="0" w:space="0" w:color="auto"/>
            <w:right w:val="none" w:sz="0" w:space="0" w:color="auto"/>
          </w:divBdr>
        </w:div>
        <w:div w:id="1327516112">
          <w:marLeft w:val="640"/>
          <w:marRight w:val="0"/>
          <w:marTop w:val="0"/>
          <w:marBottom w:val="0"/>
          <w:divBdr>
            <w:top w:val="none" w:sz="0" w:space="0" w:color="auto"/>
            <w:left w:val="none" w:sz="0" w:space="0" w:color="auto"/>
            <w:bottom w:val="none" w:sz="0" w:space="0" w:color="auto"/>
            <w:right w:val="none" w:sz="0" w:space="0" w:color="auto"/>
          </w:divBdr>
        </w:div>
        <w:div w:id="1481532429">
          <w:marLeft w:val="640"/>
          <w:marRight w:val="0"/>
          <w:marTop w:val="0"/>
          <w:marBottom w:val="0"/>
          <w:divBdr>
            <w:top w:val="none" w:sz="0" w:space="0" w:color="auto"/>
            <w:left w:val="none" w:sz="0" w:space="0" w:color="auto"/>
            <w:bottom w:val="none" w:sz="0" w:space="0" w:color="auto"/>
            <w:right w:val="none" w:sz="0" w:space="0" w:color="auto"/>
          </w:divBdr>
        </w:div>
        <w:div w:id="1807313066">
          <w:marLeft w:val="640"/>
          <w:marRight w:val="0"/>
          <w:marTop w:val="0"/>
          <w:marBottom w:val="0"/>
          <w:divBdr>
            <w:top w:val="none" w:sz="0" w:space="0" w:color="auto"/>
            <w:left w:val="none" w:sz="0" w:space="0" w:color="auto"/>
            <w:bottom w:val="none" w:sz="0" w:space="0" w:color="auto"/>
            <w:right w:val="none" w:sz="0" w:space="0" w:color="auto"/>
          </w:divBdr>
        </w:div>
        <w:div w:id="2023582749">
          <w:marLeft w:val="640"/>
          <w:marRight w:val="0"/>
          <w:marTop w:val="0"/>
          <w:marBottom w:val="0"/>
          <w:divBdr>
            <w:top w:val="none" w:sz="0" w:space="0" w:color="auto"/>
            <w:left w:val="none" w:sz="0" w:space="0" w:color="auto"/>
            <w:bottom w:val="none" w:sz="0" w:space="0" w:color="auto"/>
            <w:right w:val="none" w:sz="0" w:space="0" w:color="auto"/>
          </w:divBdr>
        </w:div>
        <w:div w:id="783843054">
          <w:marLeft w:val="640"/>
          <w:marRight w:val="0"/>
          <w:marTop w:val="0"/>
          <w:marBottom w:val="0"/>
          <w:divBdr>
            <w:top w:val="none" w:sz="0" w:space="0" w:color="auto"/>
            <w:left w:val="none" w:sz="0" w:space="0" w:color="auto"/>
            <w:bottom w:val="none" w:sz="0" w:space="0" w:color="auto"/>
            <w:right w:val="none" w:sz="0" w:space="0" w:color="auto"/>
          </w:divBdr>
        </w:div>
        <w:div w:id="558514908">
          <w:marLeft w:val="640"/>
          <w:marRight w:val="0"/>
          <w:marTop w:val="0"/>
          <w:marBottom w:val="0"/>
          <w:divBdr>
            <w:top w:val="none" w:sz="0" w:space="0" w:color="auto"/>
            <w:left w:val="none" w:sz="0" w:space="0" w:color="auto"/>
            <w:bottom w:val="none" w:sz="0" w:space="0" w:color="auto"/>
            <w:right w:val="none" w:sz="0" w:space="0" w:color="auto"/>
          </w:divBdr>
        </w:div>
        <w:div w:id="486672226">
          <w:marLeft w:val="640"/>
          <w:marRight w:val="0"/>
          <w:marTop w:val="0"/>
          <w:marBottom w:val="0"/>
          <w:divBdr>
            <w:top w:val="none" w:sz="0" w:space="0" w:color="auto"/>
            <w:left w:val="none" w:sz="0" w:space="0" w:color="auto"/>
            <w:bottom w:val="none" w:sz="0" w:space="0" w:color="auto"/>
            <w:right w:val="none" w:sz="0" w:space="0" w:color="auto"/>
          </w:divBdr>
        </w:div>
        <w:div w:id="1443453207">
          <w:marLeft w:val="640"/>
          <w:marRight w:val="0"/>
          <w:marTop w:val="0"/>
          <w:marBottom w:val="0"/>
          <w:divBdr>
            <w:top w:val="none" w:sz="0" w:space="0" w:color="auto"/>
            <w:left w:val="none" w:sz="0" w:space="0" w:color="auto"/>
            <w:bottom w:val="none" w:sz="0" w:space="0" w:color="auto"/>
            <w:right w:val="none" w:sz="0" w:space="0" w:color="auto"/>
          </w:divBdr>
        </w:div>
        <w:div w:id="1712729197">
          <w:marLeft w:val="640"/>
          <w:marRight w:val="0"/>
          <w:marTop w:val="0"/>
          <w:marBottom w:val="0"/>
          <w:divBdr>
            <w:top w:val="none" w:sz="0" w:space="0" w:color="auto"/>
            <w:left w:val="none" w:sz="0" w:space="0" w:color="auto"/>
            <w:bottom w:val="none" w:sz="0" w:space="0" w:color="auto"/>
            <w:right w:val="none" w:sz="0" w:space="0" w:color="auto"/>
          </w:divBdr>
        </w:div>
        <w:div w:id="1410032653">
          <w:marLeft w:val="640"/>
          <w:marRight w:val="0"/>
          <w:marTop w:val="0"/>
          <w:marBottom w:val="0"/>
          <w:divBdr>
            <w:top w:val="none" w:sz="0" w:space="0" w:color="auto"/>
            <w:left w:val="none" w:sz="0" w:space="0" w:color="auto"/>
            <w:bottom w:val="none" w:sz="0" w:space="0" w:color="auto"/>
            <w:right w:val="none" w:sz="0" w:space="0" w:color="auto"/>
          </w:divBdr>
        </w:div>
        <w:div w:id="1728796722">
          <w:marLeft w:val="640"/>
          <w:marRight w:val="0"/>
          <w:marTop w:val="0"/>
          <w:marBottom w:val="0"/>
          <w:divBdr>
            <w:top w:val="none" w:sz="0" w:space="0" w:color="auto"/>
            <w:left w:val="none" w:sz="0" w:space="0" w:color="auto"/>
            <w:bottom w:val="none" w:sz="0" w:space="0" w:color="auto"/>
            <w:right w:val="none" w:sz="0" w:space="0" w:color="auto"/>
          </w:divBdr>
        </w:div>
        <w:div w:id="214121948">
          <w:marLeft w:val="640"/>
          <w:marRight w:val="0"/>
          <w:marTop w:val="0"/>
          <w:marBottom w:val="0"/>
          <w:divBdr>
            <w:top w:val="none" w:sz="0" w:space="0" w:color="auto"/>
            <w:left w:val="none" w:sz="0" w:space="0" w:color="auto"/>
            <w:bottom w:val="none" w:sz="0" w:space="0" w:color="auto"/>
            <w:right w:val="none" w:sz="0" w:space="0" w:color="auto"/>
          </w:divBdr>
        </w:div>
        <w:div w:id="1002317837">
          <w:marLeft w:val="640"/>
          <w:marRight w:val="0"/>
          <w:marTop w:val="0"/>
          <w:marBottom w:val="0"/>
          <w:divBdr>
            <w:top w:val="none" w:sz="0" w:space="0" w:color="auto"/>
            <w:left w:val="none" w:sz="0" w:space="0" w:color="auto"/>
            <w:bottom w:val="none" w:sz="0" w:space="0" w:color="auto"/>
            <w:right w:val="none" w:sz="0" w:space="0" w:color="auto"/>
          </w:divBdr>
        </w:div>
        <w:div w:id="306056281">
          <w:marLeft w:val="640"/>
          <w:marRight w:val="0"/>
          <w:marTop w:val="0"/>
          <w:marBottom w:val="0"/>
          <w:divBdr>
            <w:top w:val="none" w:sz="0" w:space="0" w:color="auto"/>
            <w:left w:val="none" w:sz="0" w:space="0" w:color="auto"/>
            <w:bottom w:val="none" w:sz="0" w:space="0" w:color="auto"/>
            <w:right w:val="none" w:sz="0" w:space="0" w:color="auto"/>
          </w:divBdr>
        </w:div>
        <w:div w:id="972056106">
          <w:marLeft w:val="640"/>
          <w:marRight w:val="0"/>
          <w:marTop w:val="0"/>
          <w:marBottom w:val="0"/>
          <w:divBdr>
            <w:top w:val="none" w:sz="0" w:space="0" w:color="auto"/>
            <w:left w:val="none" w:sz="0" w:space="0" w:color="auto"/>
            <w:bottom w:val="none" w:sz="0" w:space="0" w:color="auto"/>
            <w:right w:val="none" w:sz="0" w:space="0" w:color="auto"/>
          </w:divBdr>
        </w:div>
        <w:div w:id="1855529402">
          <w:marLeft w:val="640"/>
          <w:marRight w:val="0"/>
          <w:marTop w:val="0"/>
          <w:marBottom w:val="0"/>
          <w:divBdr>
            <w:top w:val="none" w:sz="0" w:space="0" w:color="auto"/>
            <w:left w:val="none" w:sz="0" w:space="0" w:color="auto"/>
            <w:bottom w:val="none" w:sz="0" w:space="0" w:color="auto"/>
            <w:right w:val="none" w:sz="0" w:space="0" w:color="auto"/>
          </w:divBdr>
        </w:div>
        <w:div w:id="1887252571">
          <w:marLeft w:val="640"/>
          <w:marRight w:val="0"/>
          <w:marTop w:val="0"/>
          <w:marBottom w:val="0"/>
          <w:divBdr>
            <w:top w:val="none" w:sz="0" w:space="0" w:color="auto"/>
            <w:left w:val="none" w:sz="0" w:space="0" w:color="auto"/>
            <w:bottom w:val="none" w:sz="0" w:space="0" w:color="auto"/>
            <w:right w:val="none" w:sz="0" w:space="0" w:color="auto"/>
          </w:divBdr>
        </w:div>
        <w:div w:id="384529943">
          <w:marLeft w:val="640"/>
          <w:marRight w:val="0"/>
          <w:marTop w:val="0"/>
          <w:marBottom w:val="0"/>
          <w:divBdr>
            <w:top w:val="none" w:sz="0" w:space="0" w:color="auto"/>
            <w:left w:val="none" w:sz="0" w:space="0" w:color="auto"/>
            <w:bottom w:val="none" w:sz="0" w:space="0" w:color="auto"/>
            <w:right w:val="none" w:sz="0" w:space="0" w:color="auto"/>
          </w:divBdr>
        </w:div>
        <w:div w:id="74253529">
          <w:marLeft w:val="640"/>
          <w:marRight w:val="0"/>
          <w:marTop w:val="0"/>
          <w:marBottom w:val="0"/>
          <w:divBdr>
            <w:top w:val="none" w:sz="0" w:space="0" w:color="auto"/>
            <w:left w:val="none" w:sz="0" w:space="0" w:color="auto"/>
            <w:bottom w:val="none" w:sz="0" w:space="0" w:color="auto"/>
            <w:right w:val="none" w:sz="0" w:space="0" w:color="auto"/>
          </w:divBdr>
        </w:div>
        <w:div w:id="2104252778">
          <w:marLeft w:val="640"/>
          <w:marRight w:val="0"/>
          <w:marTop w:val="0"/>
          <w:marBottom w:val="0"/>
          <w:divBdr>
            <w:top w:val="none" w:sz="0" w:space="0" w:color="auto"/>
            <w:left w:val="none" w:sz="0" w:space="0" w:color="auto"/>
            <w:bottom w:val="none" w:sz="0" w:space="0" w:color="auto"/>
            <w:right w:val="none" w:sz="0" w:space="0" w:color="auto"/>
          </w:divBdr>
        </w:div>
        <w:div w:id="1221286261">
          <w:marLeft w:val="640"/>
          <w:marRight w:val="0"/>
          <w:marTop w:val="0"/>
          <w:marBottom w:val="0"/>
          <w:divBdr>
            <w:top w:val="none" w:sz="0" w:space="0" w:color="auto"/>
            <w:left w:val="none" w:sz="0" w:space="0" w:color="auto"/>
            <w:bottom w:val="none" w:sz="0" w:space="0" w:color="auto"/>
            <w:right w:val="none" w:sz="0" w:space="0" w:color="auto"/>
          </w:divBdr>
        </w:div>
        <w:div w:id="313874098">
          <w:marLeft w:val="640"/>
          <w:marRight w:val="0"/>
          <w:marTop w:val="0"/>
          <w:marBottom w:val="0"/>
          <w:divBdr>
            <w:top w:val="none" w:sz="0" w:space="0" w:color="auto"/>
            <w:left w:val="none" w:sz="0" w:space="0" w:color="auto"/>
            <w:bottom w:val="none" w:sz="0" w:space="0" w:color="auto"/>
            <w:right w:val="none" w:sz="0" w:space="0" w:color="auto"/>
          </w:divBdr>
        </w:div>
        <w:div w:id="108285328">
          <w:marLeft w:val="640"/>
          <w:marRight w:val="0"/>
          <w:marTop w:val="0"/>
          <w:marBottom w:val="0"/>
          <w:divBdr>
            <w:top w:val="none" w:sz="0" w:space="0" w:color="auto"/>
            <w:left w:val="none" w:sz="0" w:space="0" w:color="auto"/>
            <w:bottom w:val="none" w:sz="0" w:space="0" w:color="auto"/>
            <w:right w:val="none" w:sz="0" w:space="0" w:color="auto"/>
          </w:divBdr>
        </w:div>
        <w:div w:id="904533780">
          <w:marLeft w:val="640"/>
          <w:marRight w:val="0"/>
          <w:marTop w:val="0"/>
          <w:marBottom w:val="0"/>
          <w:divBdr>
            <w:top w:val="none" w:sz="0" w:space="0" w:color="auto"/>
            <w:left w:val="none" w:sz="0" w:space="0" w:color="auto"/>
            <w:bottom w:val="none" w:sz="0" w:space="0" w:color="auto"/>
            <w:right w:val="none" w:sz="0" w:space="0" w:color="auto"/>
          </w:divBdr>
        </w:div>
        <w:div w:id="1642996299">
          <w:marLeft w:val="640"/>
          <w:marRight w:val="0"/>
          <w:marTop w:val="0"/>
          <w:marBottom w:val="0"/>
          <w:divBdr>
            <w:top w:val="none" w:sz="0" w:space="0" w:color="auto"/>
            <w:left w:val="none" w:sz="0" w:space="0" w:color="auto"/>
            <w:bottom w:val="none" w:sz="0" w:space="0" w:color="auto"/>
            <w:right w:val="none" w:sz="0" w:space="0" w:color="auto"/>
          </w:divBdr>
        </w:div>
        <w:div w:id="391928912">
          <w:marLeft w:val="640"/>
          <w:marRight w:val="0"/>
          <w:marTop w:val="0"/>
          <w:marBottom w:val="0"/>
          <w:divBdr>
            <w:top w:val="none" w:sz="0" w:space="0" w:color="auto"/>
            <w:left w:val="none" w:sz="0" w:space="0" w:color="auto"/>
            <w:bottom w:val="none" w:sz="0" w:space="0" w:color="auto"/>
            <w:right w:val="none" w:sz="0" w:space="0" w:color="auto"/>
          </w:divBdr>
        </w:div>
        <w:div w:id="409430734">
          <w:marLeft w:val="640"/>
          <w:marRight w:val="0"/>
          <w:marTop w:val="0"/>
          <w:marBottom w:val="0"/>
          <w:divBdr>
            <w:top w:val="none" w:sz="0" w:space="0" w:color="auto"/>
            <w:left w:val="none" w:sz="0" w:space="0" w:color="auto"/>
            <w:bottom w:val="none" w:sz="0" w:space="0" w:color="auto"/>
            <w:right w:val="none" w:sz="0" w:space="0" w:color="auto"/>
          </w:divBdr>
        </w:div>
        <w:div w:id="238903328">
          <w:marLeft w:val="640"/>
          <w:marRight w:val="0"/>
          <w:marTop w:val="0"/>
          <w:marBottom w:val="0"/>
          <w:divBdr>
            <w:top w:val="none" w:sz="0" w:space="0" w:color="auto"/>
            <w:left w:val="none" w:sz="0" w:space="0" w:color="auto"/>
            <w:bottom w:val="none" w:sz="0" w:space="0" w:color="auto"/>
            <w:right w:val="none" w:sz="0" w:space="0" w:color="auto"/>
          </w:divBdr>
        </w:div>
        <w:div w:id="1601521125">
          <w:marLeft w:val="640"/>
          <w:marRight w:val="0"/>
          <w:marTop w:val="0"/>
          <w:marBottom w:val="0"/>
          <w:divBdr>
            <w:top w:val="none" w:sz="0" w:space="0" w:color="auto"/>
            <w:left w:val="none" w:sz="0" w:space="0" w:color="auto"/>
            <w:bottom w:val="none" w:sz="0" w:space="0" w:color="auto"/>
            <w:right w:val="none" w:sz="0" w:space="0" w:color="auto"/>
          </w:divBdr>
        </w:div>
        <w:div w:id="2013338155">
          <w:marLeft w:val="640"/>
          <w:marRight w:val="0"/>
          <w:marTop w:val="0"/>
          <w:marBottom w:val="0"/>
          <w:divBdr>
            <w:top w:val="none" w:sz="0" w:space="0" w:color="auto"/>
            <w:left w:val="none" w:sz="0" w:space="0" w:color="auto"/>
            <w:bottom w:val="none" w:sz="0" w:space="0" w:color="auto"/>
            <w:right w:val="none" w:sz="0" w:space="0" w:color="auto"/>
          </w:divBdr>
        </w:div>
      </w:divsChild>
    </w:div>
    <w:div w:id="1731076395">
      <w:bodyDiv w:val="1"/>
      <w:marLeft w:val="0"/>
      <w:marRight w:val="0"/>
      <w:marTop w:val="0"/>
      <w:marBottom w:val="0"/>
      <w:divBdr>
        <w:top w:val="none" w:sz="0" w:space="0" w:color="auto"/>
        <w:left w:val="none" w:sz="0" w:space="0" w:color="auto"/>
        <w:bottom w:val="none" w:sz="0" w:space="0" w:color="auto"/>
        <w:right w:val="none" w:sz="0" w:space="0" w:color="auto"/>
      </w:divBdr>
    </w:div>
    <w:div w:id="1734817326">
      <w:bodyDiv w:val="1"/>
      <w:marLeft w:val="0"/>
      <w:marRight w:val="0"/>
      <w:marTop w:val="0"/>
      <w:marBottom w:val="0"/>
      <w:divBdr>
        <w:top w:val="none" w:sz="0" w:space="0" w:color="auto"/>
        <w:left w:val="none" w:sz="0" w:space="0" w:color="auto"/>
        <w:bottom w:val="none" w:sz="0" w:space="0" w:color="auto"/>
        <w:right w:val="none" w:sz="0" w:space="0" w:color="auto"/>
      </w:divBdr>
    </w:div>
    <w:div w:id="1735859370">
      <w:bodyDiv w:val="1"/>
      <w:marLeft w:val="0"/>
      <w:marRight w:val="0"/>
      <w:marTop w:val="0"/>
      <w:marBottom w:val="0"/>
      <w:divBdr>
        <w:top w:val="none" w:sz="0" w:space="0" w:color="auto"/>
        <w:left w:val="none" w:sz="0" w:space="0" w:color="auto"/>
        <w:bottom w:val="none" w:sz="0" w:space="0" w:color="auto"/>
        <w:right w:val="none" w:sz="0" w:space="0" w:color="auto"/>
      </w:divBdr>
    </w:div>
    <w:div w:id="1736582895">
      <w:bodyDiv w:val="1"/>
      <w:marLeft w:val="0"/>
      <w:marRight w:val="0"/>
      <w:marTop w:val="0"/>
      <w:marBottom w:val="0"/>
      <w:divBdr>
        <w:top w:val="none" w:sz="0" w:space="0" w:color="auto"/>
        <w:left w:val="none" w:sz="0" w:space="0" w:color="auto"/>
        <w:bottom w:val="none" w:sz="0" w:space="0" w:color="auto"/>
        <w:right w:val="none" w:sz="0" w:space="0" w:color="auto"/>
      </w:divBdr>
    </w:div>
    <w:div w:id="1737893484">
      <w:bodyDiv w:val="1"/>
      <w:marLeft w:val="0"/>
      <w:marRight w:val="0"/>
      <w:marTop w:val="0"/>
      <w:marBottom w:val="0"/>
      <w:divBdr>
        <w:top w:val="none" w:sz="0" w:space="0" w:color="auto"/>
        <w:left w:val="none" w:sz="0" w:space="0" w:color="auto"/>
        <w:bottom w:val="none" w:sz="0" w:space="0" w:color="auto"/>
        <w:right w:val="none" w:sz="0" w:space="0" w:color="auto"/>
      </w:divBdr>
    </w:div>
    <w:div w:id="1738086045">
      <w:bodyDiv w:val="1"/>
      <w:marLeft w:val="0"/>
      <w:marRight w:val="0"/>
      <w:marTop w:val="0"/>
      <w:marBottom w:val="0"/>
      <w:divBdr>
        <w:top w:val="none" w:sz="0" w:space="0" w:color="auto"/>
        <w:left w:val="none" w:sz="0" w:space="0" w:color="auto"/>
        <w:bottom w:val="none" w:sz="0" w:space="0" w:color="auto"/>
        <w:right w:val="none" w:sz="0" w:space="0" w:color="auto"/>
      </w:divBdr>
    </w:div>
    <w:div w:id="1751268679">
      <w:bodyDiv w:val="1"/>
      <w:marLeft w:val="0"/>
      <w:marRight w:val="0"/>
      <w:marTop w:val="0"/>
      <w:marBottom w:val="0"/>
      <w:divBdr>
        <w:top w:val="none" w:sz="0" w:space="0" w:color="auto"/>
        <w:left w:val="none" w:sz="0" w:space="0" w:color="auto"/>
        <w:bottom w:val="none" w:sz="0" w:space="0" w:color="auto"/>
        <w:right w:val="none" w:sz="0" w:space="0" w:color="auto"/>
      </w:divBdr>
    </w:div>
    <w:div w:id="1753743995">
      <w:bodyDiv w:val="1"/>
      <w:marLeft w:val="0"/>
      <w:marRight w:val="0"/>
      <w:marTop w:val="0"/>
      <w:marBottom w:val="0"/>
      <w:divBdr>
        <w:top w:val="none" w:sz="0" w:space="0" w:color="auto"/>
        <w:left w:val="none" w:sz="0" w:space="0" w:color="auto"/>
        <w:bottom w:val="none" w:sz="0" w:space="0" w:color="auto"/>
        <w:right w:val="none" w:sz="0" w:space="0" w:color="auto"/>
      </w:divBdr>
    </w:div>
    <w:div w:id="1756899689">
      <w:bodyDiv w:val="1"/>
      <w:marLeft w:val="0"/>
      <w:marRight w:val="0"/>
      <w:marTop w:val="0"/>
      <w:marBottom w:val="0"/>
      <w:divBdr>
        <w:top w:val="none" w:sz="0" w:space="0" w:color="auto"/>
        <w:left w:val="none" w:sz="0" w:space="0" w:color="auto"/>
        <w:bottom w:val="none" w:sz="0" w:space="0" w:color="auto"/>
        <w:right w:val="none" w:sz="0" w:space="0" w:color="auto"/>
      </w:divBdr>
    </w:div>
    <w:div w:id="1757898159">
      <w:bodyDiv w:val="1"/>
      <w:marLeft w:val="0"/>
      <w:marRight w:val="0"/>
      <w:marTop w:val="0"/>
      <w:marBottom w:val="0"/>
      <w:divBdr>
        <w:top w:val="none" w:sz="0" w:space="0" w:color="auto"/>
        <w:left w:val="none" w:sz="0" w:space="0" w:color="auto"/>
        <w:bottom w:val="none" w:sz="0" w:space="0" w:color="auto"/>
        <w:right w:val="none" w:sz="0" w:space="0" w:color="auto"/>
      </w:divBdr>
    </w:div>
    <w:div w:id="1759330098">
      <w:bodyDiv w:val="1"/>
      <w:marLeft w:val="0"/>
      <w:marRight w:val="0"/>
      <w:marTop w:val="0"/>
      <w:marBottom w:val="0"/>
      <w:divBdr>
        <w:top w:val="none" w:sz="0" w:space="0" w:color="auto"/>
        <w:left w:val="none" w:sz="0" w:space="0" w:color="auto"/>
        <w:bottom w:val="none" w:sz="0" w:space="0" w:color="auto"/>
        <w:right w:val="none" w:sz="0" w:space="0" w:color="auto"/>
      </w:divBdr>
      <w:divsChild>
        <w:div w:id="94861648">
          <w:marLeft w:val="640"/>
          <w:marRight w:val="0"/>
          <w:marTop w:val="0"/>
          <w:marBottom w:val="0"/>
          <w:divBdr>
            <w:top w:val="none" w:sz="0" w:space="0" w:color="auto"/>
            <w:left w:val="none" w:sz="0" w:space="0" w:color="auto"/>
            <w:bottom w:val="none" w:sz="0" w:space="0" w:color="auto"/>
            <w:right w:val="none" w:sz="0" w:space="0" w:color="auto"/>
          </w:divBdr>
        </w:div>
        <w:div w:id="103502486">
          <w:marLeft w:val="640"/>
          <w:marRight w:val="0"/>
          <w:marTop w:val="0"/>
          <w:marBottom w:val="0"/>
          <w:divBdr>
            <w:top w:val="none" w:sz="0" w:space="0" w:color="auto"/>
            <w:left w:val="none" w:sz="0" w:space="0" w:color="auto"/>
            <w:bottom w:val="none" w:sz="0" w:space="0" w:color="auto"/>
            <w:right w:val="none" w:sz="0" w:space="0" w:color="auto"/>
          </w:divBdr>
        </w:div>
        <w:div w:id="129326965">
          <w:marLeft w:val="640"/>
          <w:marRight w:val="0"/>
          <w:marTop w:val="0"/>
          <w:marBottom w:val="0"/>
          <w:divBdr>
            <w:top w:val="none" w:sz="0" w:space="0" w:color="auto"/>
            <w:left w:val="none" w:sz="0" w:space="0" w:color="auto"/>
            <w:bottom w:val="none" w:sz="0" w:space="0" w:color="auto"/>
            <w:right w:val="none" w:sz="0" w:space="0" w:color="auto"/>
          </w:divBdr>
        </w:div>
        <w:div w:id="129977870">
          <w:marLeft w:val="640"/>
          <w:marRight w:val="0"/>
          <w:marTop w:val="0"/>
          <w:marBottom w:val="0"/>
          <w:divBdr>
            <w:top w:val="none" w:sz="0" w:space="0" w:color="auto"/>
            <w:left w:val="none" w:sz="0" w:space="0" w:color="auto"/>
            <w:bottom w:val="none" w:sz="0" w:space="0" w:color="auto"/>
            <w:right w:val="none" w:sz="0" w:space="0" w:color="auto"/>
          </w:divBdr>
        </w:div>
        <w:div w:id="130221511">
          <w:marLeft w:val="640"/>
          <w:marRight w:val="0"/>
          <w:marTop w:val="0"/>
          <w:marBottom w:val="0"/>
          <w:divBdr>
            <w:top w:val="none" w:sz="0" w:space="0" w:color="auto"/>
            <w:left w:val="none" w:sz="0" w:space="0" w:color="auto"/>
            <w:bottom w:val="none" w:sz="0" w:space="0" w:color="auto"/>
            <w:right w:val="none" w:sz="0" w:space="0" w:color="auto"/>
          </w:divBdr>
        </w:div>
        <w:div w:id="159976309">
          <w:marLeft w:val="640"/>
          <w:marRight w:val="0"/>
          <w:marTop w:val="0"/>
          <w:marBottom w:val="0"/>
          <w:divBdr>
            <w:top w:val="none" w:sz="0" w:space="0" w:color="auto"/>
            <w:left w:val="none" w:sz="0" w:space="0" w:color="auto"/>
            <w:bottom w:val="none" w:sz="0" w:space="0" w:color="auto"/>
            <w:right w:val="none" w:sz="0" w:space="0" w:color="auto"/>
          </w:divBdr>
        </w:div>
        <w:div w:id="173691977">
          <w:marLeft w:val="640"/>
          <w:marRight w:val="0"/>
          <w:marTop w:val="0"/>
          <w:marBottom w:val="0"/>
          <w:divBdr>
            <w:top w:val="none" w:sz="0" w:space="0" w:color="auto"/>
            <w:left w:val="none" w:sz="0" w:space="0" w:color="auto"/>
            <w:bottom w:val="none" w:sz="0" w:space="0" w:color="auto"/>
            <w:right w:val="none" w:sz="0" w:space="0" w:color="auto"/>
          </w:divBdr>
        </w:div>
        <w:div w:id="210582138">
          <w:marLeft w:val="640"/>
          <w:marRight w:val="0"/>
          <w:marTop w:val="0"/>
          <w:marBottom w:val="0"/>
          <w:divBdr>
            <w:top w:val="none" w:sz="0" w:space="0" w:color="auto"/>
            <w:left w:val="none" w:sz="0" w:space="0" w:color="auto"/>
            <w:bottom w:val="none" w:sz="0" w:space="0" w:color="auto"/>
            <w:right w:val="none" w:sz="0" w:space="0" w:color="auto"/>
          </w:divBdr>
        </w:div>
        <w:div w:id="250361224">
          <w:marLeft w:val="640"/>
          <w:marRight w:val="0"/>
          <w:marTop w:val="0"/>
          <w:marBottom w:val="0"/>
          <w:divBdr>
            <w:top w:val="none" w:sz="0" w:space="0" w:color="auto"/>
            <w:left w:val="none" w:sz="0" w:space="0" w:color="auto"/>
            <w:bottom w:val="none" w:sz="0" w:space="0" w:color="auto"/>
            <w:right w:val="none" w:sz="0" w:space="0" w:color="auto"/>
          </w:divBdr>
        </w:div>
        <w:div w:id="255986965">
          <w:marLeft w:val="640"/>
          <w:marRight w:val="0"/>
          <w:marTop w:val="0"/>
          <w:marBottom w:val="0"/>
          <w:divBdr>
            <w:top w:val="none" w:sz="0" w:space="0" w:color="auto"/>
            <w:left w:val="none" w:sz="0" w:space="0" w:color="auto"/>
            <w:bottom w:val="none" w:sz="0" w:space="0" w:color="auto"/>
            <w:right w:val="none" w:sz="0" w:space="0" w:color="auto"/>
          </w:divBdr>
        </w:div>
        <w:div w:id="291599330">
          <w:marLeft w:val="640"/>
          <w:marRight w:val="0"/>
          <w:marTop w:val="0"/>
          <w:marBottom w:val="0"/>
          <w:divBdr>
            <w:top w:val="none" w:sz="0" w:space="0" w:color="auto"/>
            <w:left w:val="none" w:sz="0" w:space="0" w:color="auto"/>
            <w:bottom w:val="none" w:sz="0" w:space="0" w:color="auto"/>
            <w:right w:val="none" w:sz="0" w:space="0" w:color="auto"/>
          </w:divBdr>
        </w:div>
        <w:div w:id="293799292">
          <w:marLeft w:val="640"/>
          <w:marRight w:val="0"/>
          <w:marTop w:val="0"/>
          <w:marBottom w:val="0"/>
          <w:divBdr>
            <w:top w:val="none" w:sz="0" w:space="0" w:color="auto"/>
            <w:left w:val="none" w:sz="0" w:space="0" w:color="auto"/>
            <w:bottom w:val="none" w:sz="0" w:space="0" w:color="auto"/>
            <w:right w:val="none" w:sz="0" w:space="0" w:color="auto"/>
          </w:divBdr>
        </w:div>
        <w:div w:id="323582119">
          <w:marLeft w:val="640"/>
          <w:marRight w:val="0"/>
          <w:marTop w:val="0"/>
          <w:marBottom w:val="0"/>
          <w:divBdr>
            <w:top w:val="none" w:sz="0" w:space="0" w:color="auto"/>
            <w:left w:val="none" w:sz="0" w:space="0" w:color="auto"/>
            <w:bottom w:val="none" w:sz="0" w:space="0" w:color="auto"/>
            <w:right w:val="none" w:sz="0" w:space="0" w:color="auto"/>
          </w:divBdr>
        </w:div>
        <w:div w:id="339163123">
          <w:marLeft w:val="640"/>
          <w:marRight w:val="0"/>
          <w:marTop w:val="0"/>
          <w:marBottom w:val="0"/>
          <w:divBdr>
            <w:top w:val="none" w:sz="0" w:space="0" w:color="auto"/>
            <w:left w:val="none" w:sz="0" w:space="0" w:color="auto"/>
            <w:bottom w:val="none" w:sz="0" w:space="0" w:color="auto"/>
            <w:right w:val="none" w:sz="0" w:space="0" w:color="auto"/>
          </w:divBdr>
        </w:div>
        <w:div w:id="342438583">
          <w:marLeft w:val="640"/>
          <w:marRight w:val="0"/>
          <w:marTop w:val="0"/>
          <w:marBottom w:val="0"/>
          <w:divBdr>
            <w:top w:val="none" w:sz="0" w:space="0" w:color="auto"/>
            <w:left w:val="none" w:sz="0" w:space="0" w:color="auto"/>
            <w:bottom w:val="none" w:sz="0" w:space="0" w:color="auto"/>
            <w:right w:val="none" w:sz="0" w:space="0" w:color="auto"/>
          </w:divBdr>
        </w:div>
        <w:div w:id="371656044">
          <w:marLeft w:val="640"/>
          <w:marRight w:val="0"/>
          <w:marTop w:val="0"/>
          <w:marBottom w:val="0"/>
          <w:divBdr>
            <w:top w:val="none" w:sz="0" w:space="0" w:color="auto"/>
            <w:left w:val="none" w:sz="0" w:space="0" w:color="auto"/>
            <w:bottom w:val="none" w:sz="0" w:space="0" w:color="auto"/>
            <w:right w:val="none" w:sz="0" w:space="0" w:color="auto"/>
          </w:divBdr>
        </w:div>
        <w:div w:id="378474233">
          <w:marLeft w:val="640"/>
          <w:marRight w:val="0"/>
          <w:marTop w:val="0"/>
          <w:marBottom w:val="0"/>
          <w:divBdr>
            <w:top w:val="none" w:sz="0" w:space="0" w:color="auto"/>
            <w:left w:val="none" w:sz="0" w:space="0" w:color="auto"/>
            <w:bottom w:val="none" w:sz="0" w:space="0" w:color="auto"/>
            <w:right w:val="none" w:sz="0" w:space="0" w:color="auto"/>
          </w:divBdr>
        </w:div>
        <w:div w:id="404960192">
          <w:marLeft w:val="640"/>
          <w:marRight w:val="0"/>
          <w:marTop w:val="0"/>
          <w:marBottom w:val="0"/>
          <w:divBdr>
            <w:top w:val="none" w:sz="0" w:space="0" w:color="auto"/>
            <w:left w:val="none" w:sz="0" w:space="0" w:color="auto"/>
            <w:bottom w:val="none" w:sz="0" w:space="0" w:color="auto"/>
            <w:right w:val="none" w:sz="0" w:space="0" w:color="auto"/>
          </w:divBdr>
        </w:div>
        <w:div w:id="440809313">
          <w:marLeft w:val="640"/>
          <w:marRight w:val="0"/>
          <w:marTop w:val="0"/>
          <w:marBottom w:val="0"/>
          <w:divBdr>
            <w:top w:val="none" w:sz="0" w:space="0" w:color="auto"/>
            <w:left w:val="none" w:sz="0" w:space="0" w:color="auto"/>
            <w:bottom w:val="none" w:sz="0" w:space="0" w:color="auto"/>
            <w:right w:val="none" w:sz="0" w:space="0" w:color="auto"/>
          </w:divBdr>
        </w:div>
        <w:div w:id="461852903">
          <w:marLeft w:val="640"/>
          <w:marRight w:val="0"/>
          <w:marTop w:val="0"/>
          <w:marBottom w:val="0"/>
          <w:divBdr>
            <w:top w:val="none" w:sz="0" w:space="0" w:color="auto"/>
            <w:left w:val="none" w:sz="0" w:space="0" w:color="auto"/>
            <w:bottom w:val="none" w:sz="0" w:space="0" w:color="auto"/>
            <w:right w:val="none" w:sz="0" w:space="0" w:color="auto"/>
          </w:divBdr>
        </w:div>
        <w:div w:id="473177327">
          <w:marLeft w:val="640"/>
          <w:marRight w:val="0"/>
          <w:marTop w:val="0"/>
          <w:marBottom w:val="0"/>
          <w:divBdr>
            <w:top w:val="none" w:sz="0" w:space="0" w:color="auto"/>
            <w:left w:val="none" w:sz="0" w:space="0" w:color="auto"/>
            <w:bottom w:val="none" w:sz="0" w:space="0" w:color="auto"/>
            <w:right w:val="none" w:sz="0" w:space="0" w:color="auto"/>
          </w:divBdr>
        </w:div>
        <w:div w:id="489518992">
          <w:marLeft w:val="640"/>
          <w:marRight w:val="0"/>
          <w:marTop w:val="0"/>
          <w:marBottom w:val="0"/>
          <w:divBdr>
            <w:top w:val="none" w:sz="0" w:space="0" w:color="auto"/>
            <w:left w:val="none" w:sz="0" w:space="0" w:color="auto"/>
            <w:bottom w:val="none" w:sz="0" w:space="0" w:color="auto"/>
            <w:right w:val="none" w:sz="0" w:space="0" w:color="auto"/>
          </w:divBdr>
        </w:div>
        <w:div w:id="515774965">
          <w:marLeft w:val="640"/>
          <w:marRight w:val="0"/>
          <w:marTop w:val="0"/>
          <w:marBottom w:val="0"/>
          <w:divBdr>
            <w:top w:val="none" w:sz="0" w:space="0" w:color="auto"/>
            <w:left w:val="none" w:sz="0" w:space="0" w:color="auto"/>
            <w:bottom w:val="none" w:sz="0" w:space="0" w:color="auto"/>
            <w:right w:val="none" w:sz="0" w:space="0" w:color="auto"/>
          </w:divBdr>
        </w:div>
        <w:div w:id="537621480">
          <w:marLeft w:val="640"/>
          <w:marRight w:val="0"/>
          <w:marTop w:val="0"/>
          <w:marBottom w:val="0"/>
          <w:divBdr>
            <w:top w:val="none" w:sz="0" w:space="0" w:color="auto"/>
            <w:left w:val="none" w:sz="0" w:space="0" w:color="auto"/>
            <w:bottom w:val="none" w:sz="0" w:space="0" w:color="auto"/>
            <w:right w:val="none" w:sz="0" w:space="0" w:color="auto"/>
          </w:divBdr>
        </w:div>
        <w:div w:id="554393997">
          <w:marLeft w:val="640"/>
          <w:marRight w:val="0"/>
          <w:marTop w:val="0"/>
          <w:marBottom w:val="0"/>
          <w:divBdr>
            <w:top w:val="none" w:sz="0" w:space="0" w:color="auto"/>
            <w:left w:val="none" w:sz="0" w:space="0" w:color="auto"/>
            <w:bottom w:val="none" w:sz="0" w:space="0" w:color="auto"/>
            <w:right w:val="none" w:sz="0" w:space="0" w:color="auto"/>
          </w:divBdr>
        </w:div>
        <w:div w:id="660080558">
          <w:marLeft w:val="640"/>
          <w:marRight w:val="0"/>
          <w:marTop w:val="0"/>
          <w:marBottom w:val="0"/>
          <w:divBdr>
            <w:top w:val="none" w:sz="0" w:space="0" w:color="auto"/>
            <w:left w:val="none" w:sz="0" w:space="0" w:color="auto"/>
            <w:bottom w:val="none" w:sz="0" w:space="0" w:color="auto"/>
            <w:right w:val="none" w:sz="0" w:space="0" w:color="auto"/>
          </w:divBdr>
        </w:div>
        <w:div w:id="682786452">
          <w:marLeft w:val="640"/>
          <w:marRight w:val="0"/>
          <w:marTop w:val="0"/>
          <w:marBottom w:val="0"/>
          <w:divBdr>
            <w:top w:val="none" w:sz="0" w:space="0" w:color="auto"/>
            <w:left w:val="none" w:sz="0" w:space="0" w:color="auto"/>
            <w:bottom w:val="none" w:sz="0" w:space="0" w:color="auto"/>
            <w:right w:val="none" w:sz="0" w:space="0" w:color="auto"/>
          </w:divBdr>
        </w:div>
        <w:div w:id="760837137">
          <w:marLeft w:val="640"/>
          <w:marRight w:val="0"/>
          <w:marTop w:val="0"/>
          <w:marBottom w:val="0"/>
          <w:divBdr>
            <w:top w:val="none" w:sz="0" w:space="0" w:color="auto"/>
            <w:left w:val="none" w:sz="0" w:space="0" w:color="auto"/>
            <w:bottom w:val="none" w:sz="0" w:space="0" w:color="auto"/>
            <w:right w:val="none" w:sz="0" w:space="0" w:color="auto"/>
          </w:divBdr>
        </w:div>
        <w:div w:id="798256669">
          <w:marLeft w:val="640"/>
          <w:marRight w:val="0"/>
          <w:marTop w:val="0"/>
          <w:marBottom w:val="0"/>
          <w:divBdr>
            <w:top w:val="none" w:sz="0" w:space="0" w:color="auto"/>
            <w:left w:val="none" w:sz="0" w:space="0" w:color="auto"/>
            <w:bottom w:val="none" w:sz="0" w:space="0" w:color="auto"/>
            <w:right w:val="none" w:sz="0" w:space="0" w:color="auto"/>
          </w:divBdr>
        </w:div>
        <w:div w:id="875387529">
          <w:marLeft w:val="640"/>
          <w:marRight w:val="0"/>
          <w:marTop w:val="0"/>
          <w:marBottom w:val="0"/>
          <w:divBdr>
            <w:top w:val="none" w:sz="0" w:space="0" w:color="auto"/>
            <w:left w:val="none" w:sz="0" w:space="0" w:color="auto"/>
            <w:bottom w:val="none" w:sz="0" w:space="0" w:color="auto"/>
            <w:right w:val="none" w:sz="0" w:space="0" w:color="auto"/>
          </w:divBdr>
        </w:div>
        <w:div w:id="927466299">
          <w:marLeft w:val="640"/>
          <w:marRight w:val="0"/>
          <w:marTop w:val="0"/>
          <w:marBottom w:val="0"/>
          <w:divBdr>
            <w:top w:val="none" w:sz="0" w:space="0" w:color="auto"/>
            <w:left w:val="none" w:sz="0" w:space="0" w:color="auto"/>
            <w:bottom w:val="none" w:sz="0" w:space="0" w:color="auto"/>
            <w:right w:val="none" w:sz="0" w:space="0" w:color="auto"/>
          </w:divBdr>
        </w:div>
        <w:div w:id="983703169">
          <w:marLeft w:val="640"/>
          <w:marRight w:val="0"/>
          <w:marTop w:val="0"/>
          <w:marBottom w:val="0"/>
          <w:divBdr>
            <w:top w:val="none" w:sz="0" w:space="0" w:color="auto"/>
            <w:left w:val="none" w:sz="0" w:space="0" w:color="auto"/>
            <w:bottom w:val="none" w:sz="0" w:space="0" w:color="auto"/>
            <w:right w:val="none" w:sz="0" w:space="0" w:color="auto"/>
          </w:divBdr>
        </w:div>
        <w:div w:id="1012756318">
          <w:marLeft w:val="640"/>
          <w:marRight w:val="0"/>
          <w:marTop w:val="0"/>
          <w:marBottom w:val="0"/>
          <w:divBdr>
            <w:top w:val="none" w:sz="0" w:space="0" w:color="auto"/>
            <w:left w:val="none" w:sz="0" w:space="0" w:color="auto"/>
            <w:bottom w:val="none" w:sz="0" w:space="0" w:color="auto"/>
            <w:right w:val="none" w:sz="0" w:space="0" w:color="auto"/>
          </w:divBdr>
        </w:div>
        <w:div w:id="1040515528">
          <w:marLeft w:val="640"/>
          <w:marRight w:val="0"/>
          <w:marTop w:val="0"/>
          <w:marBottom w:val="0"/>
          <w:divBdr>
            <w:top w:val="none" w:sz="0" w:space="0" w:color="auto"/>
            <w:left w:val="none" w:sz="0" w:space="0" w:color="auto"/>
            <w:bottom w:val="none" w:sz="0" w:space="0" w:color="auto"/>
            <w:right w:val="none" w:sz="0" w:space="0" w:color="auto"/>
          </w:divBdr>
        </w:div>
        <w:div w:id="1046837873">
          <w:marLeft w:val="640"/>
          <w:marRight w:val="0"/>
          <w:marTop w:val="0"/>
          <w:marBottom w:val="0"/>
          <w:divBdr>
            <w:top w:val="none" w:sz="0" w:space="0" w:color="auto"/>
            <w:left w:val="none" w:sz="0" w:space="0" w:color="auto"/>
            <w:bottom w:val="none" w:sz="0" w:space="0" w:color="auto"/>
            <w:right w:val="none" w:sz="0" w:space="0" w:color="auto"/>
          </w:divBdr>
        </w:div>
        <w:div w:id="1065689633">
          <w:marLeft w:val="640"/>
          <w:marRight w:val="0"/>
          <w:marTop w:val="0"/>
          <w:marBottom w:val="0"/>
          <w:divBdr>
            <w:top w:val="none" w:sz="0" w:space="0" w:color="auto"/>
            <w:left w:val="none" w:sz="0" w:space="0" w:color="auto"/>
            <w:bottom w:val="none" w:sz="0" w:space="0" w:color="auto"/>
            <w:right w:val="none" w:sz="0" w:space="0" w:color="auto"/>
          </w:divBdr>
        </w:div>
        <w:div w:id="1072581874">
          <w:marLeft w:val="640"/>
          <w:marRight w:val="0"/>
          <w:marTop w:val="0"/>
          <w:marBottom w:val="0"/>
          <w:divBdr>
            <w:top w:val="none" w:sz="0" w:space="0" w:color="auto"/>
            <w:left w:val="none" w:sz="0" w:space="0" w:color="auto"/>
            <w:bottom w:val="none" w:sz="0" w:space="0" w:color="auto"/>
            <w:right w:val="none" w:sz="0" w:space="0" w:color="auto"/>
          </w:divBdr>
        </w:div>
        <w:div w:id="1076243573">
          <w:marLeft w:val="640"/>
          <w:marRight w:val="0"/>
          <w:marTop w:val="0"/>
          <w:marBottom w:val="0"/>
          <w:divBdr>
            <w:top w:val="none" w:sz="0" w:space="0" w:color="auto"/>
            <w:left w:val="none" w:sz="0" w:space="0" w:color="auto"/>
            <w:bottom w:val="none" w:sz="0" w:space="0" w:color="auto"/>
            <w:right w:val="none" w:sz="0" w:space="0" w:color="auto"/>
          </w:divBdr>
        </w:div>
        <w:div w:id="1124807791">
          <w:marLeft w:val="640"/>
          <w:marRight w:val="0"/>
          <w:marTop w:val="0"/>
          <w:marBottom w:val="0"/>
          <w:divBdr>
            <w:top w:val="none" w:sz="0" w:space="0" w:color="auto"/>
            <w:left w:val="none" w:sz="0" w:space="0" w:color="auto"/>
            <w:bottom w:val="none" w:sz="0" w:space="0" w:color="auto"/>
            <w:right w:val="none" w:sz="0" w:space="0" w:color="auto"/>
          </w:divBdr>
        </w:div>
        <w:div w:id="1156998305">
          <w:marLeft w:val="640"/>
          <w:marRight w:val="0"/>
          <w:marTop w:val="0"/>
          <w:marBottom w:val="0"/>
          <w:divBdr>
            <w:top w:val="none" w:sz="0" w:space="0" w:color="auto"/>
            <w:left w:val="none" w:sz="0" w:space="0" w:color="auto"/>
            <w:bottom w:val="none" w:sz="0" w:space="0" w:color="auto"/>
            <w:right w:val="none" w:sz="0" w:space="0" w:color="auto"/>
          </w:divBdr>
        </w:div>
        <w:div w:id="1202596044">
          <w:marLeft w:val="640"/>
          <w:marRight w:val="0"/>
          <w:marTop w:val="0"/>
          <w:marBottom w:val="0"/>
          <w:divBdr>
            <w:top w:val="none" w:sz="0" w:space="0" w:color="auto"/>
            <w:left w:val="none" w:sz="0" w:space="0" w:color="auto"/>
            <w:bottom w:val="none" w:sz="0" w:space="0" w:color="auto"/>
            <w:right w:val="none" w:sz="0" w:space="0" w:color="auto"/>
          </w:divBdr>
        </w:div>
        <w:div w:id="1258749983">
          <w:marLeft w:val="640"/>
          <w:marRight w:val="0"/>
          <w:marTop w:val="0"/>
          <w:marBottom w:val="0"/>
          <w:divBdr>
            <w:top w:val="none" w:sz="0" w:space="0" w:color="auto"/>
            <w:left w:val="none" w:sz="0" w:space="0" w:color="auto"/>
            <w:bottom w:val="none" w:sz="0" w:space="0" w:color="auto"/>
            <w:right w:val="none" w:sz="0" w:space="0" w:color="auto"/>
          </w:divBdr>
        </w:div>
        <w:div w:id="1276592715">
          <w:marLeft w:val="640"/>
          <w:marRight w:val="0"/>
          <w:marTop w:val="0"/>
          <w:marBottom w:val="0"/>
          <w:divBdr>
            <w:top w:val="none" w:sz="0" w:space="0" w:color="auto"/>
            <w:left w:val="none" w:sz="0" w:space="0" w:color="auto"/>
            <w:bottom w:val="none" w:sz="0" w:space="0" w:color="auto"/>
            <w:right w:val="none" w:sz="0" w:space="0" w:color="auto"/>
          </w:divBdr>
        </w:div>
        <w:div w:id="1289168995">
          <w:marLeft w:val="640"/>
          <w:marRight w:val="0"/>
          <w:marTop w:val="0"/>
          <w:marBottom w:val="0"/>
          <w:divBdr>
            <w:top w:val="none" w:sz="0" w:space="0" w:color="auto"/>
            <w:left w:val="none" w:sz="0" w:space="0" w:color="auto"/>
            <w:bottom w:val="none" w:sz="0" w:space="0" w:color="auto"/>
            <w:right w:val="none" w:sz="0" w:space="0" w:color="auto"/>
          </w:divBdr>
        </w:div>
        <w:div w:id="1306933694">
          <w:marLeft w:val="640"/>
          <w:marRight w:val="0"/>
          <w:marTop w:val="0"/>
          <w:marBottom w:val="0"/>
          <w:divBdr>
            <w:top w:val="none" w:sz="0" w:space="0" w:color="auto"/>
            <w:left w:val="none" w:sz="0" w:space="0" w:color="auto"/>
            <w:bottom w:val="none" w:sz="0" w:space="0" w:color="auto"/>
            <w:right w:val="none" w:sz="0" w:space="0" w:color="auto"/>
          </w:divBdr>
        </w:div>
        <w:div w:id="1311866390">
          <w:marLeft w:val="640"/>
          <w:marRight w:val="0"/>
          <w:marTop w:val="0"/>
          <w:marBottom w:val="0"/>
          <w:divBdr>
            <w:top w:val="none" w:sz="0" w:space="0" w:color="auto"/>
            <w:left w:val="none" w:sz="0" w:space="0" w:color="auto"/>
            <w:bottom w:val="none" w:sz="0" w:space="0" w:color="auto"/>
            <w:right w:val="none" w:sz="0" w:space="0" w:color="auto"/>
          </w:divBdr>
        </w:div>
        <w:div w:id="1355883920">
          <w:marLeft w:val="640"/>
          <w:marRight w:val="0"/>
          <w:marTop w:val="0"/>
          <w:marBottom w:val="0"/>
          <w:divBdr>
            <w:top w:val="none" w:sz="0" w:space="0" w:color="auto"/>
            <w:left w:val="none" w:sz="0" w:space="0" w:color="auto"/>
            <w:bottom w:val="none" w:sz="0" w:space="0" w:color="auto"/>
            <w:right w:val="none" w:sz="0" w:space="0" w:color="auto"/>
          </w:divBdr>
        </w:div>
        <w:div w:id="1366174745">
          <w:marLeft w:val="640"/>
          <w:marRight w:val="0"/>
          <w:marTop w:val="0"/>
          <w:marBottom w:val="0"/>
          <w:divBdr>
            <w:top w:val="none" w:sz="0" w:space="0" w:color="auto"/>
            <w:left w:val="none" w:sz="0" w:space="0" w:color="auto"/>
            <w:bottom w:val="none" w:sz="0" w:space="0" w:color="auto"/>
            <w:right w:val="none" w:sz="0" w:space="0" w:color="auto"/>
          </w:divBdr>
        </w:div>
        <w:div w:id="1388259764">
          <w:marLeft w:val="640"/>
          <w:marRight w:val="0"/>
          <w:marTop w:val="0"/>
          <w:marBottom w:val="0"/>
          <w:divBdr>
            <w:top w:val="none" w:sz="0" w:space="0" w:color="auto"/>
            <w:left w:val="none" w:sz="0" w:space="0" w:color="auto"/>
            <w:bottom w:val="none" w:sz="0" w:space="0" w:color="auto"/>
            <w:right w:val="none" w:sz="0" w:space="0" w:color="auto"/>
          </w:divBdr>
        </w:div>
        <w:div w:id="1407148579">
          <w:marLeft w:val="640"/>
          <w:marRight w:val="0"/>
          <w:marTop w:val="0"/>
          <w:marBottom w:val="0"/>
          <w:divBdr>
            <w:top w:val="none" w:sz="0" w:space="0" w:color="auto"/>
            <w:left w:val="none" w:sz="0" w:space="0" w:color="auto"/>
            <w:bottom w:val="none" w:sz="0" w:space="0" w:color="auto"/>
            <w:right w:val="none" w:sz="0" w:space="0" w:color="auto"/>
          </w:divBdr>
        </w:div>
        <w:div w:id="1439175628">
          <w:marLeft w:val="640"/>
          <w:marRight w:val="0"/>
          <w:marTop w:val="0"/>
          <w:marBottom w:val="0"/>
          <w:divBdr>
            <w:top w:val="none" w:sz="0" w:space="0" w:color="auto"/>
            <w:left w:val="none" w:sz="0" w:space="0" w:color="auto"/>
            <w:bottom w:val="none" w:sz="0" w:space="0" w:color="auto"/>
            <w:right w:val="none" w:sz="0" w:space="0" w:color="auto"/>
          </w:divBdr>
        </w:div>
        <w:div w:id="1491289089">
          <w:marLeft w:val="640"/>
          <w:marRight w:val="0"/>
          <w:marTop w:val="0"/>
          <w:marBottom w:val="0"/>
          <w:divBdr>
            <w:top w:val="none" w:sz="0" w:space="0" w:color="auto"/>
            <w:left w:val="none" w:sz="0" w:space="0" w:color="auto"/>
            <w:bottom w:val="none" w:sz="0" w:space="0" w:color="auto"/>
            <w:right w:val="none" w:sz="0" w:space="0" w:color="auto"/>
          </w:divBdr>
        </w:div>
        <w:div w:id="1503815052">
          <w:marLeft w:val="640"/>
          <w:marRight w:val="0"/>
          <w:marTop w:val="0"/>
          <w:marBottom w:val="0"/>
          <w:divBdr>
            <w:top w:val="none" w:sz="0" w:space="0" w:color="auto"/>
            <w:left w:val="none" w:sz="0" w:space="0" w:color="auto"/>
            <w:bottom w:val="none" w:sz="0" w:space="0" w:color="auto"/>
            <w:right w:val="none" w:sz="0" w:space="0" w:color="auto"/>
          </w:divBdr>
        </w:div>
        <w:div w:id="1547597164">
          <w:marLeft w:val="640"/>
          <w:marRight w:val="0"/>
          <w:marTop w:val="0"/>
          <w:marBottom w:val="0"/>
          <w:divBdr>
            <w:top w:val="none" w:sz="0" w:space="0" w:color="auto"/>
            <w:left w:val="none" w:sz="0" w:space="0" w:color="auto"/>
            <w:bottom w:val="none" w:sz="0" w:space="0" w:color="auto"/>
            <w:right w:val="none" w:sz="0" w:space="0" w:color="auto"/>
          </w:divBdr>
        </w:div>
        <w:div w:id="1553880427">
          <w:marLeft w:val="640"/>
          <w:marRight w:val="0"/>
          <w:marTop w:val="0"/>
          <w:marBottom w:val="0"/>
          <w:divBdr>
            <w:top w:val="none" w:sz="0" w:space="0" w:color="auto"/>
            <w:left w:val="none" w:sz="0" w:space="0" w:color="auto"/>
            <w:bottom w:val="none" w:sz="0" w:space="0" w:color="auto"/>
            <w:right w:val="none" w:sz="0" w:space="0" w:color="auto"/>
          </w:divBdr>
        </w:div>
        <w:div w:id="1598439469">
          <w:marLeft w:val="640"/>
          <w:marRight w:val="0"/>
          <w:marTop w:val="0"/>
          <w:marBottom w:val="0"/>
          <w:divBdr>
            <w:top w:val="none" w:sz="0" w:space="0" w:color="auto"/>
            <w:left w:val="none" w:sz="0" w:space="0" w:color="auto"/>
            <w:bottom w:val="none" w:sz="0" w:space="0" w:color="auto"/>
            <w:right w:val="none" w:sz="0" w:space="0" w:color="auto"/>
          </w:divBdr>
        </w:div>
        <w:div w:id="1623149870">
          <w:marLeft w:val="640"/>
          <w:marRight w:val="0"/>
          <w:marTop w:val="0"/>
          <w:marBottom w:val="0"/>
          <w:divBdr>
            <w:top w:val="none" w:sz="0" w:space="0" w:color="auto"/>
            <w:left w:val="none" w:sz="0" w:space="0" w:color="auto"/>
            <w:bottom w:val="none" w:sz="0" w:space="0" w:color="auto"/>
            <w:right w:val="none" w:sz="0" w:space="0" w:color="auto"/>
          </w:divBdr>
        </w:div>
        <w:div w:id="1630164610">
          <w:marLeft w:val="640"/>
          <w:marRight w:val="0"/>
          <w:marTop w:val="0"/>
          <w:marBottom w:val="0"/>
          <w:divBdr>
            <w:top w:val="none" w:sz="0" w:space="0" w:color="auto"/>
            <w:left w:val="none" w:sz="0" w:space="0" w:color="auto"/>
            <w:bottom w:val="none" w:sz="0" w:space="0" w:color="auto"/>
            <w:right w:val="none" w:sz="0" w:space="0" w:color="auto"/>
          </w:divBdr>
        </w:div>
        <w:div w:id="1664237777">
          <w:marLeft w:val="640"/>
          <w:marRight w:val="0"/>
          <w:marTop w:val="0"/>
          <w:marBottom w:val="0"/>
          <w:divBdr>
            <w:top w:val="none" w:sz="0" w:space="0" w:color="auto"/>
            <w:left w:val="none" w:sz="0" w:space="0" w:color="auto"/>
            <w:bottom w:val="none" w:sz="0" w:space="0" w:color="auto"/>
            <w:right w:val="none" w:sz="0" w:space="0" w:color="auto"/>
          </w:divBdr>
        </w:div>
        <w:div w:id="1676810554">
          <w:marLeft w:val="640"/>
          <w:marRight w:val="0"/>
          <w:marTop w:val="0"/>
          <w:marBottom w:val="0"/>
          <w:divBdr>
            <w:top w:val="none" w:sz="0" w:space="0" w:color="auto"/>
            <w:left w:val="none" w:sz="0" w:space="0" w:color="auto"/>
            <w:bottom w:val="none" w:sz="0" w:space="0" w:color="auto"/>
            <w:right w:val="none" w:sz="0" w:space="0" w:color="auto"/>
          </w:divBdr>
        </w:div>
        <w:div w:id="1843399856">
          <w:marLeft w:val="640"/>
          <w:marRight w:val="0"/>
          <w:marTop w:val="0"/>
          <w:marBottom w:val="0"/>
          <w:divBdr>
            <w:top w:val="none" w:sz="0" w:space="0" w:color="auto"/>
            <w:left w:val="none" w:sz="0" w:space="0" w:color="auto"/>
            <w:bottom w:val="none" w:sz="0" w:space="0" w:color="auto"/>
            <w:right w:val="none" w:sz="0" w:space="0" w:color="auto"/>
          </w:divBdr>
        </w:div>
        <w:div w:id="1843858543">
          <w:marLeft w:val="640"/>
          <w:marRight w:val="0"/>
          <w:marTop w:val="0"/>
          <w:marBottom w:val="0"/>
          <w:divBdr>
            <w:top w:val="none" w:sz="0" w:space="0" w:color="auto"/>
            <w:left w:val="none" w:sz="0" w:space="0" w:color="auto"/>
            <w:bottom w:val="none" w:sz="0" w:space="0" w:color="auto"/>
            <w:right w:val="none" w:sz="0" w:space="0" w:color="auto"/>
          </w:divBdr>
        </w:div>
        <w:div w:id="1890339693">
          <w:marLeft w:val="640"/>
          <w:marRight w:val="0"/>
          <w:marTop w:val="0"/>
          <w:marBottom w:val="0"/>
          <w:divBdr>
            <w:top w:val="none" w:sz="0" w:space="0" w:color="auto"/>
            <w:left w:val="none" w:sz="0" w:space="0" w:color="auto"/>
            <w:bottom w:val="none" w:sz="0" w:space="0" w:color="auto"/>
            <w:right w:val="none" w:sz="0" w:space="0" w:color="auto"/>
          </w:divBdr>
        </w:div>
        <w:div w:id="1933388722">
          <w:marLeft w:val="640"/>
          <w:marRight w:val="0"/>
          <w:marTop w:val="0"/>
          <w:marBottom w:val="0"/>
          <w:divBdr>
            <w:top w:val="none" w:sz="0" w:space="0" w:color="auto"/>
            <w:left w:val="none" w:sz="0" w:space="0" w:color="auto"/>
            <w:bottom w:val="none" w:sz="0" w:space="0" w:color="auto"/>
            <w:right w:val="none" w:sz="0" w:space="0" w:color="auto"/>
          </w:divBdr>
        </w:div>
        <w:div w:id="1933775473">
          <w:marLeft w:val="640"/>
          <w:marRight w:val="0"/>
          <w:marTop w:val="0"/>
          <w:marBottom w:val="0"/>
          <w:divBdr>
            <w:top w:val="none" w:sz="0" w:space="0" w:color="auto"/>
            <w:left w:val="none" w:sz="0" w:space="0" w:color="auto"/>
            <w:bottom w:val="none" w:sz="0" w:space="0" w:color="auto"/>
            <w:right w:val="none" w:sz="0" w:space="0" w:color="auto"/>
          </w:divBdr>
        </w:div>
        <w:div w:id="1946422623">
          <w:marLeft w:val="640"/>
          <w:marRight w:val="0"/>
          <w:marTop w:val="0"/>
          <w:marBottom w:val="0"/>
          <w:divBdr>
            <w:top w:val="none" w:sz="0" w:space="0" w:color="auto"/>
            <w:left w:val="none" w:sz="0" w:space="0" w:color="auto"/>
            <w:bottom w:val="none" w:sz="0" w:space="0" w:color="auto"/>
            <w:right w:val="none" w:sz="0" w:space="0" w:color="auto"/>
          </w:divBdr>
        </w:div>
        <w:div w:id="1985773037">
          <w:marLeft w:val="640"/>
          <w:marRight w:val="0"/>
          <w:marTop w:val="0"/>
          <w:marBottom w:val="0"/>
          <w:divBdr>
            <w:top w:val="none" w:sz="0" w:space="0" w:color="auto"/>
            <w:left w:val="none" w:sz="0" w:space="0" w:color="auto"/>
            <w:bottom w:val="none" w:sz="0" w:space="0" w:color="auto"/>
            <w:right w:val="none" w:sz="0" w:space="0" w:color="auto"/>
          </w:divBdr>
        </w:div>
        <w:div w:id="2069307019">
          <w:marLeft w:val="640"/>
          <w:marRight w:val="0"/>
          <w:marTop w:val="0"/>
          <w:marBottom w:val="0"/>
          <w:divBdr>
            <w:top w:val="none" w:sz="0" w:space="0" w:color="auto"/>
            <w:left w:val="none" w:sz="0" w:space="0" w:color="auto"/>
            <w:bottom w:val="none" w:sz="0" w:space="0" w:color="auto"/>
            <w:right w:val="none" w:sz="0" w:space="0" w:color="auto"/>
          </w:divBdr>
        </w:div>
        <w:div w:id="2099398471">
          <w:marLeft w:val="640"/>
          <w:marRight w:val="0"/>
          <w:marTop w:val="0"/>
          <w:marBottom w:val="0"/>
          <w:divBdr>
            <w:top w:val="none" w:sz="0" w:space="0" w:color="auto"/>
            <w:left w:val="none" w:sz="0" w:space="0" w:color="auto"/>
            <w:bottom w:val="none" w:sz="0" w:space="0" w:color="auto"/>
            <w:right w:val="none" w:sz="0" w:space="0" w:color="auto"/>
          </w:divBdr>
        </w:div>
        <w:div w:id="2123255445">
          <w:marLeft w:val="640"/>
          <w:marRight w:val="0"/>
          <w:marTop w:val="0"/>
          <w:marBottom w:val="0"/>
          <w:divBdr>
            <w:top w:val="none" w:sz="0" w:space="0" w:color="auto"/>
            <w:left w:val="none" w:sz="0" w:space="0" w:color="auto"/>
            <w:bottom w:val="none" w:sz="0" w:space="0" w:color="auto"/>
            <w:right w:val="none" w:sz="0" w:space="0" w:color="auto"/>
          </w:divBdr>
        </w:div>
        <w:div w:id="2137983004">
          <w:marLeft w:val="640"/>
          <w:marRight w:val="0"/>
          <w:marTop w:val="0"/>
          <w:marBottom w:val="0"/>
          <w:divBdr>
            <w:top w:val="none" w:sz="0" w:space="0" w:color="auto"/>
            <w:left w:val="none" w:sz="0" w:space="0" w:color="auto"/>
            <w:bottom w:val="none" w:sz="0" w:space="0" w:color="auto"/>
            <w:right w:val="none" w:sz="0" w:space="0" w:color="auto"/>
          </w:divBdr>
        </w:div>
      </w:divsChild>
    </w:div>
    <w:div w:id="1766267702">
      <w:bodyDiv w:val="1"/>
      <w:marLeft w:val="0"/>
      <w:marRight w:val="0"/>
      <w:marTop w:val="0"/>
      <w:marBottom w:val="0"/>
      <w:divBdr>
        <w:top w:val="none" w:sz="0" w:space="0" w:color="auto"/>
        <w:left w:val="none" w:sz="0" w:space="0" w:color="auto"/>
        <w:bottom w:val="none" w:sz="0" w:space="0" w:color="auto"/>
        <w:right w:val="none" w:sz="0" w:space="0" w:color="auto"/>
      </w:divBdr>
    </w:div>
    <w:div w:id="1769109487">
      <w:bodyDiv w:val="1"/>
      <w:marLeft w:val="0"/>
      <w:marRight w:val="0"/>
      <w:marTop w:val="0"/>
      <w:marBottom w:val="0"/>
      <w:divBdr>
        <w:top w:val="none" w:sz="0" w:space="0" w:color="auto"/>
        <w:left w:val="none" w:sz="0" w:space="0" w:color="auto"/>
        <w:bottom w:val="none" w:sz="0" w:space="0" w:color="auto"/>
        <w:right w:val="none" w:sz="0" w:space="0" w:color="auto"/>
      </w:divBdr>
    </w:div>
    <w:div w:id="1770349447">
      <w:bodyDiv w:val="1"/>
      <w:marLeft w:val="0"/>
      <w:marRight w:val="0"/>
      <w:marTop w:val="0"/>
      <w:marBottom w:val="0"/>
      <w:divBdr>
        <w:top w:val="none" w:sz="0" w:space="0" w:color="auto"/>
        <w:left w:val="none" w:sz="0" w:space="0" w:color="auto"/>
        <w:bottom w:val="none" w:sz="0" w:space="0" w:color="auto"/>
        <w:right w:val="none" w:sz="0" w:space="0" w:color="auto"/>
      </w:divBdr>
    </w:div>
    <w:div w:id="1775436766">
      <w:bodyDiv w:val="1"/>
      <w:marLeft w:val="0"/>
      <w:marRight w:val="0"/>
      <w:marTop w:val="0"/>
      <w:marBottom w:val="0"/>
      <w:divBdr>
        <w:top w:val="none" w:sz="0" w:space="0" w:color="auto"/>
        <w:left w:val="none" w:sz="0" w:space="0" w:color="auto"/>
        <w:bottom w:val="none" w:sz="0" w:space="0" w:color="auto"/>
        <w:right w:val="none" w:sz="0" w:space="0" w:color="auto"/>
      </w:divBdr>
    </w:div>
    <w:div w:id="1776485238">
      <w:bodyDiv w:val="1"/>
      <w:marLeft w:val="0"/>
      <w:marRight w:val="0"/>
      <w:marTop w:val="0"/>
      <w:marBottom w:val="0"/>
      <w:divBdr>
        <w:top w:val="none" w:sz="0" w:space="0" w:color="auto"/>
        <w:left w:val="none" w:sz="0" w:space="0" w:color="auto"/>
        <w:bottom w:val="none" w:sz="0" w:space="0" w:color="auto"/>
        <w:right w:val="none" w:sz="0" w:space="0" w:color="auto"/>
      </w:divBdr>
    </w:div>
    <w:div w:id="1777291751">
      <w:bodyDiv w:val="1"/>
      <w:marLeft w:val="0"/>
      <w:marRight w:val="0"/>
      <w:marTop w:val="0"/>
      <w:marBottom w:val="0"/>
      <w:divBdr>
        <w:top w:val="none" w:sz="0" w:space="0" w:color="auto"/>
        <w:left w:val="none" w:sz="0" w:space="0" w:color="auto"/>
        <w:bottom w:val="none" w:sz="0" w:space="0" w:color="auto"/>
        <w:right w:val="none" w:sz="0" w:space="0" w:color="auto"/>
      </w:divBdr>
    </w:div>
    <w:div w:id="1778796206">
      <w:bodyDiv w:val="1"/>
      <w:marLeft w:val="0"/>
      <w:marRight w:val="0"/>
      <w:marTop w:val="0"/>
      <w:marBottom w:val="0"/>
      <w:divBdr>
        <w:top w:val="none" w:sz="0" w:space="0" w:color="auto"/>
        <w:left w:val="none" w:sz="0" w:space="0" w:color="auto"/>
        <w:bottom w:val="none" w:sz="0" w:space="0" w:color="auto"/>
        <w:right w:val="none" w:sz="0" w:space="0" w:color="auto"/>
      </w:divBdr>
    </w:div>
    <w:div w:id="1779370175">
      <w:bodyDiv w:val="1"/>
      <w:marLeft w:val="0"/>
      <w:marRight w:val="0"/>
      <w:marTop w:val="0"/>
      <w:marBottom w:val="0"/>
      <w:divBdr>
        <w:top w:val="none" w:sz="0" w:space="0" w:color="auto"/>
        <w:left w:val="none" w:sz="0" w:space="0" w:color="auto"/>
        <w:bottom w:val="none" w:sz="0" w:space="0" w:color="auto"/>
        <w:right w:val="none" w:sz="0" w:space="0" w:color="auto"/>
      </w:divBdr>
    </w:div>
    <w:div w:id="1779370400">
      <w:bodyDiv w:val="1"/>
      <w:marLeft w:val="0"/>
      <w:marRight w:val="0"/>
      <w:marTop w:val="0"/>
      <w:marBottom w:val="0"/>
      <w:divBdr>
        <w:top w:val="none" w:sz="0" w:space="0" w:color="auto"/>
        <w:left w:val="none" w:sz="0" w:space="0" w:color="auto"/>
        <w:bottom w:val="none" w:sz="0" w:space="0" w:color="auto"/>
        <w:right w:val="none" w:sz="0" w:space="0" w:color="auto"/>
      </w:divBdr>
    </w:div>
    <w:div w:id="1781338197">
      <w:bodyDiv w:val="1"/>
      <w:marLeft w:val="0"/>
      <w:marRight w:val="0"/>
      <w:marTop w:val="0"/>
      <w:marBottom w:val="0"/>
      <w:divBdr>
        <w:top w:val="none" w:sz="0" w:space="0" w:color="auto"/>
        <w:left w:val="none" w:sz="0" w:space="0" w:color="auto"/>
        <w:bottom w:val="none" w:sz="0" w:space="0" w:color="auto"/>
        <w:right w:val="none" w:sz="0" w:space="0" w:color="auto"/>
      </w:divBdr>
    </w:div>
    <w:div w:id="1790976457">
      <w:bodyDiv w:val="1"/>
      <w:marLeft w:val="0"/>
      <w:marRight w:val="0"/>
      <w:marTop w:val="0"/>
      <w:marBottom w:val="0"/>
      <w:divBdr>
        <w:top w:val="none" w:sz="0" w:space="0" w:color="auto"/>
        <w:left w:val="none" w:sz="0" w:space="0" w:color="auto"/>
        <w:bottom w:val="none" w:sz="0" w:space="0" w:color="auto"/>
        <w:right w:val="none" w:sz="0" w:space="0" w:color="auto"/>
      </w:divBdr>
    </w:div>
    <w:div w:id="1794639702">
      <w:bodyDiv w:val="1"/>
      <w:marLeft w:val="0"/>
      <w:marRight w:val="0"/>
      <w:marTop w:val="0"/>
      <w:marBottom w:val="0"/>
      <w:divBdr>
        <w:top w:val="none" w:sz="0" w:space="0" w:color="auto"/>
        <w:left w:val="none" w:sz="0" w:space="0" w:color="auto"/>
        <w:bottom w:val="none" w:sz="0" w:space="0" w:color="auto"/>
        <w:right w:val="none" w:sz="0" w:space="0" w:color="auto"/>
      </w:divBdr>
    </w:div>
    <w:div w:id="1798060608">
      <w:bodyDiv w:val="1"/>
      <w:marLeft w:val="0"/>
      <w:marRight w:val="0"/>
      <w:marTop w:val="0"/>
      <w:marBottom w:val="0"/>
      <w:divBdr>
        <w:top w:val="none" w:sz="0" w:space="0" w:color="auto"/>
        <w:left w:val="none" w:sz="0" w:space="0" w:color="auto"/>
        <w:bottom w:val="none" w:sz="0" w:space="0" w:color="auto"/>
        <w:right w:val="none" w:sz="0" w:space="0" w:color="auto"/>
      </w:divBdr>
    </w:div>
    <w:div w:id="1798522549">
      <w:bodyDiv w:val="1"/>
      <w:marLeft w:val="0"/>
      <w:marRight w:val="0"/>
      <w:marTop w:val="0"/>
      <w:marBottom w:val="0"/>
      <w:divBdr>
        <w:top w:val="none" w:sz="0" w:space="0" w:color="auto"/>
        <w:left w:val="none" w:sz="0" w:space="0" w:color="auto"/>
        <w:bottom w:val="none" w:sz="0" w:space="0" w:color="auto"/>
        <w:right w:val="none" w:sz="0" w:space="0" w:color="auto"/>
      </w:divBdr>
    </w:div>
    <w:div w:id="1802454294">
      <w:bodyDiv w:val="1"/>
      <w:marLeft w:val="0"/>
      <w:marRight w:val="0"/>
      <w:marTop w:val="0"/>
      <w:marBottom w:val="0"/>
      <w:divBdr>
        <w:top w:val="none" w:sz="0" w:space="0" w:color="auto"/>
        <w:left w:val="none" w:sz="0" w:space="0" w:color="auto"/>
        <w:bottom w:val="none" w:sz="0" w:space="0" w:color="auto"/>
        <w:right w:val="none" w:sz="0" w:space="0" w:color="auto"/>
      </w:divBdr>
    </w:div>
    <w:div w:id="1804957486">
      <w:bodyDiv w:val="1"/>
      <w:marLeft w:val="0"/>
      <w:marRight w:val="0"/>
      <w:marTop w:val="0"/>
      <w:marBottom w:val="0"/>
      <w:divBdr>
        <w:top w:val="none" w:sz="0" w:space="0" w:color="auto"/>
        <w:left w:val="none" w:sz="0" w:space="0" w:color="auto"/>
        <w:bottom w:val="none" w:sz="0" w:space="0" w:color="auto"/>
        <w:right w:val="none" w:sz="0" w:space="0" w:color="auto"/>
      </w:divBdr>
    </w:div>
    <w:div w:id="1806118840">
      <w:bodyDiv w:val="1"/>
      <w:marLeft w:val="0"/>
      <w:marRight w:val="0"/>
      <w:marTop w:val="0"/>
      <w:marBottom w:val="0"/>
      <w:divBdr>
        <w:top w:val="none" w:sz="0" w:space="0" w:color="auto"/>
        <w:left w:val="none" w:sz="0" w:space="0" w:color="auto"/>
        <w:bottom w:val="none" w:sz="0" w:space="0" w:color="auto"/>
        <w:right w:val="none" w:sz="0" w:space="0" w:color="auto"/>
      </w:divBdr>
    </w:div>
    <w:div w:id="1807580771">
      <w:bodyDiv w:val="1"/>
      <w:marLeft w:val="0"/>
      <w:marRight w:val="0"/>
      <w:marTop w:val="0"/>
      <w:marBottom w:val="0"/>
      <w:divBdr>
        <w:top w:val="none" w:sz="0" w:space="0" w:color="auto"/>
        <w:left w:val="none" w:sz="0" w:space="0" w:color="auto"/>
        <w:bottom w:val="none" w:sz="0" w:space="0" w:color="auto"/>
        <w:right w:val="none" w:sz="0" w:space="0" w:color="auto"/>
      </w:divBdr>
    </w:div>
    <w:div w:id="1813257049">
      <w:bodyDiv w:val="1"/>
      <w:marLeft w:val="0"/>
      <w:marRight w:val="0"/>
      <w:marTop w:val="0"/>
      <w:marBottom w:val="0"/>
      <w:divBdr>
        <w:top w:val="none" w:sz="0" w:space="0" w:color="auto"/>
        <w:left w:val="none" w:sz="0" w:space="0" w:color="auto"/>
        <w:bottom w:val="none" w:sz="0" w:space="0" w:color="auto"/>
        <w:right w:val="none" w:sz="0" w:space="0" w:color="auto"/>
      </w:divBdr>
      <w:divsChild>
        <w:div w:id="16200561">
          <w:marLeft w:val="640"/>
          <w:marRight w:val="0"/>
          <w:marTop w:val="0"/>
          <w:marBottom w:val="0"/>
          <w:divBdr>
            <w:top w:val="none" w:sz="0" w:space="0" w:color="auto"/>
            <w:left w:val="none" w:sz="0" w:space="0" w:color="auto"/>
            <w:bottom w:val="none" w:sz="0" w:space="0" w:color="auto"/>
            <w:right w:val="none" w:sz="0" w:space="0" w:color="auto"/>
          </w:divBdr>
        </w:div>
        <w:div w:id="21127885">
          <w:marLeft w:val="640"/>
          <w:marRight w:val="0"/>
          <w:marTop w:val="0"/>
          <w:marBottom w:val="0"/>
          <w:divBdr>
            <w:top w:val="none" w:sz="0" w:space="0" w:color="auto"/>
            <w:left w:val="none" w:sz="0" w:space="0" w:color="auto"/>
            <w:bottom w:val="none" w:sz="0" w:space="0" w:color="auto"/>
            <w:right w:val="none" w:sz="0" w:space="0" w:color="auto"/>
          </w:divBdr>
        </w:div>
        <w:div w:id="32509086">
          <w:marLeft w:val="640"/>
          <w:marRight w:val="0"/>
          <w:marTop w:val="0"/>
          <w:marBottom w:val="0"/>
          <w:divBdr>
            <w:top w:val="none" w:sz="0" w:space="0" w:color="auto"/>
            <w:left w:val="none" w:sz="0" w:space="0" w:color="auto"/>
            <w:bottom w:val="none" w:sz="0" w:space="0" w:color="auto"/>
            <w:right w:val="none" w:sz="0" w:space="0" w:color="auto"/>
          </w:divBdr>
        </w:div>
        <w:div w:id="35549676">
          <w:marLeft w:val="640"/>
          <w:marRight w:val="0"/>
          <w:marTop w:val="0"/>
          <w:marBottom w:val="0"/>
          <w:divBdr>
            <w:top w:val="none" w:sz="0" w:space="0" w:color="auto"/>
            <w:left w:val="none" w:sz="0" w:space="0" w:color="auto"/>
            <w:bottom w:val="none" w:sz="0" w:space="0" w:color="auto"/>
            <w:right w:val="none" w:sz="0" w:space="0" w:color="auto"/>
          </w:divBdr>
        </w:div>
        <w:div w:id="56972855">
          <w:marLeft w:val="640"/>
          <w:marRight w:val="0"/>
          <w:marTop w:val="0"/>
          <w:marBottom w:val="0"/>
          <w:divBdr>
            <w:top w:val="none" w:sz="0" w:space="0" w:color="auto"/>
            <w:left w:val="none" w:sz="0" w:space="0" w:color="auto"/>
            <w:bottom w:val="none" w:sz="0" w:space="0" w:color="auto"/>
            <w:right w:val="none" w:sz="0" w:space="0" w:color="auto"/>
          </w:divBdr>
        </w:div>
        <w:div w:id="65735566">
          <w:marLeft w:val="640"/>
          <w:marRight w:val="0"/>
          <w:marTop w:val="0"/>
          <w:marBottom w:val="0"/>
          <w:divBdr>
            <w:top w:val="none" w:sz="0" w:space="0" w:color="auto"/>
            <w:left w:val="none" w:sz="0" w:space="0" w:color="auto"/>
            <w:bottom w:val="none" w:sz="0" w:space="0" w:color="auto"/>
            <w:right w:val="none" w:sz="0" w:space="0" w:color="auto"/>
          </w:divBdr>
        </w:div>
        <w:div w:id="68160827">
          <w:marLeft w:val="640"/>
          <w:marRight w:val="0"/>
          <w:marTop w:val="0"/>
          <w:marBottom w:val="0"/>
          <w:divBdr>
            <w:top w:val="none" w:sz="0" w:space="0" w:color="auto"/>
            <w:left w:val="none" w:sz="0" w:space="0" w:color="auto"/>
            <w:bottom w:val="none" w:sz="0" w:space="0" w:color="auto"/>
            <w:right w:val="none" w:sz="0" w:space="0" w:color="auto"/>
          </w:divBdr>
        </w:div>
        <w:div w:id="103810092">
          <w:marLeft w:val="640"/>
          <w:marRight w:val="0"/>
          <w:marTop w:val="0"/>
          <w:marBottom w:val="0"/>
          <w:divBdr>
            <w:top w:val="none" w:sz="0" w:space="0" w:color="auto"/>
            <w:left w:val="none" w:sz="0" w:space="0" w:color="auto"/>
            <w:bottom w:val="none" w:sz="0" w:space="0" w:color="auto"/>
            <w:right w:val="none" w:sz="0" w:space="0" w:color="auto"/>
          </w:divBdr>
        </w:div>
        <w:div w:id="127358032">
          <w:marLeft w:val="640"/>
          <w:marRight w:val="0"/>
          <w:marTop w:val="0"/>
          <w:marBottom w:val="0"/>
          <w:divBdr>
            <w:top w:val="none" w:sz="0" w:space="0" w:color="auto"/>
            <w:left w:val="none" w:sz="0" w:space="0" w:color="auto"/>
            <w:bottom w:val="none" w:sz="0" w:space="0" w:color="auto"/>
            <w:right w:val="none" w:sz="0" w:space="0" w:color="auto"/>
          </w:divBdr>
        </w:div>
        <w:div w:id="204875752">
          <w:marLeft w:val="640"/>
          <w:marRight w:val="0"/>
          <w:marTop w:val="0"/>
          <w:marBottom w:val="0"/>
          <w:divBdr>
            <w:top w:val="none" w:sz="0" w:space="0" w:color="auto"/>
            <w:left w:val="none" w:sz="0" w:space="0" w:color="auto"/>
            <w:bottom w:val="none" w:sz="0" w:space="0" w:color="auto"/>
            <w:right w:val="none" w:sz="0" w:space="0" w:color="auto"/>
          </w:divBdr>
        </w:div>
        <w:div w:id="232281884">
          <w:marLeft w:val="640"/>
          <w:marRight w:val="0"/>
          <w:marTop w:val="0"/>
          <w:marBottom w:val="0"/>
          <w:divBdr>
            <w:top w:val="none" w:sz="0" w:space="0" w:color="auto"/>
            <w:left w:val="none" w:sz="0" w:space="0" w:color="auto"/>
            <w:bottom w:val="none" w:sz="0" w:space="0" w:color="auto"/>
            <w:right w:val="none" w:sz="0" w:space="0" w:color="auto"/>
          </w:divBdr>
        </w:div>
        <w:div w:id="232590085">
          <w:marLeft w:val="640"/>
          <w:marRight w:val="0"/>
          <w:marTop w:val="0"/>
          <w:marBottom w:val="0"/>
          <w:divBdr>
            <w:top w:val="none" w:sz="0" w:space="0" w:color="auto"/>
            <w:left w:val="none" w:sz="0" w:space="0" w:color="auto"/>
            <w:bottom w:val="none" w:sz="0" w:space="0" w:color="auto"/>
            <w:right w:val="none" w:sz="0" w:space="0" w:color="auto"/>
          </w:divBdr>
        </w:div>
        <w:div w:id="286788668">
          <w:marLeft w:val="640"/>
          <w:marRight w:val="0"/>
          <w:marTop w:val="0"/>
          <w:marBottom w:val="0"/>
          <w:divBdr>
            <w:top w:val="none" w:sz="0" w:space="0" w:color="auto"/>
            <w:left w:val="none" w:sz="0" w:space="0" w:color="auto"/>
            <w:bottom w:val="none" w:sz="0" w:space="0" w:color="auto"/>
            <w:right w:val="none" w:sz="0" w:space="0" w:color="auto"/>
          </w:divBdr>
        </w:div>
        <w:div w:id="322589154">
          <w:marLeft w:val="640"/>
          <w:marRight w:val="0"/>
          <w:marTop w:val="0"/>
          <w:marBottom w:val="0"/>
          <w:divBdr>
            <w:top w:val="none" w:sz="0" w:space="0" w:color="auto"/>
            <w:left w:val="none" w:sz="0" w:space="0" w:color="auto"/>
            <w:bottom w:val="none" w:sz="0" w:space="0" w:color="auto"/>
            <w:right w:val="none" w:sz="0" w:space="0" w:color="auto"/>
          </w:divBdr>
        </w:div>
        <w:div w:id="346367387">
          <w:marLeft w:val="640"/>
          <w:marRight w:val="0"/>
          <w:marTop w:val="0"/>
          <w:marBottom w:val="0"/>
          <w:divBdr>
            <w:top w:val="none" w:sz="0" w:space="0" w:color="auto"/>
            <w:left w:val="none" w:sz="0" w:space="0" w:color="auto"/>
            <w:bottom w:val="none" w:sz="0" w:space="0" w:color="auto"/>
            <w:right w:val="none" w:sz="0" w:space="0" w:color="auto"/>
          </w:divBdr>
        </w:div>
        <w:div w:id="373845897">
          <w:marLeft w:val="640"/>
          <w:marRight w:val="0"/>
          <w:marTop w:val="0"/>
          <w:marBottom w:val="0"/>
          <w:divBdr>
            <w:top w:val="none" w:sz="0" w:space="0" w:color="auto"/>
            <w:left w:val="none" w:sz="0" w:space="0" w:color="auto"/>
            <w:bottom w:val="none" w:sz="0" w:space="0" w:color="auto"/>
            <w:right w:val="none" w:sz="0" w:space="0" w:color="auto"/>
          </w:divBdr>
        </w:div>
        <w:div w:id="432366027">
          <w:marLeft w:val="640"/>
          <w:marRight w:val="0"/>
          <w:marTop w:val="0"/>
          <w:marBottom w:val="0"/>
          <w:divBdr>
            <w:top w:val="none" w:sz="0" w:space="0" w:color="auto"/>
            <w:left w:val="none" w:sz="0" w:space="0" w:color="auto"/>
            <w:bottom w:val="none" w:sz="0" w:space="0" w:color="auto"/>
            <w:right w:val="none" w:sz="0" w:space="0" w:color="auto"/>
          </w:divBdr>
        </w:div>
        <w:div w:id="461309388">
          <w:marLeft w:val="640"/>
          <w:marRight w:val="0"/>
          <w:marTop w:val="0"/>
          <w:marBottom w:val="0"/>
          <w:divBdr>
            <w:top w:val="none" w:sz="0" w:space="0" w:color="auto"/>
            <w:left w:val="none" w:sz="0" w:space="0" w:color="auto"/>
            <w:bottom w:val="none" w:sz="0" w:space="0" w:color="auto"/>
            <w:right w:val="none" w:sz="0" w:space="0" w:color="auto"/>
          </w:divBdr>
        </w:div>
        <w:div w:id="564031650">
          <w:marLeft w:val="640"/>
          <w:marRight w:val="0"/>
          <w:marTop w:val="0"/>
          <w:marBottom w:val="0"/>
          <w:divBdr>
            <w:top w:val="none" w:sz="0" w:space="0" w:color="auto"/>
            <w:left w:val="none" w:sz="0" w:space="0" w:color="auto"/>
            <w:bottom w:val="none" w:sz="0" w:space="0" w:color="auto"/>
            <w:right w:val="none" w:sz="0" w:space="0" w:color="auto"/>
          </w:divBdr>
        </w:div>
        <w:div w:id="592323336">
          <w:marLeft w:val="640"/>
          <w:marRight w:val="0"/>
          <w:marTop w:val="0"/>
          <w:marBottom w:val="0"/>
          <w:divBdr>
            <w:top w:val="none" w:sz="0" w:space="0" w:color="auto"/>
            <w:left w:val="none" w:sz="0" w:space="0" w:color="auto"/>
            <w:bottom w:val="none" w:sz="0" w:space="0" w:color="auto"/>
            <w:right w:val="none" w:sz="0" w:space="0" w:color="auto"/>
          </w:divBdr>
        </w:div>
        <w:div w:id="669991705">
          <w:marLeft w:val="640"/>
          <w:marRight w:val="0"/>
          <w:marTop w:val="0"/>
          <w:marBottom w:val="0"/>
          <w:divBdr>
            <w:top w:val="none" w:sz="0" w:space="0" w:color="auto"/>
            <w:left w:val="none" w:sz="0" w:space="0" w:color="auto"/>
            <w:bottom w:val="none" w:sz="0" w:space="0" w:color="auto"/>
            <w:right w:val="none" w:sz="0" w:space="0" w:color="auto"/>
          </w:divBdr>
        </w:div>
        <w:div w:id="674188779">
          <w:marLeft w:val="640"/>
          <w:marRight w:val="0"/>
          <w:marTop w:val="0"/>
          <w:marBottom w:val="0"/>
          <w:divBdr>
            <w:top w:val="none" w:sz="0" w:space="0" w:color="auto"/>
            <w:left w:val="none" w:sz="0" w:space="0" w:color="auto"/>
            <w:bottom w:val="none" w:sz="0" w:space="0" w:color="auto"/>
            <w:right w:val="none" w:sz="0" w:space="0" w:color="auto"/>
          </w:divBdr>
        </w:div>
        <w:div w:id="695696778">
          <w:marLeft w:val="640"/>
          <w:marRight w:val="0"/>
          <w:marTop w:val="0"/>
          <w:marBottom w:val="0"/>
          <w:divBdr>
            <w:top w:val="none" w:sz="0" w:space="0" w:color="auto"/>
            <w:left w:val="none" w:sz="0" w:space="0" w:color="auto"/>
            <w:bottom w:val="none" w:sz="0" w:space="0" w:color="auto"/>
            <w:right w:val="none" w:sz="0" w:space="0" w:color="auto"/>
          </w:divBdr>
        </w:div>
        <w:div w:id="716130000">
          <w:marLeft w:val="640"/>
          <w:marRight w:val="0"/>
          <w:marTop w:val="0"/>
          <w:marBottom w:val="0"/>
          <w:divBdr>
            <w:top w:val="none" w:sz="0" w:space="0" w:color="auto"/>
            <w:left w:val="none" w:sz="0" w:space="0" w:color="auto"/>
            <w:bottom w:val="none" w:sz="0" w:space="0" w:color="auto"/>
            <w:right w:val="none" w:sz="0" w:space="0" w:color="auto"/>
          </w:divBdr>
        </w:div>
        <w:div w:id="730351960">
          <w:marLeft w:val="640"/>
          <w:marRight w:val="0"/>
          <w:marTop w:val="0"/>
          <w:marBottom w:val="0"/>
          <w:divBdr>
            <w:top w:val="none" w:sz="0" w:space="0" w:color="auto"/>
            <w:left w:val="none" w:sz="0" w:space="0" w:color="auto"/>
            <w:bottom w:val="none" w:sz="0" w:space="0" w:color="auto"/>
            <w:right w:val="none" w:sz="0" w:space="0" w:color="auto"/>
          </w:divBdr>
        </w:div>
        <w:div w:id="731734471">
          <w:marLeft w:val="640"/>
          <w:marRight w:val="0"/>
          <w:marTop w:val="0"/>
          <w:marBottom w:val="0"/>
          <w:divBdr>
            <w:top w:val="none" w:sz="0" w:space="0" w:color="auto"/>
            <w:left w:val="none" w:sz="0" w:space="0" w:color="auto"/>
            <w:bottom w:val="none" w:sz="0" w:space="0" w:color="auto"/>
            <w:right w:val="none" w:sz="0" w:space="0" w:color="auto"/>
          </w:divBdr>
        </w:div>
        <w:div w:id="742066474">
          <w:marLeft w:val="640"/>
          <w:marRight w:val="0"/>
          <w:marTop w:val="0"/>
          <w:marBottom w:val="0"/>
          <w:divBdr>
            <w:top w:val="none" w:sz="0" w:space="0" w:color="auto"/>
            <w:left w:val="none" w:sz="0" w:space="0" w:color="auto"/>
            <w:bottom w:val="none" w:sz="0" w:space="0" w:color="auto"/>
            <w:right w:val="none" w:sz="0" w:space="0" w:color="auto"/>
          </w:divBdr>
        </w:div>
        <w:div w:id="805272519">
          <w:marLeft w:val="640"/>
          <w:marRight w:val="0"/>
          <w:marTop w:val="0"/>
          <w:marBottom w:val="0"/>
          <w:divBdr>
            <w:top w:val="none" w:sz="0" w:space="0" w:color="auto"/>
            <w:left w:val="none" w:sz="0" w:space="0" w:color="auto"/>
            <w:bottom w:val="none" w:sz="0" w:space="0" w:color="auto"/>
            <w:right w:val="none" w:sz="0" w:space="0" w:color="auto"/>
          </w:divBdr>
        </w:div>
        <w:div w:id="818035408">
          <w:marLeft w:val="640"/>
          <w:marRight w:val="0"/>
          <w:marTop w:val="0"/>
          <w:marBottom w:val="0"/>
          <w:divBdr>
            <w:top w:val="none" w:sz="0" w:space="0" w:color="auto"/>
            <w:left w:val="none" w:sz="0" w:space="0" w:color="auto"/>
            <w:bottom w:val="none" w:sz="0" w:space="0" w:color="auto"/>
            <w:right w:val="none" w:sz="0" w:space="0" w:color="auto"/>
          </w:divBdr>
        </w:div>
        <w:div w:id="890926147">
          <w:marLeft w:val="640"/>
          <w:marRight w:val="0"/>
          <w:marTop w:val="0"/>
          <w:marBottom w:val="0"/>
          <w:divBdr>
            <w:top w:val="none" w:sz="0" w:space="0" w:color="auto"/>
            <w:left w:val="none" w:sz="0" w:space="0" w:color="auto"/>
            <w:bottom w:val="none" w:sz="0" w:space="0" w:color="auto"/>
            <w:right w:val="none" w:sz="0" w:space="0" w:color="auto"/>
          </w:divBdr>
        </w:div>
        <w:div w:id="905073461">
          <w:marLeft w:val="640"/>
          <w:marRight w:val="0"/>
          <w:marTop w:val="0"/>
          <w:marBottom w:val="0"/>
          <w:divBdr>
            <w:top w:val="none" w:sz="0" w:space="0" w:color="auto"/>
            <w:left w:val="none" w:sz="0" w:space="0" w:color="auto"/>
            <w:bottom w:val="none" w:sz="0" w:space="0" w:color="auto"/>
            <w:right w:val="none" w:sz="0" w:space="0" w:color="auto"/>
          </w:divBdr>
        </w:div>
        <w:div w:id="971329811">
          <w:marLeft w:val="640"/>
          <w:marRight w:val="0"/>
          <w:marTop w:val="0"/>
          <w:marBottom w:val="0"/>
          <w:divBdr>
            <w:top w:val="none" w:sz="0" w:space="0" w:color="auto"/>
            <w:left w:val="none" w:sz="0" w:space="0" w:color="auto"/>
            <w:bottom w:val="none" w:sz="0" w:space="0" w:color="auto"/>
            <w:right w:val="none" w:sz="0" w:space="0" w:color="auto"/>
          </w:divBdr>
        </w:div>
        <w:div w:id="1044789903">
          <w:marLeft w:val="640"/>
          <w:marRight w:val="0"/>
          <w:marTop w:val="0"/>
          <w:marBottom w:val="0"/>
          <w:divBdr>
            <w:top w:val="none" w:sz="0" w:space="0" w:color="auto"/>
            <w:left w:val="none" w:sz="0" w:space="0" w:color="auto"/>
            <w:bottom w:val="none" w:sz="0" w:space="0" w:color="auto"/>
            <w:right w:val="none" w:sz="0" w:space="0" w:color="auto"/>
          </w:divBdr>
        </w:div>
        <w:div w:id="1047025743">
          <w:marLeft w:val="640"/>
          <w:marRight w:val="0"/>
          <w:marTop w:val="0"/>
          <w:marBottom w:val="0"/>
          <w:divBdr>
            <w:top w:val="none" w:sz="0" w:space="0" w:color="auto"/>
            <w:left w:val="none" w:sz="0" w:space="0" w:color="auto"/>
            <w:bottom w:val="none" w:sz="0" w:space="0" w:color="auto"/>
            <w:right w:val="none" w:sz="0" w:space="0" w:color="auto"/>
          </w:divBdr>
        </w:div>
        <w:div w:id="1103650850">
          <w:marLeft w:val="640"/>
          <w:marRight w:val="0"/>
          <w:marTop w:val="0"/>
          <w:marBottom w:val="0"/>
          <w:divBdr>
            <w:top w:val="none" w:sz="0" w:space="0" w:color="auto"/>
            <w:left w:val="none" w:sz="0" w:space="0" w:color="auto"/>
            <w:bottom w:val="none" w:sz="0" w:space="0" w:color="auto"/>
            <w:right w:val="none" w:sz="0" w:space="0" w:color="auto"/>
          </w:divBdr>
        </w:div>
        <w:div w:id="1138720679">
          <w:marLeft w:val="640"/>
          <w:marRight w:val="0"/>
          <w:marTop w:val="0"/>
          <w:marBottom w:val="0"/>
          <w:divBdr>
            <w:top w:val="none" w:sz="0" w:space="0" w:color="auto"/>
            <w:left w:val="none" w:sz="0" w:space="0" w:color="auto"/>
            <w:bottom w:val="none" w:sz="0" w:space="0" w:color="auto"/>
            <w:right w:val="none" w:sz="0" w:space="0" w:color="auto"/>
          </w:divBdr>
        </w:div>
        <w:div w:id="1149321742">
          <w:marLeft w:val="640"/>
          <w:marRight w:val="0"/>
          <w:marTop w:val="0"/>
          <w:marBottom w:val="0"/>
          <w:divBdr>
            <w:top w:val="none" w:sz="0" w:space="0" w:color="auto"/>
            <w:left w:val="none" w:sz="0" w:space="0" w:color="auto"/>
            <w:bottom w:val="none" w:sz="0" w:space="0" w:color="auto"/>
            <w:right w:val="none" w:sz="0" w:space="0" w:color="auto"/>
          </w:divBdr>
        </w:div>
        <w:div w:id="1194223110">
          <w:marLeft w:val="640"/>
          <w:marRight w:val="0"/>
          <w:marTop w:val="0"/>
          <w:marBottom w:val="0"/>
          <w:divBdr>
            <w:top w:val="none" w:sz="0" w:space="0" w:color="auto"/>
            <w:left w:val="none" w:sz="0" w:space="0" w:color="auto"/>
            <w:bottom w:val="none" w:sz="0" w:space="0" w:color="auto"/>
            <w:right w:val="none" w:sz="0" w:space="0" w:color="auto"/>
          </w:divBdr>
        </w:div>
        <w:div w:id="1225605845">
          <w:marLeft w:val="640"/>
          <w:marRight w:val="0"/>
          <w:marTop w:val="0"/>
          <w:marBottom w:val="0"/>
          <w:divBdr>
            <w:top w:val="none" w:sz="0" w:space="0" w:color="auto"/>
            <w:left w:val="none" w:sz="0" w:space="0" w:color="auto"/>
            <w:bottom w:val="none" w:sz="0" w:space="0" w:color="auto"/>
            <w:right w:val="none" w:sz="0" w:space="0" w:color="auto"/>
          </w:divBdr>
        </w:div>
        <w:div w:id="1232081978">
          <w:marLeft w:val="640"/>
          <w:marRight w:val="0"/>
          <w:marTop w:val="0"/>
          <w:marBottom w:val="0"/>
          <w:divBdr>
            <w:top w:val="none" w:sz="0" w:space="0" w:color="auto"/>
            <w:left w:val="none" w:sz="0" w:space="0" w:color="auto"/>
            <w:bottom w:val="none" w:sz="0" w:space="0" w:color="auto"/>
            <w:right w:val="none" w:sz="0" w:space="0" w:color="auto"/>
          </w:divBdr>
        </w:div>
        <w:div w:id="1232932433">
          <w:marLeft w:val="640"/>
          <w:marRight w:val="0"/>
          <w:marTop w:val="0"/>
          <w:marBottom w:val="0"/>
          <w:divBdr>
            <w:top w:val="none" w:sz="0" w:space="0" w:color="auto"/>
            <w:left w:val="none" w:sz="0" w:space="0" w:color="auto"/>
            <w:bottom w:val="none" w:sz="0" w:space="0" w:color="auto"/>
            <w:right w:val="none" w:sz="0" w:space="0" w:color="auto"/>
          </w:divBdr>
        </w:div>
        <w:div w:id="1263874939">
          <w:marLeft w:val="640"/>
          <w:marRight w:val="0"/>
          <w:marTop w:val="0"/>
          <w:marBottom w:val="0"/>
          <w:divBdr>
            <w:top w:val="none" w:sz="0" w:space="0" w:color="auto"/>
            <w:left w:val="none" w:sz="0" w:space="0" w:color="auto"/>
            <w:bottom w:val="none" w:sz="0" w:space="0" w:color="auto"/>
            <w:right w:val="none" w:sz="0" w:space="0" w:color="auto"/>
          </w:divBdr>
        </w:div>
        <w:div w:id="1303583916">
          <w:marLeft w:val="640"/>
          <w:marRight w:val="0"/>
          <w:marTop w:val="0"/>
          <w:marBottom w:val="0"/>
          <w:divBdr>
            <w:top w:val="none" w:sz="0" w:space="0" w:color="auto"/>
            <w:left w:val="none" w:sz="0" w:space="0" w:color="auto"/>
            <w:bottom w:val="none" w:sz="0" w:space="0" w:color="auto"/>
            <w:right w:val="none" w:sz="0" w:space="0" w:color="auto"/>
          </w:divBdr>
        </w:div>
        <w:div w:id="1319189465">
          <w:marLeft w:val="640"/>
          <w:marRight w:val="0"/>
          <w:marTop w:val="0"/>
          <w:marBottom w:val="0"/>
          <w:divBdr>
            <w:top w:val="none" w:sz="0" w:space="0" w:color="auto"/>
            <w:left w:val="none" w:sz="0" w:space="0" w:color="auto"/>
            <w:bottom w:val="none" w:sz="0" w:space="0" w:color="auto"/>
            <w:right w:val="none" w:sz="0" w:space="0" w:color="auto"/>
          </w:divBdr>
        </w:div>
        <w:div w:id="1348679233">
          <w:marLeft w:val="640"/>
          <w:marRight w:val="0"/>
          <w:marTop w:val="0"/>
          <w:marBottom w:val="0"/>
          <w:divBdr>
            <w:top w:val="none" w:sz="0" w:space="0" w:color="auto"/>
            <w:left w:val="none" w:sz="0" w:space="0" w:color="auto"/>
            <w:bottom w:val="none" w:sz="0" w:space="0" w:color="auto"/>
            <w:right w:val="none" w:sz="0" w:space="0" w:color="auto"/>
          </w:divBdr>
        </w:div>
        <w:div w:id="1446652477">
          <w:marLeft w:val="640"/>
          <w:marRight w:val="0"/>
          <w:marTop w:val="0"/>
          <w:marBottom w:val="0"/>
          <w:divBdr>
            <w:top w:val="none" w:sz="0" w:space="0" w:color="auto"/>
            <w:left w:val="none" w:sz="0" w:space="0" w:color="auto"/>
            <w:bottom w:val="none" w:sz="0" w:space="0" w:color="auto"/>
            <w:right w:val="none" w:sz="0" w:space="0" w:color="auto"/>
          </w:divBdr>
        </w:div>
        <w:div w:id="1495028230">
          <w:marLeft w:val="640"/>
          <w:marRight w:val="0"/>
          <w:marTop w:val="0"/>
          <w:marBottom w:val="0"/>
          <w:divBdr>
            <w:top w:val="none" w:sz="0" w:space="0" w:color="auto"/>
            <w:left w:val="none" w:sz="0" w:space="0" w:color="auto"/>
            <w:bottom w:val="none" w:sz="0" w:space="0" w:color="auto"/>
            <w:right w:val="none" w:sz="0" w:space="0" w:color="auto"/>
          </w:divBdr>
        </w:div>
        <w:div w:id="1523323758">
          <w:marLeft w:val="640"/>
          <w:marRight w:val="0"/>
          <w:marTop w:val="0"/>
          <w:marBottom w:val="0"/>
          <w:divBdr>
            <w:top w:val="none" w:sz="0" w:space="0" w:color="auto"/>
            <w:left w:val="none" w:sz="0" w:space="0" w:color="auto"/>
            <w:bottom w:val="none" w:sz="0" w:space="0" w:color="auto"/>
            <w:right w:val="none" w:sz="0" w:space="0" w:color="auto"/>
          </w:divBdr>
        </w:div>
        <w:div w:id="1607887967">
          <w:marLeft w:val="640"/>
          <w:marRight w:val="0"/>
          <w:marTop w:val="0"/>
          <w:marBottom w:val="0"/>
          <w:divBdr>
            <w:top w:val="none" w:sz="0" w:space="0" w:color="auto"/>
            <w:left w:val="none" w:sz="0" w:space="0" w:color="auto"/>
            <w:bottom w:val="none" w:sz="0" w:space="0" w:color="auto"/>
            <w:right w:val="none" w:sz="0" w:space="0" w:color="auto"/>
          </w:divBdr>
        </w:div>
        <w:div w:id="1681348706">
          <w:marLeft w:val="640"/>
          <w:marRight w:val="0"/>
          <w:marTop w:val="0"/>
          <w:marBottom w:val="0"/>
          <w:divBdr>
            <w:top w:val="none" w:sz="0" w:space="0" w:color="auto"/>
            <w:left w:val="none" w:sz="0" w:space="0" w:color="auto"/>
            <w:bottom w:val="none" w:sz="0" w:space="0" w:color="auto"/>
            <w:right w:val="none" w:sz="0" w:space="0" w:color="auto"/>
          </w:divBdr>
        </w:div>
        <w:div w:id="1702241285">
          <w:marLeft w:val="640"/>
          <w:marRight w:val="0"/>
          <w:marTop w:val="0"/>
          <w:marBottom w:val="0"/>
          <w:divBdr>
            <w:top w:val="none" w:sz="0" w:space="0" w:color="auto"/>
            <w:left w:val="none" w:sz="0" w:space="0" w:color="auto"/>
            <w:bottom w:val="none" w:sz="0" w:space="0" w:color="auto"/>
            <w:right w:val="none" w:sz="0" w:space="0" w:color="auto"/>
          </w:divBdr>
        </w:div>
        <w:div w:id="1724408362">
          <w:marLeft w:val="640"/>
          <w:marRight w:val="0"/>
          <w:marTop w:val="0"/>
          <w:marBottom w:val="0"/>
          <w:divBdr>
            <w:top w:val="none" w:sz="0" w:space="0" w:color="auto"/>
            <w:left w:val="none" w:sz="0" w:space="0" w:color="auto"/>
            <w:bottom w:val="none" w:sz="0" w:space="0" w:color="auto"/>
            <w:right w:val="none" w:sz="0" w:space="0" w:color="auto"/>
          </w:divBdr>
        </w:div>
        <w:div w:id="1731346157">
          <w:marLeft w:val="640"/>
          <w:marRight w:val="0"/>
          <w:marTop w:val="0"/>
          <w:marBottom w:val="0"/>
          <w:divBdr>
            <w:top w:val="none" w:sz="0" w:space="0" w:color="auto"/>
            <w:left w:val="none" w:sz="0" w:space="0" w:color="auto"/>
            <w:bottom w:val="none" w:sz="0" w:space="0" w:color="auto"/>
            <w:right w:val="none" w:sz="0" w:space="0" w:color="auto"/>
          </w:divBdr>
        </w:div>
        <w:div w:id="1748961337">
          <w:marLeft w:val="640"/>
          <w:marRight w:val="0"/>
          <w:marTop w:val="0"/>
          <w:marBottom w:val="0"/>
          <w:divBdr>
            <w:top w:val="none" w:sz="0" w:space="0" w:color="auto"/>
            <w:left w:val="none" w:sz="0" w:space="0" w:color="auto"/>
            <w:bottom w:val="none" w:sz="0" w:space="0" w:color="auto"/>
            <w:right w:val="none" w:sz="0" w:space="0" w:color="auto"/>
          </w:divBdr>
        </w:div>
        <w:div w:id="1757357315">
          <w:marLeft w:val="640"/>
          <w:marRight w:val="0"/>
          <w:marTop w:val="0"/>
          <w:marBottom w:val="0"/>
          <w:divBdr>
            <w:top w:val="none" w:sz="0" w:space="0" w:color="auto"/>
            <w:left w:val="none" w:sz="0" w:space="0" w:color="auto"/>
            <w:bottom w:val="none" w:sz="0" w:space="0" w:color="auto"/>
            <w:right w:val="none" w:sz="0" w:space="0" w:color="auto"/>
          </w:divBdr>
        </w:div>
        <w:div w:id="1795562219">
          <w:marLeft w:val="640"/>
          <w:marRight w:val="0"/>
          <w:marTop w:val="0"/>
          <w:marBottom w:val="0"/>
          <w:divBdr>
            <w:top w:val="none" w:sz="0" w:space="0" w:color="auto"/>
            <w:left w:val="none" w:sz="0" w:space="0" w:color="auto"/>
            <w:bottom w:val="none" w:sz="0" w:space="0" w:color="auto"/>
            <w:right w:val="none" w:sz="0" w:space="0" w:color="auto"/>
          </w:divBdr>
        </w:div>
        <w:div w:id="1875269848">
          <w:marLeft w:val="640"/>
          <w:marRight w:val="0"/>
          <w:marTop w:val="0"/>
          <w:marBottom w:val="0"/>
          <w:divBdr>
            <w:top w:val="none" w:sz="0" w:space="0" w:color="auto"/>
            <w:left w:val="none" w:sz="0" w:space="0" w:color="auto"/>
            <w:bottom w:val="none" w:sz="0" w:space="0" w:color="auto"/>
            <w:right w:val="none" w:sz="0" w:space="0" w:color="auto"/>
          </w:divBdr>
        </w:div>
        <w:div w:id="1942298525">
          <w:marLeft w:val="640"/>
          <w:marRight w:val="0"/>
          <w:marTop w:val="0"/>
          <w:marBottom w:val="0"/>
          <w:divBdr>
            <w:top w:val="none" w:sz="0" w:space="0" w:color="auto"/>
            <w:left w:val="none" w:sz="0" w:space="0" w:color="auto"/>
            <w:bottom w:val="none" w:sz="0" w:space="0" w:color="auto"/>
            <w:right w:val="none" w:sz="0" w:space="0" w:color="auto"/>
          </w:divBdr>
        </w:div>
        <w:div w:id="1943996886">
          <w:marLeft w:val="640"/>
          <w:marRight w:val="0"/>
          <w:marTop w:val="0"/>
          <w:marBottom w:val="0"/>
          <w:divBdr>
            <w:top w:val="none" w:sz="0" w:space="0" w:color="auto"/>
            <w:left w:val="none" w:sz="0" w:space="0" w:color="auto"/>
            <w:bottom w:val="none" w:sz="0" w:space="0" w:color="auto"/>
            <w:right w:val="none" w:sz="0" w:space="0" w:color="auto"/>
          </w:divBdr>
        </w:div>
        <w:div w:id="1954436867">
          <w:marLeft w:val="640"/>
          <w:marRight w:val="0"/>
          <w:marTop w:val="0"/>
          <w:marBottom w:val="0"/>
          <w:divBdr>
            <w:top w:val="none" w:sz="0" w:space="0" w:color="auto"/>
            <w:left w:val="none" w:sz="0" w:space="0" w:color="auto"/>
            <w:bottom w:val="none" w:sz="0" w:space="0" w:color="auto"/>
            <w:right w:val="none" w:sz="0" w:space="0" w:color="auto"/>
          </w:divBdr>
        </w:div>
        <w:div w:id="1981029558">
          <w:marLeft w:val="640"/>
          <w:marRight w:val="0"/>
          <w:marTop w:val="0"/>
          <w:marBottom w:val="0"/>
          <w:divBdr>
            <w:top w:val="none" w:sz="0" w:space="0" w:color="auto"/>
            <w:left w:val="none" w:sz="0" w:space="0" w:color="auto"/>
            <w:bottom w:val="none" w:sz="0" w:space="0" w:color="auto"/>
            <w:right w:val="none" w:sz="0" w:space="0" w:color="auto"/>
          </w:divBdr>
        </w:div>
        <w:div w:id="1984504948">
          <w:marLeft w:val="640"/>
          <w:marRight w:val="0"/>
          <w:marTop w:val="0"/>
          <w:marBottom w:val="0"/>
          <w:divBdr>
            <w:top w:val="none" w:sz="0" w:space="0" w:color="auto"/>
            <w:left w:val="none" w:sz="0" w:space="0" w:color="auto"/>
            <w:bottom w:val="none" w:sz="0" w:space="0" w:color="auto"/>
            <w:right w:val="none" w:sz="0" w:space="0" w:color="auto"/>
          </w:divBdr>
        </w:div>
        <w:div w:id="1986659538">
          <w:marLeft w:val="640"/>
          <w:marRight w:val="0"/>
          <w:marTop w:val="0"/>
          <w:marBottom w:val="0"/>
          <w:divBdr>
            <w:top w:val="none" w:sz="0" w:space="0" w:color="auto"/>
            <w:left w:val="none" w:sz="0" w:space="0" w:color="auto"/>
            <w:bottom w:val="none" w:sz="0" w:space="0" w:color="auto"/>
            <w:right w:val="none" w:sz="0" w:space="0" w:color="auto"/>
          </w:divBdr>
        </w:div>
        <w:div w:id="1990860549">
          <w:marLeft w:val="640"/>
          <w:marRight w:val="0"/>
          <w:marTop w:val="0"/>
          <w:marBottom w:val="0"/>
          <w:divBdr>
            <w:top w:val="none" w:sz="0" w:space="0" w:color="auto"/>
            <w:left w:val="none" w:sz="0" w:space="0" w:color="auto"/>
            <w:bottom w:val="none" w:sz="0" w:space="0" w:color="auto"/>
            <w:right w:val="none" w:sz="0" w:space="0" w:color="auto"/>
          </w:divBdr>
        </w:div>
        <w:div w:id="2029215948">
          <w:marLeft w:val="640"/>
          <w:marRight w:val="0"/>
          <w:marTop w:val="0"/>
          <w:marBottom w:val="0"/>
          <w:divBdr>
            <w:top w:val="none" w:sz="0" w:space="0" w:color="auto"/>
            <w:left w:val="none" w:sz="0" w:space="0" w:color="auto"/>
            <w:bottom w:val="none" w:sz="0" w:space="0" w:color="auto"/>
            <w:right w:val="none" w:sz="0" w:space="0" w:color="auto"/>
          </w:divBdr>
        </w:div>
        <w:div w:id="2067682523">
          <w:marLeft w:val="640"/>
          <w:marRight w:val="0"/>
          <w:marTop w:val="0"/>
          <w:marBottom w:val="0"/>
          <w:divBdr>
            <w:top w:val="none" w:sz="0" w:space="0" w:color="auto"/>
            <w:left w:val="none" w:sz="0" w:space="0" w:color="auto"/>
            <w:bottom w:val="none" w:sz="0" w:space="0" w:color="auto"/>
            <w:right w:val="none" w:sz="0" w:space="0" w:color="auto"/>
          </w:divBdr>
        </w:div>
        <w:div w:id="2092116404">
          <w:marLeft w:val="640"/>
          <w:marRight w:val="0"/>
          <w:marTop w:val="0"/>
          <w:marBottom w:val="0"/>
          <w:divBdr>
            <w:top w:val="none" w:sz="0" w:space="0" w:color="auto"/>
            <w:left w:val="none" w:sz="0" w:space="0" w:color="auto"/>
            <w:bottom w:val="none" w:sz="0" w:space="0" w:color="auto"/>
            <w:right w:val="none" w:sz="0" w:space="0" w:color="auto"/>
          </w:divBdr>
        </w:div>
        <w:div w:id="2126149300">
          <w:marLeft w:val="640"/>
          <w:marRight w:val="0"/>
          <w:marTop w:val="0"/>
          <w:marBottom w:val="0"/>
          <w:divBdr>
            <w:top w:val="none" w:sz="0" w:space="0" w:color="auto"/>
            <w:left w:val="none" w:sz="0" w:space="0" w:color="auto"/>
            <w:bottom w:val="none" w:sz="0" w:space="0" w:color="auto"/>
            <w:right w:val="none" w:sz="0" w:space="0" w:color="auto"/>
          </w:divBdr>
        </w:div>
        <w:div w:id="2126849044">
          <w:marLeft w:val="640"/>
          <w:marRight w:val="0"/>
          <w:marTop w:val="0"/>
          <w:marBottom w:val="0"/>
          <w:divBdr>
            <w:top w:val="none" w:sz="0" w:space="0" w:color="auto"/>
            <w:left w:val="none" w:sz="0" w:space="0" w:color="auto"/>
            <w:bottom w:val="none" w:sz="0" w:space="0" w:color="auto"/>
            <w:right w:val="none" w:sz="0" w:space="0" w:color="auto"/>
          </w:divBdr>
        </w:div>
        <w:div w:id="2135363465">
          <w:marLeft w:val="640"/>
          <w:marRight w:val="0"/>
          <w:marTop w:val="0"/>
          <w:marBottom w:val="0"/>
          <w:divBdr>
            <w:top w:val="none" w:sz="0" w:space="0" w:color="auto"/>
            <w:left w:val="none" w:sz="0" w:space="0" w:color="auto"/>
            <w:bottom w:val="none" w:sz="0" w:space="0" w:color="auto"/>
            <w:right w:val="none" w:sz="0" w:space="0" w:color="auto"/>
          </w:divBdr>
        </w:div>
      </w:divsChild>
    </w:div>
    <w:div w:id="1818574744">
      <w:bodyDiv w:val="1"/>
      <w:marLeft w:val="0"/>
      <w:marRight w:val="0"/>
      <w:marTop w:val="0"/>
      <w:marBottom w:val="0"/>
      <w:divBdr>
        <w:top w:val="none" w:sz="0" w:space="0" w:color="auto"/>
        <w:left w:val="none" w:sz="0" w:space="0" w:color="auto"/>
        <w:bottom w:val="none" w:sz="0" w:space="0" w:color="auto"/>
        <w:right w:val="none" w:sz="0" w:space="0" w:color="auto"/>
      </w:divBdr>
    </w:div>
    <w:div w:id="1827353595">
      <w:bodyDiv w:val="1"/>
      <w:marLeft w:val="0"/>
      <w:marRight w:val="0"/>
      <w:marTop w:val="0"/>
      <w:marBottom w:val="0"/>
      <w:divBdr>
        <w:top w:val="none" w:sz="0" w:space="0" w:color="auto"/>
        <w:left w:val="none" w:sz="0" w:space="0" w:color="auto"/>
        <w:bottom w:val="none" w:sz="0" w:space="0" w:color="auto"/>
        <w:right w:val="none" w:sz="0" w:space="0" w:color="auto"/>
      </w:divBdr>
    </w:div>
    <w:div w:id="1828860092">
      <w:bodyDiv w:val="1"/>
      <w:marLeft w:val="0"/>
      <w:marRight w:val="0"/>
      <w:marTop w:val="0"/>
      <w:marBottom w:val="0"/>
      <w:divBdr>
        <w:top w:val="none" w:sz="0" w:space="0" w:color="auto"/>
        <w:left w:val="none" w:sz="0" w:space="0" w:color="auto"/>
        <w:bottom w:val="none" w:sz="0" w:space="0" w:color="auto"/>
        <w:right w:val="none" w:sz="0" w:space="0" w:color="auto"/>
      </w:divBdr>
    </w:div>
    <w:div w:id="1829248013">
      <w:bodyDiv w:val="1"/>
      <w:marLeft w:val="0"/>
      <w:marRight w:val="0"/>
      <w:marTop w:val="0"/>
      <w:marBottom w:val="0"/>
      <w:divBdr>
        <w:top w:val="none" w:sz="0" w:space="0" w:color="auto"/>
        <w:left w:val="none" w:sz="0" w:space="0" w:color="auto"/>
        <w:bottom w:val="none" w:sz="0" w:space="0" w:color="auto"/>
        <w:right w:val="none" w:sz="0" w:space="0" w:color="auto"/>
      </w:divBdr>
    </w:div>
    <w:div w:id="1829973685">
      <w:bodyDiv w:val="1"/>
      <w:marLeft w:val="0"/>
      <w:marRight w:val="0"/>
      <w:marTop w:val="0"/>
      <w:marBottom w:val="0"/>
      <w:divBdr>
        <w:top w:val="none" w:sz="0" w:space="0" w:color="auto"/>
        <w:left w:val="none" w:sz="0" w:space="0" w:color="auto"/>
        <w:bottom w:val="none" w:sz="0" w:space="0" w:color="auto"/>
        <w:right w:val="none" w:sz="0" w:space="0" w:color="auto"/>
      </w:divBdr>
      <w:divsChild>
        <w:div w:id="5333073">
          <w:marLeft w:val="640"/>
          <w:marRight w:val="0"/>
          <w:marTop w:val="0"/>
          <w:marBottom w:val="0"/>
          <w:divBdr>
            <w:top w:val="none" w:sz="0" w:space="0" w:color="auto"/>
            <w:left w:val="none" w:sz="0" w:space="0" w:color="auto"/>
            <w:bottom w:val="none" w:sz="0" w:space="0" w:color="auto"/>
            <w:right w:val="none" w:sz="0" w:space="0" w:color="auto"/>
          </w:divBdr>
        </w:div>
        <w:div w:id="25914946">
          <w:marLeft w:val="640"/>
          <w:marRight w:val="0"/>
          <w:marTop w:val="0"/>
          <w:marBottom w:val="0"/>
          <w:divBdr>
            <w:top w:val="none" w:sz="0" w:space="0" w:color="auto"/>
            <w:left w:val="none" w:sz="0" w:space="0" w:color="auto"/>
            <w:bottom w:val="none" w:sz="0" w:space="0" w:color="auto"/>
            <w:right w:val="none" w:sz="0" w:space="0" w:color="auto"/>
          </w:divBdr>
        </w:div>
        <w:div w:id="49808013">
          <w:marLeft w:val="640"/>
          <w:marRight w:val="0"/>
          <w:marTop w:val="0"/>
          <w:marBottom w:val="0"/>
          <w:divBdr>
            <w:top w:val="none" w:sz="0" w:space="0" w:color="auto"/>
            <w:left w:val="none" w:sz="0" w:space="0" w:color="auto"/>
            <w:bottom w:val="none" w:sz="0" w:space="0" w:color="auto"/>
            <w:right w:val="none" w:sz="0" w:space="0" w:color="auto"/>
          </w:divBdr>
        </w:div>
        <w:div w:id="58746291">
          <w:marLeft w:val="640"/>
          <w:marRight w:val="0"/>
          <w:marTop w:val="0"/>
          <w:marBottom w:val="0"/>
          <w:divBdr>
            <w:top w:val="none" w:sz="0" w:space="0" w:color="auto"/>
            <w:left w:val="none" w:sz="0" w:space="0" w:color="auto"/>
            <w:bottom w:val="none" w:sz="0" w:space="0" w:color="auto"/>
            <w:right w:val="none" w:sz="0" w:space="0" w:color="auto"/>
          </w:divBdr>
        </w:div>
        <w:div w:id="73859263">
          <w:marLeft w:val="640"/>
          <w:marRight w:val="0"/>
          <w:marTop w:val="0"/>
          <w:marBottom w:val="0"/>
          <w:divBdr>
            <w:top w:val="none" w:sz="0" w:space="0" w:color="auto"/>
            <w:left w:val="none" w:sz="0" w:space="0" w:color="auto"/>
            <w:bottom w:val="none" w:sz="0" w:space="0" w:color="auto"/>
            <w:right w:val="none" w:sz="0" w:space="0" w:color="auto"/>
          </w:divBdr>
        </w:div>
        <w:div w:id="85271122">
          <w:marLeft w:val="640"/>
          <w:marRight w:val="0"/>
          <w:marTop w:val="0"/>
          <w:marBottom w:val="0"/>
          <w:divBdr>
            <w:top w:val="none" w:sz="0" w:space="0" w:color="auto"/>
            <w:left w:val="none" w:sz="0" w:space="0" w:color="auto"/>
            <w:bottom w:val="none" w:sz="0" w:space="0" w:color="auto"/>
            <w:right w:val="none" w:sz="0" w:space="0" w:color="auto"/>
          </w:divBdr>
        </w:div>
        <w:div w:id="164714517">
          <w:marLeft w:val="640"/>
          <w:marRight w:val="0"/>
          <w:marTop w:val="0"/>
          <w:marBottom w:val="0"/>
          <w:divBdr>
            <w:top w:val="none" w:sz="0" w:space="0" w:color="auto"/>
            <w:left w:val="none" w:sz="0" w:space="0" w:color="auto"/>
            <w:bottom w:val="none" w:sz="0" w:space="0" w:color="auto"/>
            <w:right w:val="none" w:sz="0" w:space="0" w:color="auto"/>
          </w:divBdr>
        </w:div>
        <w:div w:id="186522716">
          <w:marLeft w:val="640"/>
          <w:marRight w:val="0"/>
          <w:marTop w:val="0"/>
          <w:marBottom w:val="0"/>
          <w:divBdr>
            <w:top w:val="none" w:sz="0" w:space="0" w:color="auto"/>
            <w:left w:val="none" w:sz="0" w:space="0" w:color="auto"/>
            <w:bottom w:val="none" w:sz="0" w:space="0" w:color="auto"/>
            <w:right w:val="none" w:sz="0" w:space="0" w:color="auto"/>
          </w:divBdr>
        </w:div>
        <w:div w:id="210115534">
          <w:marLeft w:val="640"/>
          <w:marRight w:val="0"/>
          <w:marTop w:val="0"/>
          <w:marBottom w:val="0"/>
          <w:divBdr>
            <w:top w:val="none" w:sz="0" w:space="0" w:color="auto"/>
            <w:left w:val="none" w:sz="0" w:space="0" w:color="auto"/>
            <w:bottom w:val="none" w:sz="0" w:space="0" w:color="auto"/>
            <w:right w:val="none" w:sz="0" w:space="0" w:color="auto"/>
          </w:divBdr>
        </w:div>
        <w:div w:id="238366670">
          <w:marLeft w:val="640"/>
          <w:marRight w:val="0"/>
          <w:marTop w:val="0"/>
          <w:marBottom w:val="0"/>
          <w:divBdr>
            <w:top w:val="none" w:sz="0" w:space="0" w:color="auto"/>
            <w:left w:val="none" w:sz="0" w:space="0" w:color="auto"/>
            <w:bottom w:val="none" w:sz="0" w:space="0" w:color="auto"/>
            <w:right w:val="none" w:sz="0" w:space="0" w:color="auto"/>
          </w:divBdr>
        </w:div>
        <w:div w:id="272906201">
          <w:marLeft w:val="640"/>
          <w:marRight w:val="0"/>
          <w:marTop w:val="0"/>
          <w:marBottom w:val="0"/>
          <w:divBdr>
            <w:top w:val="none" w:sz="0" w:space="0" w:color="auto"/>
            <w:left w:val="none" w:sz="0" w:space="0" w:color="auto"/>
            <w:bottom w:val="none" w:sz="0" w:space="0" w:color="auto"/>
            <w:right w:val="none" w:sz="0" w:space="0" w:color="auto"/>
          </w:divBdr>
        </w:div>
        <w:div w:id="380053191">
          <w:marLeft w:val="640"/>
          <w:marRight w:val="0"/>
          <w:marTop w:val="0"/>
          <w:marBottom w:val="0"/>
          <w:divBdr>
            <w:top w:val="none" w:sz="0" w:space="0" w:color="auto"/>
            <w:left w:val="none" w:sz="0" w:space="0" w:color="auto"/>
            <w:bottom w:val="none" w:sz="0" w:space="0" w:color="auto"/>
            <w:right w:val="none" w:sz="0" w:space="0" w:color="auto"/>
          </w:divBdr>
        </w:div>
        <w:div w:id="457918482">
          <w:marLeft w:val="640"/>
          <w:marRight w:val="0"/>
          <w:marTop w:val="0"/>
          <w:marBottom w:val="0"/>
          <w:divBdr>
            <w:top w:val="none" w:sz="0" w:space="0" w:color="auto"/>
            <w:left w:val="none" w:sz="0" w:space="0" w:color="auto"/>
            <w:bottom w:val="none" w:sz="0" w:space="0" w:color="auto"/>
            <w:right w:val="none" w:sz="0" w:space="0" w:color="auto"/>
          </w:divBdr>
        </w:div>
        <w:div w:id="459342507">
          <w:marLeft w:val="640"/>
          <w:marRight w:val="0"/>
          <w:marTop w:val="0"/>
          <w:marBottom w:val="0"/>
          <w:divBdr>
            <w:top w:val="none" w:sz="0" w:space="0" w:color="auto"/>
            <w:left w:val="none" w:sz="0" w:space="0" w:color="auto"/>
            <w:bottom w:val="none" w:sz="0" w:space="0" w:color="auto"/>
            <w:right w:val="none" w:sz="0" w:space="0" w:color="auto"/>
          </w:divBdr>
        </w:div>
        <w:div w:id="487214117">
          <w:marLeft w:val="640"/>
          <w:marRight w:val="0"/>
          <w:marTop w:val="0"/>
          <w:marBottom w:val="0"/>
          <w:divBdr>
            <w:top w:val="none" w:sz="0" w:space="0" w:color="auto"/>
            <w:left w:val="none" w:sz="0" w:space="0" w:color="auto"/>
            <w:bottom w:val="none" w:sz="0" w:space="0" w:color="auto"/>
            <w:right w:val="none" w:sz="0" w:space="0" w:color="auto"/>
          </w:divBdr>
        </w:div>
        <w:div w:id="527643298">
          <w:marLeft w:val="640"/>
          <w:marRight w:val="0"/>
          <w:marTop w:val="0"/>
          <w:marBottom w:val="0"/>
          <w:divBdr>
            <w:top w:val="none" w:sz="0" w:space="0" w:color="auto"/>
            <w:left w:val="none" w:sz="0" w:space="0" w:color="auto"/>
            <w:bottom w:val="none" w:sz="0" w:space="0" w:color="auto"/>
            <w:right w:val="none" w:sz="0" w:space="0" w:color="auto"/>
          </w:divBdr>
        </w:div>
        <w:div w:id="538401163">
          <w:marLeft w:val="640"/>
          <w:marRight w:val="0"/>
          <w:marTop w:val="0"/>
          <w:marBottom w:val="0"/>
          <w:divBdr>
            <w:top w:val="none" w:sz="0" w:space="0" w:color="auto"/>
            <w:left w:val="none" w:sz="0" w:space="0" w:color="auto"/>
            <w:bottom w:val="none" w:sz="0" w:space="0" w:color="auto"/>
            <w:right w:val="none" w:sz="0" w:space="0" w:color="auto"/>
          </w:divBdr>
        </w:div>
        <w:div w:id="643504876">
          <w:marLeft w:val="640"/>
          <w:marRight w:val="0"/>
          <w:marTop w:val="0"/>
          <w:marBottom w:val="0"/>
          <w:divBdr>
            <w:top w:val="none" w:sz="0" w:space="0" w:color="auto"/>
            <w:left w:val="none" w:sz="0" w:space="0" w:color="auto"/>
            <w:bottom w:val="none" w:sz="0" w:space="0" w:color="auto"/>
            <w:right w:val="none" w:sz="0" w:space="0" w:color="auto"/>
          </w:divBdr>
        </w:div>
        <w:div w:id="671681439">
          <w:marLeft w:val="640"/>
          <w:marRight w:val="0"/>
          <w:marTop w:val="0"/>
          <w:marBottom w:val="0"/>
          <w:divBdr>
            <w:top w:val="none" w:sz="0" w:space="0" w:color="auto"/>
            <w:left w:val="none" w:sz="0" w:space="0" w:color="auto"/>
            <w:bottom w:val="none" w:sz="0" w:space="0" w:color="auto"/>
            <w:right w:val="none" w:sz="0" w:space="0" w:color="auto"/>
          </w:divBdr>
        </w:div>
        <w:div w:id="742147708">
          <w:marLeft w:val="640"/>
          <w:marRight w:val="0"/>
          <w:marTop w:val="0"/>
          <w:marBottom w:val="0"/>
          <w:divBdr>
            <w:top w:val="none" w:sz="0" w:space="0" w:color="auto"/>
            <w:left w:val="none" w:sz="0" w:space="0" w:color="auto"/>
            <w:bottom w:val="none" w:sz="0" w:space="0" w:color="auto"/>
            <w:right w:val="none" w:sz="0" w:space="0" w:color="auto"/>
          </w:divBdr>
        </w:div>
        <w:div w:id="752631769">
          <w:marLeft w:val="640"/>
          <w:marRight w:val="0"/>
          <w:marTop w:val="0"/>
          <w:marBottom w:val="0"/>
          <w:divBdr>
            <w:top w:val="none" w:sz="0" w:space="0" w:color="auto"/>
            <w:left w:val="none" w:sz="0" w:space="0" w:color="auto"/>
            <w:bottom w:val="none" w:sz="0" w:space="0" w:color="auto"/>
            <w:right w:val="none" w:sz="0" w:space="0" w:color="auto"/>
          </w:divBdr>
        </w:div>
        <w:div w:id="755521192">
          <w:marLeft w:val="640"/>
          <w:marRight w:val="0"/>
          <w:marTop w:val="0"/>
          <w:marBottom w:val="0"/>
          <w:divBdr>
            <w:top w:val="none" w:sz="0" w:space="0" w:color="auto"/>
            <w:left w:val="none" w:sz="0" w:space="0" w:color="auto"/>
            <w:bottom w:val="none" w:sz="0" w:space="0" w:color="auto"/>
            <w:right w:val="none" w:sz="0" w:space="0" w:color="auto"/>
          </w:divBdr>
        </w:div>
        <w:div w:id="766317716">
          <w:marLeft w:val="640"/>
          <w:marRight w:val="0"/>
          <w:marTop w:val="0"/>
          <w:marBottom w:val="0"/>
          <w:divBdr>
            <w:top w:val="none" w:sz="0" w:space="0" w:color="auto"/>
            <w:left w:val="none" w:sz="0" w:space="0" w:color="auto"/>
            <w:bottom w:val="none" w:sz="0" w:space="0" w:color="auto"/>
            <w:right w:val="none" w:sz="0" w:space="0" w:color="auto"/>
          </w:divBdr>
        </w:div>
        <w:div w:id="773860712">
          <w:marLeft w:val="640"/>
          <w:marRight w:val="0"/>
          <w:marTop w:val="0"/>
          <w:marBottom w:val="0"/>
          <w:divBdr>
            <w:top w:val="none" w:sz="0" w:space="0" w:color="auto"/>
            <w:left w:val="none" w:sz="0" w:space="0" w:color="auto"/>
            <w:bottom w:val="none" w:sz="0" w:space="0" w:color="auto"/>
            <w:right w:val="none" w:sz="0" w:space="0" w:color="auto"/>
          </w:divBdr>
        </w:div>
        <w:div w:id="779451436">
          <w:marLeft w:val="640"/>
          <w:marRight w:val="0"/>
          <w:marTop w:val="0"/>
          <w:marBottom w:val="0"/>
          <w:divBdr>
            <w:top w:val="none" w:sz="0" w:space="0" w:color="auto"/>
            <w:left w:val="none" w:sz="0" w:space="0" w:color="auto"/>
            <w:bottom w:val="none" w:sz="0" w:space="0" w:color="auto"/>
            <w:right w:val="none" w:sz="0" w:space="0" w:color="auto"/>
          </w:divBdr>
        </w:div>
        <w:div w:id="796677600">
          <w:marLeft w:val="640"/>
          <w:marRight w:val="0"/>
          <w:marTop w:val="0"/>
          <w:marBottom w:val="0"/>
          <w:divBdr>
            <w:top w:val="none" w:sz="0" w:space="0" w:color="auto"/>
            <w:left w:val="none" w:sz="0" w:space="0" w:color="auto"/>
            <w:bottom w:val="none" w:sz="0" w:space="0" w:color="auto"/>
            <w:right w:val="none" w:sz="0" w:space="0" w:color="auto"/>
          </w:divBdr>
        </w:div>
        <w:div w:id="801072717">
          <w:marLeft w:val="640"/>
          <w:marRight w:val="0"/>
          <w:marTop w:val="0"/>
          <w:marBottom w:val="0"/>
          <w:divBdr>
            <w:top w:val="none" w:sz="0" w:space="0" w:color="auto"/>
            <w:left w:val="none" w:sz="0" w:space="0" w:color="auto"/>
            <w:bottom w:val="none" w:sz="0" w:space="0" w:color="auto"/>
            <w:right w:val="none" w:sz="0" w:space="0" w:color="auto"/>
          </w:divBdr>
        </w:div>
        <w:div w:id="845677847">
          <w:marLeft w:val="640"/>
          <w:marRight w:val="0"/>
          <w:marTop w:val="0"/>
          <w:marBottom w:val="0"/>
          <w:divBdr>
            <w:top w:val="none" w:sz="0" w:space="0" w:color="auto"/>
            <w:left w:val="none" w:sz="0" w:space="0" w:color="auto"/>
            <w:bottom w:val="none" w:sz="0" w:space="0" w:color="auto"/>
            <w:right w:val="none" w:sz="0" w:space="0" w:color="auto"/>
          </w:divBdr>
        </w:div>
        <w:div w:id="857743038">
          <w:marLeft w:val="640"/>
          <w:marRight w:val="0"/>
          <w:marTop w:val="0"/>
          <w:marBottom w:val="0"/>
          <w:divBdr>
            <w:top w:val="none" w:sz="0" w:space="0" w:color="auto"/>
            <w:left w:val="none" w:sz="0" w:space="0" w:color="auto"/>
            <w:bottom w:val="none" w:sz="0" w:space="0" w:color="auto"/>
            <w:right w:val="none" w:sz="0" w:space="0" w:color="auto"/>
          </w:divBdr>
        </w:div>
        <w:div w:id="916591148">
          <w:marLeft w:val="640"/>
          <w:marRight w:val="0"/>
          <w:marTop w:val="0"/>
          <w:marBottom w:val="0"/>
          <w:divBdr>
            <w:top w:val="none" w:sz="0" w:space="0" w:color="auto"/>
            <w:left w:val="none" w:sz="0" w:space="0" w:color="auto"/>
            <w:bottom w:val="none" w:sz="0" w:space="0" w:color="auto"/>
            <w:right w:val="none" w:sz="0" w:space="0" w:color="auto"/>
          </w:divBdr>
        </w:div>
        <w:div w:id="920681398">
          <w:marLeft w:val="640"/>
          <w:marRight w:val="0"/>
          <w:marTop w:val="0"/>
          <w:marBottom w:val="0"/>
          <w:divBdr>
            <w:top w:val="none" w:sz="0" w:space="0" w:color="auto"/>
            <w:left w:val="none" w:sz="0" w:space="0" w:color="auto"/>
            <w:bottom w:val="none" w:sz="0" w:space="0" w:color="auto"/>
            <w:right w:val="none" w:sz="0" w:space="0" w:color="auto"/>
          </w:divBdr>
        </w:div>
        <w:div w:id="947352806">
          <w:marLeft w:val="640"/>
          <w:marRight w:val="0"/>
          <w:marTop w:val="0"/>
          <w:marBottom w:val="0"/>
          <w:divBdr>
            <w:top w:val="none" w:sz="0" w:space="0" w:color="auto"/>
            <w:left w:val="none" w:sz="0" w:space="0" w:color="auto"/>
            <w:bottom w:val="none" w:sz="0" w:space="0" w:color="auto"/>
            <w:right w:val="none" w:sz="0" w:space="0" w:color="auto"/>
          </w:divBdr>
        </w:div>
        <w:div w:id="1017076256">
          <w:marLeft w:val="640"/>
          <w:marRight w:val="0"/>
          <w:marTop w:val="0"/>
          <w:marBottom w:val="0"/>
          <w:divBdr>
            <w:top w:val="none" w:sz="0" w:space="0" w:color="auto"/>
            <w:left w:val="none" w:sz="0" w:space="0" w:color="auto"/>
            <w:bottom w:val="none" w:sz="0" w:space="0" w:color="auto"/>
            <w:right w:val="none" w:sz="0" w:space="0" w:color="auto"/>
          </w:divBdr>
        </w:div>
        <w:div w:id="1023092474">
          <w:marLeft w:val="640"/>
          <w:marRight w:val="0"/>
          <w:marTop w:val="0"/>
          <w:marBottom w:val="0"/>
          <w:divBdr>
            <w:top w:val="none" w:sz="0" w:space="0" w:color="auto"/>
            <w:left w:val="none" w:sz="0" w:space="0" w:color="auto"/>
            <w:bottom w:val="none" w:sz="0" w:space="0" w:color="auto"/>
            <w:right w:val="none" w:sz="0" w:space="0" w:color="auto"/>
          </w:divBdr>
        </w:div>
        <w:div w:id="1088305052">
          <w:marLeft w:val="640"/>
          <w:marRight w:val="0"/>
          <w:marTop w:val="0"/>
          <w:marBottom w:val="0"/>
          <w:divBdr>
            <w:top w:val="none" w:sz="0" w:space="0" w:color="auto"/>
            <w:left w:val="none" w:sz="0" w:space="0" w:color="auto"/>
            <w:bottom w:val="none" w:sz="0" w:space="0" w:color="auto"/>
            <w:right w:val="none" w:sz="0" w:space="0" w:color="auto"/>
          </w:divBdr>
        </w:div>
        <w:div w:id="1099643316">
          <w:marLeft w:val="640"/>
          <w:marRight w:val="0"/>
          <w:marTop w:val="0"/>
          <w:marBottom w:val="0"/>
          <w:divBdr>
            <w:top w:val="none" w:sz="0" w:space="0" w:color="auto"/>
            <w:left w:val="none" w:sz="0" w:space="0" w:color="auto"/>
            <w:bottom w:val="none" w:sz="0" w:space="0" w:color="auto"/>
            <w:right w:val="none" w:sz="0" w:space="0" w:color="auto"/>
          </w:divBdr>
        </w:div>
        <w:div w:id="1149056160">
          <w:marLeft w:val="640"/>
          <w:marRight w:val="0"/>
          <w:marTop w:val="0"/>
          <w:marBottom w:val="0"/>
          <w:divBdr>
            <w:top w:val="none" w:sz="0" w:space="0" w:color="auto"/>
            <w:left w:val="none" w:sz="0" w:space="0" w:color="auto"/>
            <w:bottom w:val="none" w:sz="0" w:space="0" w:color="auto"/>
            <w:right w:val="none" w:sz="0" w:space="0" w:color="auto"/>
          </w:divBdr>
        </w:div>
        <w:div w:id="1177843463">
          <w:marLeft w:val="640"/>
          <w:marRight w:val="0"/>
          <w:marTop w:val="0"/>
          <w:marBottom w:val="0"/>
          <w:divBdr>
            <w:top w:val="none" w:sz="0" w:space="0" w:color="auto"/>
            <w:left w:val="none" w:sz="0" w:space="0" w:color="auto"/>
            <w:bottom w:val="none" w:sz="0" w:space="0" w:color="auto"/>
            <w:right w:val="none" w:sz="0" w:space="0" w:color="auto"/>
          </w:divBdr>
        </w:div>
        <w:div w:id="1183203609">
          <w:marLeft w:val="640"/>
          <w:marRight w:val="0"/>
          <w:marTop w:val="0"/>
          <w:marBottom w:val="0"/>
          <w:divBdr>
            <w:top w:val="none" w:sz="0" w:space="0" w:color="auto"/>
            <w:left w:val="none" w:sz="0" w:space="0" w:color="auto"/>
            <w:bottom w:val="none" w:sz="0" w:space="0" w:color="auto"/>
            <w:right w:val="none" w:sz="0" w:space="0" w:color="auto"/>
          </w:divBdr>
        </w:div>
        <w:div w:id="1194151586">
          <w:marLeft w:val="640"/>
          <w:marRight w:val="0"/>
          <w:marTop w:val="0"/>
          <w:marBottom w:val="0"/>
          <w:divBdr>
            <w:top w:val="none" w:sz="0" w:space="0" w:color="auto"/>
            <w:left w:val="none" w:sz="0" w:space="0" w:color="auto"/>
            <w:bottom w:val="none" w:sz="0" w:space="0" w:color="auto"/>
            <w:right w:val="none" w:sz="0" w:space="0" w:color="auto"/>
          </w:divBdr>
        </w:div>
        <w:div w:id="1229195670">
          <w:marLeft w:val="640"/>
          <w:marRight w:val="0"/>
          <w:marTop w:val="0"/>
          <w:marBottom w:val="0"/>
          <w:divBdr>
            <w:top w:val="none" w:sz="0" w:space="0" w:color="auto"/>
            <w:left w:val="none" w:sz="0" w:space="0" w:color="auto"/>
            <w:bottom w:val="none" w:sz="0" w:space="0" w:color="auto"/>
            <w:right w:val="none" w:sz="0" w:space="0" w:color="auto"/>
          </w:divBdr>
        </w:div>
        <w:div w:id="1252356803">
          <w:marLeft w:val="640"/>
          <w:marRight w:val="0"/>
          <w:marTop w:val="0"/>
          <w:marBottom w:val="0"/>
          <w:divBdr>
            <w:top w:val="none" w:sz="0" w:space="0" w:color="auto"/>
            <w:left w:val="none" w:sz="0" w:space="0" w:color="auto"/>
            <w:bottom w:val="none" w:sz="0" w:space="0" w:color="auto"/>
            <w:right w:val="none" w:sz="0" w:space="0" w:color="auto"/>
          </w:divBdr>
        </w:div>
        <w:div w:id="1276251550">
          <w:marLeft w:val="640"/>
          <w:marRight w:val="0"/>
          <w:marTop w:val="0"/>
          <w:marBottom w:val="0"/>
          <w:divBdr>
            <w:top w:val="none" w:sz="0" w:space="0" w:color="auto"/>
            <w:left w:val="none" w:sz="0" w:space="0" w:color="auto"/>
            <w:bottom w:val="none" w:sz="0" w:space="0" w:color="auto"/>
            <w:right w:val="none" w:sz="0" w:space="0" w:color="auto"/>
          </w:divBdr>
        </w:div>
        <w:div w:id="1311180428">
          <w:marLeft w:val="640"/>
          <w:marRight w:val="0"/>
          <w:marTop w:val="0"/>
          <w:marBottom w:val="0"/>
          <w:divBdr>
            <w:top w:val="none" w:sz="0" w:space="0" w:color="auto"/>
            <w:left w:val="none" w:sz="0" w:space="0" w:color="auto"/>
            <w:bottom w:val="none" w:sz="0" w:space="0" w:color="auto"/>
            <w:right w:val="none" w:sz="0" w:space="0" w:color="auto"/>
          </w:divBdr>
        </w:div>
        <w:div w:id="1342856745">
          <w:marLeft w:val="640"/>
          <w:marRight w:val="0"/>
          <w:marTop w:val="0"/>
          <w:marBottom w:val="0"/>
          <w:divBdr>
            <w:top w:val="none" w:sz="0" w:space="0" w:color="auto"/>
            <w:left w:val="none" w:sz="0" w:space="0" w:color="auto"/>
            <w:bottom w:val="none" w:sz="0" w:space="0" w:color="auto"/>
            <w:right w:val="none" w:sz="0" w:space="0" w:color="auto"/>
          </w:divBdr>
        </w:div>
        <w:div w:id="1402873243">
          <w:marLeft w:val="640"/>
          <w:marRight w:val="0"/>
          <w:marTop w:val="0"/>
          <w:marBottom w:val="0"/>
          <w:divBdr>
            <w:top w:val="none" w:sz="0" w:space="0" w:color="auto"/>
            <w:left w:val="none" w:sz="0" w:space="0" w:color="auto"/>
            <w:bottom w:val="none" w:sz="0" w:space="0" w:color="auto"/>
            <w:right w:val="none" w:sz="0" w:space="0" w:color="auto"/>
          </w:divBdr>
        </w:div>
        <w:div w:id="1421684489">
          <w:marLeft w:val="640"/>
          <w:marRight w:val="0"/>
          <w:marTop w:val="0"/>
          <w:marBottom w:val="0"/>
          <w:divBdr>
            <w:top w:val="none" w:sz="0" w:space="0" w:color="auto"/>
            <w:left w:val="none" w:sz="0" w:space="0" w:color="auto"/>
            <w:bottom w:val="none" w:sz="0" w:space="0" w:color="auto"/>
            <w:right w:val="none" w:sz="0" w:space="0" w:color="auto"/>
          </w:divBdr>
        </w:div>
        <w:div w:id="1436292641">
          <w:marLeft w:val="640"/>
          <w:marRight w:val="0"/>
          <w:marTop w:val="0"/>
          <w:marBottom w:val="0"/>
          <w:divBdr>
            <w:top w:val="none" w:sz="0" w:space="0" w:color="auto"/>
            <w:left w:val="none" w:sz="0" w:space="0" w:color="auto"/>
            <w:bottom w:val="none" w:sz="0" w:space="0" w:color="auto"/>
            <w:right w:val="none" w:sz="0" w:space="0" w:color="auto"/>
          </w:divBdr>
        </w:div>
        <w:div w:id="1441147257">
          <w:marLeft w:val="640"/>
          <w:marRight w:val="0"/>
          <w:marTop w:val="0"/>
          <w:marBottom w:val="0"/>
          <w:divBdr>
            <w:top w:val="none" w:sz="0" w:space="0" w:color="auto"/>
            <w:left w:val="none" w:sz="0" w:space="0" w:color="auto"/>
            <w:bottom w:val="none" w:sz="0" w:space="0" w:color="auto"/>
            <w:right w:val="none" w:sz="0" w:space="0" w:color="auto"/>
          </w:divBdr>
        </w:div>
        <w:div w:id="1462726020">
          <w:marLeft w:val="640"/>
          <w:marRight w:val="0"/>
          <w:marTop w:val="0"/>
          <w:marBottom w:val="0"/>
          <w:divBdr>
            <w:top w:val="none" w:sz="0" w:space="0" w:color="auto"/>
            <w:left w:val="none" w:sz="0" w:space="0" w:color="auto"/>
            <w:bottom w:val="none" w:sz="0" w:space="0" w:color="auto"/>
            <w:right w:val="none" w:sz="0" w:space="0" w:color="auto"/>
          </w:divBdr>
        </w:div>
        <w:div w:id="1479687527">
          <w:marLeft w:val="640"/>
          <w:marRight w:val="0"/>
          <w:marTop w:val="0"/>
          <w:marBottom w:val="0"/>
          <w:divBdr>
            <w:top w:val="none" w:sz="0" w:space="0" w:color="auto"/>
            <w:left w:val="none" w:sz="0" w:space="0" w:color="auto"/>
            <w:bottom w:val="none" w:sz="0" w:space="0" w:color="auto"/>
            <w:right w:val="none" w:sz="0" w:space="0" w:color="auto"/>
          </w:divBdr>
        </w:div>
        <w:div w:id="1494449393">
          <w:marLeft w:val="640"/>
          <w:marRight w:val="0"/>
          <w:marTop w:val="0"/>
          <w:marBottom w:val="0"/>
          <w:divBdr>
            <w:top w:val="none" w:sz="0" w:space="0" w:color="auto"/>
            <w:left w:val="none" w:sz="0" w:space="0" w:color="auto"/>
            <w:bottom w:val="none" w:sz="0" w:space="0" w:color="auto"/>
            <w:right w:val="none" w:sz="0" w:space="0" w:color="auto"/>
          </w:divBdr>
        </w:div>
        <w:div w:id="1497383473">
          <w:marLeft w:val="640"/>
          <w:marRight w:val="0"/>
          <w:marTop w:val="0"/>
          <w:marBottom w:val="0"/>
          <w:divBdr>
            <w:top w:val="none" w:sz="0" w:space="0" w:color="auto"/>
            <w:left w:val="none" w:sz="0" w:space="0" w:color="auto"/>
            <w:bottom w:val="none" w:sz="0" w:space="0" w:color="auto"/>
            <w:right w:val="none" w:sz="0" w:space="0" w:color="auto"/>
          </w:divBdr>
        </w:div>
        <w:div w:id="1562792485">
          <w:marLeft w:val="640"/>
          <w:marRight w:val="0"/>
          <w:marTop w:val="0"/>
          <w:marBottom w:val="0"/>
          <w:divBdr>
            <w:top w:val="none" w:sz="0" w:space="0" w:color="auto"/>
            <w:left w:val="none" w:sz="0" w:space="0" w:color="auto"/>
            <w:bottom w:val="none" w:sz="0" w:space="0" w:color="auto"/>
            <w:right w:val="none" w:sz="0" w:space="0" w:color="auto"/>
          </w:divBdr>
        </w:div>
        <w:div w:id="1591544691">
          <w:marLeft w:val="640"/>
          <w:marRight w:val="0"/>
          <w:marTop w:val="0"/>
          <w:marBottom w:val="0"/>
          <w:divBdr>
            <w:top w:val="none" w:sz="0" w:space="0" w:color="auto"/>
            <w:left w:val="none" w:sz="0" w:space="0" w:color="auto"/>
            <w:bottom w:val="none" w:sz="0" w:space="0" w:color="auto"/>
            <w:right w:val="none" w:sz="0" w:space="0" w:color="auto"/>
          </w:divBdr>
        </w:div>
        <w:div w:id="1592549061">
          <w:marLeft w:val="640"/>
          <w:marRight w:val="0"/>
          <w:marTop w:val="0"/>
          <w:marBottom w:val="0"/>
          <w:divBdr>
            <w:top w:val="none" w:sz="0" w:space="0" w:color="auto"/>
            <w:left w:val="none" w:sz="0" w:space="0" w:color="auto"/>
            <w:bottom w:val="none" w:sz="0" w:space="0" w:color="auto"/>
            <w:right w:val="none" w:sz="0" w:space="0" w:color="auto"/>
          </w:divBdr>
        </w:div>
        <w:div w:id="1677029579">
          <w:marLeft w:val="640"/>
          <w:marRight w:val="0"/>
          <w:marTop w:val="0"/>
          <w:marBottom w:val="0"/>
          <w:divBdr>
            <w:top w:val="none" w:sz="0" w:space="0" w:color="auto"/>
            <w:left w:val="none" w:sz="0" w:space="0" w:color="auto"/>
            <w:bottom w:val="none" w:sz="0" w:space="0" w:color="auto"/>
            <w:right w:val="none" w:sz="0" w:space="0" w:color="auto"/>
          </w:divBdr>
        </w:div>
        <w:div w:id="1694770760">
          <w:marLeft w:val="640"/>
          <w:marRight w:val="0"/>
          <w:marTop w:val="0"/>
          <w:marBottom w:val="0"/>
          <w:divBdr>
            <w:top w:val="none" w:sz="0" w:space="0" w:color="auto"/>
            <w:left w:val="none" w:sz="0" w:space="0" w:color="auto"/>
            <w:bottom w:val="none" w:sz="0" w:space="0" w:color="auto"/>
            <w:right w:val="none" w:sz="0" w:space="0" w:color="auto"/>
          </w:divBdr>
        </w:div>
        <w:div w:id="1749695014">
          <w:marLeft w:val="640"/>
          <w:marRight w:val="0"/>
          <w:marTop w:val="0"/>
          <w:marBottom w:val="0"/>
          <w:divBdr>
            <w:top w:val="none" w:sz="0" w:space="0" w:color="auto"/>
            <w:left w:val="none" w:sz="0" w:space="0" w:color="auto"/>
            <w:bottom w:val="none" w:sz="0" w:space="0" w:color="auto"/>
            <w:right w:val="none" w:sz="0" w:space="0" w:color="auto"/>
          </w:divBdr>
        </w:div>
        <w:div w:id="1806772305">
          <w:marLeft w:val="640"/>
          <w:marRight w:val="0"/>
          <w:marTop w:val="0"/>
          <w:marBottom w:val="0"/>
          <w:divBdr>
            <w:top w:val="none" w:sz="0" w:space="0" w:color="auto"/>
            <w:left w:val="none" w:sz="0" w:space="0" w:color="auto"/>
            <w:bottom w:val="none" w:sz="0" w:space="0" w:color="auto"/>
            <w:right w:val="none" w:sz="0" w:space="0" w:color="auto"/>
          </w:divBdr>
        </w:div>
        <w:div w:id="1833523282">
          <w:marLeft w:val="640"/>
          <w:marRight w:val="0"/>
          <w:marTop w:val="0"/>
          <w:marBottom w:val="0"/>
          <w:divBdr>
            <w:top w:val="none" w:sz="0" w:space="0" w:color="auto"/>
            <w:left w:val="none" w:sz="0" w:space="0" w:color="auto"/>
            <w:bottom w:val="none" w:sz="0" w:space="0" w:color="auto"/>
            <w:right w:val="none" w:sz="0" w:space="0" w:color="auto"/>
          </w:divBdr>
        </w:div>
        <w:div w:id="1871649559">
          <w:marLeft w:val="640"/>
          <w:marRight w:val="0"/>
          <w:marTop w:val="0"/>
          <w:marBottom w:val="0"/>
          <w:divBdr>
            <w:top w:val="none" w:sz="0" w:space="0" w:color="auto"/>
            <w:left w:val="none" w:sz="0" w:space="0" w:color="auto"/>
            <w:bottom w:val="none" w:sz="0" w:space="0" w:color="auto"/>
            <w:right w:val="none" w:sz="0" w:space="0" w:color="auto"/>
          </w:divBdr>
        </w:div>
        <w:div w:id="1913347134">
          <w:marLeft w:val="640"/>
          <w:marRight w:val="0"/>
          <w:marTop w:val="0"/>
          <w:marBottom w:val="0"/>
          <w:divBdr>
            <w:top w:val="none" w:sz="0" w:space="0" w:color="auto"/>
            <w:left w:val="none" w:sz="0" w:space="0" w:color="auto"/>
            <w:bottom w:val="none" w:sz="0" w:space="0" w:color="auto"/>
            <w:right w:val="none" w:sz="0" w:space="0" w:color="auto"/>
          </w:divBdr>
        </w:div>
        <w:div w:id="1939408480">
          <w:marLeft w:val="640"/>
          <w:marRight w:val="0"/>
          <w:marTop w:val="0"/>
          <w:marBottom w:val="0"/>
          <w:divBdr>
            <w:top w:val="none" w:sz="0" w:space="0" w:color="auto"/>
            <w:left w:val="none" w:sz="0" w:space="0" w:color="auto"/>
            <w:bottom w:val="none" w:sz="0" w:space="0" w:color="auto"/>
            <w:right w:val="none" w:sz="0" w:space="0" w:color="auto"/>
          </w:divBdr>
        </w:div>
        <w:div w:id="1947232823">
          <w:marLeft w:val="640"/>
          <w:marRight w:val="0"/>
          <w:marTop w:val="0"/>
          <w:marBottom w:val="0"/>
          <w:divBdr>
            <w:top w:val="none" w:sz="0" w:space="0" w:color="auto"/>
            <w:left w:val="none" w:sz="0" w:space="0" w:color="auto"/>
            <w:bottom w:val="none" w:sz="0" w:space="0" w:color="auto"/>
            <w:right w:val="none" w:sz="0" w:space="0" w:color="auto"/>
          </w:divBdr>
        </w:div>
        <w:div w:id="1963265191">
          <w:marLeft w:val="640"/>
          <w:marRight w:val="0"/>
          <w:marTop w:val="0"/>
          <w:marBottom w:val="0"/>
          <w:divBdr>
            <w:top w:val="none" w:sz="0" w:space="0" w:color="auto"/>
            <w:left w:val="none" w:sz="0" w:space="0" w:color="auto"/>
            <w:bottom w:val="none" w:sz="0" w:space="0" w:color="auto"/>
            <w:right w:val="none" w:sz="0" w:space="0" w:color="auto"/>
          </w:divBdr>
        </w:div>
        <w:div w:id="2013676408">
          <w:marLeft w:val="640"/>
          <w:marRight w:val="0"/>
          <w:marTop w:val="0"/>
          <w:marBottom w:val="0"/>
          <w:divBdr>
            <w:top w:val="none" w:sz="0" w:space="0" w:color="auto"/>
            <w:left w:val="none" w:sz="0" w:space="0" w:color="auto"/>
            <w:bottom w:val="none" w:sz="0" w:space="0" w:color="auto"/>
            <w:right w:val="none" w:sz="0" w:space="0" w:color="auto"/>
          </w:divBdr>
        </w:div>
        <w:div w:id="2029208442">
          <w:marLeft w:val="640"/>
          <w:marRight w:val="0"/>
          <w:marTop w:val="0"/>
          <w:marBottom w:val="0"/>
          <w:divBdr>
            <w:top w:val="none" w:sz="0" w:space="0" w:color="auto"/>
            <w:left w:val="none" w:sz="0" w:space="0" w:color="auto"/>
            <w:bottom w:val="none" w:sz="0" w:space="0" w:color="auto"/>
            <w:right w:val="none" w:sz="0" w:space="0" w:color="auto"/>
          </w:divBdr>
        </w:div>
        <w:div w:id="2070612924">
          <w:marLeft w:val="640"/>
          <w:marRight w:val="0"/>
          <w:marTop w:val="0"/>
          <w:marBottom w:val="0"/>
          <w:divBdr>
            <w:top w:val="none" w:sz="0" w:space="0" w:color="auto"/>
            <w:left w:val="none" w:sz="0" w:space="0" w:color="auto"/>
            <w:bottom w:val="none" w:sz="0" w:space="0" w:color="auto"/>
            <w:right w:val="none" w:sz="0" w:space="0" w:color="auto"/>
          </w:divBdr>
        </w:div>
        <w:div w:id="2108764672">
          <w:marLeft w:val="640"/>
          <w:marRight w:val="0"/>
          <w:marTop w:val="0"/>
          <w:marBottom w:val="0"/>
          <w:divBdr>
            <w:top w:val="none" w:sz="0" w:space="0" w:color="auto"/>
            <w:left w:val="none" w:sz="0" w:space="0" w:color="auto"/>
            <w:bottom w:val="none" w:sz="0" w:space="0" w:color="auto"/>
            <w:right w:val="none" w:sz="0" w:space="0" w:color="auto"/>
          </w:divBdr>
        </w:div>
        <w:div w:id="2136213339">
          <w:marLeft w:val="640"/>
          <w:marRight w:val="0"/>
          <w:marTop w:val="0"/>
          <w:marBottom w:val="0"/>
          <w:divBdr>
            <w:top w:val="none" w:sz="0" w:space="0" w:color="auto"/>
            <w:left w:val="none" w:sz="0" w:space="0" w:color="auto"/>
            <w:bottom w:val="none" w:sz="0" w:space="0" w:color="auto"/>
            <w:right w:val="none" w:sz="0" w:space="0" w:color="auto"/>
          </w:divBdr>
        </w:div>
      </w:divsChild>
    </w:div>
    <w:div w:id="1834563330">
      <w:bodyDiv w:val="1"/>
      <w:marLeft w:val="0"/>
      <w:marRight w:val="0"/>
      <w:marTop w:val="0"/>
      <w:marBottom w:val="0"/>
      <w:divBdr>
        <w:top w:val="none" w:sz="0" w:space="0" w:color="auto"/>
        <w:left w:val="none" w:sz="0" w:space="0" w:color="auto"/>
        <w:bottom w:val="none" w:sz="0" w:space="0" w:color="auto"/>
        <w:right w:val="none" w:sz="0" w:space="0" w:color="auto"/>
      </w:divBdr>
    </w:div>
    <w:div w:id="1834712975">
      <w:bodyDiv w:val="1"/>
      <w:marLeft w:val="0"/>
      <w:marRight w:val="0"/>
      <w:marTop w:val="0"/>
      <w:marBottom w:val="0"/>
      <w:divBdr>
        <w:top w:val="none" w:sz="0" w:space="0" w:color="auto"/>
        <w:left w:val="none" w:sz="0" w:space="0" w:color="auto"/>
        <w:bottom w:val="none" w:sz="0" w:space="0" w:color="auto"/>
        <w:right w:val="none" w:sz="0" w:space="0" w:color="auto"/>
      </w:divBdr>
    </w:div>
    <w:div w:id="1843005213">
      <w:bodyDiv w:val="1"/>
      <w:marLeft w:val="0"/>
      <w:marRight w:val="0"/>
      <w:marTop w:val="0"/>
      <w:marBottom w:val="0"/>
      <w:divBdr>
        <w:top w:val="none" w:sz="0" w:space="0" w:color="auto"/>
        <w:left w:val="none" w:sz="0" w:space="0" w:color="auto"/>
        <w:bottom w:val="none" w:sz="0" w:space="0" w:color="auto"/>
        <w:right w:val="none" w:sz="0" w:space="0" w:color="auto"/>
      </w:divBdr>
    </w:div>
    <w:div w:id="1846482410">
      <w:bodyDiv w:val="1"/>
      <w:marLeft w:val="0"/>
      <w:marRight w:val="0"/>
      <w:marTop w:val="0"/>
      <w:marBottom w:val="0"/>
      <w:divBdr>
        <w:top w:val="none" w:sz="0" w:space="0" w:color="auto"/>
        <w:left w:val="none" w:sz="0" w:space="0" w:color="auto"/>
        <w:bottom w:val="none" w:sz="0" w:space="0" w:color="auto"/>
        <w:right w:val="none" w:sz="0" w:space="0" w:color="auto"/>
      </w:divBdr>
    </w:div>
    <w:div w:id="1850176397">
      <w:bodyDiv w:val="1"/>
      <w:marLeft w:val="0"/>
      <w:marRight w:val="0"/>
      <w:marTop w:val="0"/>
      <w:marBottom w:val="0"/>
      <w:divBdr>
        <w:top w:val="none" w:sz="0" w:space="0" w:color="auto"/>
        <w:left w:val="none" w:sz="0" w:space="0" w:color="auto"/>
        <w:bottom w:val="none" w:sz="0" w:space="0" w:color="auto"/>
        <w:right w:val="none" w:sz="0" w:space="0" w:color="auto"/>
      </w:divBdr>
    </w:div>
    <w:div w:id="1851790767">
      <w:bodyDiv w:val="1"/>
      <w:marLeft w:val="0"/>
      <w:marRight w:val="0"/>
      <w:marTop w:val="0"/>
      <w:marBottom w:val="0"/>
      <w:divBdr>
        <w:top w:val="none" w:sz="0" w:space="0" w:color="auto"/>
        <w:left w:val="none" w:sz="0" w:space="0" w:color="auto"/>
        <w:bottom w:val="none" w:sz="0" w:space="0" w:color="auto"/>
        <w:right w:val="none" w:sz="0" w:space="0" w:color="auto"/>
      </w:divBdr>
    </w:div>
    <w:div w:id="1852991720">
      <w:bodyDiv w:val="1"/>
      <w:marLeft w:val="0"/>
      <w:marRight w:val="0"/>
      <w:marTop w:val="0"/>
      <w:marBottom w:val="0"/>
      <w:divBdr>
        <w:top w:val="none" w:sz="0" w:space="0" w:color="auto"/>
        <w:left w:val="none" w:sz="0" w:space="0" w:color="auto"/>
        <w:bottom w:val="none" w:sz="0" w:space="0" w:color="auto"/>
        <w:right w:val="none" w:sz="0" w:space="0" w:color="auto"/>
      </w:divBdr>
    </w:div>
    <w:div w:id="1856769648">
      <w:bodyDiv w:val="1"/>
      <w:marLeft w:val="0"/>
      <w:marRight w:val="0"/>
      <w:marTop w:val="0"/>
      <w:marBottom w:val="0"/>
      <w:divBdr>
        <w:top w:val="none" w:sz="0" w:space="0" w:color="auto"/>
        <w:left w:val="none" w:sz="0" w:space="0" w:color="auto"/>
        <w:bottom w:val="none" w:sz="0" w:space="0" w:color="auto"/>
        <w:right w:val="none" w:sz="0" w:space="0" w:color="auto"/>
      </w:divBdr>
    </w:div>
    <w:div w:id="1856920303">
      <w:bodyDiv w:val="1"/>
      <w:marLeft w:val="0"/>
      <w:marRight w:val="0"/>
      <w:marTop w:val="0"/>
      <w:marBottom w:val="0"/>
      <w:divBdr>
        <w:top w:val="none" w:sz="0" w:space="0" w:color="auto"/>
        <w:left w:val="none" w:sz="0" w:space="0" w:color="auto"/>
        <w:bottom w:val="none" w:sz="0" w:space="0" w:color="auto"/>
        <w:right w:val="none" w:sz="0" w:space="0" w:color="auto"/>
      </w:divBdr>
    </w:div>
    <w:div w:id="1862861647">
      <w:bodyDiv w:val="1"/>
      <w:marLeft w:val="0"/>
      <w:marRight w:val="0"/>
      <w:marTop w:val="0"/>
      <w:marBottom w:val="0"/>
      <w:divBdr>
        <w:top w:val="none" w:sz="0" w:space="0" w:color="auto"/>
        <w:left w:val="none" w:sz="0" w:space="0" w:color="auto"/>
        <w:bottom w:val="none" w:sz="0" w:space="0" w:color="auto"/>
        <w:right w:val="none" w:sz="0" w:space="0" w:color="auto"/>
      </w:divBdr>
    </w:div>
    <w:div w:id="1863008250">
      <w:bodyDiv w:val="1"/>
      <w:marLeft w:val="0"/>
      <w:marRight w:val="0"/>
      <w:marTop w:val="0"/>
      <w:marBottom w:val="0"/>
      <w:divBdr>
        <w:top w:val="none" w:sz="0" w:space="0" w:color="auto"/>
        <w:left w:val="none" w:sz="0" w:space="0" w:color="auto"/>
        <w:bottom w:val="none" w:sz="0" w:space="0" w:color="auto"/>
        <w:right w:val="none" w:sz="0" w:space="0" w:color="auto"/>
      </w:divBdr>
    </w:div>
    <w:div w:id="1863544670">
      <w:bodyDiv w:val="1"/>
      <w:marLeft w:val="0"/>
      <w:marRight w:val="0"/>
      <w:marTop w:val="0"/>
      <w:marBottom w:val="0"/>
      <w:divBdr>
        <w:top w:val="none" w:sz="0" w:space="0" w:color="auto"/>
        <w:left w:val="none" w:sz="0" w:space="0" w:color="auto"/>
        <w:bottom w:val="none" w:sz="0" w:space="0" w:color="auto"/>
        <w:right w:val="none" w:sz="0" w:space="0" w:color="auto"/>
      </w:divBdr>
    </w:div>
    <w:div w:id="1864977080">
      <w:bodyDiv w:val="1"/>
      <w:marLeft w:val="0"/>
      <w:marRight w:val="0"/>
      <w:marTop w:val="0"/>
      <w:marBottom w:val="0"/>
      <w:divBdr>
        <w:top w:val="none" w:sz="0" w:space="0" w:color="auto"/>
        <w:left w:val="none" w:sz="0" w:space="0" w:color="auto"/>
        <w:bottom w:val="none" w:sz="0" w:space="0" w:color="auto"/>
        <w:right w:val="none" w:sz="0" w:space="0" w:color="auto"/>
      </w:divBdr>
    </w:div>
    <w:div w:id="1867451347">
      <w:bodyDiv w:val="1"/>
      <w:marLeft w:val="0"/>
      <w:marRight w:val="0"/>
      <w:marTop w:val="0"/>
      <w:marBottom w:val="0"/>
      <w:divBdr>
        <w:top w:val="none" w:sz="0" w:space="0" w:color="auto"/>
        <w:left w:val="none" w:sz="0" w:space="0" w:color="auto"/>
        <w:bottom w:val="none" w:sz="0" w:space="0" w:color="auto"/>
        <w:right w:val="none" w:sz="0" w:space="0" w:color="auto"/>
      </w:divBdr>
    </w:div>
    <w:div w:id="1868904571">
      <w:bodyDiv w:val="1"/>
      <w:marLeft w:val="0"/>
      <w:marRight w:val="0"/>
      <w:marTop w:val="0"/>
      <w:marBottom w:val="0"/>
      <w:divBdr>
        <w:top w:val="none" w:sz="0" w:space="0" w:color="auto"/>
        <w:left w:val="none" w:sz="0" w:space="0" w:color="auto"/>
        <w:bottom w:val="none" w:sz="0" w:space="0" w:color="auto"/>
        <w:right w:val="none" w:sz="0" w:space="0" w:color="auto"/>
      </w:divBdr>
    </w:div>
    <w:div w:id="1868981913">
      <w:bodyDiv w:val="1"/>
      <w:marLeft w:val="0"/>
      <w:marRight w:val="0"/>
      <w:marTop w:val="0"/>
      <w:marBottom w:val="0"/>
      <w:divBdr>
        <w:top w:val="none" w:sz="0" w:space="0" w:color="auto"/>
        <w:left w:val="none" w:sz="0" w:space="0" w:color="auto"/>
        <w:bottom w:val="none" w:sz="0" w:space="0" w:color="auto"/>
        <w:right w:val="none" w:sz="0" w:space="0" w:color="auto"/>
      </w:divBdr>
    </w:div>
    <w:div w:id="1870099570">
      <w:bodyDiv w:val="1"/>
      <w:marLeft w:val="0"/>
      <w:marRight w:val="0"/>
      <w:marTop w:val="0"/>
      <w:marBottom w:val="0"/>
      <w:divBdr>
        <w:top w:val="none" w:sz="0" w:space="0" w:color="auto"/>
        <w:left w:val="none" w:sz="0" w:space="0" w:color="auto"/>
        <w:bottom w:val="none" w:sz="0" w:space="0" w:color="auto"/>
        <w:right w:val="none" w:sz="0" w:space="0" w:color="auto"/>
      </w:divBdr>
    </w:div>
    <w:div w:id="1871992714">
      <w:bodyDiv w:val="1"/>
      <w:marLeft w:val="0"/>
      <w:marRight w:val="0"/>
      <w:marTop w:val="0"/>
      <w:marBottom w:val="0"/>
      <w:divBdr>
        <w:top w:val="none" w:sz="0" w:space="0" w:color="auto"/>
        <w:left w:val="none" w:sz="0" w:space="0" w:color="auto"/>
        <w:bottom w:val="none" w:sz="0" w:space="0" w:color="auto"/>
        <w:right w:val="none" w:sz="0" w:space="0" w:color="auto"/>
      </w:divBdr>
    </w:div>
    <w:div w:id="1877690185">
      <w:bodyDiv w:val="1"/>
      <w:marLeft w:val="0"/>
      <w:marRight w:val="0"/>
      <w:marTop w:val="0"/>
      <w:marBottom w:val="0"/>
      <w:divBdr>
        <w:top w:val="none" w:sz="0" w:space="0" w:color="auto"/>
        <w:left w:val="none" w:sz="0" w:space="0" w:color="auto"/>
        <w:bottom w:val="none" w:sz="0" w:space="0" w:color="auto"/>
        <w:right w:val="none" w:sz="0" w:space="0" w:color="auto"/>
      </w:divBdr>
    </w:div>
    <w:div w:id="1882091805">
      <w:bodyDiv w:val="1"/>
      <w:marLeft w:val="0"/>
      <w:marRight w:val="0"/>
      <w:marTop w:val="0"/>
      <w:marBottom w:val="0"/>
      <w:divBdr>
        <w:top w:val="none" w:sz="0" w:space="0" w:color="auto"/>
        <w:left w:val="none" w:sz="0" w:space="0" w:color="auto"/>
        <w:bottom w:val="none" w:sz="0" w:space="0" w:color="auto"/>
        <w:right w:val="none" w:sz="0" w:space="0" w:color="auto"/>
      </w:divBdr>
    </w:div>
    <w:div w:id="1883200918">
      <w:bodyDiv w:val="1"/>
      <w:marLeft w:val="0"/>
      <w:marRight w:val="0"/>
      <w:marTop w:val="0"/>
      <w:marBottom w:val="0"/>
      <w:divBdr>
        <w:top w:val="none" w:sz="0" w:space="0" w:color="auto"/>
        <w:left w:val="none" w:sz="0" w:space="0" w:color="auto"/>
        <w:bottom w:val="none" w:sz="0" w:space="0" w:color="auto"/>
        <w:right w:val="none" w:sz="0" w:space="0" w:color="auto"/>
      </w:divBdr>
    </w:div>
    <w:div w:id="1883705668">
      <w:bodyDiv w:val="1"/>
      <w:marLeft w:val="0"/>
      <w:marRight w:val="0"/>
      <w:marTop w:val="0"/>
      <w:marBottom w:val="0"/>
      <w:divBdr>
        <w:top w:val="none" w:sz="0" w:space="0" w:color="auto"/>
        <w:left w:val="none" w:sz="0" w:space="0" w:color="auto"/>
        <w:bottom w:val="none" w:sz="0" w:space="0" w:color="auto"/>
        <w:right w:val="none" w:sz="0" w:space="0" w:color="auto"/>
      </w:divBdr>
    </w:div>
    <w:div w:id="1884054509">
      <w:bodyDiv w:val="1"/>
      <w:marLeft w:val="0"/>
      <w:marRight w:val="0"/>
      <w:marTop w:val="0"/>
      <w:marBottom w:val="0"/>
      <w:divBdr>
        <w:top w:val="none" w:sz="0" w:space="0" w:color="auto"/>
        <w:left w:val="none" w:sz="0" w:space="0" w:color="auto"/>
        <w:bottom w:val="none" w:sz="0" w:space="0" w:color="auto"/>
        <w:right w:val="none" w:sz="0" w:space="0" w:color="auto"/>
      </w:divBdr>
    </w:div>
    <w:div w:id="1884900935">
      <w:bodyDiv w:val="1"/>
      <w:marLeft w:val="0"/>
      <w:marRight w:val="0"/>
      <w:marTop w:val="0"/>
      <w:marBottom w:val="0"/>
      <w:divBdr>
        <w:top w:val="none" w:sz="0" w:space="0" w:color="auto"/>
        <w:left w:val="none" w:sz="0" w:space="0" w:color="auto"/>
        <w:bottom w:val="none" w:sz="0" w:space="0" w:color="auto"/>
        <w:right w:val="none" w:sz="0" w:space="0" w:color="auto"/>
      </w:divBdr>
      <w:divsChild>
        <w:div w:id="1563712036">
          <w:marLeft w:val="640"/>
          <w:marRight w:val="0"/>
          <w:marTop w:val="0"/>
          <w:marBottom w:val="0"/>
          <w:divBdr>
            <w:top w:val="none" w:sz="0" w:space="0" w:color="auto"/>
            <w:left w:val="none" w:sz="0" w:space="0" w:color="auto"/>
            <w:bottom w:val="none" w:sz="0" w:space="0" w:color="auto"/>
            <w:right w:val="none" w:sz="0" w:space="0" w:color="auto"/>
          </w:divBdr>
        </w:div>
        <w:div w:id="782846539">
          <w:marLeft w:val="640"/>
          <w:marRight w:val="0"/>
          <w:marTop w:val="0"/>
          <w:marBottom w:val="0"/>
          <w:divBdr>
            <w:top w:val="none" w:sz="0" w:space="0" w:color="auto"/>
            <w:left w:val="none" w:sz="0" w:space="0" w:color="auto"/>
            <w:bottom w:val="none" w:sz="0" w:space="0" w:color="auto"/>
            <w:right w:val="none" w:sz="0" w:space="0" w:color="auto"/>
          </w:divBdr>
        </w:div>
        <w:div w:id="1118911148">
          <w:marLeft w:val="640"/>
          <w:marRight w:val="0"/>
          <w:marTop w:val="0"/>
          <w:marBottom w:val="0"/>
          <w:divBdr>
            <w:top w:val="none" w:sz="0" w:space="0" w:color="auto"/>
            <w:left w:val="none" w:sz="0" w:space="0" w:color="auto"/>
            <w:bottom w:val="none" w:sz="0" w:space="0" w:color="auto"/>
            <w:right w:val="none" w:sz="0" w:space="0" w:color="auto"/>
          </w:divBdr>
        </w:div>
        <w:div w:id="57824647">
          <w:marLeft w:val="640"/>
          <w:marRight w:val="0"/>
          <w:marTop w:val="0"/>
          <w:marBottom w:val="0"/>
          <w:divBdr>
            <w:top w:val="none" w:sz="0" w:space="0" w:color="auto"/>
            <w:left w:val="none" w:sz="0" w:space="0" w:color="auto"/>
            <w:bottom w:val="none" w:sz="0" w:space="0" w:color="auto"/>
            <w:right w:val="none" w:sz="0" w:space="0" w:color="auto"/>
          </w:divBdr>
        </w:div>
        <w:div w:id="1005519773">
          <w:marLeft w:val="640"/>
          <w:marRight w:val="0"/>
          <w:marTop w:val="0"/>
          <w:marBottom w:val="0"/>
          <w:divBdr>
            <w:top w:val="none" w:sz="0" w:space="0" w:color="auto"/>
            <w:left w:val="none" w:sz="0" w:space="0" w:color="auto"/>
            <w:bottom w:val="none" w:sz="0" w:space="0" w:color="auto"/>
            <w:right w:val="none" w:sz="0" w:space="0" w:color="auto"/>
          </w:divBdr>
        </w:div>
        <w:div w:id="408696464">
          <w:marLeft w:val="640"/>
          <w:marRight w:val="0"/>
          <w:marTop w:val="0"/>
          <w:marBottom w:val="0"/>
          <w:divBdr>
            <w:top w:val="none" w:sz="0" w:space="0" w:color="auto"/>
            <w:left w:val="none" w:sz="0" w:space="0" w:color="auto"/>
            <w:bottom w:val="none" w:sz="0" w:space="0" w:color="auto"/>
            <w:right w:val="none" w:sz="0" w:space="0" w:color="auto"/>
          </w:divBdr>
        </w:div>
        <w:div w:id="945775788">
          <w:marLeft w:val="640"/>
          <w:marRight w:val="0"/>
          <w:marTop w:val="0"/>
          <w:marBottom w:val="0"/>
          <w:divBdr>
            <w:top w:val="none" w:sz="0" w:space="0" w:color="auto"/>
            <w:left w:val="none" w:sz="0" w:space="0" w:color="auto"/>
            <w:bottom w:val="none" w:sz="0" w:space="0" w:color="auto"/>
            <w:right w:val="none" w:sz="0" w:space="0" w:color="auto"/>
          </w:divBdr>
        </w:div>
        <w:div w:id="960695488">
          <w:marLeft w:val="640"/>
          <w:marRight w:val="0"/>
          <w:marTop w:val="0"/>
          <w:marBottom w:val="0"/>
          <w:divBdr>
            <w:top w:val="none" w:sz="0" w:space="0" w:color="auto"/>
            <w:left w:val="none" w:sz="0" w:space="0" w:color="auto"/>
            <w:bottom w:val="none" w:sz="0" w:space="0" w:color="auto"/>
            <w:right w:val="none" w:sz="0" w:space="0" w:color="auto"/>
          </w:divBdr>
        </w:div>
        <w:div w:id="938097715">
          <w:marLeft w:val="640"/>
          <w:marRight w:val="0"/>
          <w:marTop w:val="0"/>
          <w:marBottom w:val="0"/>
          <w:divBdr>
            <w:top w:val="none" w:sz="0" w:space="0" w:color="auto"/>
            <w:left w:val="none" w:sz="0" w:space="0" w:color="auto"/>
            <w:bottom w:val="none" w:sz="0" w:space="0" w:color="auto"/>
            <w:right w:val="none" w:sz="0" w:space="0" w:color="auto"/>
          </w:divBdr>
        </w:div>
        <w:div w:id="37752982">
          <w:marLeft w:val="640"/>
          <w:marRight w:val="0"/>
          <w:marTop w:val="0"/>
          <w:marBottom w:val="0"/>
          <w:divBdr>
            <w:top w:val="none" w:sz="0" w:space="0" w:color="auto"/>
            <w:left w:val="none" w:sz="0" w:space="0" w:color="auto"/>
            <w:bottom w:val="none" w:sz="0" w:space="0" w:color="auto"/>
            <w:right w:val="none" w:sz="0" w:space="0" w:color="auto"/>
          </w:divBdr>
        </w:div>
        <w:div w:id="1241672105">
          <w:marLeft w:val="640"/>
          <w:marRight w:val="0"/>
          <w:marTop w:val="0"/>
          <w:marBottom w:val="0"/>
          <w:divBdr>
            <w:top w:val="none" w:sz="0" w:space="0" w:color="auto"/>
            <w:left w:val="none" w:sz="0" w:space="0" w:color="auto"/>
            <w:bottom w:val="none" w:sz="0" w:space="0" w:color="auto"/>
            <w:right w:val="none" w:sz="0" w:space="0" w:color="auto"/>
          </w:divBdr>
        </w:div>
        <w:div w:id="444813081">
          <w:marLeft w:val="640"/>
          <w:marRight w:val="0"/>
          <w:marTop w:val="0"/>
          <w:marBottom w:val="0"/>
          <w:divBdr>
            <w:top w:val="none" w:sz="0" w:space="0" w:color="auto"/>
            <w:left w:val="none" w:sz="0" w:space="0" w:color="auto"/>
            <w:bottom w:val="none" w:sz="0" w:space="0" w:color="auto"/>
            <w:right w:val="none" w:sz="0" w:space="0" w:color="auto"/>
          </w:divBdr>
        </w:div>
        <w:div w:id="269901747">
          <w:marLeft w:val="640"/>
          <w:marRight w:val="0"/>
          <w:marTop w:val="0"/>
          <w:marBottom w:val="0"/>
          <w:divBdr>
            <w:top w:val="none" w:sz="0" w:space="0" w:color="auto"/>
            <w:left w:val="none" w:sz="0" w:space="0" w:color="auto"/>
            <w:bottom w:val="none" w:sz="0" w:space="0" w:color="auto"/>
            <w:right w:val="none" w:sz="0" w:space="0" w:color="auto"/>
          </w:divBdr>
        </w:div>
        <w:div w:id="1852835756">
          <w:marLeft w:val="640"/>
          <w:marRight w:val="0"/>
          <w:marTop w:val="0"/>
          <w:marBottom w:val="0"/>
          <w:divBdr>
            <w:top w:val="none" w:sz="0" w:space="0" w:color="auto"/>
            <w:left w:val="none" w:sz="0" w:space="0" w:color="auto"/>
            <w:bottom w:val="none" w:sz="0" w:space="0" w:color="auto"/>
            <w:right w:val="none" w:sz="0" w:space="0" w:color="auto"/>
          </w:divBdr>
        </w:div>
        <w:div w:id="1221861293">
          <w:marLeft w:val="640"/>
          <w:marRight w:val="0"/>
          <w:marTop w:val="0"/>
          <w:marBottom w:val="0"/>
          <w:divBdr>
            <w:top w:val="none" w:sz="0" w:space="0" w:color="auto"/>
            <w:left w:val="none" w:sz="0" w:space="0" w:color="auto"/>
            <w:bottom w:val="none" w:sz="0" w:space="0" w:color="auto"/>
            <w:right w:val="none" w:sz="0" w:space="0" w:color="auto"/>
          </w:divBdr>
        </w:div>
        <w:div w:id="853614444">
          <w:marLeft w:val="640"/>
          <w:marRight w:val="0"/>
          <w:marTop w:val="0"/>
          <w:marBottom w:val="0"/>
          <w:divBdr>
            <w:top w:val="none" w:sz="0" w:space="0" w:color="auto"/>
            <w:left w:val="none" w:sz="0" w:space="0" w:color="auto"/>
            <w:bottom w:val="none" w:sz="0" w:space="0" w:color="auto"/>
            <w:right w:val="none" w:sz="0" w:space="0" w:color="auto"/>
          </w:divBdr>
        </w:div>
        <w:div w:id="2016303970">
          <w:marLeft w:val="640"/>
          <w:marRight w:val="0"/>
          <w:marTop w:val="0"/>
          <w:marBottom w:val="0"/>
          <w:divBdr>
            <w:top w:val="none" w:sz="0" w:space="0" w:color="auto"/>
            <w:left w:val="none" w:sz="0" w:space="0" w:color="auto"/>
            <w:bottom w:val="none" w:sz="0" w:space="0" w:color="auto"/>
            <w:right w:val="none" w:sz="0" w:space="0" w:color="auto"/>
          </w:divBdr>
        </w:div>
        <w:div w:id="1583371929">
          <w:marLeft w:val="640"/>
          <w:marRight w:val="0"/>
          <w:marTop w:val="0"/>
          <w:marBottom w:val="0"/>
          <w:divBdr>
            <w:top w:val="none" w:sz="0" w:space="0" w:color="auto"/>
            <w:left w:val="none" w:sz="0" w:space="0" w:color="auto"/>
            <w:bottom w:val="none" w:sz="0" w:space="0" w:color="auto"/>
            <w:right w:val="none" w:sz="0" w:space="0" w:color="auto"/>
          </w:divBdr>
        </w:div>
        <w:div w:id="1252393380">
          <w:marLeft w:val="640"/>
          <w:marRight w:val="0"/>
          <w:marTop w:val="0"/>
          <w:marBottom w:val="0"/>
          <w:divBdr>
            <w:top w:val="none" w:sz="0" w:space="0" w:color="auto"/>
            <w:left w:val="none" w:sz="0" w:space="0" w:color="auto"/>
            <w:bottom w:val="none" w:sz="0" w:space="0" w:color="auto"/>
            <w:right w:val="none" w:sz="0" w:space="0" w:color="auto"/>
          </w:divBdr>
        </w:div>
        <w:div w:id="135344356">
          <w:marLeft w:val="640"/>
          <w:marRight w:val="0"/>
          <w:marTop w:val="0"/>
          <w:marBottom w:val="0"/>
          <w:divBdr>
            <w:top w:val="none" w:sz="0" w:space="0" w:color="auto"/>
            <w:left w:val="none" w:sz="0" w:space="0" w:color="auto"/>
            <w:bottom w:val="none" w:sz="0" w:space="0" w:color="auto"/>
            <w:right w:val="none" w:sz="0" w:space="0" w:color="auto"/>
          </w:divBdr>
        </w:div>
        <w:div w:id="1036470323">
          <w:marLeft w:val="640"/>
          <w:marRight w:val="0"/>
          <w:marTop w:val="0"/>
          <w:marBottom w:val="0"/>
          <w:divBdr>
            <w:top w:val="none" w:sz="0" w:space="0" w:color="auto"/>
            <w:left w:val="none" w:sz="0" w:space="0" w:color="auto"/>
            <w:bottom w:val="none" w:sz="0" w:space="0" w:color="auto"/>
            <w:right w:val="none" w:sz="0" w:space="0" w:color="auto"/>
          </w:divBdr>
        </w:div>
        <w:div w:id="2040007550">
          <w:marLeft w:val="640"/>
          <w:marRight w:val="0"/>
          <w:marTop w:val="0"/>
          <w:marBottom w:val="0"/>
          <w:divBdr>
            <w:top w:val="none" w:sz="0" w:space="0" w:color="auto"/>
            <w:left w:val="none" w:sz="0" w:space="0" w:color="auto"/>
            <w:bottom w:val="none" w:sz="0" w:space="0" w:color="auto"/>
            <w:right w:val="none" w:sz="0" w:space="0" w:color="auto"/>
          </w:divBdr>
        </w:div>
        <w:div w:id="1979526661">
          <w:marLeft w:val="640"/>
          <w:marRight w:val="0"/>
          <w:marTop w:val="0"/>
          <w:marBottom w:val="0"/>
          <w:divBdr>
            <w:top w:val="none" w:sz="0" w:space="0" w:color="auto"/>
            <w:left w:val="none" w:sz="0" w:space="0" w:color="auto"/>
            <w:bottom w:val="none" w:sz="0" w:space="0" w:color="auto"/>
            <w:right w:val="none" w:sz="0" w:space="0" w:color="auto"/>
          </w:divBdr>
        </w:div>
        <w:div w:id="249241411">
          <w:marLeft w:val="640"/>
          <w:marRight w:val="0"/>
          <w:marTop w:val="0"/>
          <w:marBottom w:val="0"/>
          <w:divBdr>
            <w:top w:val="none" w:sz="0" w:space="0" w:color="auto"/>
            <w:left w:val="none" w:sz="0" w:space="0" w:color="auto"/>
            <w:bottom w:val="none" w:sz="0" w:space="0" w:color="auto"/>
            <w:right w:val="none" w:sz="0" w:space="0" w:color="auto"/>
          </w:divBdr>
        </w:div>
        <w:div w:id="1887333873">
          <w:marLeft w:val="640"/>
          <w:marRight w:val="0"/>
          <w:marTop w:val="0"/>
          <w:marBottom w:val="0"/>
          <w:divBdr>
            <w:top w:val="none" w:sz="0" w:space="0" w:color="auto"/>
            <w:left w:val="none" w:sz="0" w:space="0" w:color="auto"/>
            <w:bottom w:val="none" w:sz="0" w:space="0" w:color="auto"/>
            <w:right w:val="none" w:sz="0" w:space="0" w:color="auto"/>
          </w:divBdr>
        </w:div>
        <w:div w:id="1831600627">
          <w:marLeft w:val="640"/>
          <w:marRight w:val="0"/>
          <w:marTop w:val="0"/>
          <w:marBottom w:val="0"/>
          <w:divBdr>
            <w:top w:val="none" w:sz="0" w:space="0" w:color="auto"/>
            <w:left w:val="none" w:sz="0" w:space="0" w:color="auto"/>
            <w:bottom w:val="none" w:sz="0" w:space="0" w:color="auto"/>
            <w:right w:val="none" w:sz="0" w:space="0" w:color="auto"/>
          </w:divBdr>
        </w:div>
        <w:div w:id="1400324420">
          <w:marLeft w:val="640"/>
          <w:marRight w:val="0"/>
          <w:marTop w:val="0"/>
          <w:marBottom w:val="0"/>
          <w:divBdr>
            <w:top w:val="none" w:sz="0" w:space="0" w:color="auto"/>
            <w:left w:val="none" w:sz="0" w:space="0" w:color="auto"/>
            <w:bottom w:val="none" w:sz="0" w:space="0" w:color="auto"/>
            <w:right w:val="none" w:sz="0" w:space="0" w:color="auto"/>
          </w:divBdr>
        </w:div>
        <w:div w:id="1523282106">
          <w:marLeft w:val="640"/>
          <w:marRight w:val="0"/>
          <w:marTop w:val="0"/>
          <w:marBottom w:val="0"/>
          <w:divBdr>
            <w:top w:val="none" w:sz="0" w:space="0" w:color="auto"/>
            <w:left w:val="none" w:sz="0" w:space="0" w:color="auto"/>
            <w:bottom w:val="none" w:sz="0" w:space="0" w:color="auto"/>
            <w:right w:val="none" w:sz="0" w:space="0" w:color="auto"/>
          </w:divBdr>
        </w:div>
        <w:div w:id="1151866024">
          <w:marLeft w:val="640"/>
          <w:marRight w:val="0"/>
          <w:marTop w:val="0"/>
          <w:marBottom w:val="0"/>
          <w:divBdr>
            <w:top w:val="none" w:sz="0" w:space="0" w:color="auto"/>
            <w:left w:val="none" w:sz="0" w:space="0" w:color="auto"/>
            <w:bottom w:val="none" w:sz="0" w:space="0" w:color="auto"/>
            <w:right w:val="none" w:sz="0" w:space="0" w:color="auto"/>
          </w:divBdr>
        </w:div>
        <w:div w:id="1947342409">
          <w:marLeft w:val="640"/>
          <w:marRight w:val="0"/>
          <w:marTop w:val="0"/>
          <w:marBottom w:val="0"/>
          <w:divBdr>
            <w:top w:val="none" w:sz="0" w:space="0" w:color="auto"/>
            <w:left w:val="none" w:sz="0" w:space="0" w:color="auto"/>
            <w:bottom w:val="none" w:sz="0" w:space="0" w:color="auto"/>
            <w:right w:val="none" w:sz="0" w:space="0" w:color="auto"/>
          </w:divBdr>
        </w:div>
        <w:div w:id="19087378">
          <w:marLeft w:val="640"/>
          <w:marRight w:val="0"/>
          <w:marTop w:val="0"/>
          <w:marBottom w:val="0"/>
          <w:divBdr>
            <w:top w:val="none" w:sz="0" w:space="0" w:color="auto"/>
            <w:left w:val="none" w:sz="0" w:space="0" w:color="auto"/>
            <w:bottom w:val="none" w:sz="0" w:space="0" w:color="auto"/>
            <w:right w:val="none" w:sz="0" w:space="0" w:color="auto"/>
          </w:divBdr>
        </w:div>
        <w:div w:id="464859491">
          <w:marLeft w:val="640"/>
          <w:marRight w:val="0"/>
          <w:marTop w:val="0"/>
          <w:marBottom w:val="0"/>
          <w:divBdr>
            <w:top w:val="none" w:sz="0" w:space="0" w:color="auto"/>
            <w:left w:val="none" w:sz="0" w:space="0" w:color="auto"/>
            <w:bottom w:val="none" w:sz="0" w:space="0" w:color="auto"/>
            <w:right w:val="none" w:sz="0" w:space="0" w:color="auto"/>
          </w:divBdr>
        </w:div>
        <w:div w:id="802190860">
          <w:marLeft w:val="640"/>
          <w:marRight w:val="0"/>
          <w:marTop w:val="0"/>
          <w:marBottom w:val="0"/>
          <w:divBdr>
            <w:top w:val="none" w:sz="0" w:space="0" w:color="auto"/>
            <w:left w:val="none" w:sz="0" w:space="0" w:color="auto"/>
            <w:bottom w:val="none" w:sz="0" w:space="0" w:color="auto"/>
            <w:right w:val="none" w:sz="0" w:space="0" w:color="auto"/>
          </w:divBdr>
        </w:div>
        <w:div w:id="1600454899">
          <w:marLeft w:val="640"/>
          <w:marRight w:val="0"/>
          <w:marTop w:val="0"/>
          <w:marBottom w:val="0"/>
          <w:divBdr>
            <w:top w:val="none" w:sz="0" w:space="0" w:color="auto"/>
            <w:left w:val="none" w:sz="0" w:space="0" w:color="auto"/>
            <w:bottom w:val="none" w:sz="0" w:space="0" w:color="auto"/>
            <w:right w:val="none" w:sz="0" w:space="0" w:color="auto"/>
          </w:divBdr>
        </w:div>
        <w:div w:id="2094158237">
          <w:marLeft w:val="640"/>
          <w:marRight w:val="0"/>
          <w:marTop w:val="0"/>
          <w:marBottom w:val="0"/>
          <w:divBdr>
            <w:top w:val="none" w:sz="0" w:space="0" w:color="auto"/>
            <w:left w:val="none" w:sz="0" w:space="0" w:color="auto"/>
            <w:bottom w:val="none" w:sz="0" w:space="0" w:color="auto"/>
            <w:right w:val="none" w:sz="0" w:space="0" w:color="auto"/>
          </w:divBdr>
        </w:div>
        <w:div w:id="56057163">
          <w:marLeft w:val="640"/>
          <w:marRight w:val="0"/>
          <w:marTop w:val="0"/>
          <w:marBottom w:val="0"/>
          <w:divBdr>
            <w:top w:val="none" w:sz="0" w:space="0" w:color="auto"/>
            <w:left w:val="none" w:sz="0" w:space="0" w:color="auto"/>
            <w:bottom w:val="none" w:sz="0" w:space="0" w:color="auto"/>
            <w:right w:val="none" w:sz="0" w:space="0" w:color="auto"/>
          </w:divBdr>
        </w:div>
        <w:div w:id="988096040">
          <w:marLeft w:val="640"/>
          <w:marRight w:val="0"/>
          <w:marTop w:val="0"/>
          <w:marBottom w:val="0"/>
          <w:divBdr>
            <w:top w:val="none" w:sz="0" w:space="0" w:color="auto"/>
            <w:left w:val="none" w:sz="0" w:space="0" w:color="auto"/>
            <w:bottom w:val="none" w:sz="0" w:space="0" w:color="auto"/>
            <w:right w:val="none" w:sz="0" w:space="0" w:color="auto"/>
          </w:divBdr>
        </w:div>
        <w:div w:id="1493134625">
          <w:marLeft w:val="640"/>
          <w:marRight w:val="0"/>
          <w:marTop w:val="0"/>
          <w:marBottom w:val="0"/>
          <w:divBdr>
            <w:top w:val="none" w:sz="0" w:space="0" w:color="auto"/>
            <w:left w:val="none" w:sz="0" w:space="0" w:color="auto"/>
            <w:bottom w:val="none" w:sz="0" w:space="0" w:color="auto"/>
            <w:right w:val="none" w:sz="0" w:space="0" w:color="auto"/>
          </w:divBdr>
        </w:div>
        <w:div w:id="564100676">
          <w:marLeft w:val="640"/>
          <w:marRight w:val="0"/>
          <w:marTop w:val="0"/>
          <w:marBottom w:val="0"/>
          <w:divBdr>
            <w:top w:val="none" w:sz="0" w:space="0" w:color="auto"/>
            <w:left w:val="none" w:sz="0" w:space="0" w:color="auto"/>
            <w:bottom w:val="none" w:sz="0" w:space="0" w:color="auto"/>
            <w:right w:val="none" w:sz="0" w:space="0" w:color="auto"/>
          </w:divBdr>
        </w:div>
        <w:div w:id="705569517">
          <w:marLeft w:val="640"/>
          <w:marRight w:val="0"/>
          <w:marTop w:val="0"/>
          <w:marBottom w:val="0"/>
          <w:divBdr>
            <w:top w:val="none" w:sz="0" w:space="0" w:color="auto"/>
            <w:left w:val="none" w:sz="0" w:space="0" w:color="auto"/>
            <w:bottom w:val="none" w:sz="0" w:space="0" w:color="auto"/>
            <w:right w:val="none" w:sz="0" w:space="0" w:color="auto"/>
          </w:divBdr>
        </w:div>
        <w:div w:id="2068451596">
          <w:marLeft w:val="640"/>
          <w:marRight w:val="0"/>
          <w:marTop w:val="0"/>
          <w:marBottom w:val="0"/>
          <w:divBdr>
            <w:top w:val="none" w:sz="0" w:space="0" w:color="auto"/>
            <w:left w:val="none" w:sz="0" w:space="0" w:color="auto"/>
            <w:bottom w:val="none" w:sz="0" w:space="0" w:color="auto"/>
            <w:right w:val="none" w:sz="0" w:space="0" w:color="auto"/>
          </w:divBdr>
        </w:div>
        <w:div w:id="1992906212">
          <w:marLeft w:val="640"/>
          <w:marRight w:val="0"/>
          <w:marTop w:val="0"/>
          <w:marBottom w:val="0"/>
          <w:divBdr>
            <w:top w:val="none" w:sz="0" w:space="0" w:color="auto"/>
            <w:left w:val="none" w:sz="0" w:space="0" w:color="auto"/>
            <w:bottom w:val="none" w:sz="0" w:space="0" w:color="auto"/>
            <w:right w:val="none" w:sz="0" w:space="0" w:color="auto"/>
          </w:divBdr>
        </w:div>
        <w:div w:id="671567769">
          <w:marLeft w:val="640"/>
          <w:marRight w:val="0"/>
          <w:marTop w:val="0"/>
          <w:marBottom w:val="0"/>
          <w:divBdr>
            <w:top w:val="none" w:sz="0" w:space="0" w:color="auto"/>
            <w:left w:val="none" w:sz="0" w:space="0" w:color="auto"/>
            <w:bottom w:val="none" w:sz="0" w:space="0" w:color="auto"/>
            <w:right w:val="none" w:sz="0" w:space="0" w:color="auto"/>
          </w:divBdr>
        </w:div>
        <w:div w:id="826939099">
          <w:marLeft w:val="640"/>
          <w:marRight w:val="0"/>
          <w:marTop w:val="0"/>
          <w:marBottom w:val="0"/>
          <w:divBdr>
            <w:top w:val="none" w:sz="0" w:space="0" w:color="auto"/>
            <w:left w:val="none" w:sz="0" w:space="0" w:color="auto"/>
            <w:bottom w:val="none" w:sz="0" w:space="0" w:color="auto"/>
            <w:right w:val="none" w:sz="0" w:space="0" w:color="auto"/>
          </w:divBdr>
        </w:div>
        <w:div w:id="1609777356">
          <w:marLeft w:val="640"/>
          <w:marRight w:val="0"/>
          <w:marTop w:val="0"/>
          <w:marBottom w:val="0"/>
          <w:divBdr>
            <w:top w:val="none" w:sz="0" w:space="0" w:color="auto"/>
            <w:left w:val="none" w:sz="0" w:space="0" w:color="auto"/>
            <w:bottom w:val="none" w:sz="0" w:space="0" w:color="auto"/>
            <w:right w:val="none" w:sz="0" w:space="0" w:color="auto"/>
          </w:divBdr>
        </w:div>
        <w:div w:id="1711372420">
          <w:marLeft w:val="640"/>
          <w:marRight w:val="0"/>
          <w:marTop w:val="0"/>
          <w:marBottom w:val="0"/>
          <w:divBdr>
            <w:top w:val="none" w:sz="0" w:space="0" w:color="auto"/>
            <w:left w:val="none" w:sz="0" w:space="0" w:color="auto"/>
            <w:bottom w:val="none" w:sz="0" w:space="0" w:color="auto"/>
            <w:right w:val="none" w:sz="0" w:space="0" w:color="auto"/>
          </w:divBdr>
        </w:div>
        <w:div w:id="2087456736">
          <w:marLeft w:val="640"/>
          <w:marRight w:val="0"/>
          <w:marTop w:val="0"/>
          <w:marBottom w:val="0"/>
          <w:divBdr>
            <w:top w:val="none" w:sz="0" w:space="0" w:color="auto"/>
            <w:left w:val="none" w:sz="0" w:space="0" w:color="auto"/>
            <w:bottom w:val="none" w:sz="0" w:space="0" w:color="auto"/>
            <w:right w:val="none" w:sz="0" w:space="0" w:color="auto"/>
          </w:divBdr>
        </w:div>
        <w:div w:id="196357231">
          <w:marLeft w:val="640"/>
          <w:marRight w:val="0"/>
          <w:marTop w:val="0"/>
          <w:marBottom w:val="0"/>
          <w:divBdr>
            <w:top w:val="none" w:sz="0" w:space="0" w:color="auto"/>
            <w:left w:val="none" w:sz="0" w:space="0" w:color="auto"/>
            <w:bottom w:val="none" w:sz="0" w:space="0" w:color="auto"/>
            <w:right w:val="none" w:sz="0" w:space="0" w:color="auto"/>
          </w:divBdr>
        </w:div>
        <w:div w:id="987518217">
          <w:marLeft w:val="640"/>
          <w:marRight w:val="0"/>
          <w:marTop w:val="0"/>
          <w:marBottom w:val="0"/>
          <w:divBdr>
            <w:top w:val="none" w:sz="0" w:space="0" w:color="auto"/>
            <w:left w:val="none" w:sz="0" w:space="0" w:color="auto"/>
            <w:bottom w:val="none" w:sz="0" w:space="0" w:color="auto"/>
            <w:right w:val="none" w:sz="0" w:space="0" w:color="auto"/>
          </w:divBdr>
        </w:div>
        <w:div w:id="1638795620">
          <w:marLeft w:val="640"/>
          <w:marRight w:val="0"/>
          <w:marTop w:val="0"/>
          <w:marBottom w:val="0"/>
          <w:divBdr>
            <w:top w:val="none" w:sz="0" w:space="0" w:color="auto"/>
            <w:left w:val="none" w:sz="0" w:space="0" w:color="auto"/>
            <w:bottom w:val="none" w:sz="0" w:space="0" w:color="auto"/>
            <w:right w:val="none" w:sz="0" w:space="0" w:color="auto"/>
          </w:divBdr>
        </w:div>
        <w:div w:id="1362045866">
          <w:marLeft w:val="640"/>
          <w:marRight w:val="0"/>
          <w:marTop w:val="0"/>
          <w:marBottom w:val="0"/>
          <w:divBdr>
            <w:top w:val="none" w:sz="0" w:space="0" w:color="auto"/>
            <w:left w:val="none" w:sz="0" w:space="0" w:color="auto"/>
            <w:bottom w:val="none" w:sz="0" w:space="0" w:color="auto"/>
            <w:right w:val="none" w:sz="0" w:space="0" w:color="auto"/>
          </w:divBdr>
        </w:div>
        <w:div w:id="522595142">
          <w:marLeft w:val="640"/>
          <w:marRight w:val="0"/>
          <w:marTop w:val="0"/>
          <w:marBottom w:val="0"/>
          <w:divBdr>
            <w:top w:val="none" w:sz="0" w:space="0" w:color="auto"/>
            <w:left w:val="none" w:sz="0" w:space="0" w:color="auto"/>
            <w:bottom w:val="none" w:sz="0" w:space="0" w:color="auto"/>
            <w:right w:val="none" w:sz="0" w:space="0" w:color="auto"/>
          </w:divBdr>
        </w:div>
        <w:div w:id="1039208217">
          <w:marLeft w:val="640"/>
          <w:marRight w:val="0"/>
          <w:marTop w:val="0"/>
          <w:marBottom w:val="0"/>
          <w:divBdr>
            <w:top w:val="none" w:sz="0" w:space="0" w:color="auto"/>
            <w:left w:val="none" w:sz="0" w:space="0" w:color="auto"/>
            <w:bottom w:val="none" w:sz="0" w:space="0" w:color="auto"/>
            <w:right w:val="none" w:sz="0" w:space="0" w:color="auto"/>
          </w:divBdr>
        </w:div>
        <w:div w:id="984971492">
          <w:marLeft w:val="640"/>
          <w:marRight w:val="0"/>
          <w:marTop w:val="0"/>
          <w:marBottom w:val="0"/>
          <w:divBdr>
            <w:top w:val="none" w:sz="0" w:space="0" w:color="auto"/>
            <w:left w:val="none" w:sz="0" w:space="0" w:color="auto"/>
            <w:bottom w:val="none" w:sz="0" w:space="0" w:color="auto"/>
            <w:right w:val="none" w:sz="0" w:space="0" w:color="auto"/>
          </w:divBdr>
        </w:div>
        <w:div w:id="1992825186">
          <w:marLeft w:val="640"/>
          <w:marRight w:val="0"/>
          <w:marTop w:val="0"/>
          <w:marBottom w:val="0"/>
          <w:divBdr>
            <w:top w:val="none" w:sz="0" w:space="0" w:color="auto"/>
            <w:left w:val="none" w:sz="0" w:space="0" w:color="auto"/>
            <w:bottom w:val="none" w:sz="0" w:space="0" w:color="auto"/>
            <w:right w:val="none" w:sz="0" w:space="0" w:color="auto"/>
          </w:divBdr>
        </w:div>
        <w:div w:id="1513304523">
          <w:marLeft w:val="640"/>
          <w:marRight w:val="0"/>
          <w:marTop w:val="0"/>
          <w:marBottom w:val="0"/>
          <w:divBdr>
            <w:top w:val="none" w:sz="0" w:space="0" w:color="auto"/>
            <w:left w:val="none" w:sz="0" w:space="0" w:color="auto"/>
            <w:bottom w:val="none" w:sz="0" w:space="0" w:color="auto"/>
            <w:right w:val="none" w:sz="0" w:space="0" w:color="auto"/>
          </w:divBdr>
        </w:div>
        <w:div w:id="1060441374">
          <w:marLeft w:val="640"/>
          <w:marRight w:val="0"/>
          <w:marTop w:val="0"/>
          <w:marBottom w:val="0"/>
          <w:divBdr>
            <w:top w:val="none" w:sz="0" w:space="0" w:color="auto"/>
            <w:left w:val="none" w:sz="0" w:space="0" w:color="auto"/>
            <w:bottom w:val="none" w:sz="0" w:space="0" w:color="auto"/>
            <w:right w:val="none" w:sz="0" w:space="0" w:color="auto"/>
          </w:divBdr>
        </w:div>
        <w:div w:id="1387029327">
          <w:marLeft w:val="640"/>
          <w:marRight w:val="0"/>
          <w:marTop w:val="0"/>
          <w:marBottom w:val="0"/>
          <w:divBdr>
            <w:top w:val="none" w:sz="0" w:space="0" w:color="auto"/>
            <w:left w:val="none" w:sz="0" w:space="0" w:color="auto"/>
            <w:bottom w:val="none" w:sz="0" w:space="0" w:color="auto"/>
            <w:right w:val="none" w:sz="0" w:space="0" w:color="auto"/>
          </w:divBdr>
        </w:div>
        <w:div w:id="2014260606">
          <w:marLeft w:val="640"/>
          <w:marRight w:val="0"/>
          <w:marTop w:val="0"/>
          <w:marBottom w:val="0"/>
          <w:divBdr>
            <w:top w:val="none" w:sz="0" w:space="0" w:color="auto"/>
            <w:left w:val="none" w:sz="0" w:space="0" w:color="auto"/>
            <w:bottom w:val="none" w:sz="0" w:space="0" w:color="auto"/>
            <w:right w:val="none" w:sz="0" w:space="0" w:color="auto"/>
          </w:divBdr>
        </w:div>
        <w:div w:id="1622032110">
          <w:marLeft w:val="640"/>
          <w:marRight w:val="0"/>
          <w:marTop w:val="0"/>
          <w:marBottom w:val="0"/>
          <w:divBdr>
            <w:top w:val="none" w:sz="0" w:space="0" w:color="auto"/>
            <w:left w:val="none" w:sz="0" w:space="0" w:color="auto"/>
            <w:bottom w:val="none" w:sz="0" w:space="0" w:color="auto"/>
            <w:right w:val="none" w:sz="0" w:space="0" w:color="auto"/>
          </w:divBdr>
        </w:div>
        <w:div w:id="1191070174">
          <w:marLeft w:val="640"/>
          <w:marRight w:val="0"/>
          <w:marTop w:val="0"/>
          <w:marBottom w:val="0"/>
          <w:divBdr>
            <w:top w:val="none" w:sz="0" w:space="0" w:color="auto"/>
            <w:left w:val="none" w:sz="0" w:space="0" w:color="auto"/>
            <w:bottom w:val="none" w:sz="0" w:space="0" w:color="auto"/>
            <w:right w:val="none" w:sz="0" w:space="0" w:color="auto"/>
          </w:divBdr>
        </w:div>
        <w:div w:id="1789398581">
          <w:marLeft w:val="640"/>
          <w:marRight w:val="0"/>
          <w:marTop w:val="0"/>
          <w:marBottom w:val="0"/>
          <w:divBdr>
            <w:top w:val="none" w:sz="0" w:space="0" w:color="auto"/>
            <w:left w:val="none" w:sz="0" w:space="0" w:color="auto"/>
            <w:bottom w:val="none" w:sz="0" w:space="0" w:color="auto"/>
            <w:right w:val="none" w:sz="0" w:space="0" w:color="auto"/>
          </w:divBdr>
        </w:div>
        <w:div w:id="514419019">
          <w:marLeft w:val="640"/>
          <w:marRight w:val="0"/>
          <w:marTop w:val="0"/>
          <w:marBottom w:val="0"/>
          <w:divBdr>
            <w:top w:val="none" w:sz="0" w:space="0" w:color="auto"/>
            <w:left w:val="none" w:sz="0" w:space="0" w:color="auto"/>
            <w:bottom w:val="none" w:sz="0" w:space="0" w:color="auto"/>
            <w:right w:val="none" w:sz="0" w:space="0" w:color="auto"/>
          </w:divBdr>
        </w:div>
        <w:div w:id="133910895">
          <w:marLeft w:val="640"/>
          <w:marRight w:val="0"/>
          <w:marTop w:val="0"/>
          <w:marBottom w:val="0"/>
          <w:divBdr>
            <w:top w:val="none" w:sz="0" w:space="0" w:color="auto"/>
            <w:left w:val="none" w:sz="0" w:space="0" w:color="auto"/>
            <w:bottom w:val="none" w:sz="0" w:space="0" w:color="auto"/>
            <w:right w:val="none" w:sz="0" w:space="0" w:color="auto"/>
          </w:divBdr>
        </w:div>
        <w:div w:id="953437920">
          <w:marLeft w:val="640"/>
          <w:marRight w:val="0"/>
          <w:marTop w:val="0"/>
          <w:marBottom w:val="0"/>
          <w:divBdr>
            <w:top w:val="none" w:sz="0" w:space="0" w:color="auto"/>
            <w:left w:val="none" w:sz="0" w:space="0" w:color="auto"/>
            <w:bottom w:val="none" w:sz="0" w:space="0" w:color="auto"/>
            <w:right w:val="none" w:sz="0" w:space="0" w:color="auto"/>
          </w:divBdr>
        </w:div>
        <w:div w:id="139810894">
          <w:marLeft w:val="640"/>
          <w:marRight w:val="0"/>
          <w:marTop w:val="0"/>
          <w:marBottom w:val="0"/>
          <w:divBdr>
            <w:top w:val="none" w:sz="0" w:space="0" w:color="auto"/>
            <w:left w:val="none" w:sz="0" w:space="0" w:color="auto"/>
            <w:bottom w:val="none" w:sz="0" w:space="0" w:color="auto"/>
            <w:right w:val="none" w:sz="0" w:space="0" w:color="auto"/>
          </w:divBdr>
        </w:div>
        <w:div w:id="1330865197">
          <w:marLeft w:val="640"/>
          <w:marRight w:val="0"/>
          <w:marTop w:val="0"/>
          <w:marBottom w:val="0"/>
          <w:divBdr>
            <w:top w:val="none" w:sz="0" w:space="0" w:color="auto"/>
            <w:left w:val="none" w:sz="0" w:space="0" w:color="auto"/>
            <w:bottom w:val="none" w:sz="0" w:space="0" w:color="auto"/>
            <w:right w:val="none" w:sz="0" w:space="0" w:color="auto"/>
          </w:divBdr>
        </w:div>
        <w:div w:id="1091587071">
          <w:marLeft w:val="640"/>
          <w:marRight w:val="0"/>
          <w:marTop w:val="0"/>
          <w:marBottom w:val="0"/>
          <w:divBdr>
            <w:top w:val="none" w:sz="0" w:space="0" w:color="auto"/>
            <w:left w:val="none" w:sz="0" w:space="0" w:color="auto"/>
            <w:bottom w:val="none" w:sz="0" w:space="0" w:color="auto"/>
            <w:right w:val="none" w:sz="0" w:space="0" w:color="auto"/>
          </w:divBdr>
        </w:div>
        <w:div w:id="200748768">
          <w:marLeft w:val="640"/>
          <w:marRight w:val="0"/>
          <w:marTop w:val="0"/>
          <w:marBottom w:val="0"/>
          <w:divBdr>
            <w:top w:val="none" w:sz="0" w:space="0" w:color="auto"/>
            <w:left w:val="none" w:sz="0" w:space="0" w:color="auto"/>
            <w:bottom w:val="none" w:sz="0" w:space="0" w:color="auto"/>
            <w:right w:val="none" w:sz="0" w:space="0" w:color="auto"/>
          </w:divBdr>
        </w:div>
        <w:div w:id="1858542588">
          <w:marLeft w:val="640"/>
          <w:marRight w:val="0"/>
          <w:marTop w:val="0"/>
          <w:marBottom w:val="0"/>
          <w:divBdr>
            <w:top w:val="none" w:sz="0" w:space="0" w:color="auto"/>
            <w:left w:val="none" w:sz="0" w:space="0" w:color="auto"/>
            <w:bottom w:val="none" w:sz="0" w:space="0" w:color="auto"/>
            <w:right w:val="none" w:sz="0" w:space="0" w:color="auto"/>
          </w:divBdr>
        </w:div>
        <w:div w:id="743991325">
          <w:marLeft w:val="640"/>
          <w:marRight w:val="0"/>
          <w:marTop w:val="0"/>
          <w:marBottom w:val="0"/>
          <w:divBdr>
            <w:top w:val="none" w:sz="0" w:space="0" w:color="auto"/>
            <w:left w:val="none" w:sz="0" w:space="0" w:color="auto"/>
            <w:bottom w:val="none" w:sz="0" w:space="0" w:color="auto"/>
            <w:right w:val="none" w:sz="0" w:space="0" w:color="auto"/>
          </w:divBdr>
        </w:div>
        <w:div w:id="1108045181">
          <w:marLeft w:val="640"/>
          <w:marRight w:val="0"/>
          <w:marTop w:val="0"/>
          <w:marBottom w:val="0"/>
          <w:divBdr>
            <w:top w:val="none" w:sz="0" w:space="0" w:color="auto"/>
            <w:left w:val="none" w:sz="0" w:space="0" w:color="auto"/>
            <w:bottom w:val="none" w:sz="0" w:space="0" w:color="auto"/>
            <w:right w:val="none" w:sz="0" w:space="0" w:color="auto"/>
          </w:divBdr>
        </w:div>
      </w:divsChild>
    </w:div>
    <w:div w:id="1889488981">
      <w:bodyDiv w:val="1"/>
      <w:marLeft w:val="0"/>
      <w:marRight w:val="0"/>
      <w:marTop w:val="0"/>
      <w:marBottom w:val="0"/>
      <w:divBdr>
        <w:top w:val="none" w:sz="0" w:space="0" w:color="auto"/>
        <w:left w:val="none" w:sz="0" w:space="0" w:color="auto"/>
        <w:bottom w:val="none" w:sz="0" w:space="0" w:color="auto"/>
        <w:right w:val="none" w:sz="0" w:space="0" w:color="auto"/>
      </w:divBdr>
    </w:div>
    <w:div w:id="1890148688">
      <w:bodyDiv w:val="1"/>
      <w:marLeft w:val="0"/>
      <w:marRight w:val="0"/>
      <w:marTop w:val="0"/>
      <w:marBottom w:val="0"/>
      <w:divBdr>
        <w:top w:val="none" w:sz="0" w:space="0" w:color="auto"/>
        <w:left w:val="none" w:sz="0" w:space="0" w:color="auto"/>
        <w:bottom w:val="none" w:sz="0" w:space="0" w:color="auto"/>
        <w:right w:val="none" w:sz="0" w:space="0" w:color="auto"/>
      </w:divBdr>
    </w:div>
    <w:div w:id="1890990419">
      <w:bodyDiv w:val="1"/>
      <w:marLeft w:val="0"/>
      <w:marRight w:val="0"/>
      <w:marTop w:val="0"/>
      <w:marBottom w:val="0"/>
      <w:divBdr>
        <w:top w:val="none" w:sz="0" w:space="0" w:color="auto"/>
        <w:left w:val="none" w:sz="0" w:space="0" w:color="auto"/>
        <w:bottom w:val="none" w:sz="0" w:space="0" w:color="auto"/>
        <w:right w:val="none" w:sz="0" w:space="0" w:color="auto"/>
      </w:divBdr>
    </w:div>
    <w:div w:id="1893611452">
      <w:bodyDiv w:val="1"/>
      <w:marLeft w:val="0"/>
      <w:marRight w:val="0"/>
      <w:marTop w:val="0"/>
      <w:marBottom w:val="0"/>
      <w:divBdr>
        <w:top w:val="none" w:sz="0" w:space="0" w:color="auto"/>
        <w:left w:val="none" w:sz="0" w:space="0" w:color="auto"/>
        <w:bottom w:val="none" w:sz="0" w:space="0" w:color="auto"/>
        <w:right w:val="none" w:sz="0" w:space="0" w:color="auto"/>
      </w:divBdr>
    </w:div>
    <w:div w:id="1894274471">
      <w:bodyDiv w:val="1"/>
      <w:marLeft w:val="0"/>
      <w:marRight w:val="0"/>
      <w:marTop w:val="0"/>
      <w:marBottom w:val="0"/>
      <w:divBdr>
        <w:top w:val="none" w:sz="0" w:space="0" w:color="auto"/>
        <w:left w:val="none" w:sz="0" w:space="0" w:color="auto"/>
        <w:bottom w:val="none" w:sz="0" w:space="0" w:color="auto"/>
        <w:right w:val="none" w:sz="0" w:space="0" w:color="auto"/>
      </w:divBdr>
    </w:div>
    <w:div w:id="1895895132">
      <w:bodyDiv w:val="1"/>
      <w:marLeft w:val="0"/>
      <w:marRight w:val="0"/>
      <w:marTop w:val="0"/>
      <w:marBottom w:val="0"/>
      <w:divBdr>
        <w:top w:val="none" w:sz="0" w:space="0" w:color="auto"/>
        <w:left w:val="none" w:sz="0" w:space="0" w:color="auto"/>
        <w:bottom w:val="none" w:sz="0" w:space="0" w:color="auto"/>
        <w:right w:val="none" w:sz="0" w:space="0" w:color="auto"/>
      </w:divBdr>
    </w:div>
    <w:div w:id="1896962100">
      <w:bodyDiv w:val="1"/>
      <w:marLeft w:val="0"/>
      <w:marRight w:val="0"/>
      <w:marTop w:val="0"/>
      <w:marBottom w:val="0"/>
      <w:divBdr>
        <w:top w:val="none" w:sz="0" w:space="0" w:color="auto"/>
        <w:left w:val="none" w:sz="0" w:space="0" w:color="auto"/>
        <w:bottom w:val="none" w:sz="0" w:space="0" w:color="auto"/>
        <w:right w:val="none" w:sz="0" w:space="0" w:color="auto"/>
      </w:divBdr>
      <w:divsChild>
        <w:div w:id="1704788223">
          <w:marLeft w:val="640"/>
          <w:marRight w:val="0"/>
          <w:marTop w:val="0"/>
          <w:marBottom w:val="0"/>
          <w:divBdr>
            <w:top w:val="none" w:sz="0" w:space="0" w:color="auto"/>
            <w:left w:val="none" w:sz="0" w:space="0" w:color="auto"/>
            <w:bottom w:val="none" w:sz="0" w:space="0" w:color="auto"/>
            <w:right w:val="none" w:sz="0" w:space="0" w:color="auto"/>
          </w:divBdr>
        </w:div>
        <w:div w:id="1318799428">
          <w:marLeft w:val="640"/>
          <w:marRight w:val="0"/>
          <w:marTop w:val="0"/>
          <w:marBottom w:val="0"/>
          <w:divBdr>
            <w:top w:val="none" w:sz="0" w:space="0" w:color="auto"/>
            <w:left w:val="none" w:sz="0" w:space="0" w:color="auto"/>
            <w:bottom w:val="none" w:sz="0" w:space="0" w:color="auto"/>
            <w:right w:val="none" w:sz="0" w:space="0" w:color="auto"/>
          </w:divBdr>
        </w:div>
        <w:div w:id="1860073402">
          <w:marLeft w:val="640"/>
          <w:marRight w:val="0"/>
          <w:marTop w:val="0"/>
          <w:marBottom w:val="0"/>
          <w:divBdr>
            <w:top w:val="none" w:sz="0" w:space="0" w:color="auto"/>
            <w:left w:val="none" w:sz="0" w:space="0" w:color="auto"/>
            <w:bottom w:val="none" w:sz="0" w:space="0" w:color="auto"/>
            <w:right w:val="none" w:sz="0" w:space="0" w:color="auto"/>
          </w:divBdr>
        </w:div>
        <w:div w:id="1335299476">
          <w:marLeft w:val="640"/>
          <w:marRight w:val="0"/>
          <w:marTop w:val="0"/>
          <w:marBottom w:val="0"/>
          <w:divBdr>
            <w:top w:val="none" w:sz="0" w:space="0" w:color="auto"/>
            <w:left w:val="none" w:sz="0" w:space="0" w:color="auto"/>
            <w:bottom w:val="none" w:sz="0" w:space="0" w:color="auto"/>
            <w:right w:val="none" w:sz="0" w:space="0" w:color="auto"/>
          </w:divBdr>
        </w:div>
        <w:div w:id="2059670964">
          <w:marLeft w:val="640"/>
          <w:marRight w:val="0"/>
          <w:marTop w:val="0"/>
          <w:marBottom w:val="0"/>
          <w:divBdr>
            <w:top w:val="none" w:sz="0" w:space="0" w:color="auto"/>
            <w:left w:val="none" w:sz="0" w:space="0" w:color="auto"/>
            <w:bottom w:val="none" w:sz="0" w:space="0" w:color="auto"/>
            <w:right w:val="none" w:sz="0" w:space="0" w:color="auto"/>
          </w:divBdr>
        </w:div>
        <w:div w:id="803162113">
          <w:marLeft w:val="640"/>
          <w:marRight w:val="0"/>
          <w:marTop w:val="0"/>
          <w:marBottom w:val="0"/>
          <w:divBdr>
            <w:top w:val="none" w:sz="0" w:space="0" w:color="auto"/>
            <w:left w:val="none" w:sz="0" w:space="0" w:color="auto"/>
            <w:bottom w:val="none" w:sz="0" w:space="0" w:color="auto"/>
            <w:right w:val="none" w:sz="0" w:space="0" w:color="auto"/>
          </w:divBdr>
        </w:div>
        <w:div w:id="2103261454">
          <w:marLeft w:val="640"/>
          <w:marRight w:val="0"/>
          <w:marTop w:val="0"/>
          <w:marBottom w:val="0"/>
          <w:divBdr>
            <w:top w:val="none" w:sz="0" w:space="0" w:color="auto"/>
            <w:left w:val="none" w:sz="0" w:space="0" w:color="auto"/>
            <w:bottom w:val="none" w:sz="0" w:space="0" w:color="auto"/>
            <w:right w:val="none" w:sz="0" w:space="0" w:color="auto"/>
          </w:divBdr>
        </w:div>
        <w:div w:id="1983000905">
          <w:marLeft w:val="640"/>
          <w:marRight w:val="0"/>
          <w:marTop w:val="0"/>
          <w:marBottom w:val="0"/>
          <w:divBdr>
            <w:top w:val="none" w:sz="0" w:space="0" w:color="auto"/>
            <w:left w:val="none" w:sz="0" w:space="0" w:color="auto"/>
            <w:bottom w:val="none" w:sz="0" w:space="0" w:color="auto"/>
            <w:right w:val="none" w:sz="0" w:space="0" w:color="auto"/>
          </w:divBdr>
        </w:div>
        <w:div w:id="1484547408">
          <w:marLeft w:val="640"/>
          <w:marRight w:val="0"/>
          <w:marTop w:val="0"/>
          <w:marBottom w:val="0"/>
          <w:divBdr>
            <w:top w:val="none" w:sz="0" w:space="0" w:color="auto"/>
            <w:left w:val="none" w:sz="0" w:space="0" w:color="auto"/>
            <w:bottom w:val="none" w:sz="0" w:space="0" w:color="auto"/>
            <w:right w:val="none" w:sz="0" w:space="0" w:color="auto"/>
          </w:divBdr>
        </w:div>
        <w:div w:id="1439371723">
          <w:marLeft w:val="640"/>
          <w:marRight w:val="0"/>
          <w:marTop w:val="0"/>
          <w:marBottom w:val="0"/>
          <w:divBdr>
            <w:top w:val="none" w:sz="0" w:space="0" w:color="auto"/>
            <w:left w:val="none" w:sz="0" w:space="0" w:color="auto"/>
            <w:bottom w:val="none" w:sz="0" w:space="0" w:color="auto"/>
            <w:right w:val="none" w:sz="0" w:space="0" w:color="auto"/>
          </w:divBdr>
        </w:div>
        <w:div w:id="478151520">
          <w:marLeft w:val="640"/>
          <w:marRight w:val="0"/>
          <w:marTop w:val="0"/>
          <w:marBottom w:val="0"/>
          <w:divBdr>
            <w:top w:val="none" w:sz="0" w:space="0" w:color="auto"/>
            <w:left w:val="none" w:sz="0" w:space="0" w:color="auto"/>
            <w:bottom w:val="none" w:sz="0" w:space="0" w:color="auto"/>
            <w:right w:val="none" w:sz="0" w:space="0" w:color="auto"/>
          </w:divBdr>
        </w:div>
        <w:div w:id="239751450">
          <w:marLeft w:val="640"/>
          <w:marRight w:val="0"/>
          <w:marTop w:val="0"/>
          <w:marBottom w:val="0"/>
          <w:divBdr>
            <w:top w:val="none" w:sz="0" w:space="0" w:color="auto"/>
            <w:left w:val="none" w:sz="0" w:space="0" w:color="auto"/>
            <w:bottom w:val="none" w:sz="0" w:space="0" w:color="auto"/>
            <w:right w:val="none" w:sz="0" w:space="0" w:color="auto"/>
          </w:divBdr>
        </w:div>
        <w:div w:id="2104954211">
          <w:marLeft w:val="640"/>
          <w:marRight w:val="0"/>
          <w:marTop w:val="0"/>
          <w:marBottom w:val="0"/>
          <w:divBdr>
            <w:top w:val="none" w:sz="0" w:space="0" w:color="auto"/>
            <w:left w:val="none" w:sz="0" w:space="0" w:color="auto"/>
            <w:bottom w:val="none" w:sz="0" w:space="0" w:color="auto"/>
            <w:right w:val="none" w:sz="0" w:space="0" w:color="auto"/>
          </w:divBdr>
        </w:div>
        <w:div w:id="640383913">
          <w:marLeft w:val="640"/>
          <w:marRight w:val="0"/>
          <w:marTop w:val="0"/>
          <w:marBottom w:val="0"/>
          <w:divBdr>
            <w:top w:val="none" w:sz="0" w:space="0" w:color="auto"/>
            <w:left w:val="none" w:sz="0" w:space="0" w:color="auto"/>
            <w:bottom w:val="none" w:sz="0" w:space="0" w:color="auto"/>
            <w:right w:val="none" w:sz="0" w:space="0" w:color="auto"/>
          </w:divBdr>
        </w:div>
        <w:div w:id="644626204">
          <w:marLeft w:val="640"/>
          <w:marRight w:val="0"/>
          <w:marTop w:val="0"/>
          <w:marBottom w:val="0"/>
          <w:divBdr>
            <w:top w:val="none" w:sz="0" w:space="0" w:color="auto"/>
            <w:left w:val="none" w:sz="0" w:space="0" w:color="auto"/>
            <w:bottom w:val="none" w:sz="0" w:space="0" w:color="auto"/>
            <w:right w:val="none" w:sz="0" w:space="0" w:color="auto"/>
          </w:divBdr>
        </w:div>
        <w:div w:id="979455866">
          <w:marLeft w:val="640"/>
          <w:marRight w:val="0"/>
          <w:marTop w:val="0"/>
          <w:marBottom w:val="0"/>
          <w:divBdr>
            <w:top w:val="none" w:sz="0" w:space="0" w:color="auto"/>
            <w:left w:val="none" w:sz="0" w:space="0" w:color="auto"/>
            <w:bottom w:val="none" w:sz="0" w:space="0" w:color="auto"/>
            <w:right w:val="none" w:sz="0" w:space="0" w:color="auto"/>
          </w:divBdr>
        </w:div>
        <w:div w:id="556821589">
          <w:marLeft w:val="640"/>
          <w:marRight w:val="0"/>
          <w:marTop w:val="0"/>
          <w:marBottom w:val="0"/>
          <w:divBdr>
            <w:top w:val="none" w:sz="0" w:space="0" w:color="auto"/>
            <w:left w:val="none" w:sz="0" w:space="0" w:color="auto"/>
            <w:bottom w:val="none" w:sz="0" w:space="0" w:color="auto"/>
            <w:right w:val="none" w:sz="0" w:space="0" w:color="auto"/>
          </w:divBdr>
        </w:div>
        <w:div w:id="584803788">
          <w:marLeft w:val="640"/>
          <w:marRight w:val="0"/>
          <w:marTop w:val="0"/>
          <w:marBottom w:val="0"/>
          <w:divBdr>
            <w:top w:val="none" w:sz="0" w:space="0" w:color="auto"/>
            <w:left w:val="none" w:sz="0" w:space="0" w:color="auto"/>
            <w:bottom w:val="none" w:sz="0" w:space="0" w:color="auto"/>
            <w:right w:val="none" w:sz="0" w:space="0" w:color="auto"/>
          </w:divBdr>
        </w:div>
        <w:div w:id="1937865775">
          <w:marLeft w:val="640"/>
          <w:marRight w:val="0"/>
          <w:marTop w:val="0"/>
          <w:marBottom w:val="0"/>
          <w:divBdr>
            <w:top w:val="none" w:sz="0" w:space="0" w:color="auto"/>
            <w:left w:val="none" w:sz="0" w:space="0" w:color="auto"/>
            <w:bottom w:val="none" w:sz="0" w:space="0" w:color="auto"/>
            <w:right w:val="none" w:sz="0" w:space="0" w:color="auto"/>
          </w:divBdr>
        </w:div>
        <w:div w:id="1344748121">
          <w:marLeft w:val="640"/>
          <w:marRight w:val="0"/>
          <w:marTop w:val="0"/>
          <w:marBottom w:val="0"/>
          <w:divBdr>
            <w:top w:val="none" w:sz="0" w:space="0" w:color="auto"/>
            <w:left w:val="none" w:sz="0" w:space="0" w:color="auto"/>
            <w:bottom w:val="none" w:sz="0" w:space="0" w:color="auto"/>
            <w:right w:val="none" w:sz="0" w:space="0" w:color="auto"/>
          </w:divBdr>
        </w:div>
        <w:div w:id="157696230">
          <w:marLeft w:val="640"/>
          <w:marRight w:val="0"/>
          <w:marTop w:val="0"/>
          <w:marBottom w:val="0"/>
          <w:divBdr>
            <w:top w:val="none" w:sz="0" w:space="0" w:color="auto"/>
            <w:left w:val="none" w:sz="0" w:space="0" w:color="auto"/>
            <w:bottom w:val="none" w:sz="0" w:space="0" w:color="auto"/>
            <w:right w:val="none" w:sz="0" w:space="0" w:color="auto"/>
          </w:divBdr>
        </w:div>
        <w:div w:id="1633361430">
          <w:marLeft w:val="640"/>
          <w:marRight w:val="0"/>
          <w:marTop w:val="0"/>
          <w:marBottom w:val="0"/>
          <w:divBdr>
            <w:top w:val="none" w:sz="0" w:space="0" w:color="auto"/>
            <w:left w:val="none" w:sz="0" w:space="0" w:color="auto"/>
            <w:bottom w:val="none" w:sz="0" w:space="0" w:color="auto"/>
            <w:right w:val="none" w:sz="0" w:space="0" w:color="auto"/>
          </w:divBdr>
        </w:div>
        <w:div w:id="845902906">
          <w:marLeft w:val="640"/>
          <w:marRight w:val="0"/>
          <w:marTop w:val="0"/>
          <w:marBottom w:val="0"/>
          <w:divBdr>
            <w:top w:val="none" w:sz="0" w:space="0" w:color="auto"/>
            <w:left w:val="none" w:sz="0" w:space="0" w:color="auto"/>
            <w:bottom w:val="none" w:sz="0" w:space="0" w:color="auto"/>
            <w:right w:val="none" w:sz="0" w:space="0" w:color="auto"/>
          </w:divBdr>
        </w:div>
        <w:div w:id="150952853">
          <w:marLeft w:val="640"/>
          <w:marRight w:val="0"/>
          <w:marTop w:val="0"/>
          <w:marBottom w:val="0"/>
          <w:divBdr>
            <w:top w:val="none" w:sz="0" w:space="0" w:color="auto"/>
            <w:left w:val="none" w:sz="0" w:space="0" w:color="auto"/>
            <w:bottom w:val="none" w:sz="0" w:space="0" w:color="auto"/>
            <w:right w:val="none" w:sz="0" w:space="0" w:color="auto"/>
          </w:divBdr>
        </w:div>
        <w:div w:id="17967978">
          <w:marLeft w:val="640"/>
          <w:marRight w:val="0"/>
          <w:marTop w:val="0"/>
          <w:marBottom w:val="0"/>
          <w:divBdr>
            <w:top w:val="none" w:sz="0" w:space="0" w:color="auto"/>
            <w:left w:val="none" w:sz="0" w:space="0" w:color="auto"/>
            <w:bottom w:val="none" w:sz="0" w:space="0" w:color="auto"/>
            <w:right w:val="none" w:sz="0" w:space="0" w:color="auto"/>
          </w:divBdr>
        </w:div>
        <w:div w:id="456139950">
          <w:marLeft w:val="640"/>
          <w:marRight w:val="0"/>
          <w:marTop w:val="0"/>
          <w:marBottom w:val="0"/>
          <w:divBdr>
            <w:top w:val="none" w:sz="0" w:space="0" w:color="auto"/>
            <w:left w:val="none" w:sz="0" w:space="0" w:color="auto"/>
            <w:bottom w:val="none" w:sz="0" w:space="0" w:color="auto"/>
            <w:right w:val="none" w:sz="0" w:space="0" w:color="auto"/>
          </w:divBdr>
        </w:div>
        <w:div w:id="753629524">
          <w:marLeft w:val="640"/>
          <w:marRight w:val="0"/>
          <w:marTop w:val="0"/>
          <w:marBottom w:val="0"/>
          <w:divBdr>
            <w:top w:val="none" w:sz="0" w:space="0" w:color="auto"/>
            <w:left w:val="none" w:sz="0" w:space="0" w:color="auto"/>
            <w:bottom w:val="none" w:sz="0" w:space="0" w:color="auto"/>
            <w:right w:val="none" w:sz="0" w:space="0" w:color="auto"/>
          </w:divBdr>
        </w:div>
        <w:div w:id="1102843732">
          <w:marLeft w:val="640"/>
          <w:marRight w:val="0"/>
          <w:marTop w:val="0"/>
          <w:marBottom w:val="0"/>
          <w:divBdr>
            <w:top w:val="none" w:sz="0" w:space="0" w:color="auto"/>
            <w:left w:val="none" w:sz="0" w:space="0" w:color="auto"/>
            <w:bottom w:val="none" w:sz="0" w:space="0" w:color="auto"/>
            <w:right w:val="none" w:sz="0" w:space="0" w:color="auto"/>
          </w:divBdr>
        </w:div>
        <w:div w:id="497231435">
          <w:marLeft w:val="640"/>
          <w:marRight w:val="0"/>
          <w:marTop w:val="0"/>
          <w:marBottom w:val="0"/>
          <w:divBdr>
            <w:top w:val="none" w:sz="0" w:space="0" w:color="auto"/>
            <w:left w:val="none" w:sz="0" w:space="0" w:color="auto"/>
            <w:bottom w:val="none" w:sz="0" w:space="0" w:color="auto"/>
            <w:right w:val="none" w:sz="0" w:space="0" w:color="auto"/>
          </w:divBdr>
        </w:div>
        <w:div w:id="615142670">
          <w:marLeft w:val="640"/>
          <w:marRight w:val="0"/>
          <w:marTop w:val="0"/>
          <w:marBottom w:val="0"/>
          <w:divBdr>
            <w:top w:val="none" w:sz="0" w:space="0" w:color="auto"/>
            <w:left w:val="none" w:sz="0" w:space="0" w:color="auto"/>
            <w:bottom w:val="none" w:sz="0" w:space="0" w:color="auto"/>
            <w:right w:val="none" w:sz="0" w:space="0" w:color="auto"/>
          </w:divBdr>
        </w:div>
        <w:div w:id="491801875">
          <w:marLeft w:val="640"/>
          <w:marRight w:val="0"/>
          <w:marTop w:val="0"/>
          <w:marBottom w:val="0"/>
          <w:divBdr>
            <w:top w:val="none" w:sz="0" w:space="0" w:color="auto"/>
            <w:left w:val="none" w:sz="0" w:space="0" w:color="auto"/>
            <w:bottom w:val="none" w:sz="0" w:space="0" w:color="auto"/>
            <w:right w:val="none" w:sz="0" w:space="0" w:color="auto"/>
          </w:divBdr>
        </w:div>
        <w:div w:id="1829053477">
          <w:marLeft w:val="640"/>
          <w:marRight w:val="0"/>
          <w:marTop w:val="0"/>
          <w:marBottom w:val="0"/>
          <w:divBdr>
            <w:top w:val="none" w:sz="0" w:space="0" w:color="auto"/>
            <w:left w:val="none" w:sz="0" w:space="0" w:color="auto"/>
            <w:bottom w:val="none" w:sz="0" w:space="0" w:color="auto"/>
            <w:right w:val="none" w:sz="0" w:space="0" w:color="auto"/>
          </w:divBdr>
        </w:div>
        <w:div w:id="803624467">
          <w:marLeft w:val="640"/>
          <w:marRight w:val="0"/>
          <w:marTop w:val="0"/>
          <w:marBottom w:val="0"/>
          <w:divBdr>
            <w:top w:val="none" w:sz="0" w:space="0" w:color="auto"/>
            <w:left w:val="none" w:sz="0" w:space="0" w:color="auto"/>
            <w:bottom w:val="none" w:sz="0" w:space="0" w:color="auto"/>
            <w:right w:val="none" w:sz="0" w:space="0" w:color="auto"/>
          </w:divBdr>
        </w:div>
        <w:div w:id="1212232668">
          <w:marLeft w:val="640"/>
          <w:marRight w:val="0"/>
          <w:marTop w:val="0"/>
          <w:marBottom w:val="0"/>
          <w:divBdr>
            <w:top w:val="none" w:sz="0" w:space="0" w:color="auto"/>
            <w:left w:val="none" w:sz="0" w:space="0" w:color="auto"/>
            <w:bottom w:val="none" w:sz="0" w:space="0" w:color="auto"/>
            <w:right w:val="none" w:sz="0" w:space="0" w:color="auto"/>
          </w:divBdr>
        </w:div>
        <w:div w:id="179785991">
          <w:marLeft w:val="640"/>
          <w:marRight w:val="0"/>
          <w:marTop w:val="0"/>
          <w:marBottom w:val="0"/>
          <w:divBdr>
            <w:top w:val="none" w:sz="0" w:space="0" w:color="auto"/>
            <w:left w:val="none" w:sz="0" w:space="0" w:color="auto"/>
            <w:bottom w:val="none" w:sz="0" w:space="0" w:color="auto"/>
            <w:right w:val="none" w:sz="0" w:space="0" w:color="auto"/>
          </w:divBdr>
        </w:div>
        <w:div w:id="553738390">
          <w:marLeft w:val="640"/>
          <w:marRight w:val="0"/>
          <w:marTop w:val="0"/>
          <w:marBottom w:val="0"/>
          <w:divBdr>
            <w:top w:val="none" w:sz="0" w:space="0" w:color="auto"/>
            <w:left w:val="none" w:sz="0" w:space="0" w:color="auto"/>
            <w:bottom w:val="none" w:sz="0" w:space="0" w:color="auto"/>
            <w:right w:val="none" w:sz="0" w:space="0" w:color="auto"/>
          </w:divBdr>
        </w:div>
        <w:div w:id="2028827571">
          <w:marLeft w:val="640"/>
          <w:marRight w:val="0"/>
          <w:marTop w:val="0"/>
          <w:marBottom w:val="0"/>
          <w:divBdr>
            <w:top w:val="none" w:sz="0" w:space="0" w:color="auto"/>
            <w:left w:val="none" w:sz="0" w:space="0" w:color="auto"/>
            <w:bottom w:val="none" w:sz="0" w:space="0" w:color="auto"/>
            <w:right w:val="none" w:sz="0" w:space="0" w:color="auto"/>
          </w:divBdr>
        </w:div>
        <w:div w:id="1165051194">
          <w:marLeft w:val="640"/>
          <w:marRight w:val="0"/>
          <w:marTop w:val="0"/>
          <w:marBottom w:val="0"/>
          <w:divBdr>
            <w:top w:val="none" w:sz="0" w:space="0" w:color="auto"/>
            <w:left w:val="none" w:sz="0" w:space="0" w:color="auto"/>
            <w:bottom w:val="none" w:sz="0" w:space="0" w:color="auto"/>
            <w:right w:val="none" w:sz="0" w:space="0" w:color="auto"/>
          </w:divBdr>
        </w:div>
        <w:div w:id="1899197914">
          <w:marLeft w:val="640"/>
          <w:marRight w:val="0"/>
          <w:marTop w:val="0"/>
          <w:marBottom w:val="0"/>
          <w:divBdr>
            <w:top w:val="none" w:sz="0" w:space="0" w:color="auto"/>
            <w:left w:val="none" w:sz="0" w:space="0" w:color="auto"/>
            <w:bottom w:val="none" w:sz="0" w:space="0" w:color="auto"/>
            <w:right w:val="none" w:sz="0" w:space="0" w:color="auto"/>
          </w:divBdr>
        </w:div>
        <w:div w:id="1365792994">
          <w:marLeft w:val="640"/>
          <w:marRight w:val="0"/>
          <w:marTop w:val="0"/>
          <w:marBottom w:val="0"/>
          <w:divBdr>
            <w:top w:val="none" w:sz="0" w:space="0" w:color="auto"/>
            <w:left w:val="none" w:sz="0" w:space="0" w:color="auto"/>
            <w:bottom w:val="none" w:sz="0" w:space="0" w:color="auto"/>
            <w:right w:val="none" w:sz="0" w:space="0" w:color="auto"/>
          </w:divBdr>
        </w:div>
        <w:div w:id="3555000">
          <w:marLeft w:val="640"/>
          <w:marRight w:val="0"/>
          <w:marTop w:val="0"/>
          <w:marBottom w:val="0"/>
          <w:divBdr>
            <w:top w:val="none" w:sz="0" w:space="0" w:color="auto"/>
            <w:left w:val="none" w:sz="0" w:space="0" w:color="auto"/>
            <w:bottom w:val="none" w:sz="0" w:space="0" w:color="auto"/>
            <w:right w:val="none" w:sz="0" w:space="0" w:color="auto"/>
          </w:divBdr>
        </w:div>
        <w:div w:id="1021080240">
          <w:marLeft w:val="640"/>
          <w:marRight w:val="0"/>
          <w:marTop w:val="0"/>
          <w:marBottom w:val="0"/>
          <w:divBdr>
            <w:top w:val="none" w:sz="0" w:space="0" w:color="auto"/>
            <w:left w:val="none" w:sz="0" w:space="0" w:color="auto"/>
            <w:bottom w:val="none" w:sz="0" w:space="0" w:color="auto"/>
            <w:right w:val="none" w:sz="0" w:space="0" w:color="auto"/>
          </w:divBdr>
        </w:div>
        <w:div w:id="1853690606">
          <w:marLeft w:val="640"/>
          <w:marRight w:val="0"/>
          <w:marTop w:val="0"/>
          <w:marBottom w:val="0"/>
          <w:divBdr>
            <w:top w:val="none" w:sz="0" w:space="0" w:color="auto"/>
            <w:left w:val="none" w:sz="0" w:space="0" w:color="auto"/>
            <w:bottom w:val="none" w:sz="0" w:space="0" w:color="auto"/>
            <w:right w:val="none" w:sz="0" w:space="0" w:color="auto"/>
          </w:divBdr>
        </w:div>
        <w:div w:id="817109325">
          <w:marLeft w:val="640"/>
          <w:marRight w:val="0"/>
          <w:marTop w:val="0"/>
          <w:marBottom w:val="0"/>
          <w:divBdr>
            <w:top w:val="none" w:sz="0" w:space="0" w:color="auto"/>
            <w:left w:val="none" w:sz="0" w:space="0" w:color="auto"/>
            <w:bottom w:val="none" w:sz="0" w:space="0" w:color="auto"/>
            <w:right w:val="none" w:sz="0" w:space="0" w:color="auto"/>
          </w:divBdr>
        </w:div>
        <w:div w:id="715666643">
          <w:marLeft w:val="640"/>
          <w:marRight w:val="0"/>
          <w:marTop w:val="0"/>
          <w:marBottom w:val="0"/>
          <w:divBdr>
            <w:top w:val="none" w:sz="0" w:space="0" w:color="auto"/>
            <w:left w:val="none" w:sz="0" w:space="0" w:color="auto"/>
            <w:bottom w:val="none" w:sz="0" w:space="0" w:color="auto"/>
            <w:right w:val="none" w:sz="0" w:space="0" w:color="auto"/>
          </w:divBdr>
        </w:div>
        <w:div w:id="180054366">
          <w:marLeft w:val="640"/>
          <w:marRight w:val="0"/>
          <w:marTop w:val="0"/>
          <w:marBottom w:val="0"/>
          <w:divBdr>
            <w:top w:val="none" w:sz="0" w:space="0" w:color="auto"/>
            <w:left w:val="none" w:sz="0" w:space="0" w:color="auto"/>
            <w:bottom w:val="none" w:sz="0" w:space="0" w:color="auto"/>
            <w:right w:val="none" w:sz="0" w:space="0" w:color="auto"/>
          </w:divBdr>
        </w:div>
        <w:div w:id="1797019901">
          <w:marLeft w:val="640"/>
          <w:marRight w:val="0"/>
          <w:marTop w:val="0"/>
          <w:marBottom w:val="0"/>
          <w:divBdr>
            <w:top w:val="none" w:sz="0" w:space="0" w:color="auto"/>
            <w:left w:val="none" w:sz="0" w:space="0" w:color="auto"/>
            <w:bottom w:val="none" w:sz="0" w:space="0" w:color="auto"/>
            <w:right w:val="none" w:sz="0" w:space="0" w:color="auto"/>
          </w:divBdr>
        </w:div>
        <w:div w:id="332491059">
          <w:marLeft w:val="640"/>
          <w:marRight w:val="0"/>
          <w:marTop w:val="0"/>
          <w:marBottom w:val="0"/>
          <w:divBdr>
            <w:top w:val="none" w:sz="0" w:space="0" w:color="auto"/>
            <w:left w:val="none" w:sz="0" w:space="0" w:color="auto"/>
            <w:bottom w:val="none" w:sz="0" w:space="0" w:color="auto"/>
            <w:right w:val="none" w:sz="0" w:space="0" w:color="auto"/>
          </w:divBdr>
        </w:div>
        <w:div w:id="1596937513">
          <w:marLeft w:val="640"/>
          <w:marRight w:val="0"/>
          <w:marTop w:val="0"/>
          <w:marBottom w:val="0"/>
          <w:divBdr>
            <w:top w:val="none" w:sz="0" w:space="0" w:color="auto"/>
            <w:left w:val="none" w:sz="0" w:space="0" w:color="auto"/>
            <w:bottom w:val="none" w:sz="0" w:space="0" w:color="auto"/>
            <w:right w:val="none" w:sz="0" w:space="0" w:color="auto"/>
          </w:divBdr>
        </w:div>
        <w:div w:id="540632916">
          <w:marLeft w:val="640"/>
          <w:marRight w:val="0"/>
          <w:marTop w:val="0"/>
          <w:marBottom w:val="0"/>
          <w:divBdr>
            <w:top w:val="none" w:sz="0" w:space="0" w:color="auto"/>
            <w:left w:val="none" w:sz="0" w:space="0" w:color="auto"/>
            <w:bottom w:val="none" w:sz="0" w:space="0" w:color="auto"/>
            <w:right w:val="none" w:sz="0" w:space="0" w:color="auto"/>
          </w:divBdr>
        </w:div>
        <w:div w:id="422381757">
          <w:marLeft w:val="640"/>
          <w:marRight w:val="0"/>
          <w:marTop w:val="0"/>
          <w:marBottom w:val="0"/>
          <w:divBdr>
            <w:top w:val="none" w:sz="0" w:space="0" w:color="auto"/>
            <w:left w:val="none" w:sz="0" w:space="0" w:color="auto"/>
            <w:bottom w:val="none" w:sz="0" w:space="0" w:color="auto"/>
            <w:right w:val="none" w:sz="0" w:space="0" w:color="auto"/>
          </w:divBdr>
        </w:div>
        <w:div w:id="1336111103">
          <w:marLeft w:val="640"/>
          <w:marRight w:val="0"/>
          <w:marTop w:val="0"/>
          <w:marBottom w:val="0"/>
          <w:divBdr>
            <w:top w:val="none" w:sz="0" w:space="0" w:color="auto"/>
            <w:left w:val="none" w:sz="0" w:space="0" w:color="auto"/>
            <w:bottom w:val="none" w:sz="0" w:space="0" w:color="auto"/>
            <w:right w:val="none" w:sz="0" w:space="0" w:color="auto"/>
          </w:divBdr>
        </w:div>
        <w:div w:id="720518544">
          <w:marLeft w:val="640"/>
          <w:marRight w:val="0"/>
          <w:marTop w:val="0"/>
          <w:marBottom w:val="0"/>
          <w:divBdr>
            <w:top w:val="none" w:sz="0" w:space="0" w:color="auto"/>
            <w:left w:val="none" w:sz="0" w:space="0" w:color="auto"/>
            <w:bottom w:val="none" w:sz="0" w:space="0" w:color="auto"/>
            <w:right w:val="none" w:sz="0" w:space="0" w:color="auto"/>
          </w:divBdr>
        </w:div>
        <w:div w:id="1503080304">
          <w:marLeft w:val="640"/>
          <w:marRight w:val="0"/>
          <w:marTop w:val="0"/>
          <w:marBottom w:val="0"/>
          <w:divBdr>
            <w:top w:val="none" w:sz="0" w:space="0" w:color="auto"/>
            <w:left w:val="none" w:sz="0" w:space="0" w:color="auto"/>
            <w:bottom w:val="none" w:sz="0" w:space="0" w:color="auto"/>
            <w:right w:val="none" w:sz="0" w:space="0" w:color="auto"/>
          </w:divBdr>
        </w:div>
        <w:div w:id="2089620458">
          <w:marLeft w:val="640"/>
          <w:marRight w:val="0"/>
          <w:marTop w:val="0"/>
          <w:marBottom w:val="0"/>
          <w:divBdr>
            <w:top w:val="none" w:sz="0" w:space="0" w:color="auto"/>
            <w:left w:val="none" w:sz="0" w:space="0" w:color="auto"/>
            <w:bottom w:val="none" w:sz="0" w:space="0" w:color="auto"/>
            <w:right w:val="none" w:sz="0" w:space="0" w:color="auto"/>
          </w:divBdr>
        </w:div>
        <w:div w:id="32510994">
          <w:marLeft w:val="640"/>
          <w:marRight w:val="0"/>
          <w:marTop w:val="0"/>
          <w:marBottom w:val="0"/>
          <w:divBdr>
            <w:top w:val="none" w:sz="0" w:space="0" w:color="auto"/>
            <w:left w:val="none" w:sz="0" w:space="0" w:color="auto"/>
            <w:bottom w:val="none" w:sz="0" w:space="0" w:color="auto"/>
            <w:right w:val="none" w:sz="0" w:space="0" w:color="auto"/>
          </w:divBdr>
        </w:div>
        <w:div w:id="1955553816">
          <w:marLeft w:val="640"/>
          <w:marRight w:val="0"/>
          <w:marTop w:val="0"/>
          <w:marBottom w:val="0"/>
          <w:divBdr>
            <w:top w:val="none" w:sz="0" w:space="0" w:color="auto"/>
            <w:left w:val="none" w:sz="0" w:space="0" w:color="auto"/>
            <w:bottom w:val="none" w:sz="0" w:space="0" w:color="auto"/>
            <w:right w:val="none" w:sz="0" w:space="0" w:color="auto"/>
          </w:divBdr>
        </w:div>
        <w:div w:id="1247573986">
          <w:marLeft w:val="640"/>
          <w:marRight w:val="0"/>
          <w:marTop w:val="0"/>
          <w:marBottom w:val="0"/>
          <w:divBdr>
            <w:top w:val="none" w:sz="0" w:space="0" w:color="auto"/>
            <w:left w:val="none" w:sz="0" w:space="0" w:color="auto"/>
            <w:bottom w:val="none" w:sz="0" w:space="0" w:color="auto"/>
            <w:right w:val="none" w:sz="0" w:space="0" w:color="auto"/>
          </w:divBdr>
        </w:div>
        <w:div w:id="1475832367">
          <w:marLeft w:val="640"/>
          <w:marRight w:val="0"/>
          <w:marTop w:val="0"/>
          <w:marBottom w:val="0"/>
          <w:divBdr>
            <w:top w:val="none" w:sz="0" w:space="0" w:color="auto"/>
            <w:left w:val="none" w:sz="0" w:space="0" w:color="auto"/>
            <w:bottom w:val="none" w:sz="0" w:space="0" w:color="auto"/>
            <w:right w:val="none" w:sz="0" w:space="0" w:color="auto"/>
          </w:divBdr>
        </w:div>
        <w:div w:id="679892459">
          <w:marLeft w:val="640"/>
          <w:marRight w:val="0"/>
          <w:marTop w:val="0"/>
          <w:marBottom w:val="0"/>
          <w:divBdr>
            <w:top w:val="none" w:sz="0" w:space="0" w:color="auto"/>
            <w:left w:val="none" w:sz="0" w:space="0" w:color="auto"/>
            <w:bottom w:val="none" w:sz="0" w:space="0" w:color="auto"/>
            <w:right w:val="none" w:sz="0" w:space="0" w:color="auto"/>
          </w:divBdr>
        </w:div>
        <w:div w:id="752093404">
          <w:marLeft w:val="640"/>
          <w:marRight w:val="0"/>
          <w:marTop w:val="0"/>
          <w:marBottom w:val="0"/>
          <w:divBdr>
            <w:top w:val="none" w:sz="0" w:space="0" w:color="auto"/>
            <w:left w:val="none" w:sz="0" w:space="0" w:color="auto"/>
            <w:bottom w:val="none" w:sz="0" w:space="0" w:color="auto"/>
            <w:right w:val="none" w:sz="0" w:space="0" w:color="auto"/>
          </w:divBdr>
        </w:div>
        <w:div w:id="1710910434">
          <w:marLeft w:val="640"/>
          <w:marRight w:val="0"/>
          <w:marTop w:val="0"/>
          <w:marBottom w:val="0"/>
          <w:divBdr>
            <w:top w:val="none" w:sz="0" w:space="0" w:color="auto"/>
            <w:left w:val="none" w:sz="0" w:space="0" w:color="auto"/>
            <w:bottom w:val="none" w:sz="0" w:space="0" w:color="auto"/>
            <w:right w:val="none" w:sz="0" w:space="0" w:color="auto"/>
          </w:divBdr>
        </w:div>
        <w:div w:id="1554541348">
          <w:marLeft w:val="640"/>
          <w:marRight w:val="0"/>
          <w:marTop w:val="0"/>
          <w:marBottom w:val="0"/>
          <w:divBdr>
            <w:top w:val="none" w:sz="0" w:space="0" w:color="auto"/>
            <w:left w:val="none" w:sz="0" w:space="0" w:color="auto"/>
            <w:bottom w:val="none" w:sz="0" w:space="0" w:color="auto"/>
            <w:right w:val="none" w:sz="0" w:space="0" w:color="auto"/>
          </w:divBdr>
        </w:div>
        <w:div w:id="1556157045">
          <w:marLeft w:val="640"/>
          <w:marRight w:val="0"/>
          <w:marTop w:val="0"/>
          <w:marBottom w:val="0"/>
          <w:divBdr>
            <w:top w:val="none" w:sz="0" w:space="0" w:color="auto"/>
            <w:left w:val="none" w:sz="0" w:space="0" w:color="auto"/>
            <w:bottom w:val="none" w:sz="0" w:space="0" w:color="auto"/>
            <w:right w:val="none" w:sz="0" w:space="0" w:color="auto"/>
          </w:divBdr>
        </w:div>
        <w:div w:id="272441793">
          <w:marLeft w:val="640"/>
          <w:marRight w:val="0"/>
          <w:marTop w:val="0"/>
          <w:marBottom w:val="0"/>
          <w:divBdr>
            <w:top w:val="none" w:sz="0" w:space="0" w:color="auto"/>
            <w:left w:val="none" w:sz="0" w:space="0" w:color="auto"/>
            <w:bottom w:val="none" w:sz="0" w:space="0" w:color="auto"/>
            <w:right w:val="none" w:sz="0" w:space="0" w:color="auto"/>
          </w:divBdr>
        </w:div>
        <w:div w:id="1894539159">
          <w:marLeft w:val="640"/>
          <w:marRight w:val="0"/>
          <w:marTop w:val="0"/>
          <w:marBottom w:val="0"/>
          <w:divBdr>
            <w:top w:val="none" w:sz="0" w:space="0" w:color="auto"/>
            <w:left w:val="none" w:sz="0" w:space="0" w:color="auto"/>
            <w:bottom w:val="none" w:sz="0" w:space="0" w:color="auto"/>
            <w:right w:val="none" w:sz="0" w:space="0" w:color="auto"/>
          </w:divBdr>
        </w:div>
        <w:div w:id="1232353492">
          <w:marLeft w:val="640"/>
          <w:marRight w:val="0"/>
          <w:marTop w:val="0"/>
          <w:marBottom w:val="0"/>
          <w:divBdr>
            <w:top w:val="none" w:sz="0" w:space="0" w:color="auto"/>
            <w:left w:val="none" w:sz="0" w:space="0" w:color="auto"/>
            <w:bottom w:val="none" w:sz="0" w:space="0" w:color="auto"/>
            <w:right w:val="none" w:sz="0" w:space="0" w:color="auto"/>
          </w:divBdr>
        </w:div>
        <w:div w:id="597837164">
          <w:marLeft w:val="640"/>
          <w:marRight w:val="0"/>
          <w:marTop w:val="0"/>
          <w:marBottom w:val="0"/>
          <w:divBdr>
            <w:top w:val="none" w:sz="0" w:space="0" w:color="auto"/>
            <w:left w:val="none" w:sz="0" w:space="0" w:color="auto"/>
            <w:bottom w:val="none" w:sz="0" w:space="0" w:color="auto"/>
            <w:right w:val="none" w:sz="0" w:space="0" w:color="auto"/>
          </w:divBdr>
        </w:div>
        <w:div w:id="1879854218">
          <w:marLeft w:val="640"/>
          <w:marRight w:val="0"/>
          <w:marTop w:val="0"/>
          <w:marBottom w:val="0"/>
          <w:divBdr>
            <w:top w:val="none" w:sz="0" w:space="0" w:color="auto"/>
            <w:left w:val="none" w:sz="0" w:space="0" w:color="auto"/>
            <w:bottom w:val="none" w:sz="0" w:space="0" w:color="auto"/>
            <w:right w:val="none" w:sz="0" w:space="0" w:color="auto"/>
          </w:divBdr>
        </w:div>
        <w:div w:id="2056267845">
          <w:marLeft w:val="640"/>
          <w:marRight w:val="0"/>
          <w:marTop w:val="0"/>
          <w:marBottom w:val="0"/>
          <w:divBdr>
            <w:top w:val="none" w:sz="0" w:space="0" w:color="auto"/>
            <w:left w:val="none" w:sz="0" w:space="0" w:color="auto"/>
            <w:bottom w:val="none" w:sz="0" w:space="0" w:color="auto"/>
            <w:right w:val="none" w:sz="0" w:space="0" w:color="auto"/>
          </w:divBdr>
        </w:div>
        <w:div w:id="2042322088">
          <w:marLeft w:val="640"/>
          <w:marRight w:val="0"/>
          <w:marTop w:val="0"/>
          <w:marBottom w:val="0"/>
          <w:divBdr>
            <w:top w:val="none" w:sz="0" w:space="0" w:color="auto"/>
            <w:left w:val="none" w:sz="0" w:space="0" w:color="auto"/>
            <w:bottom w:val="none" w:sz="0" w:space="0" w:color="auto"/>
            <w:right w:val="none" w:sz="0" w:space="0" w:color="auto"/>
          </w:divBdr>
        </w:div>
        <w:div w:id="1071196496">
          <w:marLeft w:val="640"/>
          <w:marRight w:val="0"/>
          <w:marTop w:val="0"/>
          <w:marBottom w:val="0"/>
          <w:divBdr>
            <w:top w:val="none" w:sz="0" w:space="0" w:color="auto"/>
            <w:left w:val="none" w:sz="0" w:space="0" w:color="auto"/>
            <w:bottom w:val="none" w:sz="0" w:space="0" w:color="auto"/>
            <w:right w:val="none" w:sz="0" w:space="0" w:color="auto"/>
          </w:divBdr>
        </w:div>
      </w:divsChild>
    </w:div>
    <w:div w:id="1903324802">
      <w:bodyDiv w:val="1"/>
      <w:marLeft w:val="0"/>
      <w:marRight w:val="0"/>
      <w:marTop w:val="0"/>
      <w:marBottom w:val="0"/>
      <w:divBdr>
        <w:top w:val="none" w:sz="0" w:space="0" w:color="auto"/>
        <w:left w:val="none" w:sz="0" w:space="0" w:color="auto"/>
        <w:bottom w:val="none" w:sz="0" w:space="0" w:color="auto"/>
        <w:right w:val="none" w:sz="0" w:space="0" w:color="auto"/>
      </w:divBdr>
    </w:div>
    <w:div w:id="1909194767">
      <w:bodyDiv w:val="1"/>
      <w:marLeft w:val="0"/>
      <w:marRight w:val="0"/>
      <w:marTop w:val="0"/>
      <w:marBottom w:val="0"/>
      <w:divBdr>
        <w:top w:val="none" w:sz="0" w:space="0" w:color="auto"/>
        <w:left w:val="none" w:sz="0" w:space="0" w:color="auto"/>
        <w:bottom w:val="none" w:sz="0" w:space="0" w:color="auto"/>
        <w:right w:val="none" w:sz="0" w:space="0" w:color="auto"/>
      </w:divBdr>
    </w:div>
    <w:div w:id="1909462634">
      <w:bodyDiv w:val="1"/>
      <w:marLeft w:val="0"/>
      <w:marRight w:val="0"/>
      <w:marTop w:val="0"/>
      <w:marBottom w:val="0"/>
      <w:divBdr>
        <w:top w:val="none" w:sz="0" w:space="0" w:color="auto"/>
        <w:left w:val="none" w:sz="0" w:space="0" w:color="auto"/>
        <w:bottom w:val="none" w:sz="0" w:space="0" w:color="auto"/>
        <w:right w:val="none" w:sz="0" w:space="0" w:color="auto"/>
      </w:divBdr>
    </w:div>
    <w:div w:id="1909532593">
      <w:bodyDiv w:val="1"/>
      <w:marLeft w:val="0"/>
      <w:marRight w:val="0"/>
      <w:marTop w:val="0"/>
      <w:marBottom w:val="0"/>
      <w:divBdr>
        <w:top w:val="none" w:sz="0" w:space="0" w:color="auto"/>
        <w:left w:val="none" w:sz="0" w:space="0" w:color="auto"/>
        <w:bottom w:val="none" w:sz="0" w:space="0" w:color="auto"/>
        <w:right w:val="none" w:sz="0" w:space="0" w:color="auto"/>
      </w:divBdr>
    </w:div>
    <w:div w:id="1911377821">
      <w:bodyDiv w:val="1"/>
      <w:marLeft w:val="0"/>
      <w:marRight w:val="0"/>
      <w:marTop w:val="0"/>
      <w:marBottom w:val="0"/>
      <w:divBdr>
        <w:top w:val="none" w:sz="0" w:space="0" w:color="auto"/>
        <w:left w:val="none" w:sz="0" w:space="0" w:color="auto"/>
        <w:bottom w:val="none" w:sz="0" w:space="0" w:color="auto"/>
        <w:right w:val="none" w:sz="0" w:space="0" w:color="auto"/>
      </w:divBdr>
      <w:divsChild>
        <w:div w:id="9649716">
          <w:marLeft w:val="640"/>
          <w:marRight w:val="0"/>
          <w:marTop w:val="0"/>
          <w:marBottom w:val="0"/>
          <w:divBdr>
            <w:top w:val="none" w:sz="0" w:space="0" w:color="auto"/>
            <w:left w:val="none" w:sz="0" w:space="0" w:color="auto"/>
            <w:bottom w:val="none" w:sz="0" w:space="0" w:color="auto"/>
            <w:right w:val="none" w:sz="0" w:space="0" w:color="auto"/>
          </w:divBdr>
        </w:div>
        <w:div w:id="18312176">
          <w:marLeft w:val="640"/>
          <w:marRight w:val="0"/>
          <w:marTop w:val="0"/>
          <w:marBottom w:val="0"/>
          <w:divBdr>
            <w:top w:val="none" w:sz="0" w:space="0" w:color="auto"/>
            <w:left w:val="none" w:sz="0" w:space="0" w:color="auto"/>
            <w:bottom w:val="none" w:sz="0" w:space="0" w:color="auto"/>
            <w:right w:val="none" w:sz="0" w:space="0" w:color="auto"/>
          </w:divBdr>
        </w:div>
        <w:div w:id="58987571">
          <w:marLeft w:val="640"/>
          <w:marRight w:val="0"/>
          <w:marTop w:val="0"/>
          <w:marBottom w:val="0"/>
          <w:divBdr>
            <w:top w:val="none" w:sz="0" w:space="0" w:color="auto"/>
            <w:left w:val="none" w:sz="0" w:space="0" w:color="auto"/>
            <w:bottom w:val="none" w:sz="0" w:space="0" w:color="auto"/>
            <w:right w:val="none" w:sz="0" w:space="0" w:color="auto"/>
          </w:divBdr>
        </w:div>
        <w:div w:id="59911027">
          <w:marLeft w:val="640"/>
          <w:marRight w:val="0"/>
          <w:marTop w:val="0"/>
          <w:marBottom w:val="0"/>
          <w:divBdr>
            <w:top w:val="none" w:sz="0" w:space="0" w:color="auto"/>
            <w:left w:val="none" w:sz="0" w:space="0" w:color="auto"/>
            <w:bottom w:val="none" w:sz="0" w:space="0" w:color="auto"/>
            <w:right w:val="none" w:sz="0" w:space="0" w:color="auto"/>
          </w:divBdr>
        </w:div>
        <w:div w:id="109319618">
          <w:marLeft w:val="640"/>
          <w:marRight w:val="0"/>
          <w:marTop w:val="0"/>
          <w:marBottom w:val="0"/>
          <w:divBdr>
            <w:top w:val="none" w:sz="0" w:space="0" w:color="auto"/>
            <w:left w:val="none" w:sz="0" w:space="0" w:color="auto"/>
            <w:bottom w:val="none" w:sz="0" w:space="0" w:color="auto"/>
            <w:right w:val="none" w:sz="0" w:space="0" w:color="auto"/>
          </w:divBdr>
        </w:div>
        <w:div w:id="121920947">
          <w:marLeft w:val="640"/>
          <w:marRight w:val="0"/>
          <w:marTop w:val="0"/>
          <w:marBottom w:val="0"/>
          <w:divBdr>
            <w:top w:val="none" w:sz="0" w:space="0" w:color="auto"/>
            <w:left w:val="none" w:sz="0" w:space="0" w:color="auto"/>
            <w:bottom w:val="none" w:sz="0" w:space="0" w:color="auto"/>
            <w:right w:val="none" w:sz="0" w:space="0" w:color="auto"/>
          </w:divBdr>
        </w:div>
        <w:div w:id="140922902">
          <w:marLeft w:val="640"/>
          <w:marRight w:val="0"/>
          <w:marTop w:val="0"/>
          <w:marBottom w:val="0"/>
          <w:divBdr>
            <w:top w:val="none" w:sz="0" w:space="0" w:color="auto"/>
            <w:left w:val="none" w:sz="0" w:space="0" w:color="auto"/>
            <w:bottom w:val="none" w:sz="0" w:space="0" w:color="auto"/>
            <w:right w:val="none" w:sz="0" w:space="0" w:color="auto"/>
          </w:divBdr>
        </w:div>
        <w:div w:id="234710993">
          <w:marLeft w:val="640"/>
          <w:marRight w:val="0"/>
          <w:marTop w:val="0"/>
          <w:marBottom w:val="0"/>
          <w:divBdr>
            <w:top w:val="none" w:sz="0" w:space="0" w:color="auto"/>
            <w:left w:val="none" w:sz="0" w:space="0" w:color="auto"/>
            <w:bottom w:val="none" w:sz="0" w:space="0" w:color="auto"/>
            <w:right w:val="none" w:sz="0" w:space="0" w:color="auto"/>
          </w:divBdr>
        </w:div>
        <w:div w:id="245192457">
          <w:marLeft w:val="640"/>
          <w:marRight w:val="0"/>
          <w:marTop w:val="0"/>
          <w:marBottom w:val="0"/>
          <w:divBdr>
            <w:top w:val="none" w:sz="0" w:space="0" w:color="auto"/>
            <w:left w:val="none" w:sz="0" w:space="0" w:color="auto"/>
            <w:bottom w:val="none" w:sz="0" w:space="0" w:color="auto"/>
            <w:right w:val="none" w:sz="0" w:space="0" w:color="auto"/>
          </w:divBdr>
        </w:div>
        <w:div w:id="269358360">
          <w:marLeft w:val="640"/>
          <w:marRight w:val="0"/>
          <w:marTop w:val="0"/>
          <w:marBottom w:val="0"/>
          <w:divBdr>
            <w:top w:val="none" w:sz="0" w:space="0" w:color="auto"/>
            <w:left w:val="none" w:sz="0" w:space="0" w:color="auto"/>
            <w:bottom w:val="none" w:sz="0" w:space="0" w:color="auto"/>
            <w:right w:val="none" w:sz="0" w:space="0" w:color="auto"/>
          </w:divBdr>
        </w:div>
        <w:div w:id="288518208">
          <w:marLeft w:val="640"/>
          <w:marRight w:val="0"/>
          <w:marTop w:val="0"/>
          <w:marBottom w:val="0"/>
          <w:divBdr>
            <w:top w:val="none" w:sz="0" w:space="0" w:color="auto"/>
            <w:left w:val="none" w:sz="0" w:space="0" w:color="auto"/>
            <w:bottom w:val="none" w:sz="0" w:space="0" w:color="auto"/>
            <w:right w:val="none" w:sz="0" w:space="0" w:color="auto"/>
          </w:divBdr>
        </w:div>
        <w:div w:id="292445986">
          <w:marLeft w:val="640"/>
          <w:marRight w:val="0"/>
          <w:marTop w:val="0"/>
          <w:marBottom w:val="0"/>
          <w:divBdr>
            <w:top w:val="none" w:sz="0" w:space="0" w:color="auto"/>
            <w:left w:val="none" w:sz="0" w:space="0" w:color="auto"/>
            <w:bottom w:val="none" w:sz="0" w:space="0" w:color="auto"/>
            <w:right w:val="none" w:sz="0" w:space="0" w:color="auto"/>
          </w:divBdr>
        </w:div>
        <w:div w:id="331101813">
          <w:marLeft w:val="640"/>
          <w:marRight w:val="0"/>
          <w:marTop w:val="0"/>
          <w:marBottom w:val="0"/>
          <w:divBdr>
            <w:top w:val="none" w:sz="0" w:space="0" w:color="auto"/>
            <w:left w:val="none" w:sz="0" w:space="0" w:color="auto"/>
            <w:bottom w:val="none" w:sz="0" w:space="0" w:color="auto"/>
            <w:right w:val="none" w:sz="0" w:space="0" w:color="auto"/>
          </w:divBdr>
        </w:div>
        <w:div w:id="350844496">
          <w:marLeft w:val="640"/>
          <w:marRight w:val="0"/>
          <w:marTop w:val="0"/>
          <w:marBottom w:val="0"/>
          <w:divBdr>
            <w:top w:val="none" w:sz="0" w:space="0" w:color="auto"/>
            <w:left w:val="none" w:sz="0" w:space="0" w:color="auto"/>
            <w:bottom w:val="none" w:sz="0" w:space="0" w:color="auto"/>
            <w:right w:val="none" w:sz="0" w:space="0" w:color="auto"/>
          </w:divBdr>
        </w:div>
        <w:div w:id="352807744">
          <w:marLeft w:val="640"/>
          <w:marRight w:val="0"/>
          <w:marTop w:val="0"/>
          <w:marBottom w:val="0"/>
          <w:divBdr>
            <w:top w:val="none" w:sz="0" w:space="0" w:color="auto"/>
            <w:left w:val="none" w:sz="0" w:space="0" w:color="auto"/>
            <w:bottom w:val="none" w:sz="0" w:space="0" w:color="auto"/>
            <w:right w:val="none" w:sz="0" w:space="0" w:color="auto"/>
          </w:divBdr>
        </w:div>
        <w:div w:id="360789641">
          <w:marLeft w:val="640"/>
          <w:marRight w:val="0"/>
          <w:marTop w:val="0"/>
          <w:marBottom w:val="0"/>
          <w:divBdr>
            <w:top w:val="none" w:sz="0" w:space="0" w:color="auto"/>
            <w:left w:val="none" w:sz="0" w:space="0" w:color="auto"/>
            <w:bottom w:val="none" w:sz="0" w:space="0" w:color="auto"/>
            <w:right w:val="none" w:sz="0" w:space="0" w:color="auto"/>
          </w:divBdr>
        </w:div>
        <w:div w:id="388266642">
          <w:marLeft w:val="640"/>
          <w:marRight w:val="0"/>
          <w:marTop w:val="0"/>
          <w:marBottom w:val="0"/>
          <w:divBdr>
            <w:top w:val="none" w:sz="0" w:space="0" w:color="auto"/>
            <w:left w:val="none" w:sz="0" w:space="0" w:color="auto"/>
            <w:bottom w:val="none" w:sz="0" w:space="0" w:color="auto"/>
            <w:right w:val="none" w:sz="0" w:space="0" w:color="auto"/>
          </w:divBdr>
        </w:div>
        <w:div w:id="592130113">
          <w:marLeft w:val="640"/>
          <w:marRight w:val="0"/>
          <w:marTop w:val="0"/>
          <w:marBottom w:val="0"/>
          <w:divBdr>
            <w:top w:val="none" w:sz="0" w:space="0" w:color="auto"/>
            <w:left w:val="none" w:sz="0" w:space="0" w:color="auto"/>
            <w:bottom w:val="none" w:sz="0" w:space="0" w:color="auto"/>
            <w:right w:val="none" w:sz="0" w:space="0" w:color="auto"/>
          </w:divBdr>
        </w:div>
        <w:div w:id="665280731">
          <w:marLeft w:val="640"/>
          <w:marRight w:val="0"/>
          <w:marTop w:val="0"/>
          <w:marBottom w:val="0"/>
          <w:divBdr>
            <w:top w:val="none" w:sz="0" w:space="0" w:color="auto"/>
            <w:left w:val="none" w:sz="0" w:space="0" w:color="auto"/>
            <w:bottom w:val="none" w:sz="0" w:space="0" w:color="auto"/>
            <w:right w:val="none" w:sz="0" w:space="0" w:color="auto"/>
          </w:divBdr>
        </w:div>
        <w:div w:id="730345022">
          <w:marLeft w:val="640"/>
          <w:marRight w:val="0"/>
          <w:marTop w:val="0"/>
          <w:marBottom w:val="0"/>
          <w:divBdr>
            <w:top w:val="none" w:sz="0" w:space="0" w:color="auto"/>
            <w:left w:val="none" w:sz="0" w:space="0" w:color="auto"/>
            <w:bottom w:val="none" w:sz="0" w:space="0" w:color="auto"/>
            <w:right w:val="none" w:sz="0" w:space="0" w:color="auto"/>
          </w:divBdr>
        </w:div>
        <w:div w:id="737283201">
          <w:marLeft w:val="640"/>
          <w:marRight w:val="0"/>
          <w:marTop w:val="0"/>
          <w:marBottom w:val="0"/>
          <w:divBdr>
            <w:top w:val="none" w:sz="0" w:space="0" w:color="auto"/>
            <w:left w:val="none" w:sz="0" w:space="0" w:color="auto"/>
            <w:bottom w:val="none" w:sz="0" w:space="0" w:color="auto"/>
            <w:right w:val="none" w:sz="0" w:space="0" w:color="auto"/>
          </w:divBdr>
        </w:div>
        <w:div w:id="778179904">
          <w:marLeft w:val="640"/>
          <w:marRight w:val="0"/>
          <w:marTop w:val="0"/>
          <w:marBottom w:val="0"/>
          <w:divBdr>
            <w:top w:val="none" w:sz="0" w:space="0" w:color="auto"/>
            <w:left w:val="none" w:sz="0" w:space="0" w:color="auto"/>
            <w:bottom w:val="none" w:sz="0" w:space="0" w:color="auto"/>
            <w:right w:val="none" w:sz="0" w:space="0" w:color="auto"/>
          </w:divBdr>
        </w:div>
        <w:div w:id="799805872">
          <w:marLeft w:val="640"/>
          <w:marRight w:val="0"/>
          <w:marTop w:val="0"/>
          <w:marBottom w:val="0"/>
          <w:divBdr>
            <w:top w:val="none" w:sz="0" w:space="0" w:color="auto"/>
            <w:left w:val="none" w:sz="0" w:space="0" w:color="auto"/>
            <w:bottom w:val="none" w:sz="0" w:space="0" w:color="auto"/>
            <w:right w:val="none" w:sz="0" w:space="0" w:color="auto"/>
          </w:divBdr>
        </w:div>
        <w:div w:id="804155896">
          <w:marLeft w:val="640"/>
          <w:marRight w:val="0"/>
          <w:marTop w:val="0"/>
          <w:marBottom w:val="0"/>
          <w:divBdr>
            <w:top w:val="none" w:sz="0" w:space="0" w:color="auto"/>
            <w:left w:val="none" w:sz="0" w:space="0" w:color="auto"/>
            <w:bottom w:val="none" w:sz="0" w:space="0" w:color="auto"/>
            <w:right w:val="none" w:sz="0" w:space="0" w:color="auto"/>
          </w:divBdr>
        </w:div>
        <w:div w:id="828210871">
          <w:marLeft w:val="640"/>
          <w:marRight w:val="0"/>
          <w:marTop w:val="0"/>
          <w:marBottom w:val="0"/>
          <w:divBdr>
            <w:top w:val="none" w:sz="0" w:space="0" w:color="auto"/>
            <w:left w:val="none" w:sz="0" w:space="0" w:color="auto"/>
            <w:bottom w:val="none" w:sz="0" w:space="0" w:color="auto"/>
            <w:right w:val="none" w:sz="0" w:space="0" w:color="auto"/>
          </w:divBdr>
        </w:div>
        <w:div w:id="847601050">
          <w:marLeft w:val="640"/>
          <w:marRight w:val="0"/>
          <w:marTop w:val="0"/>
          <w:marBottom w:val="0"/>
          <w:divBdr>
            <w:top w:val="none" w:sz="0" w:space="0" w:color="auto"/>
            <w:left w:val="none" w:sz="0" w:space="0" w:color="auto"/>
            <w:bottom w:val="none" w:sz="0" w:space="0" w:color="auto"/>
            <w:right w:val="none" w:sz="0" w:space="0" w:color="auto"/>
          </w:divBdr>
        </w:div>
        <w:div w:id="909734411">
          <w:marLeft w:val="640"/>
          <w:marRight w:val="0"/>
          <w:marTop w:val="0"/>
          <w:marBottom w:val="0"/>
          <w:divBdr>
            <w:top w:val="none" w:sz="0" w:space="0" w:color="auto"/>
            <w:left w:val="none" w:sz="0" w:space="0" w:color="auto"/>
            <w:bottom w:val="none" w:sz="0" w:space="0" w:color="auto"/>
            <w:right w:val="none" w:sz="0" w:space="0" w:color="auto"/>
          </w:divBdr>
        </w:div>
        <w:div w:id="934362928">
          <w:marLeft w:val="640"/>
          <w:marRight w:val="0"/>
          <w:marTop w:val="0"/>
          <w:marBottom w:val="0"/>
          <w:divBdr>
            <w:top w:val="none" w:sz="0" w:space="0" w:color="auto"/>
            <w:left w:val="none" w:sz="0" w:space="0" w:color="auto"/>
            <w:bottom w:val="none" w:sz="0" w:space="0" w:color="auto"/>
            <w:right w:val="none" w:sz="0" w:space="0" w:color="auto"/>
          </w:divBdr>
        </w:div>
        <w:div w:id="949972336">
          <w:marLeft w:val="640"/>
          <w:marRight w:val="0"/>
          <w:marTop w:val="0"/>
          <w:marBottom w:val="0"/>
          <w:divBdr>
            <w:top w:val="none" w:sz="0" w:space="0" w:color="auto"/>
            <w:left w:val="none" w:sz="0" w:space="0" w:color="auto"/>
            <w:bottom w:val="none" w:sz="0" w:space="0" w:color="auto"/>
            <w:right w:val="none" w:sz="0" w:space="0" w:color="auto"/>
          </w:divBdr>
        </w:div>
        <w:div w:id="965506259">
          <w:marLeft w:val="640"/>
          <w:marRight w:val="0"/>
          <w:marTop w:val="0"/>
          <w:marBottom w:val="0"/>
          <w:divBdr>
            <w:top w:val="none" w:sz="0" w:space="0" w:color="auto"/>
            <w:left w:val="none" w:sz="0" w:space="0" w:color="auto"/>
            <w:bottom w:val="none" w:sz="0" w:space="0" w:color="auto"/>
            <w:right w:val="none" w:sz="0" w:space="0" w:color="auto"/>
          </w:divBdr>
        </w:div>
        <w:div w:id="973875739">
          <w:marLeft w:val="640"/>
          <w:marRight w:val="0"/>
          <w:marTop w:val="0"/>
          <w:marBottom w:val="0"/>
          <w:divBdr>
            <w:top w:val="none" w:sz="0" w:space="0" w:color="auto"/>
            <w:left w:val="none" w:sz="0" w:space="0" w:color="auto"/>
            <w:bottom w:val="none" w:sz="0" w:space="0" w:color="auto"/>
            <w:right w:val="none" w:sz="0" w:space="0" w:color="auto"/>
          </w:divBdr>
        </w:div>
        <w:div w:id="1060859304">
          <w:marLeft w:val="640"/>
          <w:marRight w:val="0"/>
          <w:marTop w:val="0"/>
          <w:marBottom w:val="0"/>
          <w:divBdr>
            <w:top w:val="none" w:sz="0" w:space="0" w:color="auto"/>
            <w:left w:val="none" w:sz="0" w:space="0" w:color="auto"/>
            <w:bottom w:val="none" w:sz="0" w:space="0" w:color="auto"/>
            <w:right w:val="none" w:sz="0" w:space="0" w:color="auto"/>
          </w:divBdr>
        </w:div>
        <w:div w:id="1130973005">
          <w:marLeft w:val="640"/>
          <w:marRight w:val="0"/>
          <w:marTop w:val="0"/>
          <w:marBottom w:val="0"/>
          <w:divBdr>
            <w:top w:val="none" w:sz="0" w:space="0" w:color="auto"/>
            <w:left w:val="none" w:sz="0" w:space="0" w:color="auto"/>
            <w:bottom w:val="none" w:sz="0" w:space="0" w:color="auto"/>
            <w:right w:val="none" w:sz="0" w:space="0" w:color="auto"/>
          </w:divBdr>
        </w:div>
        <w:div w:id="1135608386">
          <w:marLeft w:val="640"/>
          <w:marRight w:val="0"/>
          <w:marTop w:val="0"/>
          <w:marBottom w:val="0"/>
          <w:divBdr>
            <w:top w:val="none" w:sz="0" w:space="0" w:color="auto"/>
            <w:left w:val="none" w:sz="0" w:space="0" w:color="auto"/>
            <w:bottom w:val="none" w:sz="0" w:space="0" w:color="auto"/>
            <w:right w:val="none" w:sz="0" w:space="0" w:color="auto"/>
          </w:divBdr>
        </w:div>
        <w:div w:id="1137911165">
          <w:marLeft w:val="640"/>
          <w:marRight w:val="0"/>
          <w:marTop w:val="0"/>
          <w:marBottom w:val="0"/>
          <w:divBdr>
            <w:top w:val="none" w:sz="0" w:space="0" w:color="auto"/>
            <w:left w:val="none" w:sz="0" w:space="0" w:color="auto"/>
            <w:bottom w:val="none" w:sz="0" w:space="0" w:color="auto"/>
            <w:right w:val="none" w:sz="0" w:space="0" w:color="auto"/>
          </w:divBdr>
        </w:div>
        <w:div w:id="1164509680">
          <w:marLeft w:val="640"/>
          <w:marRight w:val="0"/>
          <w:marTop w:val="0"/>
          <w:marBottom w:val="0"/>
          <w:divBdr>
            <w:top w:val="none" w:sz="0" w:space="0" w:color="auto"/>
            <w:left w:val="none" w:sz="0" w:space="0" w:color="auto"/>
            <w:bottom w:val="none" w:sz="0" w:space="0" w:color="auto"/>
            <w:right w:val="none" w:sz="0" w:space="0" w:color="auto"/>
          </w:divBdr>
        </w:div>
        <w:div w:id="1198738009">
          <w:marLeft w:val="640"/>
          <w:marRight w:val="0"/>
          <w:marTop w:val="0"/>
          <w:marBottom w:val="0"/>
          <w:divBdr>
            <w:top w:val="none" w:sz="0" w:space="0" w:color="auto"/>
            <w:left w:val="none" w:sz="0" w:space="0" w:color="auto"/>
            <w:bottom w:val="none" w:sz="0" w:space="0" w:color="auto"/>
            <w:right w:val="none" w:sz="0" w:space="0" w:color="auto"/>
          </w:divBdr>
        </w:div>
        <w:div w:id="1251232852">
          <w:marLeft w:val="640"/>
          <w:marRight w:val="0"/>
          <w:marTop w:val="0"/>
          <w:marBottom w:val="0"/>
          <w:divBdr>
            <w:top w:val="none" w:sz="0" w:space="0" w:color="auto"/>
            <w:left w:val="none" w:sz="0" w:space="0" w:color="auto"/>
            <w:bottom w:val="none" w:sz="0" w:space="0" w:color="auto"/>
            <w:right w:val="none" w:sz="0" w:space="0" w:color="auto"/>
          </w:divBdr>
        </w:div>
        <w:div w:id="1284922735">
          <w:marLeft w:val="640"/>
          <w:marRight w:val="0"/>
          <w:marTop w:val="0"/>
          <w:marBottom w:val="0"/>
          <w:divBdr>
            <w:top w:val="none" w:sz="0" w:space="0" w:color="auto"/>
            <w:left w:val="none" w:sz="0" w:space="0" w:color="auto"/>
            <w:bottom w:val="none" w:sz="0" w:space="0" w:color="auto"/>
            <w:right w:val="none" w:sz="0" w:space="0" w:color="auto"/>
          </w:divBdr>
        </w:div>
        <w:div w:id="1299652627">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33991333">
          <w:marLeft w:val="640"/>
          <w:marRight w:val="0"/>
          <w:marTop w:val="0"/>
          <w:marBottom w:val="0"/>
          <w:divBdr>
            <w:top w:val="none" w:sz="0" w:space="0" w:color="auto"/>
            <w:left w:val="none" w:sz="0" w:space="0" w:color="auto"/>
            <w:bottom w:val="none" w:sz="0" w:space="0" w:color="auto"/>
            <w:right w:val="none" w:sz="0" w:space="0" w:color="auto"/>
          </w:divBdr>
        </w:div>
        <w:div w:id="1341393269">
          <w:marLeft w:val="640"/>
          <w:marRight w:val="0"/>
          <w:marTop w:val="0"/>
          <w:marBottom w:val="0"/>
          <w:divBdr>
            <w:top w:val="none" w:sz="0" w:space="0" w:color="auto"/>
            <w:left w:val="none" w:sz="0" w:space="0" w:color="auto"/>
            <w:bottom w:val="none" w:sz="0" w:space="0" w:color="auto"/>
            <w:right w:val="none" w:sz="0" w:space="0" w:color="auto"/>
          </w:divBdr>
        </w:div>
        <w:div w:id="1372995701">
          <w:marLeft w:val="640"/>
          <w:marRight w:val="0"/>
          <w:marTop w:val="0"/>
          <w:marBottom w:val="0"/>
          <w:divBdr>
            <w:top w:val="none" w:sz="0" w:space="0" w:color="auto"/>
            <w:left w:val="none" w:sz="0" w:space="0" w:color="auto"/>
            <w:bottom w:val="none" w:sz="0" w:space="0" w:color="auto"/>
            <w:right w:val="none" w:sz="0" w:space="0" w:color="auto"/>
          </w:divBdr>
        </w:div>
        <w:div w:id="1405451510">
          <w:marLeft w:val="640"/>
          <w:marRight w:val="0"/>
          <w:marTop w:val="0"/>
          <w:marBottom w:val="0"/>
          <w:divBdr>
            <w:top w:val="none" w:sz="0" w:space="0" w:color="auto"/>
            <w:left w:val="none" w:sz="0" w:space="0" w:color="auto"/>
            <w:bottom w:val="none" w:sz="0" w:space="0" w:color="auto"/>
            <w:right w:val="none" w:sz="0" w:space="0" w:color="auto"/>
          </w:divBdr>
        </w:div>
        <w:div w:id="1474907137">
          <w:marLeft w:val="640"/>
          <w:marRight w:val="0"/>
          <w:marTop w:val="0"/>
          <w:marBottom w:val="0"/>
          <w:divBdr>
            <w:top w:val="none" w:sz="0" w:space="0" w:color="auto"/>
            <w:left w:val="none" w:sz="0" w:space="0" w:color="auto"/>
            <w:bottom w:val="none" w:sz="0" w:space="0" w:color="auto"/>
            <w:right w:val="none" w:sz="0" w:space="0" w:color="auto"/>
          </w:divBdr>
        </w:div>
        <w:div w:id="1485580479">
          <w:marLeft w:val="640"/>
          <w:marRight w:val="0"/>
          <w:marTop w:val="0"/>
          <w:marBottom w:val="0"/>
          <w:divBdr>
            <w:top w:val="none" w:sz="0" w:space="0" w:color="auto"/>
            <w:left w:val="none" w:sz="0" w:space="0" w:color="auto"/>
            <w:bottom w:val="none" w:sz="0" w:space="0" w:color="auto"/>
            <w:right w:val="none" w:sz="0" w:space="0" w:color="auto"/>
          </w:divBdr>
        </w:div>
        <w:div w:id="1489588697">
          <w:marLeft w:val="640"/>
          <w:marRight w:val="0"/>
          <w:marTop w:val="0"/>
          <w:marBottom w:val="0"/>
          <w:divBdr>
            <w:top w:val="none" w:sz="0" w:space="0" w:color="auto"/>
            <w:left w:val="none" w:sz="0" w:space="0" w:color="auto"/>
            <w:bottom w:val="none" w:sz="0" w:space="0" w:color="auto"/>
            <w:right w:val="none" w:sz="0" w:space="0" w:color="auto"/>
          </w:divBdr>
        </w:div>
        <w:div w:id="1557280055">
          <w:marLeft w:val="640"/>
          <w:marRight w:val="0"/>
          <w:marTop w:val="0"/>
          <w:marBottom w:val="0"/>
          <w:divBdr>
            <w:top w:val="none" w:sz="0" w:space="0" w:color="auto"/>
            <w:left w:val="none" w:sz="0" w:space="0" w:color="auto"/>
            <w:bottom w:val="none" w:sz="0" w:space="0" w:color="auto"/>
            <w:right w:val="none" w:sz="0" w:space="0" w:color="auto"/>
          </w:divBdr>
        </w:div>
        <w:div w:id="1568104698">
          <w:marLeft w:val="640"/>
          <w:marRight w:val="0"/>
          <w:marTop w:val="0"/>
          <w:marBottom w:val="0"/>
          <w:divBdr>
            <w:top w:val="none" w:sz="0" w:space="0" w:color="auto"/>
            <w:left w:val="none" w:sz="0" w:space="0" w:color="auto"/>
            <w:bottom w:val="none" w:sz="0" w:space="0" w:color="auto"/>
            <w:right w:val="none" w:sz="0" w:space="0" w:color="auto"/>
          </w:divBdr>
        </w:div>
        <w:div w:id="1669140851">
          <w:marLeft w:val="640"/>
          <w:marRight w:val="0"/>
          <w:marTop w:val="0"/>
          <w:marBottom w:val="0"/>
          <w:divBdr>
            <w:top w:val="none" w:sz="0" w:space="0" w:color="auto"/>
            <w:left w:val="none" w:sz="0" w:space="0" w:color="auto"/>
            <w:bottom w:val="none" w:sz="0" w:space="0" w:color="auto"/>
            <w:right w:val="none" w:sz="0" w:space="0" w:color="auto"/>
          </w:divBdr>
        </w:div>
        <w:div w:id="1722246018">
          <w:marLeft w:val="640"/>
          <w:marRight w:val="0"/>
          <w:marTop w:val="0"/>
          <w:marBottom w:val="0"/>
          <w:divBdr>
            <w:top w:val="none" w:sz="0" w:space="0" w:color="auto"/>
            <w:left w:val="none" w:sz="0" w:space="0" w:color="auto"/>
            <w:bottom w:val="none" w:sz="0" w:space="0" w:color="auto"/>
            <w:right w:val="none" w:sz="0" w:space="0" w:color="auto"/>
          </w:divBdr>
        </w:div>
        <w:div w:id="1732148264">
          <w:marLeft w:val="640"/>
          <w:marRight w:val="0"/>
          <w:marTop w:val="0"/>
          <w:marBottom w:val="0"/>
          <w:divBdr>
            <w:top w:val="none" w:sz="0" w:space="0" w:color="auto"/>
            <w:left w:val="none" w:sz="0" w:space="0" w:color="auto"/>
            <w:bottom w:val="none" w:sz="0" w:space="0" w:color="auto"/>
            <w:right w:val="none" w:sz="0" w:space="0" w:color="auto"/>
          </w:divBdr>
        </w:div>
        <w:div w:id="1733580908">
          <w:marLeft w:val="640"/>
          <w:marRight w:val="0"/>
          <w:marTop w:val="0"/>
          <w:marBottom w:val="0"/>
          <w:divBdr>
            <w:top w:val="none" w:sz="0" w:space="0" w:color="auto"/>
            <w:left w:val="none" w:sz="0" w:space="0" w:color="auto"/>
            <w:bottom w:val="none" w:sz="0" w:space="0" w:color="auto"/>
            <w:right w:val="none" w:sz="0" w:space="0" w:color="auto"/>
          </w:divBdr>
        </w:div>
        <w:div w:id="1770740101">
          <w:marLeft w:val="640"/>
          <w:marRight w:val="0"/>
          <w:marTop w:val="0"/>
          <w:marBottom w:val="0"/>
          <w:divBdr>
            <w:top w:val="none" w:sz="0" w:space="0" w:color="auto"/>
            <w:left w:val="none" w:sz="0" w:space="0" w:color="auto"/>
            <w:bottom w:val="none" w:sz="0" w:space="0" w:color="auto"/>
            <w:right w:val="none" w:sz="0" w:space="0" w:color="auto"/>
          </w:divBdr>
        </w:div>
        <w:div w:id="1815901680">
          <w:marLeft w:val="640"/>
          <w:marRight w:val="0"/>
          <w:marTop w:val="0"/>
          <w:marBottom w:val="0"/>
          <w:divBdr>
            <w:top w:val="none" w:sz="0" w:space="0" w:color="auto"/>
            <w:left w:val="none" w:sz="0" w:space="0" w:color="auto"/>
            <w:bottom w:val="none" w:sz="0" w:space="0" w:color="auto"/>
            <w:right w:val="none" w:sz="0" w:space="0" w:color="auto"/>
          </w:divBdr>
        </w:div>
        <w:div w:id="1851942312">
          <w:marLeft w:val="640"/>
          <w:marRight w:val="0"/>
          <w:marTop w:val="0"/>
          <w:marBottom w:val="0"/>
          <w:divBdr>
            <w:top w:val="none" w:sz="0" w:space="0" w:color="auto"/>
            <w:left w:val="none" w:sz="0" w:space="0" w:color="auto"/>
            <w:bottom w:val="none" w:sz="0" w:space="0" w:color="auto"/>
            <w:right w:val="none" w:sz="0" w:space="0" w:color="auto"/>
          </w:divBdr>
        </w:div>
        <w:div w:id="1860508135">
          <w:marLeft w:val="640"/>
          <w:marRight w:val="0"/>
          <w:marTop w:val="0"/>
          <w:marBottom w:val="0"/>
          <w:divBdr>
            <w:top w:val="none" w:sz="0" w:space="0" w:color="auto"/>
            <w:left w:val="none" w:sz="0" w:space="0" w:color="auto"/>
            <w:bottom w:val="none" w:sz="0" w:space="0" w:color="auto"/>
            <w:right w:val="none" w:sz="0" w:space="0" w:color="auto"/>
          </w:divBdr>
        </w:div>
        <w:div w:id="1876429410">
          <w:marLeft w:val="640"/>
          <w:marRight w:val="0"/>
          <w:marTop w:val="0"/>
          <w:marBottom w:val="0"/>
          <w:divBdr>
            <w:top w:val="none" w:sz="0" w:space="0" w:color="auto"/>
            <w:left w:val="none" w:sz="0" w:space="0" w:color="auto"/>
            <w:bottom w:val="none" w:sz="0" w:space="0" w:color="auto"/>
            <w:right w:val="none" w:sz="0" w:space="0" w:color="auto"/>
          </w:divBdr>
        </w:div>
        <w:div w:id="1886716429">
          <w:marLeft w:val="640"/>
          <w:marRight w:val="0"/>
          <w:marTop w:val="0"/>
          <w:marBottom w:val="0"/>
          <w:divBdr>
            <w:top w:val="none" w:sz="0" w:space="0" w:color="auto"/>
            <w:left w:val="none" w:sz="0" w:space="0" w:color="auto"/>
            <w:bottom w:val="none" w:sz="0" w:space="0" w:color="auto"/>
            <w:right w:val="none" w:sz="0" w:space="0" w:color="auto"/>
          </w:divBdr>
        </w:div>
        <w:div w:id="1907719108">
          <w:marLeft w:val="640"/>
          <w:marRight w:val="0"/>
          <w:marTop w:val="0"/>
          <w:marBottom w:val="0"/>
          <w:divBdr>
            <w:top w:val="none" w:sz="0" w:space="0" w:color="auto"/>
            <w:left w:val="none" w:sz="0" w:space="0" w:color="auto"/>
            <w:bottom w:val="none" w:sz="0" w:space="0" w:color="auto"/>
            <w:right w:val="none" w:sz="0" w:space="0" w:color="auto"/>
          </w:divBdr>
        </w:div>
        <w:div w:id="1952324963">
          <w:marLeft w:val="640"/>
          <w:marRight w:val="0"/>
          <w:marTop w:val="0"/>
          <w:marBottom w:val="0"/>
          <w:divBdr>
            <w:top w:val="none" w:sz="0" w:space="0" w:color="auto"/>
            <w:left w:val="none" w:sz="0" w:space="0" w:color="auto"/>
            <w:bottom w:val="none" w:sz="0" w:space="0" w:color="auto"/>
            <w:right w:val="none" w:sz="0" w:space="0" w:color="auto"/>
          </w:divBdr>
        </w:div>
        <w:div w:id="2036954346">
          <w:marLeft w:val="640"/>
          <w:marRight w:val="0"/>
          <w:marTop w:val="0"/>
          <w:marBottom w:val="0"/>
          <w:divBdr>
            <w:top w:val="none" w:sz="0" w:space="0" w:color="auto"/>
            <w:left w:val="none" w:sz="0" w:space="0" w:color="auto"/>
            <w:bottom w:val="none" w:sz="0" w:space="0" w:color="auto"/>
            <w:right w:val="none" w:sz="0" w:space="0" w:color="auto"/>
          </w:divBdr>
        </w:div>
        <w:div w:id="2107649304">
          <w:marLeft w:val="640"/>
          <w:marRight w:val="0"/>
          <w:marTop w:val="0"/>
          <w:marBottom w:val="0"/>
          <w:divBdr>
            <w:top w:val="none" w:sz="0" w:space="0" w:color="auto"/>
            <w:left w:val="none" w:sz="0" w:space="0" w:color="auto"/>
            <w:bottom w:val="none" w:sz="0" w:space="0" w:color="auto"/>
            <w:right w:val="none" w:sz="0" w:space="0" w:color="auto"/>
          </w:divBdr>
        </w:div>
      </w:divsChild>
    </w:div>
    <w:div w:id="1914074080">
      <w:bodyDiv w:val="1"/>
      <w:marLeft w:val="0"/>
      <w:marRight w:val="0"/>
      <w:marTop w:val="0"/>
      <w:marBottom w:val="0"/>
      <w:divBdr>
        <w:top w:val="none" w:sz="0" w:space="0" w:color="auto"/>
        <w:left w:val="none" w:sz="0" w:space="0" w:color="auto"/>
        <w:bottom w:val="none" w:sz="0" w:space="0" w:color="auto"/>
        <w:right w:val="none" w:sz="0" w:space="0" w:color="auto"/>
      </w:divBdr>
    </w:div>
    <w:div w:id="1914118976">
      <w:bodyDiv w:val="1"/>
      <w:marLeft w:val="0"/>
      <w:marRight w:val="0"/>
      <w:marTop w:val="0"/>
      <w:marBottom w:val="0"/>
      <w:divBdr>
        <w:top w:val="none" w:sz="0" w:space="0" w:color="auto"/>
        <w:left w:val="none" w:sz="0" w:space="0" w:color="auto"/>
        <w:bottom w:val="none" w:sz="0" w:space="0" w:color="auto"/>
        <w:right w:val="none" w:sz="0" w:space="0" w:color="auto"/>
      </w:divBdr>
    </w:div>
    <w:div w:id="1914662173">
      <w:bodyDiv w:val="1"/>
      <w:marLeft w:val="0"/>
      <w:marRight w:val="0"/>
      <w:marTop w:val="0"/>
      <w:marBottom w:val="0"/>
      <w:divBdr>
        <w:top w:val="none" w:sz="0" w:space="0" w:color="auto"/>
        <w:left w:val="none" w:sz="0" w:space="0" w:color="auto"/>
        <w:bottom w:val="none" w:sz="0" w:space="0" w:color="auto"/>
        <w:right w:val="none" w:sz="0" w:space="0" w:color="auto"/>
      </w:divBdr>
    </w:div>
    <w:div w:id="1915357226">
      <w:bodyDiv w:val="1"/>
      <w:marLeft w:val="0"/>
      <w:marRight w:val="0"/>
      <w:marTop w:val="0"/>
      <w:marBottom w:val="0"/>
      <w:divBdr>
        <w:top w:val="none" w:sz="0" w:space="0" w:color="auto"/>
        <w:left w:val="none" w:sz="0" w:space="0" w:color="auto"/>
        <w:bottom w:val="none" w:sz="0" w:space="0" w:color="auto"/>
        <w:right w:val="none" w:sz="0" w:space="0" w:color="auto"/>
      </w:divBdr>
    </w:div>
    <w:div w:id="1916040882">
      <w:bodyDiv w:val="1"/>
      <w:marLeft w:val="0"/>
      <w:marRight w:val="0"/>
      <w:marTop w:val="0"/>
      <w:marBottom w:val="0"/>
      <w:divBdr>
        <w:top w:val="none" w:sz="0" w:space="0" w:color="auto"/>
        <w:left w:val="none" w:sz="0" w:space="0" w:color="auto"/>
        <w:bottom w:val="none" w:sz="0" w:space="0" w:color="auto"/>
        <w:right w:val="none" w:sz="0" w:space="0" w:color="auto"/>
      </w:divBdr>
    </w:div>
    <w:div w:id="1917932810">
      <w:bodyDiv w:val="1"/>
      <w:marLeft w:val="0"/>
      <w:marRight w:val="0"/>
      <w:marTop w:val="0"/>
      <w:marBottom w:val="0"/>
      <w:divBdr>
        <w:top w:val="none" w:sz="0" w:space="0" w:color="auto"/>
        <w:left w:val="none" w:sz="0" w:space="0" w:color="auto"/>
        <w:bottom w:val="none" w:sz="0" w:space="0" w:color="auto"/>
        <w:right w:val="none" w:sz="0" w:space="0" w:color="auto"/>
      </w:divBdr>
    </w:div>
    <w:div w:id="1919632567">
      <w:bodyDiv w:val="1"/>
      <w:marLeft w:val="0"/>
      <w:marRight w:val="0"/>
      <w:marTop w:val="0"/>
      <w:marBottom w:val="0"/>
      <w:divBdr>
        <w:top w:val="none" w:sz="0" w:space="0" w:color="auto"/>
        <w:left w:val="none" w:sz="0" w:space="0" w:color="auto"/>
        <w:bottom w:val="none" w:sz="0" w:space="0" w:color="auto"/>
        <w:right w:val="none" w:sz="0" w:space="0" w:color="auto"/>
      </w:divBdr>
    </w:div>
    <w:div w:id="1922446486">
      <w:bodyDiv w:val="1"/>
      <w:marLeft w:val="0"/>
      <w:marRight w:val="0"/>
      <w:marTop w:val="0"/>
      <w:marBottom w:val="0"/>
      <w:divBdr>
        <w:top w:val="none" w:sz="0" w:space="0" w:color="auto"/>
        <w:left w:val="none" w:sz="0" w:space="0" w:color="auto"/>
        <w:bottom w:val="none" w:sz="0" w:space="0" w:color="auto"/>
        <w:right w:val="none" w:sz="0" w:space="0" w:color="auto"/>
      </w:divBdr>
    </w:div>
    <w:div w:id="1924603019">
      <w:bodyDiv w:val="1"/>
      <w:marLeft w:val="0"/>
      <w:marRight w:val="0"/>
      <w:marTop w:val="0"/>
      <w:marBottom w:val="0"/>
      <w:divBdr>
        <w:top w:val="none" w:sz="0" w:space="0" w:color="auto"/>
        <w:left w:val="none" w:sz="0" w:space="0" w:color="auto"/>
        <w:bottom w:val="none" w:sz="0" w:space="0" w:color="auto"/>
        <w:right w:val="none" w:sz="0" w:space="0" w:color="auto"/>
      </w:divBdr>
    </w:div>
    <w:div w:id="1926915040">
      <w:bodyDiv w:val="1"/>
      <w:marLeft w:val="0"/>
      <w:marRight w:val="0"/>
      <w:marTop w:val="0"/>
      <w:marBottom w:val="0"/>
      <w:divBdr>
        <w:top w:val="none" w:sz="0" w:space="0" w:color="auto"/>
        <w:left w:val="none" w:sz="0" w:space="0" w:color="auto"/>
        <w:bottom w:val="none" w:sz="0" w:space="0" w:color="auto"/>
        <w:right w:val="none" w:sz="0" w:space="0" w:color="auto"/>
      </w:divBdr>
    </w:div>
    <w:div w:id="1932077512">
      <w:bodyDiv w:val="1"/>
      <w:marLeft w:val="0"/>
      <w:marRight w:val="0"/>
      <w:marTop w:val="0"/>
      <w:marBottom w:val="0"/>
      <w:divBdr>
        <w:top w:val="none" w:sz="0" w:space="0" w:color="auto"/>
        <w:left w:val="none" w:sz="0" w:space="0" w:color="auto"/>
        <w:bottom w:val="none" w:sz="0" w:space="0" w:color="auto"/>
        <w:right w:val="none" w:sz="0" w:space="0" w:color="auto"/>
      </w:divBdr>
    </w:div>
    <w:div w:id="1934242660">
      <w:bodyDiv w:val="1"/>
      <w:marLeft w:val="0"/>
      <w:marRight w:val="0"/>
      <w:marTop w:val="0"/>
      <w:marBottom w:val="0"/>
      <w:divBdr>
        <w:top w:val="none" w:sz="0" w:space="0" w:color="auto"/>
        <w:left w:val="none" w:sz="0" w:space="0" w:color="auto"/>
        <w:bottom w:val="none" w:sz="0" w:space="0" w:color="auto"/>
        <w:right w:val="none" w:sz="0" w:space="0" w:color="auto"/>
      </w:divBdr>
    </w:div>
    <w:div w:id="1934630266">
      <w:bodyDiv w:val="1"/>
      <w:marLeft w:val="0"/>
      <w:marRight w:val="0"/>
      <w:marTop w:val="0"/>
      <w:marBottom w:val="0"/>
      <w:divBdr>
        <w:top w:val="none" w:sz="0" w:space="0" w:color="auto"/>
        <w:left w:val="none" w:sz="0" w:space="0" w:color="auto"/>
        <w:bottom w:val="none" w:sz="0" w:space="0" w:color="auto"/>
        <w:right w:val="none" w:sz="0" w:space="0" w:color="auto"/>
      </w:divBdr>
    </w:div>
    <w:div w:id="1936791816">
      <w:bodyDiv w:val="1"/>
      <w:marLeft w:val="0"/>
      <w:marRight w:val="0"/>
      <w:marTop w:val="0"/>
      <w:marBottom w:val="0"/>
      <w:divBdr>
        <w:top w:val="none" w:sz="0" w:space="0" w:color="auto"/>
        <w:left w:val="none" w:sz="0" w:space="0" w:color="auto"/>
        <w:bottom w:val="none" w:sz="0" w:space="0" w:color="auto"/>
        <w:right w:val="none" w:sz="0" w:space="0" w:color="auto"/>
      </w:divBdr>
    </w:div>
    <w:div w:id="1940791180">
      <w:bodyDiv w:val="1"/>
      <w:marLeft w:val="0"/>
      <w:marRight w:val="0"/>
      <w:marTop w:val="0"/>
      <w:marBottom w:val="0"/>
      <w:divBdr>
        <w:top w:val="none" w:sz="0" w:space="0" w:color="auto"/>
        <w:left w:val="none" w:sz="0" w:space="0" w:color="auto"/>
        <w:bottom w:val="none" w:sz="0" w:space="0" w:color="auto"/>
        <w:right w:val="none" w:sz="0" w:space="0" w:color="auto"/>
      </w:divBdr>
    </w:div>
    <w:div w:id="1940792846">
      <w:bodyDiv w:val="1"/>
      <w:marLeft w:val="0"/>
      <w:marRight w:val="0"/>
      <w:marTop w:val="0"/>
      <w:marBottom w:val="0"/>
      <w:divBdr>
        <w:top w:val="none" w:sz="0" w:space="0" w:color="auto"/>
        <w:left w:val="none" w:sz="0" w:space="0" w:color="auto"/>
        <w:bottom w:val="none" w:sz="0" w:space="0" w:color="auto"/>
        <w:right w:val="none" w:sz="0" w:space="0" w:color="auto"/>
      </w:divBdr>
    </w:div>
    <w:div w:id="1943369160">
      <w:bodyDiv w:val="1"/>
      <w:marLeft w:val="0"/>
      <w:marRight w:val="0"/>
      <w:marTop w:val="0"/>
      <w:marBottom w:val="0"/>
      <w:divBdr>
        <w:top w:val="none" w:sz="0" w:space="0" w:color="auto"/>
        <w:left w:val="none" w:sz="0" w:space="0" w:color="auto"/>
        <w:bottom w:val="none" w:sz="0" w:space="0" w:color="auto"/>
        <w:right w:val="none" w:sz="0" w:space="0" w:color="auto"/>
      </w:divBdr>
    </w:div>
    <w:div w:id="1945115517">
      <w:bodyDiv w:val="1"/>
      <w:marLeft w:val="0"/>
      <w:marRight w:val="0"/>
      <w:marTop w:val="0"/>
      <w:marBottom w:val="0"/>
      <w:divBdr>
        <w:top w:val="none" w:sz="0" w:space="0" w:color="auto"/>
        <w:left w:val="none" w:sz="0" w:space="0" w:color="auto"/>
        <w:bottom w:val="none" w:sz="0" w:space="0" w:color="auto"/>
        <w:right w:val="none" w:sz="0" w:space="0" w:color="auto"/>
      </w:divBdr>
    </w:div>
    <w:div w:id="1948612085">
      <w:bodyDiv w:val="1"/>
      <w:marLeft w:val="0"/>
      <w:marRight w:val="0"/>
      <w:marTop w:val="0"/>
      <w:marBottom w:val="0"/>
      <w:divBdr>
        <w:top w:val="none" w:sz="0" w:space="0" w:color="auto"/>
        <w:left w:val="none" w:sz="0" w:space="0" w:color="auto"/>
        <w:bottom w:val="none" w:sz="0" w:space="0" w:color="auto"/>
        <w:right w:val="none" w:sz="0" w:space="0" w:color="auto"/>
      </w:divBdr>
      <w:divsChild>
        <w:div w:id="376006014">
          <w:marLeft w:val="640"/>
          <w:marRight w:val="0"/>
          <w:marTop w:val="0"/>
          <w:marBottom w:val="0"/>
          <w:divBdr>
            <w:top w:val="none" w:sz="0" w:space="0" w:color="auto"/>
            <w:left w:val="none" w:sz="0" w:space="0" w:color="auto"/>
            <w:bottom w:val="none" w:sz="0" w:space="0" w:color="auto"/>
            <w:right w:val="none" w:sz="0" w:space="0" w:color="auto"/>
          </w:divBdr>
        </w:div>
        <w:div w:id="826434373">
          <w:marLeft w:val="640"/>
          <w:marRight w:val="0"/>
          <w:marTop w:val="0"/>
          <w:marBottom w:val="0"/>
          <w:divBdr>
            <w:top w:val="none" w:sz="0" w:space="0" w:color="auto"/>
            <w:left w:val="none" w:sz="0" w:space="0" w:color="auto"/>
            <w:bottom w:val="none" w:sz="0" w:space="0" w:color="auto"/>
            <w:right w:val="none" w:sz="0" w:space="0" w:color="auto"/>
          </w:divBdr>
        </w:div>
        <w:div w:id="1790707561">
          <w:marLeft w:val="640"/>
          <w:marRight w:val="0"/>
          <w:marTop w:val="0"/>
          <w:marBottom w:val="0"/>
          <w:divBdr>
            <w:top w:val="none" w:sz="0" w:space="0" w:color="auto"/>
            <w:left w:val="none" w:sz="0" w:space="0" w:color="auto"/>
            <w:bottom w:val="none" w:sz="0" w:space="0" w:color="auto"/>
            <w:right w:val="none" w:sz="0" w:space="0" w:color="auto"/>
          </w:divBdr>
        </w:div>
        <w:div w:id="1411582254">
          <w:marLeft w:val="640"/>
          <w:marRight w:val="0"/>
          <w:marTop w:val="0"/>
          <w:marBottom w:val="0"/>
          <w:divBdr>
            <w:top w:val="none" w:sz="0" w:space="0" w:color="auto"/>
            <w:left w:val="none" w:sz="0" w:space="0" w:color="auto"/>
            <w:bottom w:val="none" w:sz="0" w:space="0" w:color="auto"/>
            <w:right w:val="none" w:sz="0" w:space="0" w:color="auto"/>
          </w:divBdr>
        </w:div>
        <w:div w:id="923104095">
          <w:marLeft w:val="640"/>
          <w:marRight w:val="0"/>
          <w:marTop w:val="0"/>
          <w:marBottom w:val="0"/>
          <w:divBdr>
            <w:top w:val="none" w:sz="0" w:space="0" w:color="auto"/>
            <w:left w:val="none" w:sz="0" w:space="0" w:color="auto"/>
            <w:bottom w:val="none" w:sz="0" w:space="0" w:color="auto"/>
            <w:right w:val="none" w:sz="0" w:space="0" w:color="auto"/>
          </w:divBdr>
        </w:div>
        <w:div w:id="649137718">
          <w:marLeft w:val="640"/>
          <w:marRight w:val="0"/>
          <w:marTop w:val="0"/>
          <w:marBottom w:val="0"/>
          <w:divBdr>
            <w:top w:val="none" w:sz="0" w:space="0" w:color="auto"/>
            <w:left w:val="none" w:sz="0" w:space="0" w:color="auto"/>
            <w:bottom w:val="none" w:sz="0" w:space="0" w:color="auto"/>
            <w:right w:val="none" w:sz="0" w:space="0" w:color="auto"/>
          </w:divBdr>
        </w:div>
        <w:div w:id="1253776433">
          <w:marLeft w:val="640"/>
          <w:marRight w:val="0"/>
          <w:marTop w:val="0"/>
          <w:marBottom w:val="0"/>
          <w:divBdr>
            <w:top w:val="none" w:sz="0" w:space="0" w:color="auto"/>
            <w:left w:val="none" w:sz="0" w:space="0" w:color="auto"/>
            <w:bottom w:val="none" w:sz="0" w:space="0" w:color="auto"/>
            <w:right w:val="none" w:sz="0" w:space="0" w:color="auto"/>
          </w:divBdr>
        </w:div>
        <w:div w:id="53161387">
          <w:marLeft w:val="640"/>
          <w:marRight w:val="0"/>
          <w:marTop w:val="0"/>
          <w:marBottom w:val="0"/>
          <w:divBdr>
            <w:top w:val="none" w:sz="0" w:space="0" w:color="auto"/>
            <w:left w:val="none" w:sz="0" w:space="0" w:color="auto"/>
            <w:bottom w:val="none" w:sz="0" w:space="0" w:color="auto"/>
            <w:right w:val="none" w:sz="0" w:space="0" w:color="auto"/>
          </w:divBdr>
        </w:div>
        <w:div w:id="445851582">
          <w:marLeft w:val="640"/>
          <w:marRight w:val="0"/>
          <w:marTop w:val="0"/>
          <w:marBottom w:val="0"/>
          <w:divBdr>
            <w:top w:val="none" w:sz="0" w:space="0" w:color="auto"/>
            <w:left w:val="none" w:sz="0" w:space="0" w:color="auto"/>
            <w:bottom w:val="none" w:sz="0" w:space="0" w:color="auto"/>
            <w:right w:val="none" w:sz="0" w:space="0" w:color="auto"/>
          </w:divBdr>
        </w:div>
        <w:div w:id="770931907">
          <w:marLeft w:val="640"/>
          <w:marRight w:val="0"/>
          <w:marTop w:val="0"/>
          <w:marBottom w:val="0"/>
          <w:divBdr>
            <w:top w:val="none" w:sz="0" w:space="0" w:color="auto"/>
            <w:left w:val="none" w:sz="0" w:space="0" w:color="auto"/>
            <w:bottom w:val="none" w:sz="0" w:space="0" w:color="auto"/>
            <w:right w:val="none" w:sz="0" w:space="0" w:color="auto"/>
          </w:divBdr>
        </w:div>
        <w:div w:id="1935016948">
          <w:marLeft w:val="640"/>
          <w:marRight w:val="0"/>
          <w:marTop w:val="0"/>
          <w:marBottom w:val="0"/>
          <w:divBdr>
            <w:top w:val="none" w:sz="0" w:space="0" w:color="auto"/>
            <w:left w:val="none" w:sz="0" w:space="0" w:color="auto"/>
            <w:bottom w:val="none" w:sz="0" w:space="0" w:color="auto"/>
            <w:right w:val="none" w:sz="0" w:space="0" w:color="auto"/>
          </w:divBdr>
        </w:div>
        <w:div w:id="500698927">
          <w:marLeft w:val="640"/>
          <w:marRight w:val="0"/>
          <w:marTop w:val="0"/>
          <w:marBottom w:val="0"/>
          <w:divBdr>
            <w:top w:val="none" w:sz="0" w:space="0" w:color="auto"/>
            <w:left w:val="none" w:sz="0" w:space="0" w:color="auto"/>
            <w:bottom w:val="none" w:sz="0" w:space="0" w:color="auto"/>
            <w:right w:val="none" w:sz="0" w:space="0" w:color="auto"/>
          </w:divBdr>
        </w:div>
        <w:div w:id="168565807">
          <w:marLeft w:val="640"/>
          <w:marRight w:val="0"/>
          <w:marTop w:val="0"/>
          <w:marBottom w:val="0"/>
          <w:divBdr>
            <w:top w:val="none" w:sz="0" w:space="0" w:color="auto"/>
            <w:left w:val="none" w:sz="0" w:space="0" w:color="auto"/>
            <w:bottom w:val="none" w:sz="0" w:space="0" w:color="auto"/>
            <w:right w:val="none" w:sz="0" w:space="0" w:color="auto"/>
          </w:divBdr>
        </w:div>
        <w:div w:id="1448694389">
          <w:marLeft w:val="640"/>
          <w:marRight w:val="0"/>
          <w:marTop w:val="0"/>
          <w:marBottom w:val="0"/>
          <w:divBdr>
            <w:top w:val="none" w:sz="0" w:space="0" w:color="auto"/>
            <w:left w:val="none" w:sz="0" w:space="0" w:color="auto"/>
            <w:bottom w:val="none" w:sz="0" w:space="0" w:color="auto"/>
            <w:right w:val="none" w:sz="0" w:space="0" w:color="auto"/>
          </w:divBdr>
        </w:div>
        <w:div w:id="1827625443">
          <w:marLeft w:val="640"/>
          <w:marRight w:val="0"/>
          <w:marTop w:val="0"/>
          <w:marBottom w:val="0"/>
          <w:divBdr>
            <w:top w:val="none" w:sz="0" w:space="0" w:color="auto"/>
            <w:left w:val="none" w:sz="0" w:space="0" w:color="auto"/>
            <w:bottom w:val="none" w:sz="0" w:space="0" w:color="auto"/>
            <w:right w:val="none" w:sz="0" w:space="0" w:color="auto"/>
          </w:divBdr>
        </w:div>
        <w:div w:id="2145268976">
          <w:marLeft w:val="640"/>
          <w:marRight w:val="0"/>
          <w:marTop w:val="0"/>
          <w:marBottom w:val="0"/>
          <w:divBdr>
            <w:top w:val="none" w:sz="0" w:space="0" w:color="auto"/>
            <w:left w:val="none" w:sz="0" w:space="0" w:color="auto"/>
            <w:bottom w:val="none" w:sz="0" w:space="0" w:color="auto"/>
            <w:right w:val="none" w:sz="0" w:space="0" w:color="auto"/>
          </w:divBdr>
        </w:div>
        <w:div w:id="1732843657">
          <w:marLeft w:val="640"/>
          <w:marRight w:val="0"/>
          <w:marTop w:val="0"/>
          <w:marBottom w:val="0"/>
          <w:divBdr>
            <w:top w:val="none" w:sz="0" w:space="0" w:color="auto"/>
            <w:left w:val="none" w:sz="0" w:space="0" w:color="auto"/>
            <w:bottom w:val="none" w:sz="0" w:space="0" w:color="auto"/>
            <w:right w:val="none" w:sz="0" w:space="0" w:color="auto"/>
          </w:divBdr>
        </w:div>
        <w:div w:id="1327317706">
          <w:marLeft w:val="640"/>
          <w:marRight w:val="0"/>
          <w:marTop w:val="0"/>
          <w:marBottom w:val="0"/>
          <w:divBdr>
            <w:top w:val="none" w:sz="0" w:space="0" w:color="auto"/>
            <w:left w:val="none" w:sz="0" w:space="0" w:color="auto"/>
            <w:bottom w:val="none" w:sz="0" w:space="0" w:color="auto"/>
            <w:right w:val="none" w:sz="0" w:space="0" w:color="auto"/>
          </w:divBdr>
        </w:div>
        <w:div w:id="1775857508">
          <w:marLeft w:val="640"/>
          <w:marRight w:val="0"/>
          <w:marTop w:val="0"/>
          <w:marBottom w:val="0"/>
          <w:divBdr>
            <w:top w:val="none" w:sz="0" w:space="0" w:color="auto"/>
            <w:left w:val="none" w:sz="0" w:space="0" w:color="auto"/>
            <w:bottom w:val="none" w:sz="0" w:space="0" w:color="auto"/>
            <w:right w:val="none" w:sz="0" w:space="0" w:color="auto"/>
          </w:divBdr>
        </w:div>
        <w:div w:id="1735080124">
          <w:marLeft w:val="640"/>
          <w:marRight w:val="0"/>
          <w:marTop w:val="0"/>
          <w:marBottom w:val="0"/>
          <w:divBdr>
            <w:top w:val="none" w:sz="0" w:space="0" w:color="auto"/>
            <w:left w:val="none" w:sz="0" w:space="0" w:color="auto"/>
            <w:bottom w:val="none" w:sz="0" w:space="0" w:color="auto"/>
            <w:right w:val="none" w:sz="0" w:space="0" w:color="auto"/>
          </w:divBdr>
        </w:div>
        <w:div w:id="388463460">
          <w:marLeft w:val="640"/>
          <w:marRight w:val="0"/>
          <w:marTop w:val="0"/>
          <w:marBottom w:val="0"/>
          <w:divBdr>
            <w:top w:val="none" w:sz="0" w:space="0" w:color="auto"/>
            <w:left w:val="none" w:sz="0" w:space="0" w:color="auto"/>
            <w:bottom w:val="none" w:sz="0" w:space="0" w:color="auto"/>
            <w:right w:val="none" w:sz="0" w:space="0" w:color="auto"/>
          </w:divBdr>
        </w:div>
        <w:div w:id="1562788624">
          <w:marLeft w:val="640"/>
          <w:marRight w:val="0"/>
          <w:marTop w:val="0"/>
          <w:marBottom w:val="0"/>
          <w:divBdr>
            <w:top w:val="none" w:sz="0" w:space="0" w:color="auto"/>
            <w:left w:val="none" w:sz="0" w:space="0" w:color="auto"/>
            <w:bottom w:val="none" w:sz="0" w:space="0" w:color="auto"/>
            <w:right w:val="none" w:sz="0" w:space="0" w:color="auto"/>
          </w:divBdr>
        </w:div>
        <w:div w:id="1717198833">
          <w:marLeft w:val="640"/>
          <w:marRight w:val="0"/>
          <w:marTop w:val="0"/>
          <w:marBottom w:val="0"/>
          <w:divBdr>
            <w:top w:val="none" w:sz="0" w:space="0" w:color="auto"/>
            <w:left w:val="none" w:sz="0" w:space="0" w:color="auto"/>
            <w:bottom w:val="none" w:sz="0" w:space="0" w:color="auto"/>
            <w:right w:val="none" w:sz="0" w:space="0" w:color="auto"/>
          </w:divBdr>
        </w:div>
        <w:div w:id="1259218072">
          <w:marLeft w:val="640"/>
          <w:marRight w:val="0"/>
          <w:marTop w:val="0"/>
          <w:marBottom w:val="0"/>
          <w:divBdr>
            <w:top w:val="none" w:sz="0" w:space="0" w:color="auto"/>
            <w:left w:val="none" w:sz="0" w:space="0" w:color="auto"/>
            <w:bottom w:val="none" w:sz="0" w:space="0" w:color="auto"/>
            <w:right w:val="none" w:sz="0" w:space="0" w:color="auto"/>
          </w:divBdr>
        </w:div>
        <w:div w:id="2129156848">
          <w:marLeft w:val="640"/>
          <w:marRight w:val="0"/>
          <w:marTop w:val="0"/>
          <w:marBottom w:val="0"/>
          <w:divBdr>
            <w:top w:val="none" w:sz="0" w:space="0" w:color="auto"/>
            <w:left w:val="none" w:sz="0" w:space="0" w:color="auto"/>
            <w:bottom w:val="none" w:sz="0" w:space="0" w:color="auto"/>
            <w:right w:val="none" w:sz="0" w:space="0" w:color="auto"/>
          </w:divBdr>
        </w:div>
        <w:div w:id="1563370777">
          <w:marLeft w:val="640"/>
          <w:marRight w:val="0"/>
          <w:marTop w:val="0"/>
          <w:marBottom w:val="0"/>
          <w:divBdr>
            <w:top w:val="none" w:sz="0" w:space="0" w:color="auto"/>
            <w:left w:val="none" w:sz="0" w:space="0" w:color="auto"/>
            <w:bottom w:val="none" w:sz="0" w:space="0" w:color="auto"/>
            <w:right w:val="none" w:sz="0" w:space="0" w:color="auto"/>
          </w:divBdr>
        </w:div>
        <w:div w:id="1407531578">
          <w:marLeft w:val="640"/>
          <w:marRight w:val="0"/>
          <w:marTop w:val="0"/>
          <w:marBottom w:val="0"/>
          <w:divBdr>
            <w:top w:val="none" w:sz="0" w:space="0" w:color="auto"/>
            <w:left w:val="none" w:sz="0" w:space="0" w:color="auto"/>
            <w:bottom w:val="none" w:sz="0" w:space="0" w:color="auto"/>
            <w:right w:val="none" w:sz="0" w:space="0" w:color="auto"/>
          </w:divBdr>
        </w:div>
        <w:div w:id="1869559736">
          <w:marLeft w:val="640"/>
          <w:marRight w:val="0"/>
          <w:marTop w:val="0"/>
          <w:marBottom w:val="0"/>
          <w:divBdr>
            <w:top w:val="none" w:sz="0" w:space="0" w:color="auto"/>
            <w:left w:val="none" w:sz="0" w:space="0" w:color="auto"/>
            <w:bottom w:val="none" w:sz="0" w:space="0" w:color="auto"/>
            <w:right w:val="none" w:sz="0" w:space="0" w:color="auto"/>
          </w:divBdr>
        </w:div>
        <w:div w:id="674188447">
          <w:marLeft w:val="640"/>
          <w:marRight w:val="0"/>
          <w:marTop w:val="0"/>
          <w:marBottom w:val="0"/>
          <w:divBdr>
            <w:top w:val="none" w:sz="0" w:space="0" w:color="auto"/>
            <w:left w:val="none" w:sz="0" w:space="0" w:color="auto"/>
            <w:bottom w:val="none" w:sz="0" w:space="0" w:color="auto"/>
            <w:right w:val="none" w:sz="0" w:space="0" w:color="auto"/>
          </w:divBdr>
        </w:div>
        <w:div w:id="99028562">
          <w:marLeft w:val="640"/>
          <w:marRight w:val="0"/>
          <w:marTop w:val="0"/>
          <w:marBottom w:val="0"/>
          <w:divBdr>
            <w:top w:val="none" w:sz="0" w:space="0" w:color="auto"/>
            <w:left w:val="none" w:sz="0" w:space="0" w:color="auto"/>
            <w:bottom w:val="none" w:sz="0" w:space="0" w:color="auto"/>
            <w:right w:val="none" w:sz="0" w:space="0" w:color="auto"/>
          </w:divBdr>
        </w:div>
        <w:div w:id="1573851382">
          <w:marLeft w:val="640"/>
          <w:marRight w:val="0"/>
          <w:marTop w:val="0"/>
          <w:marBottom w:val="0"/>
          <w:divBdr>
            <w:top w:val="none" w:sz="0" w:space="0" w:color="auto"/>
            <w:left w:val="none" w:sz="0" w:space="0" w:color="auto"/>
            <w:bottom w:val="none" w:sz="0" w:space="0" w:color="auto"/>
            <w:right w:val="none" w:sz="0" w:space="0" w:color="auto"/>
          </w:divBdr>
        </w:div>
        <w:div w:id="843934809">
          <w:marLeft w:val="640"/>
          <w:marRight w:val="0"/>
          <w:marTop w:val="0"/>
          <w:marBottom w:val="0"/>
          <w:divBdr>
            <w:top w:val="none" w:sz="0" w:space="0" w:color="auto"/>
            <w:left w:val="none" w:sz="0" w:space="0" w:color="auto"/>
            <w:bottom w:val="none" w:sz="0" w:space="0" w:color="auto"/>
            <w:right w:val="none" w:sz="0" w:space="0" w:color="auto"/>
          </w:divBdr>
        </w:div>
        <w:div w:id="1166166041">
          <w:marLeft w:val="640"/>
          <w:marRight w:val="0"/>
          <w:marTop w:val="0"/>
          <w:marBottom w:val="0"/>
          <w:divBdr>
            <w:top w:val="none" w:sz="0" w:space="0" w:color="auto"/>
            <w:left w:val="none" w:sz="0" w:space="0" w:color="auto"/>
            <w:bottom w:val="none" w:sz="0" w:space="0" w:color="auto"/>
            <w:right w:val="none" w:sz="0" w:space="0" w:color="auto"/>
          </w:divBdr>
        </w:div>
        <w:div w:id="2112115941">
          <w:marLeft w:val="640"/>
          <w:marRight w:val="0"/>
          <w:marTop w:val="0"/>
          <w:marBottom w:val="0"/>
          <w:divBdr>
            <w:top w:val="none" w:sz="0" w:space="0" w:color="auto"/>
            <w:left w:val="none" w:sz="0" w:space="0" w:color="auto"/>
            <w:bottom w:val="none" w:sz="0" w:space="0" w:color="auto"/>
            <w:right w:val="none" w:sz="0" w:space="0" w:color="auto"/>
          </w:divBdr>
        </w:div>
        <w:div w:id="1856336695">
          <w:marLeft w:val="640"/>
          <w:marRight w:val="0"/>
          <w:marTop w:val="0"/>
          <w:marBottom w:val="0"/>
          <w:divBdr>
            <w:top w:val="none" w:sz="0" w:space="0" w:color="auto"/>
            <w:left w:val="none" w:sz="0" w:space="0" w:color="auto"/>
            <w:bottom w:val="none" w:sz="0" w:space="0" w:color="auto"/>
            <w:right w:val="none" w:sz="0" w:space="0" w:color="auto"/>
          </w:divBdr>
        </w:div>
        <w:div w:id="527914834">
          <w:marLeft w:val="640"/>
          <w:marRight w:val="0"/>
          <w:marTop w:val="0"/>
          <w:marBottom w:val="0"/>
          <w:divBdr>
            <w:top w:val="none" w:sz="0" w:space="0" w:color="auto"/>
            <w:left w:val="none" w:sz="0" w:space="0" w:color="auto"/>
            <w:bottom w:val="none" w:sz="0" w:space="0" w:color="auto"/>
            <w:right w:val="none" w:sz="0" w:space="0" w:color="auto"/>
          </w:divBdr>
        </w:div>
        <w:div w:id="165290854">
          <w:marLeft w:val="640"/>
          <w:marRight w:val="0"/>
          <w:marTop w:val="0"/>
          <w:marBottom w:val="0"/>
          <w:divBdr>
            <w:top w:val="none" w:sz="0" w:space="0" w:color="auto"/>
            <w:left w:val="none" w:sz="0" w:space="0" w:color="auto"/>
            <w:bottom w:val="none" w:sz="0" w:space="0" w:color="auto"/>
            <w:right w:val="none" w:sz="0" w:space="0" w:color="auto"/>
          </w:divBdr>
        </w:div>
        <w:div w:id="406617461">
          <w:marLeft w:val="640"/>
          <w:marRight w:val="0"/>
          <w:marTop w:val="0"/>
          <w:marBottom w:val="0"/>
          <w:divBdr>
            <w:top w:val="none" w:sz="0" w:space="0" w:color="auto"/>
            <w:left w:val="none" w:sz="0" w:space="0" w:color="auto"/>
            <w:bottom w:val="none" w:sz="0" w:space="0" w:color="auto"/>
            <w:right w:val="none" w:sz="0" w:space="0" w:color="auto"/>
          </w:divBdr>
        </w:div>
        <w:div w:id="266889517">
          <w:marLeft w:val="640"/>
          <w:marRight w:val="0"/>
          <w:marTop w:val="0"/>
          <w:marBottom w:val="0"/>
          <w:divBdr>
            <w:top w:val="none" w:sz="0" w:space="0" w:color="auto"/>
            <w:left w:val="none" w:sz="0" w:space="0" w:color="auto"/>
            <w:bottom w:val="none" w:sz="0" w:space="0" w:color="auto"/>
            <w:right w:val="none" w:sz="0" w:space="0" w:color="auto"/>
          </w:divBdr>
        </w:div>
        <w:div w:id="170460900">
          <w:marLeft w:val="640"/>
          <w:marRight w:val="0"/>
          <w:marTop w:val="0"/>
          <w:marBottom w:val="0"/>
          <w:divBdr>
            <w:top w:val="none" w:sz="0" w:space="0" w:color="auto"/>
            <w:left w:val="none" w:sz="0" w:space="0" w:color="auto"/>
            <w:bottom w:val="none" w:sz="0" w:space="0" w:color="auto"/>
            <w:right w:val="none" w:sz="0" w:space="0" w:color="auto"/>
          </w:divBdr>
        </w:div>
        <w:div w:id="1367366357">
          <w:marLeft w:val="640"/>
          <w:marRight w:val="0"/>
          <w:marTop w:val="0"/>
          <w:marBottom w:val="0"/>
          <w:divBdr>
            <w:top w:val="none" w:sz="0" w:space="0" w:color="auto"/>
            <w:left w:val="none" w:sz="0" w:space="0" w:color="auto"/>
            <w:bottom w:val="none" w:sz="0" w:space="0" w:color="auto"/>
            <w:right w:val="none" w:sz="0" w:space="0" w:color="auto"/>
          </w:divBdr>
        </w:div>
        <w:div w:id="1165705311">
          <w:marLeft w:val="640"/>
          <w:marRight w:val="0"/>
          <w:marTop w:val="0"/>
          <w:marBottom w:val="0"/>
          <w:divBdr>
            <w:top w:val="none" w:sz="0" w:space="0" w:color="auto"/>
            <w:left w:val="none" w:sz="0" w:space="0" w:color="auto"/>
            <w:bottom w:val="none" w:sz="0" w:space="0" w:color="auto"/>
            <w:right w:val="none" w:sz="0" w:space="0" w:color="auto"/>
          </w:divBdr>
        </w:div>
        <w:div w:id="391581519">
          <w:marLeft w:val="640"/>
          <w:marRight w:val="0"/>
          <w:marTop w:val="0"/>
          <w:marBottom w:val="0"/>
          <w:divBdr>
            <w:top w:val="none" w:sz="0" w:space="0" w:color="auto"/>
            <w:left w:val="none" w:sz="0" w:space="0" w:color="auto"/>
            <w:bottom w:val="none" w:sz="0" w:space="0" w:color="auto"/>
            <w:right w:val="none" w:sz="0" w:space="0" w:color="auto"/>
          </w:divBdr>
        </w:div>
        <w:div w:id="1474912029">
          <w:marLeft w:val="640"/>
          <w:marRight w:val="0"/>
          <w:marTop w:val="0"/>
          <w:marBottom w:val="0"/>
          <w:divBdr>
            <w:top w:val="none" w:sz="0" w:space="0" w:color="auto"/>
            <w:left w:val="none" w:sz="0" w:space="0" w:color="auto"/>
            <w:bottom w:val="none" w:sz="0" w:space="0" w:color="auto"/>
            <w:right w:val="none" w:sz="0" w:space="0" w:color="auto"/>
          </w:divBdr>
        </w:div>
        <w:div w:id="19822562">
          <w:marLeft w:val="640"/>
          <w:marRight w:val="0"/>
          <w:marTop w:val="0"/>
          <w:marBottom w:val="0"/>
          <w:divBdr>
            <w:top w:val="none" w:sz="0" w:space="0" w:color="auto"/>
            <w:left w:val="none" w:sz="0" w:space="0" w:color="auto"/>
            <w:bottom w:val="none" w:sz="0" w:space="0" w:color="auto"/>
            <w:right w:val="none" w:sz="0" w:space="0" w:color="auto"/>
          </w:divBdr>
        </w:div>
        <w:div w:id="1111977531">
          <w:marLeft w:val="640"/>
          <w:marRight w:val="0"/>
          <w:marTop w:val="0"/>
          <w:marBottom w:val="0"/>
          <w:divBdr>
            <w:top w:val="none" w:sz="0" w:space="0" w:color="auto"/>
            <w:left w:val="none" w:sz="0" w:space="0" w:color="auto"/>
            <w:bottom w:val="none" w:sz="0" w:space="0" w:color="auto"/>
            <w:right w:val="none" w:sz="0" w:space="0" w:color="auto"/>
          </w:divBdr>
        </w:div>
        <w:div w:id="44303798">
          <w:marLeft w:val="640"/>
          <w:marRight w:val="0"/>
          <w:marTop w:val="0"/>
          <w:marBottom w:val="0"/>
          <w:divBdr>
            <w:top w:val="none" w:sz="0" w:space="0" w:color="auto"/>
            <w:left w:val="none" w:sz="0" w:space="0" w:color="auto"/>
            <w:bottom w:val="none" w:sz="0" w:space="0" w:color="auto"/>
            <w:right w:val="none" w:sz="0" w:space="0" w:color="auto"/>
          </w:divBdr>
        </w:div>
        <w:div w:id="304555078">
          <w:marLeft w:val="640"/>
          <w:marRight w:val="0"/>
          <w:marTop w:val="0"/>
          <w:marBottom w:val="0"/>
          <w:divBdr>
            <w:top w:val="none" w:sz="0" w:space="0" w:color="auto"/>
            <w:left w:val="none" w:sz="0" w:space="0" w:color="auto"/>
            <w:bottom w:val="none" w:sz="0" w:space="0" w:color="auto"/>
            <w:right w:val="none" w:sz="0" w:space="0" w:color="auto"/>
          </w:divBdr>
        </w:div>
        <w:div w:id="635717411">
          <w:marLeft w:val="640"/>
          <w:marRight w:val="0"/>
          <w:marTop w:val="0"/>
          <w:marBottom w:val="0"/>
          <w:divBdr>
            <w:top w:val="none" w:sz="0" w:space="0" w:color="auto"/>
            <w:left w:val="none" w:sz="0" w:space="0" w:color="auto"/>
            <w:bottom w:val="none" w:sz="0" w:space="0" w:color="auto"/>
            <w:right w:val="none" w:sz="0" w:space="0" w:color="auto"/>
          </w:divBdr>
        </w:div>
        <w:div w:id="663750826">
          <w:marLeft w:val="640"/>
          <w:marRight w:val="0"/>
          <w:marTop w:val="0"/>
          <w:marBottom w:val="0"/>
          <w:divBdr>
            <w:top w:val="none" w:sz="0" w:space="0" w:color="auto"/>
            <w:left w:val="none" w:sz="0" w:space="0" w:color="auto"/>
            <w:bottom w:val="none" w:sz="0" w:space="0" w:color="auto"/>
            <w:right w:val="none" w:sz="0" w:space="0" w:color="auto"/>
          </w:divBdr>
        </w:div>
        <w:div w:id="1710646429">
          <w:marLeft w:val="640"/>
          <w:marRight w:val="0"/>
          <w:marTop w:val="0"/>
          <w:marBottom w:val="0"/>
          <w:divBdr>
            <w:top w:val="none" w:sz="0" w:space="0" w:color="auto"/>
            <w:left w:val="none" w:sz="0" w:space="0" w:color="auto"/>
            <w:bottom w:val="none" w:sz="0" w:space="0" w:color="auto"/>
            <w:right w:val="none" w:sz="0" w:space="0" w:color="auto"/>
          </w:divBdr>
        </w:div>
        <w:div w:id="185143931">
          <w:marLeft w:val="640"/>
          <w:marRight w:val="0"/>
          <w:marTop w:val="0"/>
          <w:marBottom w:val="0"/>
          <w:divBdr>
            <w:top w:val="none" w:sz="0" w:space="0" w:color="auto"/>
            <w:left w:val="none" w:sz="0" w:space="0" w:color="auto"/>
            <w:bottom w:val="none" w:sz="0" w:space="0" w:color="auto"/>
            <w:right w:val="none" w:sz="0" w:space="0" w:color="auto"/>
          </w:divBdr>
        </w:div>
        <w:div w:id="136801838">
          <w:marLeft w:val="640"/>
          <w:marRight w:val="0"/>
          <w:marTop w:val="0"/>
          <w:marBottom w:val="0"/>
          <w:divBdr>
            <w:top w:val="none" w:sz="0" w:space="0" w:color="auto"/>
            <w:left w:val="none" w:sz="0" w:space="0" w:color="auto"/>
            <w:bottom w:val="none" w:sz="0" w:space="0" w:color="auto"/>
            <w:right w:val="none" w:sz="0" w:space="0" w:color="auto"/>
          </w:divBdr>
        </w:div>
        <w:div w:id="2030914065">
          <w:marLeft w:val="640"/>
          <w:marRight w:val="0"/>
          <w:marTop w:val="0"/>
          <w:marBottom w:val="0"/>
          <w:divBdr>
            <w:top w:val="none" w:sz="0" w:space="0" w:color="auto"/>
            <w:left w:val="none" w:sz="0" w:space="0" w:color="auto"/>
            <w:bottom w:val="none" w:sz="0" w:space="0" w:color="auto"/>
            <w:right w:val="none" w:sz="0" w:space="0" w:color="auto"/>
          </w:divBdr>
        </w:div>
        <w:div w:id="2056151062">
          <w:marLeft w:val="640"/>
          <w:marRight w:val="0"/>
          <w:marTop w:val="0"/>
          <w:marBottom w:val="0"/>
          <w:divBdr>
            <w:top w:val="none" w:sz="0" w:space="0" w:color="auto"/>
            <w:left w:val="none" w:sz="0" w:space="0" w:color="auto"/>
            <w:bottom w:val="none" w:sz="0" w:space="0" w:color="auto"/>
            <w:right w:val="none" w:sz="0" w:space="0" w:color="auto"/>
          </w:divBdr>
        </w:div>
        <w:div w:id="1189568630">
          <w:marLeft w:val="640"/>
          <w:marRight w:val="0"/>
          <w:marTop w:val="0"/>
          <w:marBottom w:val="0"/>
          <w:divBdr>
            <w:top w:val="none" w:sz="0" w:space="0" w:color="auto"/>
            <w:left w:val="none" w:sz="0" w:space="0" w:color="auto"/>
            <w:bottom w:val="none" w:sz="0" w:space="0" w:color="auto"/>
            <w:right w:val="none" w:sz="0" w:space="0" w:color="auto"/>
          </w:divBdr>
        </w:div>
        <w:div w:id="807551110">
          <w:marLeft w:val="640"/>
          <w:marRight w:val="0"/>
          <w:marTop w:val="0"/>
          <w:marBottom w:val="0"/>
          <w:divBdr>
            <w:top w:val="none" w:sz="0" w:space="0" w:color="auto"/>
            <w:left w:val="none" w:sz="0" w:space="0" w:color="auto"/>
            <w:bottom w:val="none" w:sz="0" w:space="0" w:color="auto"/>
            <w:right w:val="none" w:sz="0" w:space="0" w:color="auto"/>
          </w:divBdr>
        </w:div>
        <w:div w:id="1870683617">
          <w:marLeft w:val="640"/>
          <w:marRight w:val="0"/>
          <w:marTop w:val="0"/>
          <w:marBottom w:val="0"/>
          <w:divBdr>
            <w:top w:val="none" w:sz="0" w:space="0" w:color="auto"/>
            <w:left w:val="none" w:sz="0" w:space="0" w:color="auto"/>
            <w:bottom w:val="none" w:sz="0" w:space="0" w:color="auto"/>
            <w:right w:val="none" w:sz="0" w:space="0" w:color="auto"/>
          </w:divBdr>
        </w:div>
        <w:div w:id="470951644">
          <w:marLeft w:val="640"/>
          <w:marRight w:val="0"/>
          <w:marTop w:val="0"/>
          <w:marBottom w:val="0"/>
          <w:divBdr>
            <w:top w:val="none" w:sz="0" w:space="0" w:color="auto"/>
            <w:left w:val="none" w:sz="0" w:space="0" w:color="auto"/>
            <w:bottom w:val="none" w:sz="0" w:space="0" w:color="auto"/>
            <w:right w:val="none" w:sz="0" w:space="0" w:color="auto"/>
          </w:divBdr>
        </w:div>
        <w:div w:id="1179346942">
          <w:marLeft w:val="640"/>
          <w:marRight w:val="0"/>
          <w:marTop w:val="0"/>
          <w:marBottom w:val="0"/>
          <w:divBdr>
            <w:top w:val="none" w:sz="0" w:space="0" w:color="auto"/>
            <w:left w:val="none" w:sz="0" w:space="0" w:color="auto"/>
            <w:bottom w:val="none" w:sz="0" w:space="0" w:color="auto"/>
            <w:right w:val="none" w:sz="0" w:space="0" w:color="auto"/>
          </w:divBdr>
        </w:div>
        <w:div w:id="628631821">
          <w:marLeft w:val="640"/>
          <w:marRight w:val="0"/>
          <w:marTop w:val="0"/>
          <w:marBottom w:val="0"/>
          <w:divBdr>
            <w:top w:val="none" w:sz="0" w:space="0" w:color="auto"/>
            <w:left w:val="none" w:sz="0" w:space="0" w:color="auto"/>
            <w:bottom w:val="none" w:sz="0" w:space="0" w:color="auto"/>
            <w:right w:val="none" w:sz="0" w:space="0" w:color="auto"/>
          </w:divBdr>
        </w:div>
        <w:div w:id="1877961504">
          <w:marLeft w:val="640"/>
          <w:marRight w:val="0"/>
          <w:marTop w:val="0"/>
          <w:marBottom w:val="0"/>
          <w:divBdr>
            <w:top w:val="none" w:sz="0" w:space="0" w:color="auto"/>
            <w:left w:val="none" w:sz="0" w:space="0" w:color="auto"/>
            <w:bottom w:val="none" w:sz="0" w:space="0" w:color="auto"/>
            <w:right w:val="none" w:sz="0" w:space="0" w:color="auto"/>
          </w:divBdr>
        </w:div>
        <w:div w:id="1600483561">
          <w:marLeft w:val="640"/>
          <w:marRight w:val="0"/>
          <w:marTop w:val="0"/>
          <w:marBottom w:val="0"/>
          <w:divBdr>
            <w:top w:val="none" w:sz="0" w:space="0" w:color="auto"/>
            <w:left w:val="none" w:sz="0" w:space="0" w:color="auto"/>
            <w:bottom w:val="none" w:sz="0" w:space="0" w:color="auto"/>
            <w:right w:val="none" w:sz="0" w:space="0" w:color="auto"/>
          </w:divBdr>
        </w:div>
        <w:div w:id="1218008969">
          <w:marLeft w:val="640"/>
          <w:marRight w:val="0"/>
          <w:marTop w:val="0"/>
          <w:marBottom w:val="0"/>
          <w:divBdr>
            <w:top w:val="none" w:sz="0" w:space="0" w:color="auto"/>
            <w:left w:val="none" w:sz="0" w:space="0" w:color="auto"/>
            <w:bottom w:val="none" w:sz="0" w:space="0" w:color="auto"/>
            <w:right w:val="none" w:sz="0" w:space="0" w:color="auto"/>
          </w:divBdr>
        </w:div>
        <w:div w:id="970786173">
          <w:marLeft w:val="640"/>
          <w:marRight w:val="0"/>
          <w:marTop w:val="0"/>
          <w:marBottom w:val="0"/>
          <w:divBdr>
            <w:top w:val="none" w:sz="0" w:space="0" w:color="auto"/>
            <w:left w:val="none" w:sz="0" w:space="0" w:color="auto"/>
            <w:bottom w:val="none" w:sz="0" w:space="0" w:color="auto"/>
            <w:right w:val="none" w:sz="0" w:space="0" w:color="auto"/>
          </w:divBdr>
        </w:div>
        <w:div w:id="423577696">
          <w:marLeft w:val="640"/>
          <w:marRight w:val="0"/>
          <w:marTop w:val="0"/>
          <w:marBottom w:val="0"/>
          <w:divBdr>
            <w:top w:val="none" w:sz="0" w:space="0" w:color="auto"/>
            <w:left w:val="none" w:sz="0" w:space="0" w:color="auto"/>
            <w:bottom w:val="none" w:sz="0" w:space="0" w:color="auto"/>
            <w:right w:val="none" w:sz="0" w:space="0" w:color="auto"/>
          </w:divBdr>
        </w:div>
        <w:div w:id="707343053">
          <w:marLeft w:val="640"/>
          <w:marRight w:val="0"/>
          <w:marTop w:val="0"/>
          <w:marBottom w:val="0"/>
          <w:divBdr>
            <w:top w:val="none" w:sz="0" w:space="0" w:color="auto"/>
            <w:left w:val="none" w:sz="0" w:space="0" w:color="auto"/>
            <w:bottom w:val="none" w:sz="0" w:space="0" w:color="auto"/>
            <w:right w:val="none" w:sz="0" w:space="0" w:color="auto"/>
          </w:divBdr>
        </w:div>
        <w:div w:id="1823277356">
          <w:marLeft w:val="640"/>
          <w:marRight w:val="0"/>
          <w:marTop w:val="0"/>
          <w:marBottom w:val="0"/>
          <w:divBdr>
            <w:top w:val="none" w:sz="0" w:space="0" w:color="auto"/>
            <w:left w:val="none" w:sz="0" w:space="0" w:color="auto"/>
            <w:bottom w:val="none" w:sz="0" w:space="0" w:color="auto"/>
            <w:right w:val="none" w:sz="0" w:space="0" w:color="auto"/>
          </w:divBdr>
        </w:div>
        <w:div w:id="236136011">
          <w:marLeft w:val="640"/>
          <w:marRight w:val="0"/>
          <w:marTop w:val="0"/>
          <w:marBottom w:val="0"/>
          <w:divBdr>
            <w:top w:val="none" w:sz="0" w:space="0" w:color="auto"/>
            <w:left w:val="none" w:sz="0" w:space="0" w:color="auto"/>
            <w:bottom w:val="none" w:sz="0" w:space="0" w:color="auto"/>
            <w:right w:val="none" w:sz="0" w:space="0" w:color="auto"/>
          </w:divBdr>
        </w:div>
        <w:div w:id="827481988">
          <w:marLeft w:val="640"/>
          <w:marRight w:val="0"/>
          <w:marTop w:val="0"/>
          <w:marBottom w:val="0"/>
          <w:divBdr>
            <w:top w:val="none" w:sz="0" w:space="0" w:color="auto"/>
            <w:left w:val="none" w:sz="0" w:space="0" w:color="auto"/>
            <w:bottom w:val="none" w:sz="0" w:space="0" w:color="auto"/>
            <w:right w:val="none" w:sz="0" w:space="0" w:color="auto"/>
          </w:divBdr>
        </w:div>
        <w:div w:id="1943957036">
          <w:marLeft w:val="640"/>
          <w:marRight w:val="0"/>
          <w:marTop w:val="0"/>
          <w:marBottom w:val="0"/>
          <w:divBdr>
            <w:top w:val="none" w:sz="0" w:space="0" w:color="auto"/>
            <w:left w:val="none" w:sz="0" w:space="0" w:color="auto"/>
            <w:bottom w:val="none" w:sz="0" w:space="0" w:color="auto"/>
            <w:right w:val="none" w:sz="0" w:space="0" w:color="auto"/>
          </w:divBdr>
        </w:div>
        <w:div w:id="1108349175">
          <w:marLeft w:val="640"/>
          <w:marRight w:val="0"/>
          <w:marTop w:val="0"/>
          <w:marBottom w:val="0"/>
          <w:divBdr>
            <w:top w:val="none" w:sz="0" w:space="0" w:color="auto"/>
            <w:left w:val="none" w:sz="0" w:space="0" w:color="auto"/>
            <w:bottom w:val="none" w:sz="0" w:space="0" w:color="auto"/>
            <w:right w:val="none" w:sz="0" w:space="0" w:color="auto"/>
          </w:divBdr>
        </w:div>
        <w:div w:id="1644120186">
          <w:marLeft w:val="640"/>
          <w:marRight w:val="0"/>
          <w:marTop w:val="0"/>
          <w:marBottom w:val="0"/>
          <w:divBdr>
            <w:top w:val="none" w:sz="0" w:space="0" w:color="auto"/>
            <w:left w:val="none" w:sz="0" w:space="0" w:color="auto"/>
            <w:bottom w:val="none" w:sz="0" w:space="0" w:color="auto"/>
            <w:right w:val="none" w:sz="0" w:space="0" w:color="auto"/>
          </w:divBdr>
        </w:div>
        <w:div w:id="75322851">
          <w:marLeft w:val="640"/>
          <w:marRight w:val="0"/>
          <w:marTop w:val="0"/>
          <w:marBottom w:val="0"/>
          <w:divBdr>
            <w:top w:val="none" w:sz="0" w:space="0" w:color="auto"/>
            <w:left w:val="none" w:sz="0" w:space="0" w:color="auto"/>
            <w:bottom w:val="none" w:sz="0" w:space="0" w:color="auto"/>
            <w:right w:val="none" w:sz="0" w:space="0" w:color="auto"/>
          </w:divBdr>
        </w:div>
      </w:divsChild>
    </w:div>
    <w:div w:id="1951431056">
      <w:bodyDiv w:val="1"/>
      <w:marLeft w:val="0"/>
      <w:marRight w:val="0"/>
      <w:marTop w:val="0"/>
      <w:marBottom w:val="0"/>
      <w:divBdr>
        <w:top w:val="none" w:sz="0" w:space="0" w:color="auto"/>
        <w:left w:val="none" w:sz="0" w:space="0" w:color="auto"/>
        <w:bottom w:val="none" w:sz="0" w:space="0" w:color="auto"/>
        <w:right w:val="none" w:sz="0" w:space="0" w:color="auto"/>
      </w:divBdr>
    </w:div>
    <w:div w:id="1952928767">
      <w:bodyDiv w:val="1"/>
      <w:marLeft w:val="0"/>
      <w:marRight w:val="0"/>
      <w:marTop w:val="0"/>
      <w:marBottom w:val="0"/>
      <w:divBdr>
        <w:top w:val="none" w:sz="0" w:space="0" w:color="auto"/>
        <w:left w:val="none" w:sz="0" w:space="0" w:color="auto"/>
        <w:bottom w:val="none" w:sz="0" w:space="0" w:color="auto"/>
        <w:right w:val="none" w:sz="0" w:space="0" w:color="auto"/>
      </w:divBdr>
    </w:div>
    <w:div w:id="1956978778">
      <w:bodyDiv w:val="1"/>
      <w:marLeft w:val="0"/>
      <w:marRight w:val="0"/>
      <w:marTop w:val="0"/>
      <w:marBottom w:val="0"/>
      <w:divBdr>
        <w:top w:val="none" w:sz="0" w:space="0" w:color="auto"/>
        <w:left w:val="none" w:sz="0" w:space="0" w:color="auto"/>
        <w:bottom w:val="none" w:sz="0" w:space="0" w:color="auto"/>
        <w:right w:val="none" w:sz="0" w:space="0" w:color="auto"/>
      </w:divBdr>
    </w:div>
    <w:div w:id="1957369758">
      <w:bodyDiv w:val="1"/>
      <w:marLeft w:val="0"/>
      <w:marRight w:val="0"/>
      <w:marTop w:val="0"/>
      <w:marBottom w:val="0"/>
      <w:divBdr>
        <w:top w:val="none" w:sz="0" w:space="0" w:color="auto"/>
        <w:left w:val="none" w:sz="0" w:space="0" w:color="auto"/>
        <w:bottom w:val="none" w:sz="0" w:space="0" w:color="auto"/>
        <w:right w:val="none" w:sz="0" w:space="0" w:color="auto"/>
      </w:divBdr>
    </w:div>
    <w:div w:id="1958556954">
      <w:bodyDiv w:val="1"/>
      <w:marLeft w:val="0"/>
      <w:marRight w:val="0"/>
      <w:marTop w:val="0"/>
      <w:marBottom w:val="0"/>
      <w:divBdr>
        <w:top w:val="none" w:sz="0" w:space="0" w:color="auto"/>
        <w:left w:val="none" w:sz="0" w:space="0" w:color="auto"/>
        <w:bottom w:val="none" w:sz="0" w:space="0" w:color="auto"/>
        <w:right w:val="none" w:sz="0" w:space="0" w:color="auto"/>
      </w:divBdr>
    </w:div>
    <w:div w:id="1960144784">
      <w:bodyDiv w:val="1"/>
      <w:marLeft w:val="0"/>
      <w:marRight w:val="0"/>
      <w:marTop w:val="0"/>
      <w:marBottom w:val="0"/>
      <w:divBdr>
        <w:top w:val="none" w:sz="0" w:space="0" w:color="auto"/>
        <w:left w:val="none" w:sz="0" w:space="0" w:color="auto"/>
        <w:bottom w:val="none" w:sz="0" w:space="0" w:color="auto"/>
        <w:right w:val="none" w:sz="0" w:space="0" w:color="auto"/>
      </w:divBdr>
    </w:div>
    <w:div w:id="1961494206">
      <w:bodyDiv w:val="1"/>
      <w:marLeft w:val="0"/>
      <w:marRight w:val="0"/>
      <w:marTop w:val="0"/>
      <w:marBottom w:val="0"/>
      <w:divBdr>
        <w:top w:val="none" w:sz="0" w:space="0" w:color="auto"/>
        <w:left w:val="none" w:sz="0" w:space="0" w:color="auto"/>
        <w:bottom w:val="none" w:sz="0" w:space="0" w:color="auto"/>
        <w:right w:val="none" w:sz="0" w:space="0" w:color="auto"/>
      </w:divBdr>
    </w:div>
    <w:div w:id="1969118057">
      <w:bodyDiv w:val="1"/>
      <w:marLeft w:val="0"/>
      <w:marRight w:val="0"/>
      <w:marTop w:val="0"/>
      <w:marBottom w:val="0"/>
      <w:divBdr>
        <w:top w:val="none" w:sz="0" w:space="0" w:color="auto"/>
        <w:left w:val="none" w:sz="0" w:space="0" w:color="auto"/>
        <w:bottom w:val="none" w:sz="0" w:space="0" w:color="auto"/>
        <w:right w:val="none" w:sz="0" w:space="0" w:color="auto"/>
      </w:divBdr>
      <w:divsChild>
        <w:div w:id="90128613">
          <w:marLeft w:val="640"/>
          <w:marRight w:val="0"/>
          <w:marTop w:val="0"/>
          <w:marBottom w:val="0"/>
          <w:divBdr>
            <w:top w:val="none" w:sz="0" w:space="0" w:color="auto"/>
            <w:left w:val="none" w:sz="0" w:space="0" w:color="auto"/>
            <w:bottom w:val="none" w:sz="0" w:space="0" w:color="auto"/>
            <w:right w:val="none" w:sz="0" w:space="0" w:color="auto"/>
          </w:divBdr>
        </w:div>
        <w:div w:id="110974948">
          <w:marLeft w:val="640"/>
          <w:marRight w:val="0"/>
          <w:marTop w:val="0"/>
          <w:marBottom w:val="0"/>
          <w:divBdr>
            <w:top w:val="none" w:sz="0" w:space="0" w:color="auto"/>
            <w:left w:val="none" w:sz="0" w:space="0" w:color="auto"/>
            <w:bottom w:val="none" w:sz="0" w:space="0" w:color="auto"/>
            <w:right w:val="none" w:sz="0" w:space="0" w:color="auto"/>
          </w:divBdr>
        </w:div>
        <w:div w:id="120533915">
          <w:marLeft w:val="640"/>
          <w:marRight w:val="0"/>
          <w:marTop w:val="0"/>
          <w:marBottom w:val="0"/>
          <w:divBdr>
            <w:top w:val="none" w:sz="0" w:space="0" w:color="auto"/>
            <w:left w:val="none" w:sz="0" w:space="0" w:color="auto"/>
            <w:bottom w:val="none" w:sz="0" w:space="0" w:color="auto"/>
            <w:right w:val="none" w:sz="0" w:space="0" w:color="auto"/>
          </w:divBdr>
        </w:div>
        <w:div w:id="145780160">
          <w:marLeft w:val="640"/>
          <w:marRight w:val="0"/>
          <w:marTop w:val="0"/>
          <w:marBottom w:val="0"/>
          <w:divBdr>
            <w:top w:val="none" w:sz="0" w:space="0" w:color="auto"/>
            <w:left w:val="none" w:sz="0" w:space="0" w:color="auto"/>
            <w:bottom w:val="none" w:sz="0" w:space="0" w:color="auto"/>
            <w:right w:val="none" w:sz="0" w:space="0" w:color="auto"/>
          </w:divBdr>
        </w:div>
        <w:div w:id="227882836">
          <w:marLeft w:val="640"/>
          <w:marRight w:val="0"/>
          <w:marTop w:val="0"/>
          <w:marBottom w:val="0"/>
          <w:divBdr>
            <w:top w:val="none" w:sz="0" w:space="0" w:color="auto"/>
            <w:left w:val="none" w:sz="0" w:space="0" w:color="auto"/>
            <w:bottom w:val="none" w:sz="0" w:space="0" w:color="auto"/>
            <w:right w:val="none" w:sz="0" w:space="0" w:color="auto"/>
          </w:divBdr>
        </w:div>
        <w:div w:id="322048940">
          <w:marLeft w:val="640"/>
          <w:marRight w:val="0"/>
          <w:marTop w:val="0"/>
          <w:marBottom w:val="0"/>
          <w:divBdr>
            <w:top w:val="none" w:sz="0" w:space="0" w:color="auto"/>
            <w:left w:val="none" w:sz="0" w:space="0" w:color="auto"/>
            <w:bottom w:val="none" w:sz="0" w:space="0" w:color="auto"/>
            <w:right w:val="none" w:sz="0" w:space="0" w:color="auto"/>
          </w:divBdr>
        </w:div>
        <w:div w:id="328604825">
          <w:marLeft w:val="640"/>
          <w:marRight w:val="0"/>
          <w:marTop w:val="0"/>
          <w:marBottom w:val="0"/>
          <w:divBdr>
            <w:top w:val="none" w:sz="0" w:space="0" w:color="auto"/>
            <w:left w:val="none" w:sz="0" w:space="0" w:color="auto"/>
            <w:bottom w:val="none" w:sz="0" w:space="0" w:color="auto"/>
            <w:right w:val="none" w:sz="0" w:space="0" w:color="auto"/>
          </w:divBdr>
        </w:div>
        <w:div w:id="331299491">
          <w:marLeft w:val="640"/>
          <w:marRight w:val="0"/>
          <w:marTop w:val="0"/>
          <w:marBottom w:val="0"/>
          <w:divBdr>
            <w:top w:val="none" w:sz="0" w:space="0" w:color="auto"/>
            <w:left w:val="none" w:sz="0" w:space="0" w:color="auto"/>
            <w:bottom w:val="none" w:sz="0" w:space="0" w:color="auto"/>
            <w:right w:val="none" w:sz="0" w:space="0" w:color="auto"/>
          </w:divBdr>
        </w:div>
        <w:div w:id="358823409">
          <w:marLeft w:val="640"/>
          <w:marRight w:val="0"/>
          <w:marTop w:val="0"/>
          <w:marBottom w:val="0"/>
          <w:divBdr>
            <w:top w:val="none" w:sz="0" w:space="0" w:color="auto"/>
            <w:left w:val="none" w:sz="0" w:space="0" w:color="auto"/>
            <w:bottom w:val="none" w:sz="0" w:space="0" w:color="auto"/>
            <w:right w:val="none" w:sz="0" w:space="0" w:color="auto"/>
          </w:divBdr>
        </w:div>
        <w:div w:id="398672185">
          <w:marLeft w:val="640"/>
          <w:marRight w:val="0"/>
          <w:marTop w:val="0"/>
          <w:marBottom w:val="0"/>
          <w:divBdr>
            <w:top w:val="none" w:sz="0" w:space="0" w:color="auto"/>
            <w:left w:val="none" w:sz="0" w:space="0" w:color="auto"/>
            <w:bottom w:val="none" w:sz="0" w:space="0" w:color="auto"/>
            <w:right w:val="none" w:sz="0" w:space="0" w:color="auto"/>
          </w:divBdr>
        </w:div>
        <w:div w:id="405105639">
          <w:marLeft w:val="640"/>
          <w:marRight w:val="0"/>
          <w:marTop w:val="0"/>
          <w:marBottom w:val="0"/>
          <w:divBdr>
            <w:top w:val="none" w:sz="0" w:space="0" w:color="auto"/>
            <w:left w:val="none" w:sz="0" w:space="0" w:color="auto"/>
            <w:bottom w:val="none" w:sz="0" w:space="0" w:color="auto"/>
            <w:right w:val="none" w:sz="0" w:space="0" w:color="auto"/>
          </w:divBdr>
        </w:div>
        <w:div w:id="413673106">
          <w:marLeft w:val="640"/>
          <w:marRight w:val="0"/>
          <w:marTop w:val="0"/>
          <w:marBottom w:val="0"/>
          <w:divBdr>
            <w:top w:val="none" w:sz="0" w:space="0" w:color="auto"/>
            <w:left w:val="none" w:sz="0" w:space="0" w:color="auto"/>
            <w:bottom w:val="none" w:sz="0" w:space="0" w:color="auto"/>
            <w:right w:val="none" w:sz="0" w:space="0" w:color="auto"/>
          </w:divBdr>
        </w:div>
        <w:div w:id="444424910">
          <w:marLeft w:val="640"/>
          <w:marRight w:val="0"/>
          <w:marTop w:val="0"/>
          <w:marBottom w:val="0"/>
          <w:divBdr>
            <w:top w:val="none" w:sz="0" w:space="0" w:color="auto"/>
            <w:left w:val="none" w:sz="0" w:space="0" w:color="auto"/>
            <w:bottom w:val="none" w:sz="0" w:space="0" w:color="auto"/>
            <w:right w:val="none" w:sz="0" w:space="0" w:color="auto"/>
          </w:divBdr>
        </w:div>
        <w:div w:id="445199342">
          <w:marLeft w:val="640"/>
          <w:marRight w:val="0"/>
          <w:marTop w:val="0"/>
          <w:marBottom w:val="0"/>
          <w:divBdr>
            <w:top w:val="none" w:sz="0" w:space="0" w:color="auto"/>
            <w:left w:val="none" w:sz="0" w:space="0" w:color="auto"/>
            <w:bottom w:val="none" w:sz="0" w:space="0" w:color="auto"/>
            <w:right w:val="none" w:sz="0" w:space="0" w:color="auto"/>
          </w:divBdr>
        </w:div>
        <w:div w:id="463231534">
          <w:marLeft w:val="640"/>
          <w:marRight w:val="0"/>
          <w:marTop w:val="0"/>
          <w:marBottom w:val="0"/>
          <w:divBdr>
            <w:top w:val="none" w:sz="0" w:space="0" w:color="auto"/>
            <w:left w:val="none" w:sz="0" w:space="0" w:color="auto"/>
            <w:bottom w:val="none" w:sz="0" w:space="0" w:color="auto"/>
            <w:right w:val="none" w:sz="0" w:space="0" w:color="auto"/>
          </w:divBdr>
        </w:div>
        <w:div w:id="523522560">
          <w:marLeft w:val="640"/>
          <w:marRight w:val="0"/>
          <w:marTop w:val="0"/>
          <w:marBottom w:val="0"/>
          <w:divBdr>
            <w:top w:val="none" w:sz="0" w:space="0" w:color="auto"/>
            <w:left w:val="none" w:sz="0" w:space="0" w:color="auto"/>
            <w:bottom w:val="none" w:sz="0" w:space="0" w:color="auto"/>
            <w:right w:val="none" w:sz="0" w:space="0" w:color="auto"/>
          </w:divBdr>
        </w:div>
        <w:div w:id="548567581">
          <w:marLeft w:val="640"/>
          <w:marRight w:val="0"/>
          <w:marTop w:val="0"/>
          <w:marBottom w:val="0"/>
          <w:divBdr>
            <w:top w:val="none" w:sz="0" w:space="0" w:color="auto"/>
            <w:left w:val="none" w:sz="0" w:space="0" w:color="auto"/>
            <w:bottom w:val="none" w:sz="0" w:space="0" w:color="auto"/>
            <w:right w:val="none" w:sz="0" w:space="0" w:color="auto"/>
          </w:divBdr>
        </w:div>
        <w:div w:id="568347708">
          <w:marLeft w:val="640"/>
          <w:marRight w:val="0"/>
          <w:marTop w:val="0"/>
          <w:marBottom w:val="0"/>
          <w:divBdr>
            <w:top w:val="none" w:sz="0" w:space="0" w:color="auto"/>
            <w:left w:val="none" w:sz="0" w:space="0" w:color="auto"/>
            <w:bottom w:val="none" w:sz="0" w:space="0" w:color="auto"/>
            <w:right w:val="none" w:sz="0" w:space="0" w:color="auto"/>
          </w:divBdr>
        </w:div>
        <w:div w:id="632171362">
          <w:marLeft w:val="640"/>
          <w:marRight w:val="0"/>
          <w:marTop w:val="0"/>
          <w:marBottom w:val="0"/>
          <w:divBdr>
            <w:top w:val="none" w:sz="0" w:space="0" w:color="auto"/>
            <w:left w:val="none" w:sz="0" w:space="0" w:color="auto"/>
            <w:bottom w:val="none" w:sz="0" w:space="0" w:color="auto"/>
            <w:right w:val="none" w:sz="0" w:space="0" w:color="auto"/>
          </w:divBdr>
        </w:div>
        <w:div w:id="648247358">
          <w:marLeft w:val="640"/>
          <w:marRight w:val="0"/>
          <w:marTop w:val="0"/>
          <w:marBottom w:val="0"/>
          <w:divBdr>
            <w:top w:val="none" w:sz="0" w:space="0" w:color="auto"/>
            <w:left w:val="none" w:sz="0" w:space="0" w:color="auto"/>
            <w:bottom w:val="none" w:sz="0" w:space="0" w:color="auto"/>
            <w:right w:val="none" w:sz="0" w:space="0" w:color="auto"/>
          </w:divBdr>
        </w:div>
        <w:div w:id="751703357">
          <w:marLeft w:val="640"/>
          <w:marRight w:val="0"/>
          <w:marTop w:val="0"/>
          <w:marBottom w:val="0"/>
          <w:divBdr>
            <w:top w:val="none" w:sz="0" w:space="0" w:color="auto"/>
            <w:left w:val="none" w:sz="0" w:space="0" w:color="auto"/>
            <w:bottom w:val="none" w:sz="0" w:space="0" w:color="auto"/>
            <w:right w:val="none" w:sz="0" w:space="0" w:color="auto"/>
          </w:divBdr>
        </w:div>
        <w:div w:id="755564745">
          <w:marLeft w:val="640"/>
          <w:marRight w:val="0"/>
          <w:marTop w:val="0"/>
          <w:marBottom w:val="0"/>
          <w:divBdr>
            <w:top w:val="none" w:sz="0" w:space="0" w:color="auto"/>
            <w:left w:val="none" w:sz="0" w:space="0" w:color="auto"/>
            <w:bottom w:val="none" w:sz="0" w:space="0" w:color="auto"/>
            <w:right w:val="none" w:sz="0" w:space="0" w:color="auto"/>
          </w:divBdr>
        </w:div>
        <w:div w:id="805396687">
          <w:marLeft w:val="640"/>
          <w:marRight w:val="0"/>
          <w:marTop w:val="0"/>
          <w:marBottom w:val="0"/>
          <w:divBdr>
            <w:top w:val="none" w:sz="0" w:space="0" w:color="auto"/>
            <w:left w:val="none" w:sz="0" w:space="0" w:color="auto"/>
            <w:bottom w:val="none" w:sz="0" w:space="0" w:color="auto"/>
            <w:right w:val="none" w:sz="0" w:space="0" w:color="auto"/>
          </w:divBdr>
        </w:div>
        <w:div w:id="807012351">
          <w:marLeft w:val="640"/>
          <w:marRight w:val="0"/>
          <w:marTop w:val="0"/>
          <w:marBottom w:val="0"/>
          <w:divBdr>
            <w:top w:val="none" w:sz="0" w:space="0" w:color="auto"/>
            <w:left w:val="none" w:sz="0" w:space="0" w:color="auto"/>
            <w:bottom w:val="none" w:sz="0" w:space="0" w:color="auto"/>
            <w:right w:val="none" w:sz="0" w:space="0" w:color="auto"/>
          </w:divBdr>
        </w:div>
        <w:div w:id="833303957">
          <w:marLeft w:val="640"/>
          <w:marRight w:val="0"/>
          <w:marTop w:val="0"/>
          <w:marBottom w:val="0"/>
          <w:divBdr>
            <w:top w:val="none" w:sz="0" w:space="0" w:color="auto"/>
            <w:left w:val="none" w:sz="0" w:space="0" w:color="auto"/>
            <w:bottom w:val="none" w:sz="0" w:space="0" w:color="auto"/>
            <w:right w:val="none" w:sz="0" w:space="0" w:color="auto"/>
          </w:divBdr>
        </w:div>
        <w:div w:id="847987537">
          <w:marLeft w:val="640"/>
          <w:marRight w:val="0"/>
          <w:marTop w:val="0"/>
          <w:marBottom w:val="0"/>
          <w:divBdr>
            <w:top w:val="none" w:sz="0" w:space="0" w:color="auto"/>
            <w:left w:val="none" w:sz="0" w:space="0" w:color="auto"/>
            <w:bottom w:val="none" w:sz="0" w:space="0" w:color="auto"/>
            <w:right w:val="none" w:sz="0" w:space="0" w:color="auto"/>
          </w:divBdr>
        </w:div>
        <w:div w:id="857164246">
          <w:marLeft w:val="640"/>
          <w:marRight w:val="0"/>
          <w:marTop w:val="0"/>
          <w:marBottom w:val="0"/>
          <w:divBdr>
            <w:top w:val="none" w:sz="0" w:space="0" w:color="auto"/>
            <w:left w:val="none" w:sz="0" w:space="0" w:color="auto"/>
            <w:bottom w:val="none" w:sz="0" w:space="0" w:color="auto"/>
            <w:right w:val="none" w:sz="0" w:space="0" w:color="auto"/>
          </w:divBdr>
        </w:div>
        <w:div w:id="883758551">
          <w:marLeft w:val="640"/>
          <w:marRight w:val="0"/>
          <w:marTop w:val="0"/>
          <w:marBottom w:val="0"/>
          <w:divBdr>
            <w:top w:val="none" w:sz="0" w:space="0" w:color="auto"/>
            <w:left w:val="none" w:sz="0" w:space="0" w:color="auto"/>
            <w:bottom w:val="none" w:sz="0" w:space="0" w:color="auto"/>
            <w:right w:val="none" w:sz="0" w:space="0" w:color="auto"/>
          </w:divBdr>
        </w:div>
        <w:div w:id="915556682">
          <w:marLeft w:val="640"/>
          <w:marRight w:val="0"/>
          <w:marTop w:val="0"/>
          <w:marBottom w:val="0"/>
          <w:divBdr>
            <w:top w:val="none" w:sz="0" w:space="0" w:color="auto"/>
            <w:left w:val="none" w:sz="0" w:space="0" w:color="auto"/>
            <w:bottom w:val="none" w:sz="0" w:space="0" w:color="auto"/>
            <w:right w:val="none" w:sz="0" w:space="0" w:color="auto"/>
          </w:divBdr>
        </w:div>
        <w:div w:id="994456490">
          <w:marLeft w:val="640"/>
          <w:marRight w:val="0"/>
          <w:marTop w:val="0"/>
          <w:marBottom w:val="0"/>
          <w:divBdr>
            <w:top w:val="none" w:sz="0" w:space="0" w:color="auto"/>
            <w:left w:val="none" w:sz="0" w:space="0" w:color="auto"/>
            <w:bottom w:val="none" w:sz="0" w:space="0" w:color="auto"/>
            <w:right w:val="none" w:sz="0" w:space="0" w:color="auto"/>
          </w:divBdr>
        </w:div>
        <w:div w:id="1019503602">
          <w:marLeft w:val="640"/>
          <w:marRight w:val="0"/>
          <w:marTop w:val="0"/>
          <w:marBottom w:val="0"/>
          <w:divBdr>
            <w:top w:val="none" w:sz="0" w:space="0" w:color="auto"/>
            <w:left w:val="none" w:sz="0" w:space="0" w:color="auto"/>
            <w:bottom w:val="none" w:sz="0" w:space="0" w:color="auto"/>
            <w:right w:val="none" w:sz="0" w:space="0" w:color="auto"/>
          </w:divBdr>
        </w:div>
        <w:div w:id="1033572738">
          <w:marLeft w:val="640"/>
          <w:marRight w:val="0"/>
          <w:marTop w:val="0"/>
          <w:marBottom w:val="0"/>
          <w:divBdr>
            <w:top w:val="none" w:sz="0" w:space="0" w:color="auto"/>
            <w:left w:val="none" w:sz="0" w:space="0" w:color="auto"/>
            <w:bottom w:val="none" w:sz="0" w:space="0" w:color="auto"/>
            <w:right w:val="none" w:sz="0" w:space="0" w:color="auto"/>
          </w:divBdr>
        </w:div>
        <w:div w:id="1047795298">
          <w:marLeft w:val="640"/>
          <w:marRight w:val="0"/>
          <w:marTop w:val="0"/>
          <w:marBottom w:val="0"/>
          <w:divBdr>
            <w:top w:val="none" w:sz="0" w:space="0" w:color="auto"/>
            <w:left w:val="none" w:sz="0" w:space="0" w:color="auto"/>
            <w:bottom w:val="none" w:sz="0" w:space="0" w:color="auto"/>
            <w:right w:val="none" w:sz="0" w:space="0" w:color="auto"/>
          </w:divBdr>
        </w:div>
        <w:div w:id="1073626862">
          <w:marLeft w:val="640"/>
          <w:marRight w:val="0"/>
          <w:marTop w:val="0"/>
          <w:marBottom w:val="0"/>
          <w:divBdr>
            <w:top w:val="none" w:sz="0" w:space="0" w:color="auto"/>
            <w:left w:val="none" w:sz="0" w:space="0" w:color="auto"/>
            <w:bottom w:val="none" w:sz="0" w:space="0" w:color="auto"/>
            <w:right w:val="none" w:sz="0" w:space="0" w:color="auto"/>
          </w:divBdr>
        </w:div>
        <w:div w:id="1126969857">
          <w:marLeft w:val="640"/>
          <w:marRight w:val="0"/>
          <w:marTop w:val="0"/>
          <w:marBottom w:val="0"/>
          <w:divBdr>
            <w:top w:val="none" w:sz="0" w:space="0" w:color="auto"/>
            <w:left w:val="none" w:sz="0" w:space="0" w:color="auto"/>
            <w:bottom w:val="none" w:sz="0" w:space="0" w:color="auto"/>
            <w:right w:val="none" w:sz="0" w:space="0" w:color="auto"/>
          </w:divBdr>
        </w:div>
        <w:div w:id="1149520715">
          <w:marLeft w:val="640"/>
          <w:marRight w:val="0"/>
          <w:marTop w:val="0"/>
          <w:marBottom w:val="0"/>
          <w:divBdr>
            <w:top w:val="none" w:sz="0" w:space="0" w:color="auto"/>
            <w:left w:val="none" w:sz="0" w:space="0" w:color="auto"/>
            <w:bottom w:val="none" w:sz="0" w:space="0" w:color="auto"/>
            <w:right w:val="none" w:sz="0" w:space="0" w:color="auto"/>
          </w:divBdr>
        </w:div>
        <w:div w:id="1156413699">
          <w:marLeft w:val="640"/>
          <w:marRight w:val="0"/>
          <w:marTop w:val="0"/>
          <w:marBottom w:val="0"/>
          <w:divBdr>
            <w:top w:val="none" w:sz="0" w:space="0" w:color="auto"/>
            <w:left w:val="none" w:sz="0" w:space="0" w:color="auto"/>
            <w:bottom w:val="none" w:sz="0" w:space="0" w:color="auto"/>
            <w:right w:val="none" w:sz="0" w:space="0" w:color="auto"/>
          </w:divBdr>
        </w:div>
        <w:div w:id="1206719043">
          <w:marLeft w:val="640"/>
          <w:marRight w:val="0"/>
          <w:marTop w:val="0"/>
          <w:marBottom w:val="0"/>
          <w:divBdr>
            <w:top w:val="none" w:sz="0" w:space="0" w:color="auto"/>
            <w:left w:val="none" w:sz="0" w:space="0" w:color="auto"/>
            <w:bottom w:val="none" w:sz="0" w:space="0" w:color="auto"/>
            <w:right w:val="none" w:sz="0" w:space="0" w:color="auto"/>
          </w:divBdr>
        </w:div>
        <w:div w:id="1233271112">
          <w:marLeft w:val="640"/>
          <w:marRight w:val="0"/>
          <w:marTop w:val="0"/>
          <w:marBottom w:val="0"/>
          <w:divBdr>
            <w:top w:val="none" w:sz="0" w:space="0" w:color="auto"/>
            <w:left w:val="none" w:sz="0" w:space="0" w:color="auto"/>
            <w:bottom w:val="none" w:sz="0" w:space="0" w:color="auto"/>
            <w:right w:val="none" w:sz="0" w:space="0" w:color="auto"/>
          </w:divBdr>
        </w:div>
        <w:div w:id="1252815352">
          <w:marLeft w:val="640"/>
          <w:marRight w:val="0"/>
          <w:marTop w:val="0"/>
          <w:marBottom w:val="0"/>
          <w:divBdr>
            <w:top w:val="none" w:sz="0" w:space="0" w:color="auto"/>
            <w:left w:val="none" w:sz="0" w:space="0" w:color="auto"/>
            <w:bottom w:val="none" w:sz="0" w:space="0" w:color="auto"/>
            <w:right w:val="none" w:sz="0" w:space="0" w:color="auto"/>
          </w:divBdr>
        </w:div>
        <w:div w:id="1399590167">
          <w:marLeft w:val="640"/>
          <w:marRight w:val="0"/>
          <w:marTop w:val="0"/>
          <w:marBottom w:val="0"/>
          <w:divBdr>
            <w:top w:val="none" w:sz="0" w:space="0" w:color="auto"/>
            <w:left w:val="none" w:sz="0" w:space="0" w:color="auto"/>
            <w:bottom w:val="none" w:sz="0" w:space="0" w:color="auto"/>
            <w:right w:val="none" w:sz="0" w:space="0" w:color="auto"/>
          </w:divBdr>
        </w:div>
        <w:div w:id="1419861060">
          <w:marLeft w:val="640"/>
          <w:marRight w:val="0"/>
          <w:marTop w:val="0"/>
          <w:marBottom w:val="0"/>
          <w:divBdr>
            <w:top w:val="none" w:sz="0" w:space="0" w:color="auto"/>
            <w:left w:val="none" w:sz="0" w:space="0" w:color="auto"/>
            <w:bottom w:val="none" w:sz="0" w:space="0" w:color="auto"/>
            <w:right w:val="none" w:sz="0" w:space="0" w:color="auto"/>
          </w:divBdr>
        </w:div>
        <w:div w:id="1451163704">
          <w:marLeft w:val="640"/>
          <w:marRight w:val="0"/>
          <w:marTop w:val="0"/>
          <w:marBottom w:val="0"/>
          <w:divBdr>
            <w:top w:val="none" w:sz="0" w:space="0" w:color="auto"/>
            <w:left w:val="none" w:sz="0" w:space="0" w:color="auto"/>
            <w:bottom w:val="none" w:sz="0" w:space="0" w:color="auto"/>
            <w:right w:val="none" w:sz="0" w:space="0" w:color="auto"/>
          </w:divBdr>
        </w:div>
        <w:div w:id="1453744210">
          <w:marLeft w:val="640"/>
          <w:marRight w:val="0"/>
          <w:marTop w:val="0"/>
          <w:marBottom w:val="0"/>
          <w:divBdr>
            <w:top w:val="none" w:sz="0" w:space="0" w:color="auto"/>
            <w:left w:val="none" w:sz="0" w:space="0" w:color="auto"/>
            <w:bottom w:val="none" w:sz="0" w:space="0" w:color="auto"/>
            <w:right w:val="none" w:sz="0" w:space="0" w:color="auto"/>
          </w:divBdr>
        </w:div>
        <w:div w:id="1454715013">
          <w:marLeft w:val="640"/>
          <w:marRight w:val="0"/>
          <w:marTop w:val="0"/>
          <w:marBottom w:val="0"/>
          <w:divBdr>
            <w:top w:val="none" w:sz="0" w:space="0" w:color="auto"/>
            <w:left w:val="none" w:sz="0" w:space="0" w:color="auto"/>
            <w:bottom w:val="none" w:sz="0" w:space="0" w:color="auto"/>
            <w:right w:val="none" w:sz="0" w:space="0" w:color="auto"/>
          </w:divBdr>
        </w:div>
        <w:div w:id="1500541578">
          <w:marLeft w:val="640"/>
          <w:marRight w:val="0"/>
          <w:marTop w:val="0"/>
          <w:marBottom w:val="0"/>
          <w:divBdr>
            <w:top w:val="none" w:sz="0" w:space="0" w:color="auto"/>
            <w:left w:val="none" w:sz="0" w:space="0" w:color="auto"/>
            <w:bottom w:val="none" w:sz="0" w:space="0" w:color="auto"/>
            <w:right w:val="none" w:sz="0" w:space="0" w:color="auto"/>
          </w:divBdr>
        </w:div>
        <w:div w:id="1516847778">
          <w:marLeft w:val="640"/>
          <w:marRight w:val="0"/>
          <w:marTop w:val="0"/>
          <w:marBottom w:val="0"/>
          <w:divBdr>
            <w:top w:val="none" w:sz="0" w:space="0" w:color="auto"/>
            <w:left w:val="none" w:sz="0" w:space="0" w:color="auto"/>
            <w:bottom w:val="none" w:sz="0" w:space="0" w:color="auto"/>
            <w:right w:val="none" w:sz="0" w:space="0" w:color="auto"/>
          </w:divBdr>
        </w:div>
        <w:div w:id="1539007418">
          <w:marLeft w:val="640"/>
          <w:marRight w:val="0"/>
          <w:marTop w:val="0"/>
          <w:marBottom w:val="0"/>
          <w:divBdr>
            <w:top w:val="none" w:sz="0" w:space="0" w:color="auto"/>
            <w:left w:val="none" w:sz="0" w:space="0" w:color="auto"/>
            <w:bottom w:val="none" w:sz="0" w:space="0" w:color="auto"/>
            <w:right w:val="none" w:sz="0" w:space="0" w:color="auto"/>
          </w:divBdr>
        </w:div>
        <w:div w:id="1540050255">
          <w:marLeft w:val="640"/>
          <w:marRight w:val="0"/>
          <w:marTop w:val="0"/>
          <w:marBottom w:val="0"/>
          <w:divBdr>
            <w:top w:val="none" w:sz="0" w:space="0" w:color="auto"/>
            <w:left w:val="none" w:sz="0" w:space="0" w:color="auto"/>
            <w:bottom w:val="none" w:sz="0" w:space="0" w:color="auto"/>
            <w:right w:val="none" w:sz="0" w:space="0" w:color="auto"/>
          </w:divBdr>
        </w:div>
        <w:div w:id="1558473592">
          <w:marLeft w:val="640"/>
          <w:marRight w:val="0"/>
          <w:marTop w:val="0"/>
          <w:marBottom w:val="0"/>
          <w:divBdr>
            <w:top w:val="none" w:sz="0" w:space="0" w:color="auto"/>
            <w:left w:val="none" w:sz="0" w:space="0" w:color="auto"/>
            <w:bottom w:val="none" w:sz="0" w:space="0" w:color="auto"/>
            <w:right w:val="none" w:sz="0" w:space="0" w:color="auto"/>
          </w:divBdr>
        </w:div>
        <w:div w:id="1580288593">
          <w:marLeft w:val="640"/>
          <w:marRight w:val="0"/>
          <w:marTop w:val="0"/>
          <w:marBottom w:val="0"/>
          <w:divBdr>
            <w:top w:val="none" w:sz="0" w:space="0" w:color="auto"/>
            <w:left w:val="none" w:sz="0" w:space="0" w:color="auto"/>
            <w:bottom w:val="none" w:sz="0" w:space="0" w:color="auto"/>
            <w:right w:val="none" w:sz="0" w:space="0" w:color="auto"/>
          </w:divBdr>
        </w:div>
        <w:div w:id="1616135910">
          <w:marLeft w:val="640"/>
          <w:marRight w:val="0"/>
          <w:marTop w:val="0"/>
          <w:marBottom w:val="0"/>
          <w:divBdr>
            <w:top w:val="none" w:sz="0" w:space="0" w:color="auto"/>
            <w:left w:val="none" w:sz="0" w:space="0" w:color="auto"/>
            <w:bottom w:val="none" w:sz="0" w:space="0" w:color="auto"/>
            <w:right w:val="none" w:sz="0" w:space="0" w:color="auto"/>
          </w:divBdr>
        </w:div>
        <w:div w:id="1620605970">
          <w:marLeft w:val="640"/>
          <w:marRight w:val="0"/>
          <w:marTop w:val="0"/>
          <w:marBottom w:val="0"/>
          <w:divBdr>
            <w:top w:val="none" w:sz="0" w:space="0" w:color="auto"/>
            <w:left w:val="none" w:sz="0" w:space="0" w:color="auto"/>
            <w:bottom w:val="none" w:sz="0" w:space="0" w:color="auto"/>
            <w:right w:val="none" w:sz="0" w:space="0" w:color="auto"/>
          </w:divBdr>
        </w:div>
        <w:div w:id="1719819386">
          <w:marLeft w:val="640"/>
          <w:marRight w:val="0"/>
          <w:marTop w:val="0"/>
          <w:marBottom w:val="0"/>
          <w:divBdr>
            <w:top w:val="none" w:sz="0" w:space="0" w:color="auto"/>
            <w:left w:val="none" w:sz="0" w:space="0" w:color="auto"/>
            <w:bottom w:val="none" w:sz="0" w:space="0" w:color="auto"/>
            <w:right w:val="none" w:sz="0" w:space="0" w:color="auto"/>
          </w:divBdr>
        </w:div>
        <w:div w:id="1764491891">
          <w:marLeft w:val="640"/>
          <w:marRight w:val="0"/>
          <w:marTop w:val="0"/>
          <w:marBottom w:val="0"/>
          <w:divBdr>
            <w:top w:val="none" w:sz="0" w:space="0" w:color="auto"/>
            <w:left w:val="none" w:sz="0" w:space="0" w:color="auto"/>
            <w:bottom w:val="none" w:sz="0" w:space="0" w:color="auto"/>
            <w:right w:val="none" w:sz="0" w:space="0" w:color="auto"/>
          </w:divBdr>
        </w:div>
        <w:div w:id="1805807817">
          <w:marLeft w:val="640"/>
          <w:marRight w:val="0"/>
          <w:marTop w:val="0"/>
          <w:marBottom w:val="0"/>
          <w:divBdr>
            <w:top w:val="none" w:sz="0" w:space="0" w:color="auto"/>
            <w:left w:val="none" w:sz="0" w:space="0" w:color="auto"/>
            <w:bottom w:val="none" w:sz="0" w:space="0" w:color="auto"/>
            <w:right w:val="none" w:sz="0" w:space="0" w:color="auto"/>
          </w:divBdr>
        </w:div>
        <w:div w:id="1875339017">
          <w:marLeft w:val="640"/>
          <w:marRight w:val="0"/>
          <w:marTop w:val="0"/>
          <w:marBottom w:val="0"/>
          <w:divBdr>
            <w:top w:val="none" w:sz="0" w:space="0" w:color="auto"/>
            <w:left w:val="none" w:sz="0" w:space="0" w:color="auto"/>
            <w:bottom w:val="none" w:sz="0" w:space="0" w:color="auto"/>
            <w:right w:val="none" w:sz="0" w:space="0" w:color="auto"/>
          </w:divBdr>
        </w:div>
        <w:div w:id="1999383506">
          <w:marLeft w:val="640"/>
          <w:marRight w:val="0"/>
          <w:marTop w:val="0"/>
          <w:marBottom w:val="0"/>
          <w:divBdr>
            <w:top w:val="none" w:sz="0" w:space="0" w:color="auto"/>
            <w:left w:val="none" w:sz="0" w:space="0" w:color="auto"/>
            <w:bottom w:val="none" w:sz="0" w:space="0" w:color="auto"/>
            <w:right w:val="none" w:sz="0" w:space="0" w:color="auto"/>
          </w:divBdr>
        </w:div>
        <w:div w:id="2025783374">
          <w:marLeft w:val="640"/>
          <w:marRight w:val="0"/>
          <w:marTop w:val="0"/>
          <w:marBottom w:val="0"/>
          <w:divBdr>
            <w:top w:val="none" w:sz="0" w:space="0" w:color="auto"/>
            <w:left w:val="none" w:sz="0" w:space="0" w:color="auto"/>
            <w:bottom w:val="none" w:sz="0" w:space="0" w:color="auto"/>
            <w:right w:val="none" w:sz="0" w:space="0" w:color="auto"/>
          </w:divBdr>
        </w:div>
        <w:div w:id="2034651097">
          <w:marLeft w:val="640"/>
          <w:marRight w:val="0"/>
          <w:marTop w:val="0"/>
          <w:marBottom w:val="0"/>
          <w:divBdr>
            <w:top w:val="none" w:sz="0" w:space="0" w:color="auto"/>
            <w:left w:val="none" w:sz="0" w:space="0" w:color="auto"/>
            <w:bottom w:val="none" w:sz="0" w:space="0" w:color="auto"/>
            <w:right w:val="none" w:sz="0" w:space="0" w:color="auto"/>
          </w:divBdr>
        </w:div>
        <w:div w:id="2063480780">
          <w:marLeft w:val="640"/>
          <w:marRight w:val="0"/>
          <w:marTop w:val="0"/>
          <w:marBottom w:val="0"/>
          <w:divBdr>
            <w:top w:val="none" w:sz="0" w:space="0" w:color="auto"/>
            <w:left w:val="none" w:sz="0" w:space="0" w:color="auto"/>
            <w:bottom w:val="none" w:sz="0" w:space="0" w:color="auto"/>
            <w:right w:val="none" w:sz="0" w:space="0" w:color="auto"/>
          </w:divBdr>
        </w:div>
        <w:div w:id="2124305869">
          <w:marLeft w:val="640"/>
          <w:marRight w:val="0"/>
          <w:marTop w:val="0"/>
          <w:marBottom w:val="0"/>
          <w:divBdr>
            <w:top w:val="none" w:sz="0" w:space="0" w:color="auto"/>
            <w:left w:val="none" w:sz="0" w:space="0" w:color="auto"/>
            <w:bottom w:val="none" w:sz="0" w:space="0" w:color="auto"/>
            <w:right w:val="none" w:sz="0" w:space="0" w:color="auto"/>
          </w:divBdr>
        </w:div>
        <w:div w:id="2127574644">
          <w:marLeft w:val="640"/>
          <w:marRight w:val="0"/>
          <w:marTop w:val="0"/>
          <w:marBottom w:val="0"/>
          <w:divBdr>
            <w:top w:val="none" w:sz="0" w:space="0" w:color="auto"/>
            <w:left w:val="none" w:sz="0" w:space="0" w:color="auto"/>
            <w:bottom w:val="none" w:sz="0" w:space="0" w:color="auto"/>
            <w:right w:val="none" w:sz="0" w:space="0" w:color="auto"/>
          </w:divBdr>
        </w:div>
        <w:div w:id="2141341845">
          <w:marLeft w:val="640"/>
          <w:marRight w:val="0"/>
          <w:marTop w:val="0"/>
          <w:marBottom w:val="0"/>
          <w:divBdr>
            <w:top w:val="none" w:sz="0" w:space="0" w:color="auto"/>
            <w:left w:val="none" w:sz="0" w:space="0" w:color="auto"/>
            <w:bottom w:val="none" w:sz="0" w:space="0" w:color="auto"/>
            <w:right w:val="none" w:sz="0" w:space="0" w:color="auto"/>
          </w:divBdr>
        </w:div>
      </w:divsChild>
    </w:div>
    <w:div w:id="1969579878">
      <w:bodyDiv w:val="1"/>
      <w:marLeft w:val="0"/>
      <w:marRight w:val="0"/>
      <w:marTop w:val="0"/>
      <w:marBottom w:val="0"/>
      <w:divBdr>
        <w:top w:val="none" w:sz="0" w:space="0" w:color="auto"/>
        <w:left w:val="none" w:sz="0" w:space="0" w:color="auto"/>
        <w:bottom w:val="none" w:sz="0" w:space="0" w:color="auto"/>
        <w:right w:val="none" w:sz="0" w:space="0" w:color="auto"/>
      </w:divBdr>
    </w:div>
    <w:div w:id="1970238893">
      <w:bodyDiv w:val="1"/>
      <w:marLeft w:val="0"/>
      <w:marRight w:val="0"/>
      <w:marTop w:val="0"/>
      <w:marBottom w:val="0"/>
      <w:divBdr>
        <w:top w:val="none" w:sz="0" w:space="0" w:color="auto"/>
        <w:left w:val="none" w:sz="0" w:space="0" w:color="auto"/>
        <w:bottom w:val="none" w:sz="0" w:space="0" w:color="auto"/>
        <w:right w:val="none" w:sz="0" w:space="0" w:color="auto"/>
      </w:divBdr>
      <w:divsChild>
        <w:div w:id="44380589">
          <w:marLeft w:val="640"/>
          <w:marRight w:val="0"/>
          <w:marTop w:val="0"/>
          <w:marBottom w:val="0"/>
          <w:divBdr>
            <w:top w:val="none" w:sz="0" w:space="0" w:color="auto"/>
            <w:left w:val="none" w:sz="0" w:space="0" w:color="auto"/>
            <w:bottom w:val="none" w:sz="0" w:space="0" w:color="auto"/>
            <w:right w:val="none" w:sz="0" w:space="0" w:color="auto"/>
          </w:divBdr>
        </w:div>
        <w:div w:id="170678965">
          <w:marLeft w:val="640"/>
          <w:marRight w:val="0"/>
          <w:marTop w:val="0"/>
          <w:marBottom w:val="0"/>
          <w:divBdr>
            <w:top w:val="none" w:sz="0" w:space="0" w:color="auto"/>
            <w:left w:val="none" w:sz="0" w:space="0" w:color="auto"/>
            <w:bottom w:val="none" w:sz="0" w:space="0" w:color="auto"/>
            <w:right w:val="none" w:sz="0" w:space="0" w:color="auto"/>
          </w:divBdr>
        </w:div>
        <w:div w:id="210852442">
          <w:marLeft w:val="640"/>
          <w:marRight w:val="0"/>
          <w:marTop w:val="0"/>
          <w:marBottom w:val="0"/>
          <w:divBdr>
            <w:top w:val="none" w:sz="0" w:space="0" w:color="auto"/>
            <w:left w:val="none" w:sz="0" w:space="0" w:color="auto"/>
            <w:bottom w:val="none" w:sz="0" w:space="0" w:color="auto"/>
            <w:right w:val="none" w:sz="0" w:space="0" w:color="auto"/>
          </w:divBdr>
        </w:div>
        <w:div w:id="257178969">
          <w:marLeft w:val="640"/>
          <w:marRight w:val="0"/>
          <w:marTop w:val="0"/>
          <w:marBottom w:val="0"/>
          <w:divBdr>
            <w:top w:val="none" w:sz="0" w:space="0" w:color="auto"/>
            <w:left w:val="none" w:sz="0" w:space="0" w:color="auto"/>
            <w:bottom w:val="none" w:sz="0" w:space="0" w:color="auto"/>
            <w:right w:val="none" w:sz="0" w:space="0" w:color="auto"/>
          </w:divBdr>
        </w:div>
        <w:div w:id="290484170">
          <w:marLeft w:val="640"/>
          <w:marRight w:val="0"/>
          <w:marTop w:val="0"/>
          <w:marBottom w:val="0"/>
          <w:divBdr>
            <w:top w:val="none" w:sz="0" w:space="0" w:color="auto"/>
            <w:left w:val="none" w:sz="0" w:space="0" w:color="auto"/>
            <w:bottom w:val="none" w:sz="0" w:space="0" w:color="auto"/>
            <w:right w:val="none" w:sz="0" w:space="0" w:color="auto"/>
          </w:divBdr>
        </w:div>
        <w:div w:id="332416543">
          <w:marLeft w:val="640"/>
          <w:marRight w:val="0"/>
          <w:marTop w:val="0"/>
          <w:marBottom w:val="0"/>
          <w:divBdr>
            <w:top w:val="none" w:sz="0" w:space="0" w:color="auto"/>
            <w:left w:val="none" w:sz="0" w:space="0" w:color="auto"/>
            <w:bottom w:val="none" w:sz="0" w:space="0" w:color="auto"/>
            <w:right w:val="none" w:sz="0" w:space="0" w:color="auto"/>
          </w:divBdr>
        </w:div>
        <w:div w:id="377628644">
          <w:marLeft w:val="640"/>
          <w:marRight w:val="0"/>
          <w:marTop w:val="0"/>
          <w:marBottom w:val="0"/>
          <w:divBdr>
            <w:top w:val="none" w:sz="0" w:space="0" w:color="auto"/>
            <w:left w:val="none" w:sz="0" w:space="0" w:color="auto"/>
            <w:bottom w:val="none" w:sz="0" w:space="0" w:color="auto"/>
            <w:right w:val="none" w:sz="0" w:space="0" w:color="auto"/>
          </w:divBdr>
        </w:div>
        <w:div w:id="393744669">
          <w:marLeft w:val="640"/>
          <w:marRight w:val="0"/>
          <w:marTop w:val="0"/>
          <w:marBottom w:val="0"/>
          <w:divBdr>
            <w:top w:val="none" w:sz="0" w:space="0" w:color="auto"/>
            <w:left w:val="none" w:sz="0" w:space="0" w:color="auto"/>
            <w:bottom w:val="none" w:sz="0" w:space="0" w:color="auto"/>
            <w:right w:val="none" w:sz="0" w:space="0" w:color="auto"/>
          </w:divBdr>
        </w:div>
        <w:div w:id="399326085">
          <w:marLeft w:val="640"/>
          <w:marRight w:val="0"/>
          <w:marTop w:val="0"/>
          <w:marBottom w:val="0"/>
          <w:divBdr>
            <w:top w:val="none" w:sz="0" w:space="0" w:color="auto"/>
            <w:left w:val="none" w:sz="0" w:space="0" w:color="auto"/>
            <w:bottom w:val="none" w:sz="0" w:space="0" w:color="auto"/>
            <w:right w:val="none" w:sz="0" w:space="0" w:color="auto"/>
          </w:divBdr>
        </w:div>
        <w:div w:id="407385323">
          <w:marLeft w:val="640"/>
          <w:marRight w:val="0"/>
          <w:marTop w:val="0"/>
          <w:marBottom w:val="0"/>
          <w:divBdr>
            <w:top w:val="none" w:sz="0" w:space="0" w:color="auto"/>
            <w:left w:val="none" w:sz="0" w:space="0" w:color="auto"/>
            <w:bottom w:val="none" w:sz="0" w:space="0" w:color="auto"/>
            <w:right w:val="none" w:sz="0" w:space="0" w:color="auto"/>
          </w:divBdr>
        </w:div>
        <w:div w:id="409277244">
          <w:marLeft w:val="640"/>
          <w:marRight w:val="0"/>
          <w:marTop w:val="0"/>
          <w:marBottom w:val="0"/>
          <w:divBdr>
            <w:top w:val="none" w:sz="0" w:space="0" w:color="auto"/>
            <w:left w:val="none" w:sz="0" w:space="0" w:color="auto"/>
            <w:bottom w:val="none" w:sz="0" w:space="0" w:color="auto"/>
            <w:right w:val="none" w:sz="0" w:space="0" w:color="auto"/>
          </w:divBdr>
        </w:div>
        <w:div w:id="476194096">
          <w:marLeft w:val="640"/>
          <w:marRight w:val="0"/>
          <w:marTop w:val="0"/>
          <w:marBottom w:val="0"/>
          <w:divBdr>
            <w:top w:val="none" w:sz="0" w:space="0" w:color="auto"/>
            <w:left w:val="none" w:sz="0" w:space="0" w:color="auto"/>
            <w:bottom w:val="none" w:sz="0" w:space="0" w:color="auto"/>
            <w:right w:val="none" w:sz="0" w:space="0" w:color="auto"/>
          </w:divBdr>
        </w:div>
        <w:div w:id="500244087">
          <w:marLeft w:val="640"/>
          <w:marRight w:val="0"/>
          <w:marTop w:val="0"/>
          <w:marBottom w:val="0"/>
          <w:divBdr>
            <w:top w:val="none" w:sz="0" w:space="0" w:color="auto"/>
            <w:left w:val="none" w:sz="0" w:space="0" w:color="auto"/>
            <w:bottom w:val="none" w:sz="0" w:space="0" w:color="auto"/>
            <w:right w:val="none" w:sz="0" w:space="0" w:color="auto"/>
          </w:divBdr>
        </w:div>
        <w:div w:id="544755483">
          <w:marLeft w:val="640"/>
          <w:marRight w:val="0"/>
          <w:marTop w:val="0"/>
          <w:marBottom w:val="0"/>
          <w:divBdr>
            <w:top w:val="none" w:sz="0" w:space="0" w:color="auto"/>
            <w:left w:val="none" w:sz="0" w:space="0" w:color="auto"/>
            <w:bottom w:val="none" w:sz="0" w:space="0" w:color="auto"/>
            <w:right w:val="none" w:sz="0" w:space="0" w:color="auto"/>
          </w:divBdr>
        </w:div>
        <w:div w:id="554434694">
          <w:marLeft w:val="640"/>
          <w:marRight w:val="0"/>
          <w:marTop w:val="0"/>
          <w:marBottom w:val="0"/>
          <w:divBdr>
            <w:top w:val="none" w:sz="0" w:space="0" w:color="auto"/>
            <w:left w:val="none" w:sz="0" w:space="0" w:color="auto"/>
            <w:bottom w:val="none" w:sz="0" w:space="0" w:color="auto"/>
            <w:right w:val="none" w:sz="0" w:space="0" w:color="auto"/>
          </w:divBdr>
        </w:div>
        <w:div w:id="582302751">
          <w:marLeft w:val="640"/>
          <w:marRight w:val="0"/>
          <w:marTop w:val="0"/>
          <w:marBottom w:val="0"/>
          <w:divBdr>
            <w:top w:val="none" w:sz="0" w:space="0" w:color="auto"/>
            <w:left w:val="none" w:sz="0" w:space="0" w:color="auto"/>
            <w:bottom w:val="none" w:sz="0" w:space="0" w:color="auto"/>
            <w:right w:val="none" w:sz="0" w:space="0" w:color="auto"/>
          </w:divBdr>
        </w:div>
        <w:div w:id="651064510">
          <w:marLeft w:val="640"/>
          <w:marRight w:val="0"/>
          <w:marTop w:val="0"/>
          <w:marBottom w:val="0"/>
          <w:divBdr>
            <w:top w:val="none" w:sz="0" w:space="0" w:color="auto"/>
            <w:left w:val="none" w:sz="0" w:space="0" w:color="auto"/>
            <w:bottom w:val="none" w:sz="0" w:space="0" w:color="auto"/>
            <w:right w:val="none" w:sz="0" w:space="0" w:color="auto"/>
          </w:divBdr>
        </w:div>
        <w:div w:id="676225365">
          <w:marLeft w:val="640"/>
          <w:marRight w:val="0"/>
          <w:marTop w:val="0"/>
          <w:marBottom w:val="0"/>
          <w:divBdr>
            <w:top w:val="none" w:sz="0" w:space="0" w:color="auto"/>
            <w:left w:val="none" w:sz="0" w:space="0" w:color="auto"/>
            <w:bottom w:val="none" w:sz="0" w:space="0" w:color="auto"/>
            <w:right w:val="none" w:sz="0" w:space="0" w:color="auto"/>
          </w:divBdr>
        </w:div>
        <w:div w:id="705839324">
          <w:marLeft w:val="640"/>
          <w:marRight w:val="0"/>
          <w:marTop w:val="0"/>
          <w:marBottom w:val="0"/>
          <w:divBdr>
            <w:top w:val="none" w:sz="0" w:space="0" w:color="auto"/>
            <w:left w:val="none" w:sz="0" w:space="0" w:color="auto"/>
            <w:bottom w:val="none" w:sz="0" w:space="0" w:color="auto"/>
            <w:right w:val="none" w:sz="0" w:space="0" w:color="auto"/>
          </w:divBdr>
        </w:div>
        <w:div w:id="804742354">
          <w:marLeft w:val="640"/>
          <w:marRight w:val="0"/>
          <w:marTop w:val="0"/>
          <w:marBottom w:val="0"/>
          <w:divBdr>
            <w:top w:val="none" w:sz="0" w:space="0" w:color="auto"/>
            <w:left w:val="none" w:sz="0" w:space="0" w:color="auto"/>
            <w:bottom w:val="none" w:sz="0" w:space="0" w:color="auto"/>
            <w:right w:val="none" w:sz="0" w:space="0" w:color="auto"/>
          </w:divBdr>
        </w:div>
        <w:div w:id="836841257">
          <w:marLeft w:val="640"/>
          <w:marRight w:val="0"/>
          <w:marTop w:val="0"/>
          <w:marBottom w:val="0"/>
          <w:divBdr>
            <w:top w:val="none" w:sz="0" w:space="0" w:color="auto"/>
            <w:left w:val="none" w:sz="0" w:space="0" w:color="auto"/>
            <w:bottom w:val="none" w:sz="0" w:space="0" w:color="auto"/>
            <w:right w:val="none" w:sz="0" w:space="0" w:color="auto"/>
          </w:divBdr>
        </w:div>
        <w:div w:id="850295908">
          <w:marLeft w:val="640"/>
          <w:marRight w:val="0"/>
          <w:marTop w:val="0"/>
          <w:marBottom w:val="0"/>
          <w:divBdr>
            <w:top w:val="none" w:sz="0" w:space="0" w:color="auto"/>
            <w:left w:val="none" w:sz="0" w:space="0" w:color="auto"/>
            <w:bottom w:val="none" w:sz="0" w:space="0" w:color="auto"/>
            <w:right w:val="none" w:sz="0" w:space="0" w:color="auto"/>
          </w:divBdr>
        </w:div>
        <w:div w:id="920597702">
          <w:marLeft w:val="640"/>
          <w:marRight w:val="0"/>
          <w:marTop w:val="0"/>
          <w:marBottom w:val="0"/>
          <w:divBdr>
            <w:top w:val="none" w:sz="0" w:space="0" w:color="auto"/>
            <w:left w:val="none" w:sz="0" w:space="0" w:color="auto"/>
            <w:bottom w:val="none" w:sz="0" w:space="0" w:color="auto"/>
            <w:right w:val="none" w:sz="0" w:space="0" w:color="auto"/>
          </w:divBdr>
        </w:div>
        <w:div w:id="958031510">
          <w:marLeft w:val="640"/>
          <w:marRight w:val="0"/>
          <w:marTop w:val="0"/>
          <w:marBottom w:val="0"/>
          <w:divBdr>
            <w:top w:val="none" w:sz="0" w:space="0" w:color="auto"/>
            <w:left w:val="none" w:sz="0" w:space="0" w:color="auto"/>
            <w:bottom w:val="none" w:sz="0" w:space="0" w:color="auto"/>
            <w:right w:val="none" w:sz="0" w:space="0" w:color="auto"/>
          </w:divBdr>
        </w:div>
        <w:div w:id="1011104498">
          <w:marLeft w:val="640"/>
          <w:marRight w:val="0"/>
          <w:marTop w:val="0"/>
          <w:marBottom w:val="0"/>
          <w:divBdr>
            <w:top w:val="none" w:sz="0" w:space="0" w:color="auto"/>
            <w:left w:val="none" w:sz="0" w:space="0" w:color="auto"/>
            <w:bottom w:val="none" w:sz="0" w:space="0" w:color="auto"/>
            <w:right w:val="none" w:sz="0" w:space="0" w:color="auto"/>
          </w:divBdr>
        </w:div>
        <w:div w:id="1019743189">
          <w:marLeft w:val="640"/>
          <w:marRight w:val="0"/>
          <w:marTop w:val="0"/>
          <w:marBottom w:val="0"/>
          <w:divBdr>
            <w:top w:val="none" w:sz="0" w:space="0" w:color="auto"/>
            <w:left w:val="none" w:sz="0" w:space="0" w:color="auto"/>
            <w:bottom w:val="none" w:sz="0" w:space="0" w:color="auto"/>
            <w:right w:val="none" w:sz="0" w:space="0" w:color="auto"/>
          </w:divBdr>
        </w:div>
        <w:div w:id="1134175843">
          <w:marLeft w:val="640"/>
          <w:marRight w:val="0"/>
          <w:marTop w:val="0"/>
          <w:marBottom w:val="0"/>
          <w:divBdr>
            <w:top w:val="none" w:sz="0" w:space="0" w:color="auto"/>
            <w:left w:val="none" w:sz="0" w:space="0" w:color="auto"/>
            <w:bottom w:val="none" w:sz="0" w:space="0" w:color="auto"/>
            <w:right w:val="none" w:sz="0" w:space="0" w:color="auto"/>
          </w:divBdr>
        </w:div>
        <w:div w:id="1146043063">
          <w:marLeft w:val="640"/>
          <w:marRight w:val="0"/>
          <w:marTop w:val="0"/>
          <w:marBottom w:val="0"/>
          <w:divBdr>
            <w:top w:val="none" w:sz="0" w:space="0" w:color="auto"/>
            <w:left w:val="none" w:sz="0" w:space="0" w:color="auto"/>
            <w:bottom w:val="none" w:sz="0" w:space="0" w:color="auto"/>
            <w:right w:val="none" w:sz="0" w:space="0" w:color="auto"/>
          </w:divBdr>
        </w:div>
        <w:div w:id="1172135809">
          <w:marLeft w:val="640"/>
          <w:marRight w:val="0"/>
          <w:marTop w:val="0"/>
          <w:marBottom w:val="0"/>
          <w:divBdr>
            <w:top w:val="none" w:sz="0" w:space="0" w:color="auto"/>
            <w:left w:val="none" w:sz="0" w:space="0" w:color="auto"/>
            <w:bottom w:val="none" w:sz="0" w:space="0" w:color="auto"/>
            <w:right w:val="none" w:sz="0" w:space="0" w:color="auto"/>
          </w:divBdr>
        </w:div>
        <w:div w:id="1198856017">
          <w:marLeft w:val="640"/>
          <w:marRight w:val="0"/>
          <w:marTop w:val="0"/>
          <w:marBottom w:val="0"/>
          <w:divBdr>
            <w:top w:val="none" w:sz="0" w:space="0" w:color="auto"/>
            <w:left w:val="none" w:sz="0" w:space="0" w:color="auto"/>
            <w:bottom w:val="none" w:sz="0" w:space="0" w:color="auto"/>
            <w:right w:val="none" w:sz="0" w:space="0" w:color="auto"/>
          </w:divBdr>
        </w:div>
        <w:div w:id="1201629827">
          <w:marLeft w:val="640"/>
          <w:marRight w:val="0"/>
          <w:marTop w:val="0"/>
          <w:marBottom w:val="0"/>
          <w:divBdr>
            <w:top w:val="none" w:sz="0" w:space="0" w:color="auto"/>
            <w:left w:val="none" w:sz="0" w:space="0" w:color="auto"/>
            <w:bottom w:val="none" w:sz="0" w:space="0" w:color="auto"/>
            <w:right w:val="none" w:sz="0" w:space="0" w:color="auto"/>
          </w:divBdr>
        </w:div>
        <w:div w:id="1233126182">
          <w:marLeft w:val="640"/>
          <w:marRight w:val="0"/>
          <w:marTop w:val="0"/>
          <w:marBottom w:val="0"/>
          <w:divBdr>
            <w:top w:val="none" w:sz="0" w:space="0" w:color="auto"/>
            <w:left w:val="none" w:sz="0" w:space="0" w:color="auto"/>
            <w:bottom w:val="none" w:sz="0" w:space="0" w:color="auto"/>
            <w:right w:val="none" w:sz="0" w:space="0" w:color="auto"/>
          </w:divBdr>
        </w:div>
        <w:div w:id="1282958947">
          <w:marLeft w:val="640"/>
          <w:marRight w:val="0"/>
          <w:marTop w:val="0"/>
          <w:marBottom w:val="0"/>
          <w:divBdr>
            <w:top w:val="none" w:sz="0" w:space="0" w:color="auto"/>
            <w:left w:val="none" w:sz="0" w:space="0" w:color="auto"/>
            <w:bottom w:val="none" w:sz="0" w:space="0" w:color="auto"/>
            <w:right w:val="none" w:sz="0" w:space="0" w:color="auto"/>
          </w:divBdr>
        </w:div>
        <w:div w:id="1296646405">
          <w:marLeft w:val="640"/>
          <w:marRight w:val="0"/>
          <w:marTop w:val="0"/>
          <w:marBottom w:val="0"/>
          <w:divBdr>
            <w:top w:val="none" w:sz="0" w:space="0" w:color="auto"/>
            <w:left w:val="none" w:sz="0" w:space="0" w:color="auto"/>
            <w:bottom w:val="none" w:sz="0" w:space="0" w:color="auto"/>
            <w:right w:val="none" w:sz="0" w:space="0" w:color="auto"/>
          </w:divBdr>
        </w:div>
        <w:div w:id="1317489249">
          <w:marLeft w:val="640"/>
          <w:marRight w:val="0"/>
          <w:marTop w:val="0"/>
          <w:marBottom w:val="0"/>
          <w:divBdr>
            <w:top w:val="none" w:sz="0" w:space="0" w:color="auto"/>
            <w:left w:val="none" w:sz="0" w:space="0" w:color="auto"/>
            <w:bottom w:val="none" w:sz="0" w:space="0" w:color="auto"/>
            <w:right w:val="none" w:sz="0" w:space="0" w:color="auto"/>
          </w:divBdr>
        </w:div>
        <w:div w:id="1342052359">
          <w:marLeft w:val="640"/>
          <w:marRight w:val="0"/>
          <w:marTop w:val="0"/>
          <w:marBottom w:val="0"/>
          <w:divBdr>
            <w:top w:val="none" w:sz="0" w:space="0" w:color="auto"/>
            <w:left w:val="none" w:sz="0" w:space="0" w:color="auto"/>
            <w:bottom w:val="none" w:sz="0" w:space="0" w:color="auto"/>
            <w:right w:val="none" w:sz="0" w:space="0" w:color="auto"/>
          </w:divBdr>
        </w:div>
        <w:div w:id="1380009812">
          <w:marLeft w:val="640"/>
          <w:marRight w:val="0"/>
          <w:marTop w:val="0"/>
          <w:marBottom w:val="0"/>
          <w:divBdr>
            <w:top w:val="none" w:sz="0" w:space="0" w:color="auto"/>
            <w:left w:val="none" w:sz="0" w:space="0" w:color="auto"/>
            <w:bottom w:val="none" w:sz="0" w:space="0" w:color="auto"/>
            <w:right w:val="none" w:sz="0" w:space="0" w:color="auto"/>
          </w:divBdr>
        </w:div>
        <w:div w:id="1384721286">
          <w:marLeft w:val="640"/>
          <w:marRight w:val="0"/>
          <w:marTop w:val="0"/>
          <w:marBottom w:val="0"/>
          <w:divBdr>
            <w:top w:val="none" w:sz="0" w:space="0" w:color="auto"/>
            <w:left w:val="none" w:sz="0" w:space="0" w:color="auto"/>
            <w:bottom w:val="none" w:sz="0" w:space="0" w:color="auto"/>
            <w:right w:val="none" w:sz="0" w:space="0" w:color="auto"/>
          </w:divBdr>
        </w:div>
        <w:div w:id="1419059193">
          <w:marLeft w:val="640"/>
          <w:marRight w:val="0"/>
          <w:marTop w:val="0"/>
          <w:marBottom w:val="0"/>
          <w:divBdr>
            <w:top w:val="none" w:sz="0" w:space="0" w:color="auto"/>
            <w:left w:val="none" w:sz="0" w:space="0" w:color="auto"/>
            <w:bottom w:val="none" w:sz="0" w:space="0" w:color="auto"/>
            <w:right w:val="none" w:sz="0" w:space="0" w:color="auto"/>
          </w:divBdr>
        </w:div>
        <w:div w:id="1430277275">
          <w:marLeft w:val="640"/>
          <w:marRight w:val="0"/>
          <w:marTop w:val="0"/>
          <w:marBottom w:val="0"/>
          <w:divBdr>
            <w:top w:val="none" w:sz="0" w:space="0" w:color="auto"/>
            <w:left w:val="none" w:sz="0" w:space="0" w:color="auto"/>
            <w:bottom w:val="none" w:sz="0" w:space="0" w:color="auto"/>
            <w:right w:val="none" w:sz="0" w:space="0" w:color="auto"/>
          </w:divBdr>
        </w:div>
        <w:div w:id="1634944309">
          <w:marLeft w:val="640"/>
          <w:marRight w:val="0"/>
          <w:marTop w:val="0"/>
          <w:marBottom w:val="0"/>
          <w:divBdr>
            <w:top w:val="none" w:sz="0" w:space="0" w:color="auto"/>
            <w:left w:val="none" w:sz="0" w:space="0" w:color="auto"/>
            <w:bottom w:val="none" w:sz="0" w:space="0" w:color="auto"/>
            <w:right w:val="none" w:sz="0" w:space="0" w:color="auto"/>
          </w:divBdr>
        </w:div>
        <w:div w:id="1645114906">
          <w:marLeft w:val="640"/>
          <w:marRight w:val="0"/>
          <w:marTop w:val="0"/>
          <w:marBottom w:val="0"/>
          <w:divBdr>
            <w:top w:val="none" w:sz="0" w:space="0" w:color="auto"/>
            <w:left w:val="none" w:sz="0" w:space="0" w:color="auto"/>
            <w:bottom w:val="none" w:sz="0" w:space="0" w:color="auto"/>
            <w:right w:val="none" w:sz="0" w:space="0" w:color="auto"/>
          </w:divBdr>
        </w:div>
        <w:div w:id="1724908863">
          <w:marLeft w:val="640"/>
          <w:marRight w:val="0"/>
          <w:marTop w:val="0"/>
          <w:marBottom w:val="0"/>
          <w:divBdr>
            <w:top w:val="none" w:sz="0" w:space="0" w:color="auto"/>
            <w:left w:val="none" w:sz="0" w:space="0" w:color="auto"/>
            <w:bottom w:val="none" w:sz="0" w:space="0" w:color="auto"/>
            <w:right w:val="none" w:sz="0" w:space="0" w:color="auto"/>
          </w:divBdr>
        </w:div>
        <w:div w:id="1751654113">
          <w:marLeft w:val="640"/>
          <w:marRight w:val="0"/>
          <w:marTop w:val="0"/>
          <w:marBottom w:val="0"/>
          <w:divBdr>
            <w:top w:val="none" w:sz="0" w:space="0" w:color="auto"/>
            <w:left w:val="none" w:sz="0" w:space="0" w:color="auto"/>
            <w:bottom w:val="none" w:sz="0" w:space="0" w:color="auto"/>
            <w:right w:val="none" w:sz="0" w:space="0" w:color="auto"/>
          </w:divBdr>
        </w:div>
        <w:div w:id="1785922940">
          <w:marLeft w:val="640"/>
          <w:marRight w:val="0"/>
          <w:marTop w:val="0"/>
          <w:marBottom w:val="0"/>
          <w:divBdr>
            <w:top w:val="none" w:sz="0" w:space="0" w:color="auto"/>
            <w:left w:val="none" w:sz="0" w:space="0" w:color="auto"/>
            <w:bottom w:val="none" w:sz="0" w:space="0" w:color="auto"/>
            <w:right w:val="none" w:sz="0" w:space="0" w:color="auto"/>
          </w:divBdr>
        </w:div>
        <w:div w:id="1800561992">
          <w:marLeft w:val="640"/>
          <w:marRight w:val="0"/>
          <w:marTop w:val="0"/>
          <w:marBottom w:val="0"/>
          <w:divBdr>
            <w:top w:val="none" w:sz="0" w:space="0" w:color="auto"/>
            <w:left w:val="none" w:sz="0" w:space="0" w:color="auto"/>
            <w:bottom w:val="none" w:sz="0" w:space="0" w:color="auto"/>
            <w:right w:val="none" w:sz="0" w:space="0" w:color="auto"/>
          </w:divBdr>
        </w:div>
        <w:div w:id="1827932465">
          <w:marLeft w:val="640"/>
          <w:marRight w:val="0"/>
          <w:marTop w:val="0"/>
          <w:marBottom w:val="0"/>
          <w:divBdr>
            <w:top w:val="none" w:sz="0" w:space="0" w:color="auto"/>
            <w:left w:val="none" w:sz="0" w:space="0" w:color="auto"/>
            <w:bottom w:val="none" w:sz="0" w:space="0" w:color="auto"/>
            <w:right w:val="none" w:sz="0" w:space="0" w:color="auto"/>
          </w:divBdr>
        </w:div>
        <w:div w:id="1898666008">
          <w:marLeft w:val="640"/>
          <w:marRight w:val="0"/>
          <w:marTop w:val="0"/>
          <w:marBottom w:val="0"/>
          <w:divBdr>
            <w:top w:val="none" w:sz="0" w:space="0" w:color="auto"/>
            <w:left w:val="none" w:sz="0" w:space="0" w:color="auto"/>
            <w:bottom w:val="none" w:sz="0" w:space="0" w:color="auto"/>
            <w:right w:val="none" w:sz="0" w:space="0" w:color="auto"/>
          </w:divBdr>
        </w:div>
        <w:div w:id="1906186970">
          <w:marLeft w:val="640"/>
          <w:marRight w:val="0"/>
          <w:marTop w:val="0"/>
          <w:marBottom w:val="0"/>
          <w:divBdr>
            <w:top w:val="none" w:sz="0" w:space="0" w:color="auto"/>
            <w:left w:val="none" w:sz="0" w:space="0" w:color="auto"/>
            <w:bottom w:val="none" w:sz="0" w:space="0" w:color="auto"/>
            <w:right w:val="none" w:sz="0" w:space="0" w:color="auto"/>
          </w:divBdr>
        </w:div>
        <w:div w:id="1926112514">
          <w:marLeft w:val="640"/>
          <w:marRight w:val="0"/>
          <w:marTop w:val="0"/>
          <w:marBottom w:val="0"/>
          <w:divBdr>
            <w:top w:val="none" w:sz="0" w:space="0" w:color="auto"/>
            <w:left w:val="none" w:sz="0" w:space="0" w:color="auto"/>
            <w:bottom w:val="none" w:sz="0" w:space="0" w:color="auto"/>
            <w:right w:val="none" w:sz="0" w:space="0" w:color="auto"/>
          </w:divBdr>
        </w:div>
        <w:div w:id="1940603779">
          <w:marLeft w:val="640"/>
          <w:marRight w:val="0"/>
          <w:marTop w:val="0"/>
          <w:marBottom w:val="0"/>
          <w:divBdr>
            <w:top w:val="none" w:sz="0" w:space="0" w:color="auto"/>
            <w:left w:val="none" w:sz="0" w:space="0" w:color="auto"/>
            <w:bottom w:val="none" w:sz="0" w:space="0" w:color="auto"/>
            <w:right w:val="none" w:sz="0" w:space="0" w:color="auto"/>
          </w:divBdr>
        </w:div>
        <w:div w:id="1957172182">
          <w:marLeft w:val="640"/>
          <w:marRight w:val="0"/>
          <w:marTop w:val="0"/>
          <w:marBottom w:val="0"/>
          <w:divBdr>
            <w:top w:val="none" w:sz="0" w:space="0" w:color="auto"/>
            <w:left w:val="none" w:sz="0" w:space="0" w:color="auto"/>
            <w:bottom w:val="none" w:sz="0" w:space="0" w:color="auto"/>
            <w:right w:val="none" w:sz="0" w:space="0" w:color="auto"/>
          </w:divBdr>
        </w:div>
        <w:div w:id="2013140446">
          <w:marLeft w:val="640"/>
          <w:marRight w:val="0"/>
          <w:marTop w:val="0"/>
          <w:marBottom w:val="0"/>
          <w:divBdr>
            <w:top w:val="none" w:sz="0" w:space="0" w:color="auto"/>
            <w:left w:val="none" w:sz="0" w:space="0" w:color="auto"/>
            <w:bottom w:val="none" w:sz="0" w:space="0" w:color="auto"/>
            <w:right w:val="none" w:sz="0" w:space="0" w:color="auto"/>
          </w:divBdr>
        </w:div>
        <w:div w:id="2015179979">
          <w:marLeft w:val="640"/>
          <w:marRight w:val="0"/>
          <w:marTop w:val="0"/>
          <w:marBottom w:val="0"/>
          <w:divBdr>
            <w:top w:val="none" w:sz="0" w:space="0" w:color="auto"/>
            <w:left w:val="none" w:sz="0" w:space="0" w:color="auto"/>
            <w:bottom w:val="none" w:sz="0" w:space="0" w:color="auto"/>
            <w:right w:val="none" w:sz="0" w:space="0" w:color="auto"/>
          </w:divBdr>
        </w:div>
        <w:div w:id="2075740546">
          <w:marLeft w:val="640"/>
          <w:marRight w:val="0"/>
          <w:marTop w:val="0"/>
          <w:marBottom w:val="0"/>
          <w:divBdr>
            <w:top w:val="none" w:sz="0" w:space="0" w:color="auto"/>
            <w:left w:val="none" w:sz="0" w:space="0" w:color="auto"/>
            <w:bottom w:val="none" w:sz="0" w:space="0" w:color="auto"/>
            <w:right w:val="none" w:sz="0" w:space="0" w:color="auto"/>
          </w:divBdr>
        </w:div>
        <w:div w:id="2075927648">
          <w:marLeft w:val="640"/>
          <w:marRight w:val="0"/>
          <w:marTop w:val="0"/>
          <w:marBottom w:val="0"/>
          <w:divBdr>
            <w:top w:val="none" w:sz="0" w:space="0" w:color="auto"/>
            <w:left w:val="none" w:sz="0" w:space="0" w:color="auto"/>
            <w:bottom w:val="none" w:sz="0" w:space="0" w:color="auto"/>
            <w:right w:val="none" w:sz="0" w:space="0" w:color="auto"/>
          </w:divBdr>
        </w:div>
        <w:div w:id="2109697835">
          <w:marLeft w:val="640"/>
          <w:marRight w:val="0"/>
          <w:marTop w:val="0"/>
          <w:marBottom w:val="0"/>
          <w:divBdr>
            <w:top w:val="none" w:sz="0" w:space="0" w:color="auto"/>
            <w:left w:val="none" w:sz="0" w:space="0" w:color="auto"/>
            <w:bottom w:val="none" w:sz="0" w:space="0" w:color="auto"/>
            <w:right w:val="none" w:sz="0" w:space="0" w:color="auto"/>
          </w:divBdr>
        </w:div>
        <w:div w:id="2126538165">
          <w:marLeft w:val="640"/>
          <w:marRight w:val="0"/>
          <w:marTop w:val="0"/>
          <w:marBottom w:val="0"/>
          <w:divBdr>
            <w:top w:val="none" w:sz="0" w:space="0" w:color="auto"/>
            <w:left w:val="none" w:sz="0" w:space="0" w:color="auto"/>
            <w:bottom w:val="none" w:sz="0" w:space="0" w:color="auto"/>
            <w:right w:val="none" w:sz="0" w:space="0" w:color="auto"/>
          </w:divBdr>
        </w:div>
        <w:div w:id="2129272381">
          <w:marLeft w:val="640"/>
          <w:marRight w:val="0"/>
          <w:marTop w:val="0"/>
          <w:marBottom w:val="0"/>
          <w:divBdr>
            <w:top w:val="none" w:sz="0" w:space="0" w:color="auto"/>
            <w:left w:val="none" w:sz="0" w:space="0" w:color="auto"/>
            <w:bottom w:val="none" w:sz="0" w:space="0" w:color="auto"/>
            <w:right w:val="none" w:sz="0" w:space="0" w:color="auto"/>
          </w:divBdr>
        </w:div>
        <w:div w:id="2137751180">
          <w:marLeft w:val="640"/>
          <w:marRight w:val="0"/>
          <w:marTop w:val="0"/>
          <w:marBottom w:val="0"/>
          <w:divBdr>
            <w:top w:val="none" w:sz="0" w:space="0" w:color="auto"/>
            <w:left w:val="none" w:sz="0" w:space="0" w:color="auto"/>
            <w:bottom w:val="none" w:sz="0" w:space="0" w:color="auto"/>
            <w:right w:val="none" w:sz="0" w:space="0" w:color="auto"/>
          </w:divBdr>
        </w:div>
      </w:divsChild>
    </w:div>
    <w:div w:id="1977753543">
      <w:bodyDiv w:val="1"/>
      <w:marLeft w:val="0"/>
      <w:marRight w:val="0"/>
      <w:marTop w:val="0"/>
      <w:marBottom w:val="0"/>
      <w:divBdr>
        <w:top w:val="none" w:sz="0" w:space="0" w:color="auto"/>
        <w:left w:val="none" w:sz="0" w:space="0" w:color="auto"/>
        <w:bottom w:val="none" w:sz="0" w:space="0" w:color="auto"/>
        <w:right w:val="none" w:sz="0" w:space="0" w:color="auto"/>
      </w:divBdr>
    </w:div>
    <w:div w:id="1980264967">
      <w:bodyDiv w:val="1"/>
      <w:marLeft w:val="0"/>
      <w:marRight w:val="0"/>
      <w:marTop w:val="0"/>
      <w:marBottom w:val="0"/>
      <w:divBdr>
        <w:top w:val="none" w:sz="0" w:space="0" w:color="auto"/>
        <w:left w:val="none" w:sz="0" w:space="0" w:color="auto"/>
        <w:bottom w:val="none" w:sz="0" w:space="0" w:color="auto"/>
        <w:right w:val="none" w:sz="0" w:space="0" w:color="auto"/>
      </w:divBdr>
    </w:div>
    <w:div w:id="1986546440">
      <w:bodyDiv w:val="1"/>
      <w:marLeft w:val="0"/>
      <w:marRight w:val="0"/>
      <w:marTop w:val="0"/>
      <w:marBottom w:val="0"/>
      <w:divBdr>
        <w:top w:val="none" w:sz="0" w:space="0" w:color="auto"/>
        <w:left w:val="none" w:sz="0" w:space="0" w:color="auto"/>
        <w:bottom w:val="none" w:sz="0" w:space="0" w:color="auto"/>
        <w:right w:val="none" w:sz="0" w:space="0" w:color="auto"/>
      </w:divBdr>
    </w:div>
    <w:div w:id="1987395087">
      <w:bodyDiv w:val="1"/>
      <w:marLeft w:val="0"/>
      <w:marRight w:val="0"/>
      <w:marTop w:val="0"/>
      <w:marBottom w:val="0"/>
      <w:divBdr>
        <w:top w:val="none" w:sz="0" w:space="0" w:color="auto"/>
        <w:left w:val="none" w:sz="0" w:space="0" w:color="auto"/>
        <w:bottom w:val="none" w:sz="0" w:space="0" w:color="auto"/>
        <w:right w:val="none" w:sz="0" w:space="0" w:color="auto"/>
      </w:divBdr>
    </w:div>
    <w:div w:id="1991130823">
      <w:bodyDiv w:val="1"/>
      <w:marLeft w:val="0"/>
      <w:marRight w:val="0"/>
      <w:marTop w:val="0"/>
      <w:marBottom w:val="0"/>
      <w:divBdr>
        <w:top w:val="none" w:sz="0" w:space="0" w:color="auto"/>
        <w:left w:val="none" w:sz="0" w:space="0" w:color="auto"/>
        <w:bottom w:val="none" w:sz="0" w:space="0" w:color="auto"/>
        <w:right w:val="none" w:sz="0" w:space="0" w:color="auto"/>
      </w:divBdr>
    </w:div>
    <w:div w:id="1991135391">
      <w:bodyDiv w:val="1"/>
      <w:marLeft w:val="0"/>
      <w:marRight w:val="0"/>
      <w:marTop w:val="0"/>
      <w:marBottom w:val="0"/>
      <w:divBdr>
        <w:top w:val="none" w:sz="0" w:space="0" w:color="auto"/>
        <w:left w:val="none" w:sz="0" w:space="0" w:color="auto"/>
        <w:bottom w:val="none" w:sz="0" w:space="0" w:color="auto"/>
        <w:right w:val="none" w:sz="0" w:space="0" w:color="auto"/>
      </w:divBdr>
    </w:div>
    <w:div w:id="1994601127">
      <w:bodyDiv w:val="1"/>
      <w:marLeft w:val="0"/>
      <w:marRight w:val="0"/>
      <w:marTop w:val="0"/>
      <w:marBottom w:val="0"/>
      <w:divBdr>
        <w:top w:val="none" w:sz="0" w:space="0" w:color="auto"/>
        <w:left w:val="none" w:sz="0" w:space="0" w:color="auto"/>
        <w:bottom w:val="none" w:sz="0" w:space="0" w:color="auto"/>
        <w:right w:val="none" w:sz="0" w:space="0" w:color="auto"/>
      </w:divBdr>
      <w:divsChild>
        <w:div w:id="755632564">
          <w:marLeft w:val="640"/>
          <w:marRight w:val="0"/>
          <w:marTop w:val="0"/>
          <w:marBottom w:val="0"/>
          <w:divBdr>
            <w:top w:val="none" w:sz="0" w:space="0" w:color="auto"/>
            <w:left w:val="none" w:sz="0" w:space="0" w:color="auto"/>
            <w:bottom w:val="none" w:sz="0" w:space="0" w:color="auto"/>
            <w:right w:val="none" w:sz="0" w:space="0" w:color="auto"/>
          </w:divBdr>
        </w:div>
        <w:div w:id="1027759991">
          <w:marLeft w:val="640"/>
          <w:marRight w:val="0"/>
          <w:marTop w:val="0"/>
          <w:marBottom w:val="0"/>
          <w:divBdr>
            <w:top w:val="none" w:sz="0" w:space="0" w:color="auto"/>
            <w:left w:val="none" w:sz="0" w:space="0" w:color="auto"/>
            <w:bottom w:val="none" w:sz="0" w:space="0" w:color="auto"/>
            <w:right w:val="none" w:sz="0" w:space="0" w:color="auto"/>
          </w:divBdr>
        </w:div>
        <w:div w:id="1805271818">
          <w:marLeft w:val="640"/>
          <w:marRight w:val="0"/>
          <w:marTop w:val="0"/>
          <w:marBottom w:val="0"/>
          <w:divBdr>
            <w:top w:val="none" w:sz="0" w:space="0" w:color="auto"/>
            <w:left w:val="none" w:sz="0" w:space="0" w:color="auto"/>
            <w:bottom w:val="none" w:sz="0" w:space="0" w:color="auto"/>
            <w:right w:val="none" w:sz="0" w:space="0" w:color="auto"/>
          </w:divBdr>
        </w:div>
        <w:div w:id="1848204182">
          <w:marLeft w:val="640"/>
          <w:marRight w:val="0"/>
          <w:marTop w:val="0"/>
          <w:marBottom w:val="0"/>
          <w:divBdr>
            <w:top w:val="none" w:sz="0" w:space="0" w:color="auto"/>
            <w:left w:val="none" w:sz="0" w:space="0" w:color="auto"/>
            <w:bottom w:val="none" w:sz="0" w:space="0" w:color="auto"/>
            <w:right w:val="none" w:sz="0" w:space="0" w:color="auto"/>
          </w:divBdr>
        </w:div>
        <w:div w:id="463236900">
          <w:marLeft w:val="640"/>
          <w:marRight w:val="0"/>
          <w:marTop w:val="0"/>
          <w:marBottom w:val="0"/>
          <w:divBdr>
            <w:top w:val="none" w:sz="0" w:space="0" w:color="auto"/>
            <w:left w:val="none" w:sz="0" w:space="0" w:color="auto"/>
            <w:bottom w:val="none" w:sz="0" w:space="0" w:color="auto"/>
            <w:right w:val="none" w:sz="0" w:space="0" w:color="auto"/>
          </w:divBdr>
        </w:div>
        <w:div w:id="1925920794">
          <w:marLeft w:val="640"/>
          <w:marRight w:val="0"/>
          <w:marTop w:val="0"/>
          <w:marBottom w:val="0"/>
          <w:divBdr>
            <w:top w:val="none" w:sz="0" w:space="0" w:color="auto"/>
            <w:left w:val="none" w:sz="0" w:space="0" w:color="auto"/>
            <w:bottom w:val="none" w:sz="0" w:space="0" w:color="auto"/>
            <w:right w:val="none" w:sz="0" w:space="0" w:color="auto"/>
          </w:divBdr>
        </w:div>
        <w:div w:id="1315455057">
          <w:marLeft w:val="640"/>
          <w:marRight w:val="0"/>
          <w:marTop w:val="0"/>
          <w:marBottom w:val="0"/>
          <w:divBdr>
            <w:top w:val="none" w:sz="0" w:space="0" w:color="auto"/>
            <w:left w:val="none" w:sz="0" w:space="0" w:color="auto"/>
            <w:bottom w:val="none" w:sz="0" w:space="0" w:color="auto"/>
            <w:right w:val="none" w:sz="0" w:space="0" w:color="auto"/>
          </w:divBdr>
        </w:div>
        <w:div w:id="1814565277">
          <w:marLeft w:val="640"/>
          <w:marRight w:val="0"/>
          <w:marTop w:val="0"/>
          <w:marBottom w:val="0"/>
          <w:divBdr>
            <w:top w:val="none" w:sz="0" w:space="0" w:color="auto"/>
            <w:left w:val="none" w:sz="0" w:space="0" w:color="auto"/>
            <w:bottom w:val="none" w:sz="0" w:space="0" w:color="auto"/>
            <w:right w:val="none" w:sz="0" w:space="0" w:color="auto"/>
          </w:divBdr>
        </w:div>
        <w:div w:id="1217400433">
          <w:marLeft w:val="640"/>
          <w:marRight w:val="0"/>
          <w:marTop w:val="0"/>
          <w:marBottom w:val="0"/>
          <w:divBdr>
            <w:top w:val="none" w:sz="0" w:space="0" w:color="auto"/>
            <w:left w:val="none" w:sz="0" w:space="0" w:color="auto"/>
            <w:bottom w:val="none" w:sz="0" w:space="0" w:color="auto"/>
            <w:right w:val="none" w:sz="0" w:space="0" w:color="auto"/>
          </w:divBdr>
        </w:div>
        <w:div w:id="568811786">
          <w:marLeft w:val="640"/>
          <w:marRight w:val="0"/>
          <w:marTop w:val="0"/>
          <w:marBottom w:val="0"/>
          <w:divBdr>
            <w:top w:val="none" w:sz="0" w:space="0" w:color="auto"/>
            <w:left w:val="none" w:sz="0" w:space="0" w:color="auto"/>
            <w:bottom w:val="none" w:sz="0" w:space="0" w:color="auto"/>
            <w:right w:val="none" w:sz="0" w:space="0" w:color="auto"/>
          </w:divBdr>
        </w:div>
        <w:div w:id="1626307512">
          <w:marLeft w:val="640"/>
          <w:marRight w:val="0"/>
          <w:marTop w:val="0"/>
          <w:marBottom w:val="0"/>
          <w:divBdr>
            <w:top w:val="none" w:sz="0" w:space="0" w:color="auto"/>
            <w:left w:val="none" w:sz="0" w:space="0" w:color="auto"/>
            <w:bottom w:val="none" w:sz="0" w:space="0" w:color="auto"/>
            <w:right w:val="none" w:sz="0" w:space="0" w:color="auto"/>
          </w:divBdr>
        </w:div>
        <w:div w:id="1753702455">
          <w:marLeft w:val="640"/>
          <w:marRight w:val="0"/>
          <w:marTop w:val="0"/>
          <w:marBottom w:val="0"/>
          <w:divBdr>
            <w:top w:val="none" w:sz="0" w:space="0" w:color="auto"/>
            <w:left w:val="none" w:sz="0" w:space="0" w:color="auto"/>
            <w:bottom w:val="none" w:sz="0" w:space="0" w:color="auto"/>
            <w:right w:val="none" w:sz="0" w:space="0" w:color="auto"/>
          </w:divBdr>
        </w:div>
        <w:div w:id="1197623118">
          <w:marLeft w:val="640"/>
          <w:marRight w:val="0"/>
          <w:marTop w:val="0"/>
          <w:marBottom w:val="0"/>
          <w:divBdr>
            <w:top w:val="none" w:sz="0" w:space="0" w:color="auto"/>
            <w:left w:val="none" w:sz="0" w:space="0" w:color="auto"/>
            <w:bottom w:val="none" w:sz="0" w:space="0" w:color="auto"/>
            <w:right w:val="none" w:sz="0" w:space="0" w:color="auto"/>
          </w:divBdr>
        </w:div>
        <w:div w:id="341589665">
          <w:marLeft w:val="640"/>
          <w:marRight w:val="0"/>
          <w:marTop w:val="0"/>
          <w:marBottom w:val="0"/>
          <w:divBdr>
            <w:top w:val="none" w:sz="0" w:space="0" w:color="auto"/>
            <w:left w:val="none" w:sz="0" w:space="0" w:color="auto"/>
            <w:bottom w:val="none" w:sz="0" w:space="0" w:color="auto"/>
            <w:right w:val="none" w:sz="0" w:space="0" w:color="auto"/>
          </w:divBdr>
        </w:div>
        <w:div w:id="1120496672">
          <w:marLeft w:val="640"/>
          <w:marRight w:val="0"/>
          <w:marTop w:val="0"/>
          <w:marBottom w:val="0"/>
          <w:divBdr>
            <w:top w:val="none" w:sz="0" w:space="0" w:color="auto"/>
            <w:left w:val="none" w:sz="0" w:space="0" w:color="auto"/>
            <w:bottom w:val="none" w:sz="0" w:space="0" w:color="auto"/>
            <w:right w:val="none" w:sz="0" w:space="0" w:color="auto"/>
          </w:divBdr>
        </w:div>
        <w:div w:id="500312011">
          <w:marLeft w:val="640"/>
          <w:marRight w:val="0"/>
          <w:marTop w:val="0"/>
          <w:marBottom w:val="0"/>
          <w:divBdr>
            <w:top w:val="none" w:sz="0" w:space="0" w:color="auto"/>
            <w:left w:val="none" w:sz="0" w:space="0" w:color="auto"/>
            <w:bottom w:val="none" w:sz="0" w:space="0" w:color="auto"/>
            <w:right w:val="none" w:sz="0" w:space="0" w:color="auto"/>
          </w:divBdr>
        </w:div>
        <w:div w:id="600796975">
          <w:marLeft w:val="640"/>
          <w:marRight w:val="0"/>
          <w:marTop w:val="0"/>
          <w:marBottom w:val="0"/>
          <w:divBdr>
            <w:top w:val="none" w:sz="0" w:space="0" w:color="auto"/>
            <w:left w:val="none" w:sz="0" w:space="0" w:color="auto"/>
            <w:bottom w:val="none" w:sz="0" w:space="0" w:color="auto"/>
            <w:right w:val="none" w:sz="0" w:space="0" w:color="auto"/>
          </w:divBdr>
        </w:div>
        <w:div w:id="2000110837">
          <w:marLeft w:val="640"/>
          <w:marRight w:val="0"/>
          <w:marTop w:val="0"/>
          <w:marBottom w:val="0"/>
          <w:divBdr>
            <w:top w:val="none" w:sz="0" w:space="0" w:color="auto"/>
            <w:left w:val="none" w:sz="0" w:space="0" w:color="auto"/>
            <w:bottom w:val="none" w:sz="0" w:space="0" w:color="auto"/>
            <w:right w:val="none" w:sz="0" w:space="0" w:color="auto"/>
          </w:divBdr>
        </w:div>
        <w:div w:id="2119252230">
          <w:marLeft w:val="640"/>
          <w:marRight w:val="0"/>
          <w:marTop w:val="0"/>
          <w:marBottom w:val="0"/>
          <w:divBdr>
            <w:top w:val="none" w:sz="0" w:space="0" w:color="auto"/>
            <w:left w:val="none" w:sz="0" w:space="0" w:color="auto"/>
            <w:bottom w:val="none" w:sz="0" w:space="0" w:color="auto"/>
            <w:right w:val="none" w:sz="0" w:space="0" w:color="auto"/>
          </w:divBdr>
        </w:div>
        <w:div w:id="1196431381">
          <w:marLeft w:val="640"/>
          <w:marRight w:val="0"/>
          <w:marTop w:val="0"/>
          <w:marBottom w:val="0"/>
          <w:divBdr>
            <w:top w:val="none" w:sz="0" w:space="0" w:color="auto"/>
            <w:left w:val="none" w:sz="0" w:space="0" w:color="auto"/>
            <w:bottom w:val="none" w:sz="0" w:space="0" w:color="auto"/>
            <w:right w:val="none" w:sz="0" w:space="0" w:color="auto"/>
          </w:divBdr>
        </w:div>
        <w:div w:id="1993869902">
          <w:marLeft w:val="640"/>
          <w:marRight w:val="0"/>
          <w:marTop w:val="0"/>
          <w:marBottom w:val="0"/>
          <w:divBdr>
            <w:top w:val="none" w:sz="0" w:space="0" w:color="auto"/>
            <w:left w:val="none" w:sz="0" w:space="0" w:color="auto"/>
            <w:bottom w:val="none" w:sz="0" w:space="0" w:color="auto"/>
            <w:right w:val="none" w:sz="0" w:space="0" w:color="auto"/>
          </w:divBdr>
        </w:div>
        <w:div w:id="1703746139">
          <w:marLeft w:val="640"/>
          <w:marRight w:val="0"/>
          <w:marTop w:val="0"/>
          <w:marBottom w:val="0"/>
          <w:divBdr>
            <w:top w:val="none" w:sz="0" w:space="0" w:color="auto"/>
            <w:left w:val="none" w:sz="0" w:space="0" w:color="auto"/>
            <w:bottom w:val="none" w:sz="0" w:space="0" w:color="auto"/>
            <w:right w:val="none" w:sz="0" w:space="0" w:color="auto"/>
          </w:divBdr>
        </w:div>
        <w:div w:id="762841184">
          <w:marLeft w:val="640"/>
          <w:marRight w:val="0"/>
          <w:marTop w:val="0"/>
          <w:marBottom w:val="0"/>
          <w:divBdr>
            <w:top w:val="none" w:sz="0" w:space="0" w:color="auto"/>
            <w:left w:val="none" w:sz="0" w:space="0" w:color="auto"/>
            <w:bottom w:val="none" w:sz="0" w:space="0" w:color="auto"/>
            <w:right w:val="none" w:sz="0" w:space="0" w:color="auto"/>
          </w:divBdr>
        </w:div>
        <w:div w:id="1724794885">
          <w:marLeft w:val="640"/>
          <w:marRight w:val="0"/>
          <w:marTop w:val="0"/>
          <w:marBottom w:val="0"/>
          <w:divBdr>
            <w:top w:val="none" w:sz="0" w:space="0" w:color="auto"/>
            <w:left w:val="none" w:sz="0" w:space="0" w:color="auto"/>
            <w:bottom w:val="none" w:sz="0" w:space="0" w:color="auto"/>
            <w:right w:val="none" w:sz="0" w:space="0" w:color="auto"/>
          </w:divBdr>
        </w:div>
        <w:div w:id="2117363622">
          <w:marLeft w:val="640"/>
          <w:marRight w:val="0"/>
          <w:marTop w:val="0"/>
          <w:marBottom w:val="0"/>
          <w:divBdr>
            <w:top w:val="none" w:sz="0" w:space="0" w:color="auto"/>
            <w:left w:val="none" w:sz="0" w:space="0" w:color="auto"/>
            <w:bottom w:val="none" w:sz="0" w:space="0" w:color="auto"/>
            <w:right w:val="none" w:sz="0" w:space="0" w:color="auto"/>
          </w:divBdr>
        </w:div>
        <w:div w:id="1726835566">
          <w:marLeft w:val="640"/>
          <w:marRight w:val="0"/>
          <w:marTop w:val="0"/>
          <w:marBottom w:val="0"/>
          <w:divBdr>
            <w:top w:val="none" w:sz="0" w:space="0" w:color="auto"/>
            <w:left w:val="none" w:sz="0" w:space="0" w:color="auto"/>
            <w:bottom w:val="none" w:sz="0" w:space="0" w:color="auto"/>
            <w:right w:val="none" w:sz="0" w:space="0" w:color="auto"/>
          </w:divBdr>
        </w:div>
        <w:div w:id="357197943">
          <w:marLeft w:val="640"/>
          <w:marRight w:val="0"/>
          <w:marTop w:val="0"/>
          <w:marBottom w:val="0"/>
          <w:divBdr>
            <w:top w:val="none" w:sz="0" w:space="0" w:color="auto"/>
            <w:left w:val="none" w:sz="0" w:space="0" w:color="auto"/>
            <w:bottom w:val="none" w:sz="0" w:space="0" w:color="auto"/>
            <w:right w:val="none" w:sz="0" w:space="0" w:color="auto"/>
          </w:divBdr>
        </w:div>
        <w:div w:id="1169439594">
          <w:marLeft w:val="640"/>
          <w:marRight w:val="0"/>
          <w:marTop w:val="0"/>
          <w:marBottom w:val="0"/>
          <w:divBdr>
            <w:top w:val="none" w:sz="0" w:space="0" w:color="auto"/>
            <w:left w:val="none" w:sz="0" w:space="0" w:color="auto"/>
            <w:bottom w:val="none" w:sz="0" w:space="0" w:color="auto"/>
            <w:right w:val="none" w:sz="0" w:space="0" w:color="auto"/>
          </w:divBdr>
        </w:div>
        <w:div w:id="1808039099">
          <w:marLeft w:val="640"/>
          <w:marRight w:val="0"/>
          <w:marTop w:val="0"/>
          <w:marBottom w:val="0"/>
          <w:divBdr>
            <w:top w:val="none" w:sz="0" w:space="0" w:color="auto"/>
            <w:left w:val="none" w:sz="0" w:space="0" w:color="auto"/>
            <w:bottom w:val="none" w:sz="0" w:space="0" w:color="auto"/>
            <w:right w:val="none" w:sz="0" w:space="0" w:color="auto"/>
          </w:divBdr>
        </w:div>
        <w:div w:id="766774711">
          <w:marLeft w:val="640"/>
          <w:marRight w:val="0"/>
          <w:marTop w:val="0"/>
          <w:marBottom w:val="0"/>
          <w:divBdr>
            <w:top w:val="none" w:sz="0" w:space="0" w:color="auto"/>
            <w:left w:val="none" w:sz="0" w:space="0" w:color="auto"/>
            <w:bottom w:val="none" w:sz="0" w:space="0" w:color="auto"/>
            <w:right w:val="none" w:sz="0" w:space="0" w:color="auto"/>
          </w:divBdr>
        </w:div>
        <w:div w:id="971977608">
          <w:marLeft w:val="640"/>
          <w:marRight w:val="0"/>
          <w:marTop w:val="0"/>
          <w:marBottom w:val="0"/>
          <w:divBdr>
            <w:top w:val="none" w:sz="0" w:space="0" w:color="auto"/>
            <w:left w:val="none" w:sz="0" w:space="0" w:color="auto"/>
            <w:bottom w:val="none" w:sz="0" w:space="0" w:color="auto"/>
            <w:right w:val="none" w:sz="0" w:space="0" w:color="auto"/>
          </w:divBdr>
        </w:div>
        <w:div w:id="286199079">
          <w:marLeft w:val="640"/>
          <w:marRight w:val="0"/>
          <w:marTop w:val="0"/>
          <w:marBottom w:val="0"/>
          <w:divBdr>
            <w:top w:val="none" w:sz="0" w:space="0" w:color="auto"/>
            <w:left w:val="none" w:sz="0" w:space="0" w:color="auto"/>
            <w:bottom w:val="none" w:sz="0" w:space="0" w:color="auto"/>
            <w:right w:val="none" w:sz="0" w:space="0" w:color="auto"/>
          </w:divBdr>
        </w:div>
        <w:div w:id="463742867">
          <w:marLeft w:val="640"/>
          <w:marRight w:val="0"/>
          <w:marTop w:val="0"/>
          <w:marBottom w:val="0"/>
          <w:divBdr>
            <w:top w:val="none" w:sz="0" w:space="0" w:color="auto"/>
            <w:left w:val="none" w:sz="0" w:space="0" w:color="auto"/>
            <w:bottom w:val="none" w:sz="0" w:space="0" w:color="auto"/>
            <w:right w:val="none" w:sz="0" w:space="0" w:color="auto"/>
          </w:divBdr>
        </w:div>
        <w:div w:id="1122310665">
          <w:marLeft w:val="640"/>
          <w:marRight w:val="0"/>
          <w:marTop w:val="0"/>
          <w:marBottom w:val="0"/>
          <w:divBdr>
            <w:top w:val="none" w:sz="0" w:space="0" w:color="auto"/>
            <w:left w:val="none" w:sz="0" w:space="0" w:color="auto"/>
            <w:bottom w:val="none" w:sz="0" w:space="0" w:color="auto"/>
            <w:right w:val="none" w:sz="0" w:space="0" w:color="auto"/>
          </w:divBdr>
        </w:div>
        <w:div w:id="1248802852">
          <w:marLeft w:val="640"/>
          <w:marRight w:val="0"/>
          <w:marTop w:val="0"/>
          <w:marBottom w:val="0"/>
          <w:divBdr>
            <w:top w:val="none" w:sz="0" w:space="0" w:color="auto"/>
            <w:left w:val="none" w:sz="0" w:space="0" w:color="auto"/>
            <w:bottom w:val="none" w:sz="0" w:space="0" w:color="auto"/>
            <w:right w:val="none" w:sz="0" w:space="0" w:color="auto"/>
          </w:divBdr>
        </w:div>
        <w:div w:id="1320378357">
          <w:marLeft w:val="640"/>
          <w:marRight w:val="0"/>
          <w:marTop w:val="0"/>
          <w:marBottom w:val="0"/>
          <w:divBdr>
            <w:top w:val="none" w:sz="0" w:space="0" w:color="auto"/>
            <w:left w:val="none" w:sz="0" w:space="0" w:color="auto"/>
            <w:bottom w:val="none" w:sz="0" w:space="0" w:color="auto"/>
            <w:right w:val="none" w:sz="0" w:space="0" w:color="auto"/>
          </w:divBdr>
        </w:div>
        <w:div w:id="1450278073">
          <w:marLeft w:val="640"/>
          <w:marRight w:val="0"/>
          <w:marTop w:val="0"/>
          <w:marBottom w:val="0"/>
          <w:divBdr>
            <w:top w:val="none" w:sz="0" w:space="0" w:color="auto"/>
            <w:left w:val="none" w:sz="0" w:space="0" w:color="auto"/>
            <w:bottom w:val="none" w:sz="0" w:space="0" w:color="auto"/>
            <w:right w:val="none" w:sz="0" w:space="0" w:color="auto"/>
          </w:divBdr>
        </w:div>
        <w:div w:id="1867207605">
          <w:marLeft w:val="640"/>
          <w:marRight w:val="0"/>
          <w:marTop w:val="0"/>
          <w:marBottom w:val="0"/>
          <w:divBdr>
            <w:top w:val="none" w:sz="0" w:space="0" w:color="auto"/>
            <w:left w:val="none" w:sz="0" w:space="0" w:color="auto"/>
            <w:bottom w:val="none" w:sz="0" w:space="0" w:color="auto"/>
            <w:right w:val="none" w:sz="0" w:space="0" w:color="auto"/>
          </w:divBdr>
        </w:div>
        <w:div w:id="1682244288">
          <w:marLeft w:val="640"/>
          <w:marRight w:val="0"/>
          <w:marTop w:val="0"/>
          <w:marBottom w:val="0"/>
          <w:divBdr>
            <w:top w:val="none" w:sz="0" w:space="0" w:color="auto"/>
            <w:left w:val="none" w:sz="0" w:space="0" w:color="auto"/>
            <w:bottom w:val="none" w:sz="0" w:space="0" w:color="auto"/>
            <w:right w:val="none" w:sz="0" w:space="0" w:color="auto"/>
          </w:divBdr>
        </w:div>
        <w:div w:id="309289677">
          <w:marLeft w:val="640"/>
          <w:marRight w:val="0"/>
          <w:marTop w:val="0"/>
          <w:marBottom w:val="0"/>
          <w:divBdr>
            <w:top w:val="none" w:sz="0" w:space="0" w:color="auto"/>
            <w:left w:val="none" w:sz="0" w:space="0" w:color="auto"/>
            <w:bottom w:val="none" w:sz="0" w:space="0" w:color="auto"/>
            <w:right w:val="none" w:sz="0" w:space="0" w:color="auto"/>
          </w:divBdr>
        </w:div>
        <w:div w:id="1973171786">
          <w:marLeft w:val="640"/>
          <w:marRight w:val="0"/>
          <w:marTop w:val="0"/>
          <w:marBottom w:val="0"/>
          <w:divBdr>
            <w:top w:val="none" w:sz="0" w:space="0" w:color="auto"/>
            <w:left w:val="none" w:sz="0" w:space="0" w:color="auto"/>
            <w:bottom w:val="none" w:sz="0" w:space="0" w:color="auto"/>
            <w:right w:val="none" w:sz="0" w:space="0" w:color="auto"/>
          </w:divBdr>
        </w:div>
        <w:div w:id="1558278191">
          <w:marLeft w:val="640"/>
          <w:marRight w:val="0"/>
          <w:marTop w:val="0"/>
          <w:marBottom w:val="0"/>
          <w:divBdr>
            <w:top w:val="none" w:sz="0" w:space="0" w:color="auto"/>
            <w:left w:val="none" w:sz="0" w:space="0" w:color="auto"/>
            <w:bottom w:val="none" w:sz="0" w:space="0" w:color="auto"/>
            <w:right w:val="none" w:sz="0" w:space="0" w:color="auto"/>
          </w:divBdr>
        </w:div>
        <w:div w:id="1568495339">
          <w:marLeft w:val="640"/>
          <w:marRight w:val="0"/>
          <w:marTop w:val="0"/>
          <w:marBottom w:val="0"/>
          <w:divBdr>
            <w:top w:val="none" w:sz="0" w:space="0" w:color="auto"/>
            <w:left w:val="none" w:sz="0" w:space="0" w:color="auto"/>
            <w:bottom w:val="none" w:sz="0" w:space="0" w:color="auto"/>
            <w:right w:val="none" w:sz="0" w:space="0" w:color="auto"/>
          </w:divBdr>
        </w:div>
        <w:div w:id="350762191">
          <w:marLeft w:val="640"/>
          <w:marRight w:val="0"/>
          <w:marTop w:val="0"/>
          <w:marBottom w:val="0"/>
          <w:divBdr>
            <w:top w:val="none" w:sz="0" w:space="0" w:color="auto"/>
            <w:left w:val="none" w:sz="0" w:space="0" w:color="auto"/>
            <w:bottom w:val="none" w:sz="0" w:space="0" w:color="auto"/>
            <w:right w:val="none" w:sz="0" w:space="0" w:color="auto"/>
          </w:divBdr>
        </w:div>
        <w:div w:id="77094820">
          <w:marLeft w:val="640"/>
          <w:marRight w:val="0"/>
          <w:marTop w:val="0"/>
          <w:marBottom w:val="0"/>
          <w:divBdr>
            <w:top w:val="none" w:sz="0" w:space="0" w:color="auto"/>
            <w:left w:val="none" w:sz="0" w:space="0" w:color="auto"/>
            <w:bottom w:val="none" w:sz="0" w:space="0" w:color="auto"/>
            <w:right w:val="none" w:sz="0" w:space="0" w:color="auto"/>
          </w:divBdr>
        </w:div>
        <w:div w:id="1269315621">
          <w:marLeft w:val="640"/>
          <w:marRight w:val="0"/>
          <w:marTop w:val="0"/>
          <w:marBottom w:val="0"/>
          <w:divBdr>
            <w:top w:val="none" w:sz="0" w:space="0" w:color="auto"/>
            <w:left w:val="none" w:sz="0" w:space="0" w:color="auto"/>
            <w:bottom w:val="none" w:sz="0" w:space="0" w:color="auto"/>
            <w:right w:val="none" w:sz="0" w:space="0" w:color="auto"/>
          </w:divBdr>
        </w:div>
        <w:div w:id="118652420">
          <w:marLeft w:val="640"/>
          <w:marRight w:val="0"/>
          <w:marTop w:val="0"/>
          <w:marBottom w:val="0"/>
          <w:divBdr>
            <w:top w:val="none" w:sz="0" w:space="0" w:color="auto"/>
            <w:left w:val="none" w:sz="0" w:space="0" w:color="auto"/>
            <w:bottom w:val="none" w:sz="0" w:space="0" w:color="auto"/>
            <w:right w:val="none" w:sz="0" w:space="0" w:color="auto"/>
          </w:divBdr>
        </w:div>
        <w:div w:id="241304928">
          <w:marLeft w:val="640"/>
          <w:marRight w:val="0"/>
          <w:marTop w:val="0"/>
          <w:marBottom w:val="0"/>
          <w:divBdr>
            <w:top w:val="none" w:sz="0" w:space="0" w:color="auto"/>
            <w:left w:val="none" w:sz="0" w:space="0" w:color="auto"/>
            <w:bottom w:val="none" w:sz="0" w:space="0" w:color="auto"/>
            <w:right w:val="none" w:sz="0" w:space="0" w:color="auto"/>
          </w:divBdr>
        </w:div>
        <w:div w:id="1321616585">
          <w:marLeft w:val="640"/>
          <w:marRight w:val="0"/>
          <w:marTop w:val="0"/>
          <w:marBottom w:val="0"/>
          <w:divBdr>
            <w:top w:val="none" w:sz="0" w:space="0" w:color="auto"/>
            <w:left w:val="none" w:sz="0" w:space="0" w:color="auto"/>
            <w:bottom w:val="none" w:sz="0" w:space="0" w:color="auto"/>
            <w:right w:val="none" w:sz="0" w:space="0" w:color="auto"/>
          </w:divBdr>
        </w:div>
        <w:div w:id="2014453740">
          <w:marLeft w:val="640"/>
          <w:marRight w:val="0"/>
          <w:marTop w:val="0"/>
          <w:marBottom w:val="0"/>
          <w:divBdr>
            <w:top w:val="none" w:sz="0" w:space="0" w:color="auto"/>
            <w:left w:val="none" w:sz="0" w:space="0" w:color="auto"/>
            <w:bottom w:val="none" w:sz="0" w:space="0" w:color="auto"/>
            <w:right w:val="none" w:sz="0" w:space="0" w:color="auto"/>
          </w:divBdr>
        </w:div>
        <w:div w:id="562521733">
          <w:marLeft w:val="640"/>
          <w:marRight w:val="0"/>
          <w:marTop w:val="0"/>
          <w:marBottom w:val="0"/>
          <w:divBdr>
            <w:top w:val="none" w:sz="0" w:space="0" w:color="auto"/>
            <w:left w:val="none" w:sz="0" w:space="0" w:color="auto"/>
            <w:bottom w:val="none" w:sz="0" w:space="0" w:color="auto"/>
            <w:right w:val="none" w:sz="0" w:space="0" w:color="auto"/>
          </w:divBdr>
        </w:div>
        <w:div w:id="636182169">
          <w:marLeft w:val="640"/>
          <w:marRight w:val="0"/>
          <w:marTop w:val="0"/>
          <w:marBottom w:val="0"/>
          <w:divBdr>
            <w:top w:val="none" w:sz="0" w:space="0" w:color="auto"/>
            <w:left w:val="none" w:sz="0" w:space="0" w:color="auto"/>
            <w:bottom w:val="none" w:sz="0" w:space="0" w:color="auto"/>
            <w:right w:val="none" w:sz="0" w:space="0" w:color="auto"/>
          </w:divBdr>
        </w:div>
        <w:div w:id="980309846">
          <w:marLeft w:val="640"/>
          <w:marRight w:val="0"/>
          <w:marTop w:val="0"/>
          <w:marBottom w:val="0"/>
          <w:divBdr>
            <w:top w:val="none" w:sz="0" w:space="0" w:color="auto"/>
            <w:left w:val="none" w:sz="0" w:space="0" w:color="auto"/>
            <w:bottom w:val="none" w:sz="0" w:space="0" w:color="auto"/>
            <w:right w:val="none" w:sz="0" w:space="0" w:color="auto"/>
          </w:divBdr>
        </w:div>
        <w:div w:id="439031413">
          <w:marLeft w:val="640"/>
          <w:marRight w:val="0"/>
          <w:marTop w:val="0"/>
          <w:marBottom w:val="0"/>
          <w:divBdr>
            <w:top w:val="none" w:sz="0" w:space="0" w:color="auto"/>
            <w:left w:val="none" w:sz="0" w:space="0" w:color="auto"/>
            <w:bottom w:val="none" w:sz="0" w:space="0" w:color="auto"/>
            <w:right w:val="none" w:sz="0" w:space="0" w:color="auto"/>
          </w:divBdr>
        </w:div>
        <w:div w:id="350423248">
          <w:marLeft w:val="640"/>
          <w:marRight w:val="0"/>
          <w:marTop w:val="0"/>
          <w:marBottom w:val="0"/>
          <w:divBdr>
            <w:top w:val="none" w:sz="0" w:space="0" w:color="auto"/>
            <w:left w:val="none" w:sz="0" w:space="0" w:color="auto"/>
            <w:bottom w:val="none" w:sz="0" w:space="0" w:color="auto"/>
            <w:right w:val="none" w:sz="0" w:space="0" w:color="auto"/>
          </w:divBdr>
        </w:div>
        <w:div w:id="677511489">
          <w:marLeft w:val="640"/>
          <w:marRight w:val="0"/>
          <w:marTop w:val="0"/>
          <w:marBottom w:val="0"/>
          <w:divBdr>
            <w:top w:val="none" w:sz="0" w:space="0" w:color="auto"/>
            <w:left w:val="none" w:sz="0" w:space="0" w:color="auto"/>
            <w:bottom w:val="none" w:sz="0" w:space="0" w:color="auto"/>
            <w:right w:val="none" w:sz="0" w:space="0" w:color="auto"/>
          </w:divBdr>
        </w:div>
        <w:div w:id="725761520">
          <w:marLeft w:val="640"/>
          <w:marRight w:val="0"/>
          <w:marTop w:val="0"/>
          <w:marBottom w:val="0"/>
          <w:divBdr>
            <w:top w:val="none" w:sz="0" w:space="0" w:color="auto"/>
            <w:left w:val="none" w:sz="0" w:space="0" w:color="auto"/>
            <w:bottom w:val="none" w:sz="0" w:space="0" w:color="auto"/>
            <w:right w:val="none" w:sz="0" w:space="0" w:color="auto"/>
          </w:divBdr>
        </w:div>
        <w:div w:id="1141000974">
          <w:marLeft w:val="640"/>
          <w:marRight w:val="0"/>
          <w:marTop w:val="0"/>
          <w:marBottom w:val="0"/>
          <w:divBdr>
            <w:top w:val="none" w:sz="0" w:space="0" w:color="auto"/>
            <w:left w:val="none" w:sz="0" w:space="0" w:color="auto"/>
            <w:bottom w:val="none" w:sz="0" w:space="0" w:color="auto"/>
            <w:right w:val="none" w:sz="0" w:space="0" w:color="auto"/>
          </w:divBdr>
        </w:div>
        <w:div w:id="1731461873">
          <w:marLeft w:val="640"/>
          <w:marRight w:val="0"/>
          <w:marTop w:val="0"/>
          <w:marBottom w:val="0"/>
          <w:divBdr>
            <w:top w:val="none" w:sz="0" w:space="0" w:color="auto"/>
            <w:left w:val="none" w:sz="0" w:space="0" w:color="auto"/>
            <w:bottom w:val="none" w:sz="0" w:space="0" w:color="auto"/>
            <w:right w:val="none" w:sz="0" w:space="0" w:color="auto"/>
          </w:divBdr>
        </w:div>
        <w:div w:id="1458714990">
          <w:marLeft w:val="640"/>
          <w:marRight w:val="0"/>
          <w:marTop w:val="0"/>
          <w:marBottom w:val="0"/>
          <w:divBdr>
            <w:top w:val="none" w:sz="0" w:space="0" w:color="auto"/>
            <w:left w:val="none" w:sz="0" w:space="0" w:color="auto"/>
            <w:bottom w:val="none" w:sz="0" w:space="0" w:color="auto"/>
            <w:right w:val="none" w:sz="0" w:space="0" w:color="auto"/>
          </w:divBdr>
        </w:div>
        <w:div w:id="1358240932">
          <w:marLeft w:val="640"/>
          <w:marRight w:val="0"/>
          <w:marTop w:val="0"/>
          <w:marBottom w:val="0"/>
          <w:divBdr>
            <w:top w:val="none" w:sz="0" w:space="0" w:color="auto"/>
            <w:left w:val="none" w:sz="0" w:space="0" w:color="auto"/>
            <w:bottom w:val="none" w:sz="0" w:space="0" w:color="auto"/>
            <w:right w:val="none" w:sz="0" w:space="0" w:color="auto"/>
          </w:divBdr>
        </w:div>
        <w:div w:id="1515267621">
          <w:marLeft w:val="640"/>
          <w:marRight w:val="0"/>
          <w:marTop w:val="0"/>
          <w:marBottom w:val="0"/>
          <w:divBdr>
            <w:top w:val="none" w:sz="0" w:space="0" w:color="auto"/>
            <w:left w:val="none" w:sz="0" w:space="0" w:color="auto"/>
            <w:bottom w:val="none" w:sz="0" w:space="0" w:color="auto"/>
            <w:right w:val="none" w:sz="0" w:space="0" w:color="auto"/>
          </w:divBdr>
        </w:div>
        <w:div w:id="2052731548">
          <w:marLeft w:val="640"/>
          <w:marRight w:val="0"/>
          <w:marTop w:val="0"/>
          <w:marBottom w:val="0"/>
          <w:divBdr>
            <w:top w:val="none" w:sz="0" w:space="0" w:color="auto"/>
            <w:left w:val="none" w:sz="0" w:space="0" w:color="auto"/>
            <w:bottom w:val="none" w:sz="0" w:space="0" w:color="auto"/>
            <w:right w:val="none" w:sz="0" w:space="0" w:color="auto"/>
          </w:divBdr>
        </w:div>
        <w:div w:id="611472629">
          <w:marLeft w:val="640"/>
          <w:marRight w:val="0"/>
          <w:marTop w:val="0"/>
          <w:marBottom w:val="0"/>
          <w:divBdr>
            <w:top w:val="none" w:sz="0" w:space="0" w:color="auto"/>
            <w:left w:val="none" w:sz="0" w:space="0" w:color="auto"/>
            <w:bottom w:val="none" w:sz="0" w:space="0" w:color="auto"/>
            <w:right w:val="none" w:sz="0" w:space="0" w:color="auto"/>
          </w:divBdr>
        </w:div>
        <w:div w:id="1779179648">
          <w:marLeft w:val="640"/>
          <w:marRight w:val="0"/>
          <w:marTop w:val="0"/>
          <w:marBottom w:val="0"/>
          <w:divBdr>
            <w:top w:val="none" w:sz="0" w:space="0" w:color="auto"/>
            <w:left w:val="none" w:sz="0" w:space="0" w:color="auto"/>
            <w:bottom w:val="none" w:sz="0" w:space="0" w:color="auto"/>
            <w:right w:val="none" w:sz="0" w:space="0" w:color="auto"/>
          </w:divBdr>
        </w:div>
        <w:div w:id="1442801819">
          <w:marLeft w:val="640"/>
          <w:marRight w:val="0"/>
          <w:marTop w:val="0"/>
          <w:marBottom w:val="0"/>
          <w:divBdr>
            <w:top w:val="none" w:sz="0" w:space="0" w:color="auto"/>
            <w:left w:val="none" w:sz="0" w:space="0" w:color="auto"/>
            <w:bottom w:val="none" w:sz="0" w:space="0" w:color="auto"/>
            <w:right w:val="none" w:sz="0" w:space="0" w:color="auto"/>
          </w:divBdr>
        </w:div>
        <w:div w:id="666054771">
          <w:marLeft w:val="640"/>
          <w:marRight w:val="0"/>
          <w:marTop w:val="0"/>
          <w:marBottom w:val="0"/>
          <w:divBdr>
            <w:top w:val="none" w:sz="0" w:space="0" w:color="auto"/>
            <w:left w:val="none" w:sz="0" w:space="0" w:color="auto"/>
            <w:bottom w:val="none" w:sz="0" w:space="0" w:color="auto"/>
            <w:right w:val="none" w:sz="0" w:space="0" w:color="auto"/>
          </w:divBdr>
        </w:div>
        <w:div w:id="1414626317">
          <w:marLeft w:val="640"/>
          <w:marRight w:val="0"/>
          <w:marTop w:val="0"/>
          <w:marBottom w:val="0"/>
          <w:divBdr>
            <w:top w:val="none" w:sz="0" w:space="0" w:color="auto"/>
            <w:left w:val="none" w:sz="0" w:space="0" w:color="auto"/>
            <w:bottom w:val="none" w:sz="0" w:space="0" w:color="auto"/>
            <w:right w:val="none" w:sz="0" w:space="0" w:color="auto"/>
          </w:divBdr>
        </w:div>
        <w:div w:id="696731625">
          <w:marLeft w:val="640"/>
          <w:marRight w:val="0"/>
          <w:marTop w:val="0"/>
          <w:marBottom w:val="0"/>
          <w:divBdr>
            <w:top w:val="none" w:sz="0" w:space="0" w:color="auto"/>
            <w:left w:val="none" w:sz="0" w:space="0" w:color="auto"/>
            <w:bottom w:val="none" w:sz="0" w:space="0" w:color="auto"/>
            <w:right w:val="none" w:sz="0" w:space="0" w:color="auto"/>
          </w:divBdr>
        </w:div>
        <w:div w:id="1416511389">
          <w:marLeft w:val="640"/>
          <w:marRight w:val="0"/>
          <w:marTop w:val="0"/>
          <w:marBottom w:val="0"/>
          <w:divBdr>
            <w:top w:val="none" w:sz="0" w:space="0" w:color="auto"/>
            <w:left w:val="none" w:sz="0" w:space="0" w:color="auto"/>
            <w:bottom w:val="none" w:sz="0" w:space="0" w:color="auto"/>
            <w:right w:val="none" w:sz="0" w:space="0" w:color="auto"/>
          </w:divBdr>
        </w:div>
        <w:div w:id="110824381">
          <w:marLeft w:val="640"/>
          <w:marRight w:val="0"/>
          <w:marTop w:val="0"/>
          <w:marBottom w:val="0"/>
          <w:divBdr>
            <w:top w:val="none" w:sz="0" w:space="0" w:color="auto"/>
            <w:left w:val="none" w:sz="0" w:space="0" w:color="auto"/>
            <w:bottom w:val="none" w:sz="0" w:space="0" w:color="auto"/>
            <w:right w:val="none" w:sz="0" w:space="0" w:color="auto"/>
          </w:divBdr>
        </w:div>
        <w:div w:id="1629966772">
          <w:marLeft w:val="640"/>
          <w:marRight w:val="0"/>
          <w:marTop w:val="0"/>
          <w:marBottom w:val="0"/>
          <w:divBdr>
            <w:top w:val="none" w:sz="0" w:space="0" w:color="auto"/>
            <w:left w:val="none" w:sz="0" w:space="0" w:color="auto"/>
            <w:bottom w:val="none" w:sz="0" w:space="0" w:color="auto"/>
            <w:right w:val="none" w:sz="0" w:space="0" w:color="auto"/>
          </w:divBdr>
        </w:div>
        <w:div w:id="2140412522">
          <w:marLeft w:val="640"/>
          <w:marRight w:val="0"/>
          <w:marTop w:val="0"/>
          <w:marBottom w:val="0"/>
          <w:divBdr>
            <w:top w:val="none" w:sz="0" w:space="0" w:color="auto"/>
            <w:left w:val="none" w:sz="0" w:space="0" w:color="auto"/>
            <w:bottom w:val="none" w:sz="0" w:space="0" w:color="auto"/>
            <w:right w:val="none" w:sz="0" w:space="0" w:color="auto"/>
          </w:divBdr>
        </w:div>
      </w:divsChild>
    </w:div>
    <w:div w:id="1995797459">
      <w:bodyDiv w:val="1"/>
      <w:marLeft w:val="0"/>
      <w:marRight w:val="0"/>
      <w:marTop w:val="0"/>
      <w:marBottom w:val="0"/>
      <w:divBdr>
        <w:top w:val="none" w:sz="0" w:space="0" w:color="auto"/>
        <w:left w:val="none" w:sz="0" w:space="0" w:color="auto"/>
        <w:bottom w:val="none" w:sz="0" w:space="0" w:color="auto"/>
        <w:right w:val="none" w:sz="0" w:space="0" w:color="auto"/>
      </w:divBdr>
    </w:div>
    <w:div w:id="2000111708">
      <w:bodyDiv w:val="1"/>
      <w:marLeft w:val="0"/>
      <w:marRight w:val="0"/>
      <w:marTop w:val="0"/>
      <w:marBottom w:val="0"/>
      <w:divBdr>
        <w:top w:val="none" w:sz="0" w:space="0" w:color="auto"/>
        <w:left w:val="none" w:sz="0" w:space="0" w:color="auto"/>
        <w:bottom w:val="none" w:sz="0" w:space="0" w:color="auto"/>
        <w:right w:val="none" w:sz="0" w:space="0" w:color="auto"/>
      </w:divBdr>
    </w:div>
    <w:div w:id="2000302824">
      <w:bodyDiv w:val="1"/>
      <w:marLeft w:val="0"/>
      <w:marRight w:val="0"/>
      <w:marTop w:val="0"/>
      <w:marBottom w:val="0"/>
      <w:divBdr>
        <w:top w:val="none" w:sz="0" w:space="0" w:color="auto"/>
        <w:left w:val="none" w:sz="0" w:space="0" w:color="auto"/>
        <w:bottom w:val="none" w:sz="0" w:space="0" w:color="auto"/>
        <w:right w:val="none" w:sz="0" w:space="0" w:color="auto"/>
      </w:divBdr>
    </w:div>
    <w:div w:id="2001537188">
      <w:bodyDiv w:val="1"/>
      <w:marLeft w:val="0"/>
      <w:marRight w:val="0"/>
      <w:marTop w:val="0"/>
      <w:marBottom w:val="0"/>
      <w:divBdr>
        <w:top w:val="none" w:sz="0" w:space="0" w:color="auto"/>
        <w:left w:val="none" w:sz="0" w:space="0" w:color="auto"/>
        <w:bottom w:val="none" w:sz="0" w:space="0" w:color="auto"/>
        <w:right w:val="none" w:sz="0" w:space="0" w:color="auto"/>
      </w:divBdr>
    </w:div>
    <w:div w:id="2002465734">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10673110">
      <w:bodyDiv w:val="1"/>
      <w:marLeft w:val="0"/>
      <w:marRight w:val="0"/>
      <w:marTop w:val="0"/>
      <w:marBottom w:val="0"/>
      <w:divBdr>
        <w:top w:val="none" w:sz="0" w:space="0" w:color="auto"/>
        <w:left w:val="none" w:sz="0" w:space="0" w:color="auto"/>
        <w:bottom w:val="none" w:sz="0" w:space="0" w:color="auto"/>
        <w:right w:val="none" w:sz="0" w:space="0" w:color="auto"/>
      </w:divBdr>
    </w:div>
    <w:div w:id="2017146630">
      <w:bodyDiv w:val="1"/>
      <w:marLeft w:val="0"/>
      <w:marRight w:val="0"/>
      <w:marTop w:val="0"/>
      <w:marBottom w:val="0"/>
      <w:divBdr>
        <w:top w:val="none" w:sz="0" w:space="0" w:color="auto"/>
        <w:left w:val="none" w:sz="0" w:space="0" w:color="auto"/>
        <w:bottom w:val="none" w:sz="0" w:space="0" w:color="auto"/>
        <w:right w:val="none" w:sz="0" w:space="0" w:color="auto"/>
      </w:divBdr>
    </w:div>
    <w:div w:id="2023119434">
      <w:bodyDiv w:val="1"/>
      <w:marLeft w:val="0"/>
      <w:marRight w:val="0"/>
      <w:marTop w:val="0"/>
      <w:marBottom w:val="0"/>
      <w:divBdr>
        <w:top w:val="none" w:sz="0" w:space="0" w:color="auto"/>
        <w:left w:val="none" w:sz="0" w:space="0" w:color="auto"/>
        <w:bottom w:val="none" w:sz="0" w:space="0" w:color="auto"/>
        <w:right w:val="none" w:sz="0" w:space="0" w:color="auto"/>
      </w:divBdr>
    </w:div>
    <w:div w:id="2024086205">
      <w:bodyDiv w:val="1"/>
      <w:marLeft w:val="0"/>
      <w:marRight w:val="0"/>
      <w:marTop w:val="0"/>
      <w:marBottom w:val="0"/>
      <w:divBdr>
        <w:top w:val="none" w:sz="0" w:space="0" w:color="auto"/>
        <w:left w:val="none" w:sz="0" w:space="0" w:color="auto"/>
        <w:bottom w:val="none" w:sz="0" w:space="0" w:color="auto"/>
        <w:right w:val="none" w:sz="0" w:space="0" w:color="auto"/>
      </w:divBdr>
    </w:div>
    <w:div w:id="2028602333">
      <w:bodyDiv w:val="1"/>
      <w:marLeft w:val="0"/>
      <w:marRight w:val="0"/>
      <w:marTop w:val="0"/>
      <w:marBottom w:val="0"/>
      <w:divBdr>
        <w:top w:val="none" w:sz="0" w:space="0" w:color="auto"/>
        <w:left w:val="none" w:sz="0" w:space="0" w:color="auto"/>
        <w:bottom w:val="none" w:sz="0" w:space="0" w:color="auto"/>
        <w:right w:val="none" w:sz="0" w:space="0" w:color="auto"/>
      </w:divBdr>
    </w:div>
    <w:div w:id="2029217426">
      <w:bodyDiv w:val="1"/>
      <w:marLeft w:val="0"/>
      <w:marRight w:val="0"/>
      <w:marTop w:val="0"/>
      <w:marBottom w:val="0"/>
      <w:divBdr>
        <w:top w:val="none" w:sz="0" w:space="0" w:color="auto"/>
        <w:left w:val="none" w:sz="0" w:space="0" w:color="auto"/>
        <w:bottom w:val="none" w:sz="0" w:space="0" w:color="auto"/>
        <w:right w:val="none" w:sz="0" w:space="0" w:color="auto"/>
      </w:divBdr>
    </w:div>
    <w:div w:id="2033067727">
      <w:bodyDiv w:val="1"/>
      <w:marLeft w:val="0"/>
      <w:marRight w:val="0"/>
      <w:marTop w:val="0"/>
      <w:marBottom w:val="0"/>
      <w:divBdr>
        <w:top w:val="none" w:sz="0" w:space="0" w:color="auto"/>
        <w:left w:val="none" w:sz="0" w:space="0" w:color="auto"/>
        <w:bottom w:val="none" w:sz="0" w:space="0" w:color="auto"/>
        <w:right w:val="none" w:sz="0" w:space="0" w:color="auto"/>
      </w:divBdr>
    </w:div>
    <w:div w:id="2037997774">
      <w:bodyDiv w:val="1"/>
      <w:marLeft w:val="0"/>
      <w:marRight w:val="0"/>
      <w:marTop w:val="0"/>
      <w:marBottom w:val="0"/>
      <w:divBdr>
        <w:top w:val="none" w:sz="0" w:space="0" w:color="auto"/>
        <w:left w:val="none" w:sz="0" w:space="0" w:color="auto"/>
        <w:bottom w:val="none" w:sz="0" w:space="0" w:color="auto"/>
        <w:right w:val="none" w:sz="0" w:space="0" w:color="auto"/>
      </w:divBdr>
    </w:div>
    <w:div w:id="2038264792">
      <w:bodyDiv w:val="1"/>
      <w:marLeft w:val="0"/>
      <w:marRight w:val="0"/>
      <w:marTop w:val="0"/>
      <w:marBottom w:val="0"/>
      <w:divBdr>
        <w:top w:val="none" w:sz="0" w:space="0" w:color="auto"/>
        <w:left w:val="none" w:sz="0" w:space="0" w:color="auto"/>
        <w:bottom w:val="none" w:sz="0" w:space="0" w:color="auto"/>
        <w:right w:val="none" w:sz="0" w:space="0" w:color="auto"/>
      </w:divBdr>
    </w:div>
    <w:div w:id="2049211433">
      <w:bodyDiv w:val="1"/>
      <w:marLeft w:val="0"/>
      <w:marRight w:val="0"/>
      <w:marTop w:val="0"/>
      <w:marBottom w:val="0"/>
      <w:divBdr>
        <w:top w:val="none" w:sz="0" w:space="0" w:color="auto"/>
        <w:left w:val="none" w:sz="0" w:space="0" w:color="auto"/>
        <w:bottom w:val="none" w:sz="0" w:space="0" w:color="auto"/>
        <w:right w:val="none" w:sz="0" w:space="0" w:color="auto"/>
      </w:divBdr>
    </w:div>
    <w:div w:id="2051103729">
      <w:bodyDiv w:val="1"/>
      <w:marLeft w:val="0"/>
      <w:marRight w:val="0"/>
      <w:marTop w:val="0"/>
      <w:marBottom w:val="0"/>
      <w:divBdr>
        <w:top w:val="none" w:sz="0" w:space="0" w:color="auto"/>
        <w:left w:val="none" w:sz="0" w:space="0" w:color="auto"/>
        <w:bottom w:val="none" w:sz="0" w:space="0" w:color="auto"/>
        <w:right w:val="none" w:sz="0" w:space="0" w:color="auto"/>
      </w:divBdr>
    </w:div>
    <w:div w:id="2052532476">
      <w:bodyDiv w:val="1"/>
      <w:marLeft w:val="0"/>
      <w:marRight w:val="0"/>
      <w:marTop w:val="0"/>
      <w:marBottom w:val="0"/>
      <w:divBdr>
        <w:top w:val="none" w:sz="0" w:space="0" w:color="auto"/>
        <w:left w:val="none" w:sz="0" w:space="0" w:color="auto"/>
        <w:bottom w:val="none" w:sz="0" w:space="0" w:color="auto"/>
        <w:right w:val="none" w:sz="0" w:space="0" w:color="auto"/>
      </w:divBdr>
    </w:div>
    <w:div w:id="2055227260">
      <w:bodyDiv w:val="1"/>
      <w:marLeft w:val="0"/>
      <w:marRight w:val="0"/>
      <w:marTop w:val="0"/>
      <w:marBottom w:val="0"/>
      <w:divBdr>
        <w:top w:val="none" w:sz="0" w:space="0" w:color="auto"/>
        <w:left w:val="none" w:sz="0" w:space="0" w:color="auto"/>
        <w:bottom w:val="none" w:sz="0" w:space="0" w:color="auto"/>
        <w:right w:val="none" w:sz="0" w:space="0" w:color="auto"/>
      </w:divBdr>
    </w:div>
    <w:div w:id="2057191465">
      <w:bodyDiv w:val="1"/>
      <w:marLeft w:val="0"/>
      <w:marRight w:val="0"/>
      <w:marTop w:val="0"/>
      <w:marBottom w:val="0"/>
      <w:divBdr>
        <w:top w:val="none" w:sz="0" w:space="0" w:color="auto"/>
        <w:left w:val="none" w:sz="0" w:space="0" w:color="auto"/>
        <w:bottom w:val="none" w:sz="0" w:space="0" w:color="auto"/>
        <w:right w:val="none" w:sz="0" w:space="0" w:color="auto"/>
      </w:divBdr>
    </w:div>
    <w:div w:id="2061980255">
      <w:bodyDiv w:val="1"/>
      <w:marLeft w:val="0"/>
      <w:marRight w:val="0"/>
      <w:marTop w:val="0"/>
      <w:marBottom w:val="0"/>
      <w:divBdr>
        <w:top w:val="none" w:sz="0" w:space="0" w:color="auto"/>
        <w:left w:val="none" w:sz="0" w:space="0" w:color="auto"/>
        <w:bottom w:val="none" w:sz="0" w:space="0" w:color="auto"/>
        <w:right w:val="none" w:sz="0" w:space="0" w:color="auto"/>
      </w:divBdr>
    </w:div>
    <w:div w:id="2062316805">
      <w:bodyDiv w:val="1"/>
      <w:marLeft w:val="0"/>
      <w:marRight w:val="0"/>
      <w:marTop w:val="0"/>
      <w:marBottom w:val="0"/>
      <w:divBdr>
        <w:top w:val="none" w:sz="0" w:space="0" w:color="auto"/>
        <w:left w:val="none" w:sz="0" w:space="0" w:color="auto"/>
        <w:bottom w:val="none" w:sz="0" w:space="0" w:color="auto"/>
        <w:right w:val="none" w:sz="0" w:space="0" w:color="auto"/>
      </w:divBdr>
      <w:divsChild>
        <w:div w:id="11953927">
          <w:marLeft w:val="640"/>
          <w:marRight w:val="0"/>
          <w:marTop w:val="0"/>
          <w:marBottom w:val="0"/>
          <w:divBdr>
            <w:top w:val="none" w:sz="0" w:space="0" w:color="auto"/>
            <w:left w:val="none" w:sz="0" w:space="0" w:color="auto"/>
            <w:bottom w:val="none" w:sz="0" w:space="0" w:color="auto"/>
            <w:right w:val="none" w:sz="0" w:space="0" w:color="auto"/>
          </w:divBdr>
        </w:div>
        <w:div w:id="63727868">
          <w:marLeft w:val="640"/>
          <w:marRight w:val="0"/>
          <w:marTop w:val="0"/>
          <w:marBottom w:val="0"/>
          <w:divBdr>
            <w:top w:val="none" w:sz="0" w:space="0" w:color="auto"/>
            <w:left w:val="none" w:sz="0" w:space="0" w:color="auto"/>
            <w:bottom w:val="none" w:sz="0" w:space="0" w:color="auto"/>
            <w:right w:val="none" w:sz="0" w:space="0" w:color="auto"/>
          </w:divBdr>
        </w:div>
        <w:div w:id="112402269">
          <w:marLeft w:val="640"/>
          <w:marRight w:val="0"/>
          <w:marTop w:val="0"/>
          <w:marBottom w:val="0"/>
          <w:divBdr>
            <w:top w:val="none" w:sz="0" w:space="0" w:color="auto"/>
            <w:left w:val="none" w:sz="0" w:space="0" w:color="auto"/>
            <w:bottom w:val="none" w:sz="0" w:space="0" w:color="auto"/>
            <w:right w:val="none" w:sz="0" w:space="0" w:color="auto"/>
          </w:divBdr>
        </w:div>
        <w:div w:id="123155485">
          <w:marLeft w:val="640"/>
          <w:marRight w:val="0"/>
          <w:marTop w:val="0"/>
          <w:marBottom w:val="0"/>
          <w:divBdr>
            <w:top w:val="none" w:sz="0" w:space="0" w:color="auto"/>
            <w:left w:val="none" w:sz="0" w:space="0" w:color="auto"/>
            <w:bottom w:val="none" w:sz="0" w:space="0" w:color="auto"/>
            <w:right w:val="none" w:sz="0" w:space="0" w:color="auto"/>
          </w:divBdr>
        </w:div>
        <w:div w:id="251166579">
          <w:marLeft w:val="640"/>
          <w:marRight w:val="0"/>
          <w:marTop w:val="0"/>
          <w:marBottom w:val="0"/>
          <w:divBdr>
            <w:top w:val="none" w:sz="0" w:space="0" w:color="auto"/>
            <w:left w:val="none" w:sz="0" w:space="0" w:color="auto"/>
            <w:bottom w:val="none" w:sz="0" w:space="0" w:color="auto"/>
            <w:right w:val="none" w:sz="0" w:space="0" w:color="auto"/>
          </w:divBdr>
        </w:div>
        <w:div w:id="325132727">
          <w:marLeft w:val="640"/>
          <w:marRight w:val="0"/>
          <w:marTop w:val="0"/>
          <w:marBottom w:val="0"/>
          <w:divBdr>
            <w:top w:val="none" w:sz="0" w:space="0" w:color="auto"/>
            <w:left w:val="none" w:sz="0" w:space="0" w:color="auto"/>
            <w:bottom w:val="none" w:sz="0" w:space="0" w:color="auto"/>
            <w:right w:val="none" w:sz="0" w:space="0" w:color="auto"/>
          </w:divBdr>
        </w:div>
        <w:div w:id="337392826">
          <w:marLeft w:val="640"/>
          <w:marRight w:val="0"/>
          <w:marTop w:val="0"/>
          <w:marBottom w:val="0"/>
          <w:divBdr>
            <w:top w:val="none" w:sz="0" w:space="0" w:color="auto"/>
            <w:left w:val="none" w:sz="0" w:space="0" w:color="auto"/>
            <w:bottom w:val="none" w:sz="0" w:space="0" w:color="auto"/>
            <w:right w:val="none" w:sz="0" w:space="0" w:color="auto"/>
          </w:divBdr>
        </w:div>
        <w:div w:id="394739868">
          <w:marLeft w:val="640"/>
          <w:marRight w:val="0"/>
          <w:marTop w:val="0"/>
          <w:marBottom w:val="0"/>
          <w:divBdr>
            <w:top w:val="none" w:sz="0" w:space="0" w:color="auto"/>
            <w:left w:val="none" w:sz="0" w:space="0" w:color="auto"/>
            <w:bottom w:val="none" w:sz="0" w:space="0" w:color="auto"/>
            <w:right w:val="none" w:sz="0" w:space="0" w:color="auto"/>
          </w:divBdr>
        </w:div>
        <w:div w:id="410397565">
          <w:marLeft w:val="640"/>
          <w:marRight w:val="0"/>
          <w:marTop w:val="0"/>
          <w:marBottom w:val="0"/>
          <w:divBdr>
            <w:top w:val="none" w:sz="0" w:space="0" w:color="auto"/>
            <w:left w:val="none" w:sz="0" w:space="0" w:color="auto"/>
            <w:bottom w:val="none" w:sz="0" w:space="0" w:color="auto"/>
            <w:right w:val="none" w:sz="0" w:space="0" w:color="auto"/>
          </w:divBdr>
        </w:div>
        <w:div w:id="446386592">
          <w:marLeft w:val="640"/>
          <w:marRight w:val="0"/>
          <w:marTop w:val="0"/>
          <w:marBottom w:val="0"/>
          <w:divBdr>
            <w:top w:val="none" w:sz="0" w:space="0" w:color="auto"/>
            <w:left w:val="none" w:sz="0" w:space="0" w:color="auto"/>
            <w:bottom w:val="none" w:sz="0" w:space="0" w:color="auto"/>
            <w:right w:val="none" w:sz="0" w:space="0" w:color="auto"/>
          </w:divBdr>
        </w:div>
        <w:div w:id="470097288">
          <w:marLeft w:val="640"/>
          <w:marRight w:val="0"/>
          <w:marTop w:val="0"/>
          <w:marBottom w:val="0"/>
          <w:divBdr>
            <w:top w:val="none" w:sz="0" w:space="0" w:color="auto"/>
            <w:left w:val="none" w:sz="0" w:space="0" w:color="auto"/>
            <w:bottom w:val="none" w:sz="0" w:space="0" w:color="auto"/>
            <w:right w:val="none" w:sz="0" w:space="0" w:color="auto"/>
          </w:divBdr>
        </w:div>
        <w:div w:id="507326824">
          <w:marLeft w:val="640"/>
          <w:marRight w:val="0"/>
          <w:marTop w:val="0"/>
          <w:marBottom w:val="0"/>
          <w:divBdr>
            <w:top w:val="none" w:sz="0" w:space="0" w:color="auto"/>
            <w:left w:val="none" w:sz="0" w:space="0" w:color="auto"/>
            <w:bottom w:val="none" w:sz="0" w:space="0" w:color="auto"/>
            <w:right w:val="none" w:sz="0" w:space="0" w:color="auto"/>
          </w:divBdr>
        </w:div>
        <w:div w:id="531964548">
          <w:marLeft w:val="640"/>
          <w:marRight w:val="0"/>
          <w:marTop w:val="0"/>
          <w:marBottom w:val="0"/>
          <w:divBdr>
            <w:top w:val="none" w:sz="0" w:space="0" w:color="auto"/>
            <w:left w:val="none" w:sz="0" w:space="0" w:color="auto"/>
            <w:bottom w:val="none" w:sz="0" w:space="0" w:color="auto"/>
            <w:right w:val="none" w:sz="0" w:space="0" w:color="auto"/>
          </w:divBdr>
        </w:div>
        <w:div w:id="564950647">
          <w:marLeft w:val="640"/>
          <w:marRight w:val="0"/>
          <w:marTop w:val="0"/>
          <w:marBottom w:val="0"/>
          <w:divBdr>
            <w:top w:val="none" w:sz="0" w:space="0" w:color="auto"/>
            <w:left w:val="none" w:sz="0" w:space="0" w:color="auto"/>
            <w:bottom w:val="none" w:sz="0" w:space="0" w:color="auto"/>
            <w:right w:val="none" w:sz="0" w:space="0" w:color="auto"/>
          </w:divBdr>
        </w:div>
        <w:div w:id="642195570">
          <w:marLeft w:val="640"/>
          <w:marRight w:val="0"/>
          <w:marTop w:val="0"/>
          <w:marBottom w:val="0"/>
          <w:divBdr>
            <w:top w:val="none" w:sz="0" w:space="0" w:color="auto"/>
            <w:left w:val="none" w:sz="0" w:space="0" w:color="auto"/>
            <w:bottom w:val="none" w:sz="0" w:space="0" w:color="auto"/>
            <w:right w:val="none" w:sz="0" w:space="0" w:color="auto"/>
          </w:divBdr>
        </w:div>
        <w:div w:id="659968561">
          <w:marLeft w:val="640"/>
          <w:marRight w:val="0"/>
          <w:marTop w:val="0"/>
          <w:marBottom w:val="0"/>
          <w:divBdr>
            <w:top w:val="none" w:sz="0" w:space="0" w:color="auto"/>
            <w:left w:val="none" w:sz="0" w:space="0" w:color="auto"/>
            <w:bottom w:val="none" w:sz="0" w:space="0" w:color="auto"/>
            <w:right w:val="none" w:sz="0" w:space="0" w:color="auto"/>
          </w:divBdr>
        </w:div>
        <w:div w:id="723604933">
          <w:marLeft w:val="640"/>
          <w:marRight w:val="0"/>
          <w:marTop w:val="0"/>
          <w:marBottom w:val="0"/>
          <w:divBdr>
            <w:top w:val="none" w:sz="0" w:space="0" w:color="auto"/>
            <w:left w:val="none" w:sz="0" w:space="0" w:color="auto"/>
            <w:bottom w:val="none" w:sz="0" w:space="0" w:color="auto"/>
            <w:right w:val="none" w:sz="0" w:space="0" w:color="auto"/>
          </w:divBdr>
        </w:div>
        <w:div w:id="725181513">
          <w:marLeft w:val="640"/>
          <w:marRight w:val="0"/>
          <w:marTop w:val="0"/>
          <w:marBottom w:val="0"/>
          <w:divBdr>
            <w:top w:val="none" w:sz="0" w:space="0" w:color="auto"/>
            <w:left w:val="none" w:sz="0" w:space="0" w:color="auto"/>
            <w:bottom w:val="none" w:sz="0" w:space="0" w:color="auto"/>
            <w:right w:val="none" w:sz="0" w:space="0" w:color="auto"/>
          </w:divBdr>
        </w:div>
        <w:div w:id="753551553">
          <w:marLeft w:val="640"/>
          <w:marRight w:val="0"/>
          <w:marTop w:val="0"/>
          <w:marBottom w:val="0"/>
          <w:divBdr>
            <w:top w:val="none" w:sz="0" w:space="0" w:color="auto"/>
            <w:left w:val="none" w:sz="0" w:space="0" w:color="auto"/>
            <w:bottom w:val="none" w:sz="0" w:space="0" w:color="auto"/>
            <w:right w:val="none" w:sz="0" w:space="0" w:color="auto"/>
          </w:divBdr>
        </w:div>
        <w:div w:id="786237730">
          <w:marLeft w:val="640"/>
          <w:marRight w:val="0"/>
          <w:marTop w:val="0"/>
          <w:marBottom w:val="0"/>
          <w:divBdr>
            <w:top w:val="none" w:sz="0" w:space="0" w:color="auto"/>
            <w:left w:val="none" w:sz="0" w:space="0" w:color="auto"/>
            <w:bottom w:val="none" w:sz="0" w:space="0" w:color="auto"/>
            <w:right w:val="none" w:sz="0" w:space="0" w:color="auto"/>
          </w:divBdr>
        </w:div>
        <w:div w:id="850795121">
          <w:marLeft w:val="640"/>
          <w:marRight w:val="0"/>
          <w:marTop w:val="0"/>
          <w:marBottom w:val="0"/>
          <w:divBdr>
            <w:top w:val="none" w:sz="0" w:space="0" w:color="auto"/>
            <w:left w:val="none" w:sz="0" w:space="0" w:color="auto"/>
            <w:bottom w:val="none" w:sz="0" w:space="0" w:color="auto"/>
            <w:right w:val="none" w:sz="0" w:space="0" w:color="auto"/>
          </w:divBdr>
        </w:div>
        <w:div w:id="863640936">
          <w:marLeft w:val="640"/>
          <w:marRight w:val="0"/>
          <w:marTop w:val="0"/>
          <w:marBottom w:val="0"/>
          <w:divBdr>
            <w:top w:val="none" w:sz="0" w:space="0" w:color="auto"/>
            <w:left w:val="none" w:sz="0" w:space="0" w:color="auto"/>
            <w:bottom w:val="none" w:sz="0" w:space="0" w:color="auto"/>
            <w:right w:val="none" w:sz="0" w:space="0" w:color="auto"/>
          </w:divBdr>
        </w:div>
        <w:div w:id="887229965">
          <w:marLeft w:val="640"/>
          <w:marRight w:val="0"/>
          <w:marTop w:val="0"/>
          <w:marBottom w:val="0"/>
          <w:divBdr>
            <w:top w:val="none" w:sz="0" w:space="0" w:color="auto"/>
            <w:left w:val="none" w:sz="0" w:space="0" w:color="auto"/>
            <w:bottom w:val="none" w:sz="0" w:space="0" w:color="auto"/>
            <w:right w:val="none" w:sz="0" w:space="0" w:color="auto"/>
          </w:divBdr>
        </w:div>
        <w:div w:id="891891728">
          <w:marLeft w:val="640"/>
          <w:marRight w:val="0"/>
          <w:marTop w:val="0"/>
          <w:marBottom w:val="0"/>
          <w:divBdr>
            <w:top w:val="none" w:sz="0" w:space="0" w:color="auto"/>
            <w:left w:val="none" w:sz="0" w:space="0" w:color="auto"/>
            <w:bottom w:val="none" w:sz="0" w:space="0" w:color="auto"/>
            <w:right w:val="none" w:sz="0" w:space="0" w:color="auto"/>
          </w:divBdr>
        </w:div>
        <w:div w:id="897591173">
          <w:marLeft w:val="640"/>
          <w:marRight w:val="0"/>
          <w:marTop w:val="0"/>
          <w:marBottom w:val="0"/>
          <w:divBdr>
            <w:top w:val="none" w:sz="0" w:space="0" w:color="auto"/>
            <w:left w:val="none" w:sz="0" w:space="0" w:color="auto"/>
            <w:bottom w:val="none" w:sz="0" w:space="0" w:color="auto"/>
            <w:right w:val="none" w:sz="0" w:space="0" w:color="auto"/>
          </w:divBdr>
        </w:div>
        <w:div w:id="963579484">
          <w:marLeft w:val="640"/>
          <w:marRight w:val="0"/>
          <w:marTop w:val="0"/>
          <w:marBottom w:val="0"/>
          <w:divBdr>
            <w:top w:val="none" w:sz="0" w:space="0" w:color="auto"/>
            <w:left w:val="none" w:sz="0" w:space="0" w:color="auto"/>
            <w:bottom w:val="none" w:sz="0" w:space="0" w:color="auto"/>
            <w:right w:val="none" w:sz="0" w:space="0" w:color="auto"/>
          </w:divBdr>
        </w:div>
        <w:div w:id="1022710428">
          <w:marLeft w:val="640"/>
          <w:marRight w:val="0"/>
          <w:marTop w:val="0"/>
          <w:marBottom w:val="0"/>
          <w:divBdr>
            <w:top w:val="none" w:sz="0" w:space="0" w:color="auto"/>
            <w:left w:val="none" w:sz="0" w:space="0" w:color="auto"/>
            <w:bottom w:val="none" w:sz="0" w:space="0" w:color="auto"/>
            <w:right w:val="none" w:sz="0" w:space="0" w:color="auto"/>
          </w:divBdr>
        </w:div>
        <w:div w:id="1064720693">
          <w:marLeft w:val="640"/>
          <w:marRight w:val="0"/>
          <w:marTop w:val="0"/>
          <w:marBottom w:val="0"/>
          <w:divBdr>
            <w:top w:val="none" w:sz="0" w:space="0" w:color="auto"/>
            <w:left w:val="none" w:sz="0" w:space="0" w:color="auto"/>
            <w:bottom w:val="none" w:sz="0" w:space="0" w:color="auto"/>
            <w:right w:val="none" w:sz="0" w:space="0" w:color="auto"/>
          </w:divBdr>
        </w:div>
        <w:div w:id="1131290759">
          <w:marLeft w:val="640"/>
          <w:marRight w:val="0"/>
          <w:marTop w:val="0"/>
          <w:marBottom w:val="0"/>
          <w:divBdr>
            <w:top w:val="none" w:sz="0" w:space="0" w:color="auto"/>
            <w:left w:val="none" w:sz="0" w:space="0" w:color="auto"/>
            <w:bottom w:val="none" w:sz="0" w:space="0" w:color="auto"/>
            <w:right w:val="none" w:sz="0" w:space="0" w:color="auto"/>
          </w:divBdr>
        </w:div>
        <w:div w:id="1140150328">
          <w:marLeft w:val="640"/>
          <w:marRight w:val="0"/>
          <w:marTop w:val="0"/>
          <w:marBottom w:val="0"/>
          <w:divBdr>
            <w:top w:val="none" w:sz="0" w:space="0" w:color="auto"/>
            <w:left w:val="none" w:sz="0" w:space="0" w:color="auto"/>
            <w:bottom w:val="none" w:sz="0" w:space="0" w:color="auto"/>
            <w:right w:val="none" w:sz="0" w:space="0" w:color="auto"/>
          </w:divBdr>
        </w:div>
        <w:div w:id="1192065741">
          <w:marLeft w:val="640"/>
          <w:marRight w:val="0"/>
          <w:marTop w:val="0"/>
          <w:marBottom w:val="0"/>
          <w:divBdr>
            <w:top w:val="none" w:sz="0" w:space="0" w:color="auto"/>
            <w:left w:val="none" w:sz="0" w:space="0" w:color="auto"/>
            <w:bottom w:val="none" w:sz="0" w:space="0" w:color="auto"/>
            <w:right w:val="none" w:sz="0" w:space="0" w:color="auto"/>
          </w:divBdr>
        </w:div>
        <w:div w:id="1361128472">
          <w:marLeft w:val="640"/>
          <w:marRight w:val="0"/>
          <w:marTop w:val="0"/>
          <w:marBottom w:val="0"/>
          <w:divBdr>
            <w:top w:val="none" w:sz="0" w:space="0" w:color="auto"/>
            <w:left w:val="none" w:sz="0" w:space="0" w:color="auto"/>
            <w:bottom w:val="none" w:sz="0" w:space="0" w:color="auto"/>
            <w:right w:val="none" w:sz="0" w:space="0" w:color="auto"/>
          </w:divBdr>
        </w:div>
        <w:div w:id="1381512588">
          <w:marLeft w:val="640"/>
          <w:marRight w:val="0"/>
          <w:marTop w:val="0"/>
          <w:marBottom w:val="0"/>
          <w:divBdr>
            <w:top w:val="none" w:sz="0" w:space="0" w:color="auto"/>
            <w:left w:val="none" w:sz="0" w:space="0" w:color="auto"/>
            <w:bottom w:val="none" w:sz="0" w:space="0" w:color="auto"/>
            <w:right w:val="none" w:sz="0" w:space="0" w:color="auto"/>
          </w:divBdr>
        </w:div>
        <w:div w:id="1411733648">
          <w:marLeft w:val="640"/>
          <w:marRight w:val="0"/>
          <w:marTop w:val="0"/>
          <w:marBottom w:val="0"/>
          <w:divBdr>
            <w:top w:val="none" w:sz="0" w:space="0" w:color="auto"/>
            <w:left w:val="none" w:sz="0" w:space="0" w:color="auto"/>
            <w:bottom w:val="none" w:sz="0" w:space="0" w:color="auto"/>
            <w:right w:val="none" w:sz="0" w:space="0" w:color="auto"/>
          </w:divBdr>
        </w:div>
        <w:div w:id="1442529585">
          <w:marLeft w:val="640"/>
          <w:marRight w:val="0"/>
          <w:marTop w:val="0"/>
          <w:marBottom w:val="0"/>
          <w:divBdr>
            <w:top w:val="none" w:sz="0" w:space="0" w:color="auto"/>
            <w:left w:val="none" w:sz="0" w:space="0" w:color="auto"/>
            <w:bottom w:val="none" w:sz="0" w:space="0" w:color="auto"/>
            <w:right w:val="none" w:sz="0" w:space="0" w:color="auto"/>
          </w:divBdr>
        </w:div>
        <w:div w:id="1538817476">
          <w:marLeft w:val="640"/>
          <w:marRight w:val="0"/>
          <w:marTop w:val="0"/>
          <w:marBottom w:val="0"/>
          <w:divBdr>
            <w:top w:val="none" w:sz="0" w:space="0" w:color="auto"/>
            <w:left w:val="none" w:sz="0" w:space="0" w:color="auto"/>
            <w:bottom w:val="none" w:sz="0" w:space="0" w:color="auto"/>
            <w:right w:val="none" w:sz="0" w:space="0" w:color="auto"/>
          </w:divBdr>
        </w:div>
        <w:div w:id="1559781119">
          <w:marLeft w:val="640"/>
          <w:marRight w:val="0"/>
          <w:marTop w:val="0"/>
          <w:marBottom w:val="0"/>
          <w:divBdr>
            <w:top w:val="none" w:sz="0" w:space="0" w:color="auto"/>
            <w:left w:val="none" w:sz="0" w:space="0" w:color="auto"/>
            <w:bottom w:val="none" w:sz="0" w:space="0" w:color="auto"/>
            <w:right w:val="none" w:sz="0" w:space="0" w:color="auto"/>
          </w:divBdr>
        </w:div>
        <w:div w:id="1593976677">
          <w:marLeft w:val="640"/>
          <w:marRight w:val="0"/>
          <w:marTop w:val="0"/>
          <w:marBottom w:val="0"/>
          <w:divBdr>
            <w:top w:val="none" w:sz="0" w:space="0" w:color="auto"/>
            <w:left w:val="none" w:sz="0" w:space="0" w:color="auto"/>
            <w:bottom w:val="none" w:sz="0" w:space="0" w:color="auto"/>
            <w:right w:val="none" w:sz="0" w:space="0" w:color="auto"/>
          </w:divBdr>
        </w:div>
        <w:div w:id="1600217452">
          <w:marLeft w:val="640"/>
          <w:marRight w:val="0"/>
          <w:marTop w:val="0"/>
          <w:marBottom w:val="0"/>
          <w:divBdr>
            <w:top w:val="none" w:sz="0" w:space="0" w:color="auto"/>
            <w:left w:val="none" w:sz="0" w:space="0" w:color="auto"/>
            <w:bottom w:val="none" w:sz="0" w:space="0" w:color="auto"/>
            <w:right w:val="none" w:sz="0" w:space="0" w:color="auto"/>
          </w:divBdr>
        </w:div>
        <w:div w:id="1624186785">
          <w:marLeft w:val="640"/>
          <w:marRight w:val="0"/>
          <w:marTop w:val="0"/>
          <w:marBottom w:val="0"/>
          <w:divBdr>
            <w:top w:val="none" w:sz="0" w:space="0" w:color="auto"/>
            <w:left w:val="none" w:sz="0" w:space="0" w:color="auto"/>
            <w:bottom w:val="none" w:sz="0" w:space="0" w:color="auto"/>
            <w:right w:val="none" w:sz="0" w:space="0" w:color="auto"/>
          </w:divBdr>
        </w:div>
        <w:div w:id="1641498903">
          <w:marLeft w:val="640"/>
          <w:marRight w:val="0"/>
          <w:marTop w:val="0"/>
          <w:marBottom w:val="0"/>
          <w:divBdr>
            <w:top w:val="none" w:sz="0" w:space="0" w:color="auto"/>
            <w:left w:val="none" w:sz="0" w:space="0" w:color="auto"/>
            <w:bottom w:val="none" w:sz="0" w:space="0" w:color="auto"/>
            <w:right w:val="none" w:sz="0" w:space="0" w:color="auto"/>
          </w:divBdr>
        </w:div>
        <w:div w:id="1677996032">
          <w:marLeft w:val="640"/>
          <w:marRight w:val="0"/>
          <w:marTop w:val="0"/>
          <w:marBottom w:val="0"/>
          <w:divBdr>
            <w:top w:val="none" w:sz="0" w:space="0" w:color="auto"/>
            <w:left w:val="none" w:sz="0" w:space="0" w:color="auto"/>
            <w:bottom w:val="none" w:sz="0" w:space="0" w:color="auto"/>
            <w:right w:val="none" w:sz="0" w:space="0" w:color="auto"/>
          </w:divBdr>
        </w:div>
        <w:div w:id="1721786448">
          <w:marLeft w:val="640"/>
          <w:marRight w:val="0"/>
          <w:marTop w:val="0"/>
          <w:marBottom w:val="0"/>
          <w:divBdr>
            <w:top w:val="none" w:sz="0" w:space="0" w:color="auto"/>
            <w:left w:val="none" w:sz="0" w:space="0" w:color="auto"/>
            <w:bottom w:val="none" w:sz="0" w:space="0" w:color="auto"/>
            <w:right w:val="none" w:sz="0" w:space="0" w:color="auto"/>
          </w:divBdr>
        </w:div>
        <w:div w:id="1736970887">
          <w:marLeft w:val="640"/>
          <w:marRight w:val="0"/>
          <w:marTop w:val="0"/>
          <w:marBottom w:val="0"/>
          <w:divBdr>
            <w:top w:val="none" w:sz="0" w:space="0" w:color="auto"/>
            <w:left w:val="none" w:sz="0" w:space="0" w:color="auto"/>
            <w:bottom w:val="none" w:sz="0" w:space="0" w:color="auto"/>
            <w:right w:val="none" w:sz="0" w:space="0" w:color="auto"/>
          </w:divBdr>
        </w:div>
        <w:div w:id="1777477871">
          <w:marLeft w:val="640"/>
          <w:marRight w:val="0"/>
          <w:marTop w:val="0"/>
          <w:marBottom w:val="0"/>
          <w:divBdr>
            <w:top w:val="none" w:sz="0" w:space="0" w:color="auto"/>
            <w:left w:val="none" w:sz="0" w:space="0" w:color="auto"/>
            <w:bottom w:val="none" w:sz="0" w:space="0" w:color="auto"/>
            <w:right w:val="none" w:sz="0" w:space="0" w:color="auto"/>
          </w:divBdr>
        </w:div>
        <w:div w:id="1778788188">
          <w:marLeft w:val="640"/>
          <w:marRight w:val="0"/>
          <w:marTop w:val="0"/>
          <w:marBottom w:val="0"/>
          <w:divBdr>
            <w:top w:val="none" w:sz="0" w:space="0" w:color="auto"/>
            <w:left w:val="none" w:sz="0" w:space="0" w:color="auto"/>
            <w:bottom w:val="none" w:sz="0" w:space="0" w:color="auto"/>
            <w:right w:val="none" w:sz="0" w:space="0" w:color="auto"/>
          </w:divBdr>
        </w:div>
        <w:div w:id="1804272930">
          <w:marLeft w:val="640"/>
          <w:marRight w:val="0"/>
          <w:marTop w:val="0"/>
          <w:marBottom w:val="0"/>
          <w:divBdr>
            <w:top w:val="none" w:sz="0" w:space="0" w:color="auto"/>
            <w:left w:val="none" w:sz="0" w:space="0" w:color="auto"/>
            <w:bottom w:val="none" w:sz="0" w:space="0" w:color="auto"/>
            <w:right w:val="none" w:sz="0" w:space="0" w:color="auto"/>
          </w:divBdr>
        </w:div>
        <w:div w:id="1867865326">
          <w:marLeft w:val="640"/>
          <w:marRight w:val="0"/>
          <w:marTop w:val="0"/>
          <w:marBottom w:val="0"/>
          <w:divBdr>
            <w:top w:val="none" w:sz="0" w:space="0" w:color="auto"/>
            <w:left w:val="none" w:sz="0" w:space="0" w:color="auto"/>
            <w:bottom w:val="none" w:sz="0" w:space="0" w:color="auto"/>
            <w:right w:val="none" w:sz="0" w:space="0" w:color="auto"/>
          </w:divBdr>
        </w:div>
        <w:div w:id="1884713765">
          <w:marLeft w:val="640"/>
          <w:marRight w:val="0"/>
          <w:marTop w:val="0"/>
          <w:marBottom w:val="0"/>
          <w:divBdr>
            <w:top w:val="none" w:sz="0" w:space="0" w:color="auto"/>
            <w:left w:val="none" w:sz="0" w:space="0" w:color="auto"/>
            <w:bottom w:val="none" w:sz="0" w:space="0" w:color="auto"/>
            <w:right w:val="none" w:sz="0" w:space="0" w:color="auto"/>
          </w:divBdr>
        </w:div>
        <w:div w:id="1893685716">
          <w:marLeft w:val="640"/>
          <w:marRight w:val="0"/>
          <w:marTop w:val="0"/>
          <w:marBottom w:val="0"/>
          <w:divBdr>
            <w:top w:val="none" w:sz="0" w:space="0" w:color="auto"/>
            <w:left w:val="none" w:sz="0" w:space="0" w:color="auto"/>
            <w:bottom w:val="none" w:sz="0" w:space="0" w:color="auto"/>
            <w:right w:val="none" w:sz="0" w:space="0" w:color="auto"/>
          </w:divBdr>
        </w:div>
        <w:div w:id="1911191931">
          <w:marLeft w:val="640"/>
          <w:marRight w:val="0"/>
          <w:marTop w:val="0"/>
          <w:marBottom w:val="0"/>
          <w:divBdr>
            <w:top w:val="none" w:sz="0" w:space="0" w:color="auto"/>
            <w:left w:val="none" w:sz="0" w:space="0" w:color="auto"/>
            <w:bottom w:val="none" w:sz="0" w:space="0" w:color="auto"/>
            <w:right w:val="none" w:sz="0" w:space="0" w:color="auto"/>
          </w:divBdr>
        </w:div>
        <w:div w:id="1911227700">
          <w:marLeft w:val="640"/>
          <w:marRight w:val="0"/>
          <w:marTop w:val="0"/>
          <w:marBottom w:val="0"/>
          <w:divBdr>
            <w:top w:val="none" w:sz="0" w:space="0" w:color="auto"/>
            <w:left w:val="none" w:sz="0" w:space="0" w:color="auto"/>
            <w:bottom w:val="none" w:sz="0" w:space="0" w:color="auto"/>
            <w:right w:val="none" w:sz="0" w:space="0" w:color="auto"/>
          </w:divBdr>
        </w:div>
        <w:div w:id="1944219704">
          <w:marLeft w:val="640"/>
          <w:marRight w:val="0"/>
          <w:marTop w:val="0"/>
          <w:marBottom w:val="0"/>
          <w:divBdr>
            <w:top w:val="none" w:sz="0" w:space="0" w:color="auto"/>
            <w:left w:val="none" w:sz="0" w:space="0" w:color="auto"/>
            <w:bottom w:val="none" w:sz="0" w:space="0" w:color="auto"/>
            <w:right w:val="none" w:sz="0" w:space="0" w:color="auto"/>
          </w:divBdr>
        </w:div>
        <w:div w:id="1948809025">
          <w:marLeft w:val="640"/>
          <w:marRight w:val="0"/>
          <w:marTop w:val="0"/>
          <w:marBottom w:val="0"/>
          <w:divBdr>
            <w:top w:val="none" w:sz="0" w:space="0" w:color="auto"/>
            <w:left w:val="none" w:sz="0" w:space="0" w:color="auto"/>
            <w:bottom w:val="none" w:sz="0" w:space="0" w:color="auto"/>
            <w:right w:val="none" w:sz="0" w:space="0" w:color="auto"/>
          </w:divBdr>
        </w:div>
        <w:div w:id="1969780981">
          <w:marLeft w:val="640"/>
          <w:marRight w:val="0"/>
          <w:marTop w:val="0"/>
          <w:marBottom w:val="0"/>
          <w:divBdr>
            <w:top w:val="none" w:sz="0" w:space="0" w:color="auto"/>
            <w:left w:val="none" w:sz="0" w:space="0" w:color="auto"/>
            <w:bottom w:val="none" w:sz="0" w:space="0" w:color="auto"/>
            <w:right w:val="none" w:sz="0" w:space="0" w:color="auto"/>
          </w:divBdr>
        </w:div>
        <w:div w:id="2030713035">
          <w:marLeft w:val="640"/>
          <w:marRight w:val="0"/>
          <w:marTop w:val="0"/>
          <w:marBottom w:val="0"/>
          <w:divBdr>
            <w:top w:val="none" w:sz="0" w:space="0" w:color="auto"/>
            <w:left w:val="none" w:sz="0" w:space="0" w:color="auto"/>
            <w:bottom w:val="none" w:sz="0" w:space="0" w:color="auto"/>
            <w:right w:val="none" w:sz="0" w:space="0" w:color="auto"/>
          </w:divBdr>
        </w:div>
        <w:div w:id="2037466791">
          <w:marLeft w:val="640"/>
          <w:marRight w:val="0"/>
          <w:marTop w:val="0"/>
          <w:marBottom w:val="0"/>
          <w:divBdr>
            <w:top w:val="none" w:sz="0" w:space="0" w:color="auto"/>
            <w:left w:val="none" w:sz="0" w:space="0" w:color="auto"/>
            <w:bottom w:val="none" w:sz="0" w:space="0" w:color="auto"/>
            <w:right w:val="none" w:sz="0" w:space="0" w:color="auto"/>
          </w:divBdr>
        </w:div>
        <w:div w:id="2101173079">
          <w:marLeft w:val="640"/>
          <w:marRight w:val="0"/>
          <w:marTop w:val="0"/>
          <w:marBottom w:val="0"/>
          <w:divBdr>
            <w:top w:val="none" w:sz="0" w:space="0" w:color="auto"/>
            <w:left w:val="none" w:sz="0" w:space="0" w:color="auto"/>
            <w:bottom w:val="none" w:sz="0" w:space="0" w:color="auto"/>
            <w:right w:val="none" w:sz="0" w:space="0" w:color="auto"/>
          </w:divBdr>
        </w:div>
        <w:div w:id="2114595378">
          <w:marLeft w:val="640"/>
          <w:marRight w:val="0"/>
          <w:marTop w:val="0"/>
          <w:marBottom w:val="0"/>
          <w:divBdr>
            <w:top w:val="none" w:sz="0" w:space="0" w:color="auto"/>
            <w:left w:val="none" w:sz="0" w:space="0" w:color="auto"/>
            <w:bottom w:val="none" w:sz="0" w:space="0" w:color="auto"/>
            <w:right w:val="none" w:sz="0" w:space="0" w:color="auto"/>
          </w:divBdr>
        </w:div>
        <w:div w:id="2116708036">
          <w:marLeft w:val="640"/>
          <w:marRight w:val="0"/>
          <w:marTop w:val="0"/>
          <w:marBottom w:val="0"/>
          <w:divBdr>
            <w:top w:val="none" w:sz="0" w:space="0" w:color="auto"/>
            <w:left w:val="none" w:sz="0" w:space="0" w:color="auto"/>
            <w:bottom w:val="none" w:sz="0" w:space="0" w:color="auto"/>
            <w:right w:val="none" w:sz="0" w:space="0" w:color="auto"/>
          </w:divBdr>
        </w:div>
        <w:div w:id="2135639594">
          <w:marLeft w:val="640"/>
          <w:marRight w:val="0"/>
          <w:marTop w:val="0"/>
          <w:marBottom w:val="0"/>
          <w:divBdr>
            <w:top w:val="none" w:sz="0" w:space="0" w:color="auto"/>
            <w:left w:val="none" w:sz="0" w:space="0" w:color="auto"/>
            <w:bottom w:val="none" w:sz="0" w:space="0" w:color="auto"/>
            <w:right w:val="none" w:sz="0" w:space="0" w:color="auto"/>
          </w:divBdr>
        </w:div>
      </w:divsChild>
    </w:div>
    <w:div w:id="2067335766">
      <w:bodyDiv w:val="1"/>
      <w:marLeft w:val="0"/>
      <w:marRight w:val="0"/>
      <w:marTop w:val="0"/>
      <w:marBottom w:val="0"/>
      <w:divBdr>
        <w:top w:val="none" w:sz="0" w:space="0" w:color="auto"/>
        <w:left w:val="none" w:sz="0" w:space="0" w:color="auto"/>
        <w:bottom w:val="none" w:sz="0" w:space="0" w:color="auto"/>
        <w:right w:val="none" w:sz="0" w:space="0" w:color="auto"/>
      </w:divBdr>
    </w:div>
    <w:div w:id="2073850339">
      <w:bodyDiv w:val="1"/>
      <w:marLeft w:val="0"/>
      <w:marRight w:val="0"/>
      <w:marTop w:val="0"/>
      <w:marBottom w:val="0"/>
      <w:divBdr>
        <w:top w:val="none" w:sz="0" w:space="0" w:color="auto"/>
        <w:left w:val="none" w:sz="0" w:space="0" w:color="auto"/>
        <w:bottom w:val="none" w:sz="0" w:space="0" w:color="auto"/>
        <w:right w:val="none" w:sz="0" w:space="0" w:color="auto"/>
      </w:divBdr>
    </w:div>
    <w:div w:id="2075464781">
      <w:bodyDiv w:val="1"/>
      <w:marLeft w:val="0"/>
      <w:marRight w:val="0"/>
      <w:marTop w:val="0"/>
      <w:marBottom w:val="0"/>
      <w:divBdr>
        <w:top w:val="none" w:sz="0" w:space="0" w:color="auto"/>
        <w:left w:val="none" w:sz="0" w:space="0" w:color="auto"/>
        <w:bottom w:val="none" w:sz="0" w:space="0" w:color="auto"/>
        <w:right w:val="none" w:sz="0" w:space="0" w:color="auto"/>
      </w:divBdr>
    </w:div>
    <w:div w:id="2076321545">
      <w:bodyDiv w:val="1"/>
      <w:marLeft w:val="0"/>
      <w:marRight w:val="0"/>
      <w:marTop w:val="0"/>
      <w:marBottom w:val="0"/>
      <w:divBdr>
        <w:top w:val="none" w:sz="0" w:space="0" w:color="auto"/>
        <w:left w:val="none" w:sz="0" w:space="0" w:color="auto"/>
        <w:bottom w:val="none" w:sz="0" w:space="0" w:color="auto"/>
        <w:right w:val="none" w:sz="0" w:space="0" w:color="auto"/>
      </w:divBdr>
    </w:div>
    <w:div w:id="2076587165">
      <w:bodyDiv w:val="1"/>
      <w:marLeft w:val="0"/>
      <w:marRight w:val="0"/>
      <w:marTop w:val="0"/>
      <w:marBottom w:val="0"/>
      <w:divBdr>
        <w:top w:val="none" w:sz="0" w:space="0" w:color="auto"/>
        <w:left w:val="none" w:sz="0" w:space="0" w:color="auto"/>
        <w:bottom w:val="none" w:sz="0" w:space="0" w:color="auto"/>
        <w:right w:val="none" w:sz="0" w:space="0" w:color="auto"/>
      </w:divBdr>
    </w:div>
    <w:div w:id="2083330075">
      <w:bodyDiv w:val="1"/>
      <w:marLeft w:val="0"/>
      <w:marRight w:val="0"/>
      <w:marTop w:val="0"/>
      <w:marBottom w:val="0"/>
      <w:divBdr>
        <w:top w:val="none" w:sz="0" w:space="0" w:color="auto"/>
        <w:left w:val="none" w:sz="0" w:space="0" w:color="auto"/>
        <w:bottom w:val="none" w:sz="0" w:space="0" w:color="auto"/>
        <w:right w:val="none" w:sz="0" w:space="0" w:color="auto"/>
      </w:divBdr>
    </w:div>
    <w:div w:id="2083914441">
      <w:bodyDiv w:val="1"/>
      <w:marLeft w:val="0"/>
      <w:marRight w:val="0"/>
      <w:marTop w:val="0"/>
      <w:marBottom w:val="0"/>
      <w:divBdr>
        <w:top w:val="none" w:sz="0" w:space="0" w:color="auto"/>
        <w:left w:val="none" w:sz="0" w:space="0" w:color="auto"/>
        <w:bottom w:val="none" w:sz="0" w:space="0" w:color="auto"/>
        <w:right w:val="none" w:sz="0" w:space="0" w:color="auto"/>
      </w:divBdr>
    </w:div>
    <w:div w:id="2086565344">
      <w:bodyDiv w:val="1"/>
      <w:marLeft w:val="0"/>
      <w:marRight w:val="0"/>
      <w:marTop w:val="0"/>
      <w:marBottom w:val="0"/>
      <w:divBdr>
        <w:top w:val="none" w:sz="0" w:space="0" w:color="auto"/>
        <w:left w:val="none" w:sz="0" w:space="0" w:color="auto"/>
        <w:bottom w:val="none" w:sz="0" w:space="0" w:color="auto"/>
        <w:right w:val="none" w:sz="0" w:space="0" w:color="auto"/>
      </w:divBdr>
    </w:div>
    <w:div w:id="2091585470">
      <w:bodyDiv w:val="1"/>
      <w:marLeft w:val="0"/>
      <w:marRight w:val="0"/>
      <w:marTop w:val="0"/>
      <w:marBottom w:val="0"/>
      <w:divBdr>
        <w:top w:val="none" w:sz="0" w:space="0" w:color="auto"/>
        <w:left w:val="none" w:sz="0" w:space="0" w:color="auto"/>
        <w:bottom w:val="none" w:sz="0" w:space="0" w:color="auto"/>
        <w:right w:val="none" w:sz="0" w:space="0" w:color="auto"/>
      </w:divBdr>
    </w:div>
    <w:div w:id="2092001193">
      <w:bodyDiv w:val="1"/>
      <w:marLeft w:val="0"/>
      <w:marRight w:val="0"/>
      <w:marTop w:val="0"/>
      <w:marBottom w:val="0"/>
      <w:divBdr>
        <w:top w:val="none" w:sz="0" w:space="0" w:color="auto"/>
        <w:left w:val="none" w:sz="0" w:space="0" w:color="auto"/>
        <w:bottom w:val="none" w:sz="0" w:space="0" w:color="auto"/>
        <w:right w:val="none" w:sz="0" w:space="0" w:color="auto"/>
      </w:divBdr>
    </w:div>
    <w:div w:id="2095590089">
      <w:bodyDiv w:val="1"/>
      <w:marLeft w:val="0"/>
      <w:marRight w:val="0"/>
      <w:marTop w:val="0"/>
      <w:marBottom w:val="0"/>
      <w:divBdr>
        <w:top w:val="none" w:sz="0" w:space="0" w:color="auto"/>
        <w:left w:val="none" w:sz="0" w:space="0" w:color="auto"/>
        <w:bottom w:val="none" w:sz="0" w:space="0" w:color="auto"/>
        <w:right w:val="none" w:sz="0" w:space="0" w:color="auto"/>
      </w:divBdr>
    </w:div>
    <w:div w:id="2096509102">
      <w:bodyDiv w:val="1"/>
      <w:marLeft w:val="0"/>
      <w:marRight w:val="0"/>
      <w:marTop w:val="0"/>
      <w:marBottom w:val="0"/>
      <w:divBdr>
        <w:top w:val="none" w:sz="0" w:space="0" w:color="auto"/>
        <w:left w:val="none" w:sz="0" w:space="0" w:color="auto"/>
        <w:bottom w:val="none" w:sz="0" w:space="0" w:color="auto"/>
        <w:right w:val="none" w:sz="0" w:space="0" w:color="auto"/>
      </w:divBdr>
    </w:div>
    <w:div w:id="2099249982">
      <w:bodyDiv w:val="1"/>
      <w:marLeft w:val="0"/>
      <w:marRight w:val="0"/>
      <w:marTop w:val="0"/>
      <w:marBottom w:val="0"/>
      <w:divBdr>
        <w:top w:val="none" w:sz="0" w:space="0" w:color="auto"/>
        <w:left w:val="none" w:sz="0" w:space="0" w:color="auto"/>
        <w:bottom w:val="none" w:sz="0" w:space="0" w:color="auto"/>
        <w:right w:val="none" w:sz="0" w:space="0" w:color="auto"/>
      </w:divBdr>
      <w:divsChild>
        <w:div w:id="448427319">
          <w:marLeft w:val="0"/>
          <w:marRight w:val="0"/>
          <w:marTop w:val="0"/>
          <w:marBottom w:val="0"/>
          <w:divBdr>
            <w:top w:val="none" w:sz="0" w:space="0" w:color="auto"/>
            <w:left w:val="none" w:sz="0" w:space="0" w:color="auto"/>
            <w:bottom w:val="none" w:sz="0" w:space="0" w:color="auto"/>
            <w:right w:val="none" w:sz="0" w:space="0" w:color="auto"/>
          </w:divBdr>
        </w:div>
      </w:divsChild>
    </w:div>
    <w:div w:id="2099330066">
      <w:bodyDiv w:val="1"/>
      <w:marLeft w:val="0"/>
      <w:marRight w:val="0"/>
      <w:marTop w:val="0"/>
      <w:marBottom w:val="0"/>
      <w:divBdr>
        <w:top w:val="none" w:sz="0" w:space="0" w:color="auto"/>
        <w:left w:val="none" w:sz="0" w:space="0" w:color="auto"/>
        <w:bottom w:val="none" w:sz="0" w:space="0" w:color="auto"/>
        <w:right w:val="none" w:sz="0" w:space="0" w:color="auto"/>
      </w:divBdr>
    </w:div>
    <w:div w:id="2099668379">
      <w:bodyDiv w:val="1"/>
      <w:marLeft w:val="0"/>
      <w:marRight w:val="0"/>
      <w:marTop w:val="0"/>
      <w:marBottom w:val="0"/>
      <w:divBdr>
        <w:top w:val="none" w:sz="0" w:space="0" w:color="auto"/>
        <w:left w:val="none" w:sz="0" w:space="0" w:color="auto"/>
        <w:bottom w:val="none" w:sz="0" w:space="0" w:color="auto"/>
        <w:right w:val="none" w:sz="0" w:space="0" w:color="auto"/>
      </w:divBdr>
      <w:divsChild>
        <w:div w:id="9064910">
          <w:marLeft w:val="640"/>
          <w:marRight w:val="0"/>
          <w:marTop w:val="0"/>
          <w:marBottom w:val="0"/>
          <w:divBdr>
            <w:top w:val="none" w:sz="0" w:space="0" w:color="auto"/>
            <w:left w:val="none" w:sz="0" w:space="0" w:color="auto"/>
            <w:bottom w:val="none" w:sz="0" w:space="0" w:color="auto"/>
            <w:right w:val="none" w:sz="0" w:space="0" w:color="auto"/>
          </w:divBdr>
        </w:div>
        <w:div w:id="39331285">
          <w:marLeft w:val="640"/>
          <w:marRight w:val="0"/>
          <w:marTop w:val="0"/>
          <w:marBottom w:val="0"/>
          <w:divBdr>
            <w:top w:val="none" w:sz="0" w:space="0" w:color="auto"/>
            <w:left w:val="none" w:sz="0" w:space="0" w:color="auto"/>
            <w:bottom w:val="none" w:sz="0" w:space="0" w:color="auto"/>
            <w:right w:val="none" w:sz="0" w:space="0" w:color="auto"/>
          </w:divBdr>
        </w:div>
        <w:div w:id="75641178">
          <w:marLeft w:val="640"/>
          <w:marRight w:val="0"/>
          <w:marTop w:val="0"/>
          <w:marBottom w:val="0"/>
          <w:divBdr>
            <w:top w:val="none" w:sz="0" w:space="0" w:color="auto"/>
            <w:left w:val="none" w:sz="0" w:space="0" w:color="auto"/>
            <w:bottom w:val="none" w:sz="0" w:space="0" w:color="auto"/>
            <w:right w:val="none" w:sz="0" w:space="0" w:color="auto"/>
          </w:divBdr>
        </w:div>
        <w:div w:id="76367581">
          <w:marLeft w:val="640"/>
          <w:marRight w:val="0"/>
          <w:marTop w:val="0"/>
          <w:marBottom w:val="0"/>
          <w:divBdr>
            <w:top w:val="none" w:sz="0" w:space="0" w:color="auto"/>
            <w:left w:val="none" w:sz="0" w:space="0" w:color="auto"/>
            <w:bottom w:val="none" w:sz="0" w:space="0" w:color="auto"/>
            <w:right w:val="none" w:sz="0" w:space="0" w:color="auto"/>
          </w:divBdr>
        </w:div>
        <w:div w:id="180508681">
          <w:marLeft w:val="640"/>
          <w:marRight w:val="0"/>
          <w:marTop w:val="0"/>
          <w:marBottom w:val="0"/>
          <w:divBdr>
            <w:top w:val="none" w:sz="0" w:space="0" w:color="auto"/>
            <w:left w:val="none" w:sz="0" w:space="0" w:color="auto"/>
            <w:bottom w:val="none" w:sz="0" w:space="0" w:color="auto"/>
            <w:right w:val="none" w:sz="0" w:space="0" w:color="auto"/>
          </w:divBdr>
        </w:div>
        <w:div w:id="182985572">
          <w:marLeft w:val="640"/>
          <w:marRight w:val="0"/>
          <w:marTop w:val="0"/>
          <w:marBottom w:val="0"/>
          <w:divBdr>
            <w:top w:val="none" w:sz="0" w:space="0" w:color="auto"/>
            <w:left w:val="none" w:sz="0" w:space="0" w:color="auto"/>
            <w:bottom w:val="none" w:sz="0" w:space="0" w:color="auto"/>
            <w:right w:val="none" w:sz="0" w:space="0" w:color="auto"/>
          </w:divBdr>
        </w:div>
        <w:div w:id="196890314">
          <w:marLeft w:val="640"/>
          <w:marRight w:val="0"/>
          <w:marTop w:val="0"/>
          <w:marBottom w:val="0"/>
          <w:divBdr>
            <w:top w:val="none" w:sz="0" w:space="0" w:color="auto"/>
            <w:left w:val="none" w:sz="0" w:space="0" w:color="auto"/>
            <w:bottom w:val="none" w:sz="0" w:space="0" w:color="auto"/>
            <w:right w:val="none" w:sz="0" w:space="0" w:color="auto"/>
          </w:divBdr>
        </w:div>
        <w:div w:id="226961433">
          <w:marLeft w:val="640"/>
          <w:marRight w:val="0"/>
          <w:marTop w:val="0"/>
          <w:marBottom w:val="0"/>
          <w:divBdr>
            <w:top w:val="none" w:sz="0" w:space="0" w:color="auto"/>
            <w:left w:val="none" w:sz="0" w:space="0" w:color="auto"/>
            <w:bottom w:val="none" w:sz="0" w:space="0" w:color="auto"/>
            <w:right w:val="none" w:sz="0" w:space="0" w:color="auto"/>
          </w:divBdr>
        </w:div>
        <w:div w:id="290669559">
          <w:marLeft w:val="640"/>
          <w:marRight w:val="0"/>
          <w:marTop w:val="0"/>
          <w:marBottom w:val="0"/>
          <w:divBdr>
            <w:top w:val="none" w:sz="0" w:space="0" w:color="auto"/>
            <w:left w:val="none" w:sz="0" w:space="0" w:color="auto"/>
            <w:bottom w:val="none" w:sz="0" w:space="0" w:color="auto"/>
            <w:right w:val="none" w:sz="0" w:space="0" w:color="auto"/>
          </w:divBdr>
        </w:div>
        <w:div w:id="310330847">
          <w:marLeft w:val="640"/>
          <w:marRight w:val="0"/>
          <w:marTop w:val="0"/>
          <w:marBottom w:val="0"/>
          <w:divBdr>
            <w:top w:val="none" w:sz="0" w:space="0" w:color="auto"/>
            <w:left w:val="none" w:sz="0" w:space="0" w:color="auto"/>
            <w:bottom w:val="none" w:sz="0" w:space="0" w:color="auto"/>
            <w:right w:val="none" w:sz="0" w:space="0" w:color="auto"/>
          </w:divBdr>
        </w:div>
        <w:div w:id="435977748">
          <w:marLeft w:val="640"/>
          <w:marRight w:val="0"/>
          <w:marTop w:val="0"/>
          <w:marBottom w:val="0"/>
          <w:divBdr>
            <w:top w:val="none" w:sz="0" w:space="0" w:color="auto"/>
            <w:left w:val="none" w:sz="0" w:space="0" w:color="auto"/>
            <w:bottom w:val="none" w:sz="0" w:space="0" w:color="auto"/>
            <w:right w:val="none" w:sz="0" w:space="0" w:color="auto"/>
          </w:divBdr>
        </w:div>
        <w:div w:id="504517847">
          <w:marLeft w:val="640"/>
          <w:marRight w:val="0"/>
          <w:marTop w:val="0"/>
          <w:marBottom w:val="0"/>
          <w:divBdr>
            <w:top w:val="none" w:sz="0" w:space="0" w:color="auto"/>
            <w:left w:val="none" w:sz="0" w:space="0" w:color="auto"/>
            <w:bottom w:val="none" w:sz="0" w:space="0" w:color="auto"/>
            <w:right w:val="none" w:sz="0" w:space="0" w:color="auto"/>
          </w:divBdr>
        </w:div>
        <w:div w:id="606229481">
          <w:marLeft w:val="640"/>
          <w:marRight w:val="0"/>
          <w:marTop w:val="0"/>
          <w:marBottom w:val="0"/>
          <w:divBdr>
            <w:top w:val="none" w:sz="0" w:space="0" w:color="auto"/>
            <w:left w:val="none" w:sz="0" w:space="0" w:color="auto"/>
            <w:bottom w:val="none" w:sz="0" w:space="0" w:color="auto"/>
            <w:right w:val="none" w:sz="0" w:space="0" w:color="auto"/>
          </w:divBdr>
        </w:div>
        <w:div w:id="646322109">
          <w:marLeft w:val="640"/>
          <w:marRight w:val="0"/>
          <w:marTop w:val="0"/>
          <w:marBottom w:val="0"/>
          <w:divBdr>
            <w:top w:val="none" w:sz="0" w:space="0" w:color="auto"/>
            <w:left w:val="none" w:sz="0" w:space="0" w:color="auto"/>
            <w:bottom w:val="none" w:sz="0" w:space="0" w:color="auto"/>
            <w:right w:val="none" w:sz="0" w:space="0" w:color="auto"/>
          </w:divBdr>
        </w:div>
        <w:div w:id="663321583">
          <w:marLeft w:val="640"/>
          <w:marRight w:val="0"/>
          <w:marTop w:val="0"/>
          <w:marBottom w:val="0"/>
          <w:divBdr>
            <w:top w:val="none" w:sz="0" w:space="0" w:color="auto"/>
            <w:left w:val="none" w:sz="0" w:space="0" w:color="auto"/>
            <w:bottom w:val="none" w:sz="0" w:space="0" w:color="auto"/>
            <w:right w:val="none" w:sz="0" w:space="0" w:color="auto"/>
          </w:divBdr>
        </w:div>
        <w:div w:id="689526928">
          <w:marLeft w:val="640"/>
          <w:marRight w:val="0"/>
          <w:marTop w:val="0"/>
          <w:marBottom w:val="0"/>
          <w:divBdr>
            <w:top w:val="none" w:sz="0" w:space="0" w:color="auto"/>
            <w:left w:val="none" w:sz="0" w:space="0" w:color="auto"/>
            <w:bottom w:val="none" w:sz="0" w:space="0" w:color="auto"/>
            <w:right w:val="none" w:sz="0" w:space="0" w:color="auto"/>
          </w:divBdr>
        </w:div>
        <w:div w:id="735083790">
          <w:marLeft w:val="640"/>
          <w:marRight w:val="0"/>
          <w:marTop w:val="0"/>
          <w:marBottom w:val="0"/>
          <w:divBdr>
            <w:top w:val="none" w:sz="0" w:space="0" w:color="auto"/>
            <w:left w:val="none" w:sz="0" w:space="0" w:color="auto"/>
            <w:bottom w:val="none" w:sz="0" w:space="0" w:color="auto"/>
            <w:right w:val="none" w:sz="0" w:space="0" w:color="auto"/>
          </w:divBdr>
        </w:div>
        <w:div w:id="744258789">
          <w:marLeft w:val="640"/>
          <w:marRight w:val="0"/>
          <w:marTop w:val="0"/>
          <w:marBottom w:val="0"/>
          <w:divBdr>
            <w:top w:val="none" w:sz="0" w:space="0" w:color="auto"/>
            <w:left w:val="none" w:sz="0" w:space="0" w:color="auto"/>
            <w:bottom w:val="none" w:sz="0" w:space="0" w:color="auto"/>
            <w:right w:val="none" w:sz="0" w:space="0" w:color="auto"/>
          </w:divBdr>
        </w:div>
        <w:div w:id="744912384">
          <w:marLeft w:val="640"/>
          <w:marRight w:val="0"/>
          <w:marTop w:val="0"/>
          <w:marBottom w:val="0"/>
          <w:divBdr>
            <w:top w:val="none" w:sz="0" w:space="0" w:color="auto"/>
            <w:left w:val="none" w:sz="0" w:space="0" w:color="auto"/>
            <w:bottom w:val="none" w:sz="0" w:space="0" w:color="auto"/>
            <w:right w:val="none" w:sz="0" w:space="0" w:color="auto"/>
          </w:divBdr>
        </w:div>
        <w:div w:id="788358164">
          <w:marLeft w:val="640"/>
          <w:marRight w:val="0"/>
          <w:marTop w:val="0"/>
          <w:marBottom w:val="0"/>
          <w:divBdr>
            <w:top w:val="none" w:sz="0" w:space="0" w:color="auto"/>
            <w:left w:val="none" w:sz="0" w:space="0" w:color="auto"/>
            <w:bottom w:val="none" w:sz="0" w:space="0" w:color="auto"/>
            <w:right w:val="none" w:sz="0" w:space="0" w:color="auto"/>
          </w:divBdr>
        </w:div>
        <w:div w:id="792165266">
          <w:marLeft w:val="640"/>
          <w:marRight w:val="0"/>
          <w:marTop w:val="0"/>
          <w:marBottom w:val="0"/>
          <w:divBdr>
            <w:top w:val="none" w:sz="0" w:space="0" w:color="auto"/>
            <w:left w:val="none" w:sz="0" w:space="0" w:color="auto"/>
            <w:bottom w:val="none" w:sz="0" w:space="0" w:color="auto"/>
            <w:right w:val="none" w:sz="0" w:space="0" w:color="auto"/>
          </w:divBdr>
        </w:div>
        <w:div w:id="827936647">
          <w:marLeft w:val="640"/>
          <w:marRight w:val="0"/>
          <w:marTop w:val="0"/>
          <w:marBottom w:val="0"/>
          <w:divBdr>
            <w:top w:val="none" w:sz="0" w:space="0" w:color="auto"/>
            <w:left w:val="none" w:sz="0" w:space="0" w:color="auto"/>
            <w:bottom w:val="none" w:sz="0" w:space="0" w:color="auto"/>
            <w:right w:val="none" w:sz="0" w:space="0" w:color="auto"/>
          </w:divBdr>
        </w:div>
        <w:div w:id="876040562">
          <w:marLeft w:val="640"/>
          <w:marRight w:val="0"/>
          <w:marTop w:val="0"/>
          <w:marBottom w:val="0"/>
          <w:divBdr>
            <w:top w:val="none" w:sz="0" w:space="0" w:color="auto"/>
            <w:left w:val="none" w:sz="0" w:space="0" w:color="auto"/>
            <w:bottom w:val="none" w:sz="0" w:space="0" w:color="auto"/>
            <w:right w:val="none" w:sz="0" w:space="0" w:color="auto"/>
          </w:divBdr>
        </w:div>
        <w:div w:id="885457160">
          <w:marLeft w:val="640"/>
          <w:marRight w:val="0"/>
          <w:marTop w:val="0"/>
          <w:marBottom w:val="0"/>
          <w:divBdr>
            <w:top w:val="none" w:sz="0" w:space="0" w:color="auto"/>
            <w:left w:val="none" w:sz="0" w:space="0" w:color="auto"/>
            <w:bottom w:val="none" w:sz="0" w:space="0" w:color="auto"/>
            <w:right w:val="none" w:sz="0" w:space="0" w:color="auto"/>
          </w:divBdr>
        </w:div>
        <w:div w:id="913003328">
          <w:marLeft w:val="640"/>
          <w:marRight w:val="0"/>
          <w:marTop w:val="0"/>
          <w:marBottom w:val="0"/>
          <w:divBdr>
            <w:top w:val="none" w:sz="0" w:space="0" w:color="auto"/>
            <w:left w:val="none" w:sz="0" w:space="0" w:color="auto"/>
            <w:bottom w:val="none" w:sz="0" w:space="0" w:color="auto"/>
            <w:right w:val="none" w:sz="0" w:space="0" w:color="auto"/>
          </w:divBdr>
        </w:div>
        <w:div w:id="923564987">
          <w:marLeft w:val="640"/>
          <w:marRight w:val="0"/>
          <w:marTop w:val="0"/>
          <w:marBottom w:val="0"/>
          <w:divBdr>
            <w:top w:val="none" w:sz="0" w:space="0" w:color="auto"/>
            <w:left w:val="none" w:sz="0" w:space="0" w:color="auto"/>
            <w:bottom w:val="none" w:sz="0" w:space="0" w:color="auto"/>
            <w:right w:val="none" w:sz="0" w:space="0" w:color="auto"/>
          </w:divBdr>
        </w:div>
        <w:div w:id="945888130">
          <w:marLeft w:val="640"/>
          <w:marRight w:val="0"/>
          <w:marTop w:val="0"/>
          <w:marBottom w:val="0"/>
          <w:divBdr>
            <w:top w:val="none" w:sz="0" w:space="0" w:color="auto"/>
            <w:left w:val="none" w:sz="0" w:space="0" w:color="auto"/>
            <w:bottom w:val="none" w:sz="0" w:space="0" w:color="auto"/>
            <w:right w:val="none" w:sz="0" w:space="0" w:color="auto"/>
          </w:divBdr>
        </w:div>
        <w:div w:id="956331836">
          <w:marLeft w:val="640"/>
          <w:marRight w:val="0"/>
          <w:marTop w:val="0"/>
          <w:marBottom w:val="0"/>
          <w:divBdr>
            <w:top w:val="none" w:sz="0" w:space="0" w:color="auto"/>
            <w:left w:val="none" w:sz="0" w:space="0" w:color="auto"/>
            <w:bottom w:val="none" w:sz="0" w:space="0" w:color="auto"/>
            <w:right w:val="none" w:sz="0" w:space="0" w:color="auto"/>
          </w:divBdr>
        </w:div>
        <w:div w:id="988559245">
          <w:marLeft w:val="640"/>
          <w:marRight w:val="0"/>
          <w:marTop w:val="0"/>
          <w:marBottom w:val="0"/>
          <w:divBdr>
            <w:top w:val="none" w:sz="0" w:space="0" w:color="auto"/>
            <w:left w:val="none" w:sz="0" w:space="0" w:color="auto"/>
            <w:bottom w:val="none" w:sz="0" w:space="0" w:color="auto"/>
            <w:right w:val="none" w:sz="0" w:space="0" w:color="auto"/>
          </w:divBdr>
        </w:div>
        <w:div w:id="996113486">
          <w:marLeft w:val="640"/>
          <w:marRight w:val="0"/>
          <w:marTop w:val="0"/>
          <w:marBottom w:val="0"/>
          <w:divBdr>
            <w:top w:val="none" w:sz="0" w:space="0" w:color="auto"/>
            <w:left w:val="none" w:sz="0" w:space="0" w:color="auto"/>
            <w:bottom w:val="none" w:sz="0" w:space="0" w:color="auto"/>
            <w:right w:val="none" w:sz="0" w:space="0" w:color="auto"/>
          </w:divBdr>
        </w:div>
        <w:div w:id="1053502930">
          <w:marLeft w:val="640"/>
          <w:marRight w:val="0"/>
          <w:marTop w:val="0"/>
          <w:marBottom w:val="0"/>
          <w:divBdr>
            <w:top w:val="none" w:sz="0" w:space="0" w:color="auto"/>
            <w:left w:val="none" w:sz="0" w:space="0" w:color="auto"/>
            <w:bottom w:val="none" w:sz="0" w:space="0" w:color="auto"/>
            <w:right w:val="none" w:sz="0" w:space="0" w:color="auto"/>
          </w:divBdr>
        </w:div>
        <w:div w:id="1079249170">
          <w:marLeft w:val="640"/>
          <w:marRight w:val="0"/>
          <w:marTop w:val="0"/>
          <w:marBottom w:val="0"/>
          <w:divBdr>
            <w:top w:val="none" w:sz="0" w:space="0" w:color="auto"/>
            <w:left w:val="none" w:sz="0" w:space="0" w:color="auto"/>
            <w:bottom w:val="none" w:sz="0" w:space="0" w:color="auto"/>
            <w:right w:val="none" w:sz="0" w:space="0" w:color="auto"/>
          </w:divBdr>
        </w:div>
        <w:div w:id="1113985641">
          <w:marLeft w:val="640"/>
          <w:marRight w:val="0"/>
          <w:marTop w:val="0"/>
          <w:marBottom w:val="0"/>
          <w:divBdr>
            <w:top w:val="none" w:sz="0" w:space="0" w:color="auto"/>
            <w:left w:val="none" w:sz="0" w:space="0" w:color="auto"/>
            <w:bottom w:val="none" w:sz="0" w:space="0" w:color="auto"/>
            <w:right w:val="none" w:sz="0" w:space="0" w:color="auto"/>
          </w:divBdr>
        </w:div>
        <w:div w:id="1124881541">
          <w:marLeft w:val="640"/>
          <w:marRight w:val="0"/>
          <w:marTop w:val="0"/>
          <w:marBottom w:val="0"/>
          <w:divBdr>
            <w:top w:val="none" w:sz="0" w:space="0" w:color="auto"/>
            <w:left w:val="none" w:sz="0" w:space="0" w:color="auto"/>
            <w:bottom w:val="none" w:sz="0" w:space="0" w:color="auto"/>
            <w:right w:val="none" w:sz="0" w:space="0" w:color="auto"/>
          </w:divBdr>
        </w:div>
        <w:div w:id="1141994007">
          <w:marLeft w:val="640"/>
          <w:marRight w:val="0"/>
          <w:marTop w:val="0"/>
          <w:marBottom w:val="0"/>
          <w:divBdr>
            <w:top w:val="none" w:sz="0" w:space="0" w:color="auto"/>
            <w:left w:val="none" w:sz="0" w:space="0" w:color="auto"/>
            <w:bottom w:val="none" w:sz="0" w:space="0" w:color="auto"/>
            <w:right w:val="none" w:sz="0" w:space="0" w:color="auto"/>
          </w:divBdr>
        </w:div>
        <w:div w:id="1169635751">
          <w:marLeft w:val="640"/>
          <w:marRight w:val="0"/>
          <w:marTop w:val="0"/>
          <w:marBottom w:val="0"/>
          <w:divBdr>
            <w:top w:val="none" w:sz="0" w:space="0" w:color="auto"/>
            <w:left w:val="none" w:sz="0" w:space="0" w:color="auto"/>
            <w:bottom w:val="none" w:sz="0" w:space="0" w:color="auto"/>
            <w:right w:val="none" w:sz="0" w:space="0" w:color="auto"/>
          </w:divBdr>
        </w:div>
        <w:div w:id="1187020475">
          <w:marLeft w:val="640"/>
          <w:marRight w:val="0"/>
          <w:marTop w:val="0"/>
          <w:marBottom w:val="0"/>
          <w:divBdr>
            <w:top w:val="none" w:sz="0" w:space="0" w:color="auto"/>
            <w:left w:val="none" w:sz="0" w:space="0" w:color="auto"/>
            <w:bottom w:val="none" w:sz="0" w:space="0" w:color="auto"/>
            <w:right w:val="none" w:sz="0" w:space="0" w:color="auto"/>
          </w:divBdr>
        </w:div>
        <w:div w:id="1193689223">
          <w:marLeft w:val="640"/>
          <w:marRight w:val="0"/>
          <w:marTop w:val="0"/>
          <w:marBottom w:val="0"/>
          <w:divBdr>
            <w:top w:val="none" w:sz="0" w:space="0" w:color="auto"/>
            <w:left w:val="none" w:sz="0" w:space="0" w:color="auto"/>
            <w:bottom w:val="none" w:sz="0" w:space="0" w:color="auto"/>
            <w:right w:val="none" w:sz="0" w:space="0" w:color="auto"/>
          </w:divBdr>
        </w:div>
        <w:div w:id="1194222198">
          <w:marLeft w:val="640"/>
          <w:marRight w:val="0"/>
          <w:marTop w:val="0"/>
          <w:marBottom w:val="0"/>
          <w:divBdr>
            <w:top w:val="none" w:sz="0" w:space="0" w:color="auto"/>
            <w:left w:val="none" w:sz="0" w:space="0" w:color="auto"/>
            <w:bottom w:val="none" w:sz="0" w:space="0" w:color="auto"/>
            <w:right w:val="none" w:sz="0" w:space="0" w:color="auto"/>
          </w:divBdr>
        </w:div>
        <w:div w:id="1321926928">
          <w:marLeft w:val="640"/>
          <w:marRight w:val="0"/>
          <w:marTop w:val="0"/>
          <w:marBottom w:val="0"/>
          <w:divBdr>
            <w:top w:val="none" w:sz="0" w:space="0" w:color="auto"/>
            <w:left w:val="none" w:sz="0" w:space="0" w:color="auto"/>
            <w:bottom w:val="none" w:sz="0" w:space="0" w:color="auto"/>
            <w:right w:val="none" w:sz="0" w:space="0" w:color="auto"/>
          </w:divBdr>
        </w:div>
        <w:div w:id="1406876487">
          <w:marLeft w:val="640"/>
          <w:marRight w:val="0"/>
          <w:marTop w:val="0"/>
          <w:marBottom w:val="0"/>
          <w:divBdr>
            <w:top w:val="none" w:sz="0" w:space="0" w:color="auto"/>
            <w:left w:val="none" w:sz="0" w:space="0" w:color="auto"/>
            <w:bottom w:val="none" w:sz="0" w:space="0" w:color="auto"/>
            <w:right w:val="none" w:sz="0" w:space="0" w:color="auto"/>
          </w:divBdr>
        </w:div>
        <w:div w:id="1414206830">
          <w:marLeft w:val="640"/>
          <w:marRight w:val="0"/>
          <w:marTop w:val="0"/>
          <w:marBottom w:val="0"/>
          <w:divBdr>
            <w:top w:val="none" w:sz="0" w:space="0" w:color="auto"/>
            <w:left w:val="none" w:sz="0" w:space="0" w:color="auto"/>
            <w:bottom w:val="none" w:sz="0" w:space="0" w:color="auto"/>
            <w:right w:val="none" w:sz="0" w:space="0" w:color="auto"/>
          </w:divBdr>
        </w:div>
        <w:div w:id="1425178343">
          <w:marLeft w:val="640"/>
          <w:marRight w:val="0"/>
          <w:marTop w:val="0"/>
          <w:marBottom w:val="0"/>
          <w:divBdr>
            <w:top w:val="none" w:sz="0" w:space="0" w:color="auto"/>
            <w:left w:val="none" w:sz="0" w:space="0" w:color="auto"/>
            <w:bottom w:val="none" w:sz="0" w:space="0" w:color="auto"/>
            <w:right w:val="none" w:sz="0" w:space="0" w:color="auto"/>
          </w:divBdr>
        </w:div>
        <w:div w:id="1465927856">
          <w:marLeft w:val="640"/>
          <w:marRight w:val="0"/>
          <w:marTop w:val="0"/>
          <w:marBottom w:val="0"/>
          <w:divBdr>
            <w:top w:val="none" w:sz="0" w:space="0" w:color="auto"/>
            <w:left w:val="none" w:sz="0" w:space="0" w:color="auto"/>
            <w:bottom w:val="none" w:sz="0" w:space="0" w:color="auto"/>
            <w:right w:val="none" w:sz="0" w:space="0" w:color="auto"/>
          </w:divBdr>
        </w:div>
        <w:div w:id="1471482053">
          <w:marLeft w:val="640"/>
          <w:marRight w:val="0"/>
          <w:marTop w:val="0"/>
          <w:marBottom w:val="0"/>
          <w:divBdr>
            <w:top w:val="none" w:sz="0" w:space="0" w:color="auto"/>
            <w:left w:val="none" w:sz="0" w:space="0" w:color="auto"/>
            <w:bottom w:val="none" w:sz="0" w:space="0" w:color="auto"/>
            <w:right w:val="none" w:sz="0" w:space="0" w:color="auto"/>
          </w:divBdr>
        </w:div>
        <w:div w:id="1496723581">
          <w:marLeft w:val="640"/>
          <w:marRight w:val="0"/>
          <w:marTop w:val="0"/>
          <w:marBottom w:val="0"/>
          <w:divBdr>
            <w:top w:val="none" w:sz="0" w:space="0" w:color="auto"/>
            <w:left w:val="none" w:sz="0" w:space="0" w:color="auto"/>
            <w:bottom w:val="none" w:sz="0" w:space="0" w:color="auto"/>
            <w:right w:val="none" w:sz="0" w:space="0" w:color="auto"/>
          </w:divBdr>
        </w:div>
        <w:div w:id="1507328809">
          <w:marLeft w:val="640"/>
          <w:marRight w:val="0"/>
          <w:marTop w:val="0"/>
          <w:marBottom w:val="0"/>
          <w:divBdr>
            <w:top w:val="none" w:sz="0" w:space="0" w:color="auto"/>
            <w:left w:val="none" w:sz="0" w:space="0" w:color="auto"/>
            <w:bottom w:val="none" w:sz="0" w:space="0" w:color="auto"/>
            <w:right w:val="none" w:sz="0" w:space="0" w:color="auto"/>
          </w:divBdr>
        </w:div>
        <w:div w:id="1515535560">
          <w:marLeft w:val="640"/>
          <w:marRight w:val="0"/>
          <w:marTop w:val="0"/>
          <w:marBottom w:val="0"/>
          <w:divBdr>
            <w:top w:val="none" w:sz="0" w:space="0" w:color="auto"/>
            <w:left w:val="none" w:sz="0" w:space="0" w:color="auto"/>
            <w:bottom w:val="none" w:sz="0" w:space="0" w:color="auto"/>
            <w:right w:val="none" w:sz="0" w:space="0" w:color="auto"/>
          </w:divBdr>
        </w:div>
        <w:div w:id="1536313899">
          <w:marLeft w:val="640"/>
          <w:marRight w:val="0"/>
          <w:marTop w:val="0"/>
          <w:marBottom w:val="0"/>
          <w:divBdr>
            <w:top w:val="none" w:sz="0" w:space="0" w:color="auto"/>
            <w:left w:val="none" w:sz="0" w:space="0" w:color="auto"/>
            <w:bottom w:val="none" w:sz="0" w:space="0" w:color="auto"/>
            <w:right w:val="none" w:sz="0" w:space="0" w:color="auto"/>
          </w:divBdr>
        </w:div>
        <w:div w:id="1550533442">
          <w:marLeft w:val="640"/>
          <w:marRight w:val="0"/>
          <w:marTop w:val="0"/>
          <w:marBottom w:val="0"/>
          <w:divBdr>
            <w:top w:val="none" w:sz="0" w:space="0" w:color="auto"/>
            <w:left w:val="none" w:sz="0" w:space="0" w:color="auto"/>
            <w:bottom w:val="none" w:sz="0" w:space="0" w:color="auto"/>
            <w:right w:val="none" w:sz="0" w:space="0" w:color="auto"/>
          </w:divBdr>
        </w:div>
        <w:div w:id="1646742372">
          <w:marLeft w:val="640"/>
          <w:marRight w:val="0"/>
          <w:marTop w:val="0"/>
          <w:marBottom w:val="0"/>
          <w:divBdr>
            <w:top w:val="none" w:sz="0" w:space="0" w:color="auto"/>
            <w:left w:val="none" w:sz="0" w:space="0" w:color="auto"/>
            <w:bottom w:val="none" w:sz="0" w:space="0" w:color="auto"/>
            <w:right w:val="none" w:sz="0" w:space="0" w:color="auto"/>
          </w:divBdr>
        </w:div>
        <w:div w:id="1659651927">
          <w:marLeft w:val="640"/>
          <w:marRight w:val="0"/>
          <w:marTop w:val="0"/>
          <w:marBottom w:val="0"/>
          <w:divBdr>
            <w:top w:val="none" w:sz="0" w:space="0" w:color="auto"/>
            <w:left w:val="none" w:sz="0" w:space="0" w:color="auto"/>
            <w:bottom w:val="none" w:sz="0" w:space="0" w:color="auto"/>
            <w:right w:val="none" w:sz="0" w:space="0" w:color="auto"/>
          </w:divBdr>
        </w:div>
        <w:div w:id="1664553833">
          <w:marLeft w:val="640"/>
          <w:marRight w:val="0"/>
          <w:marTop w:val="0"/>
          <w:marBottom w:val="0"/>
          <w:divBdr>
            <w:top w:val="none" w:sz="0" w:space="0" w:color="auto"/>
            <w:left w:val="none" w:sz="0" w:space="0" w:color="auto"/>
            <w:bottom w:val="none" w:sz="0" w:space="0" w:color="auto"/>
            <w:right w:val="none" w:sz="0" w:space="0" w:color="auto"/>
          </w:divBdr>
        </w:div>
        <w:div w:id="1713070615">
          <w:marLeft w:val="640"/>
          <w:marRight w:val="0"/>
          <w:marTop w:val="0"/>
          <w:marBottom w:val="0"/>
          <w:divBdr>
            <w:top w:val="none" w:sz="0" w:space="0" w:color="auto"/>
            <w:left w:val="none" w:sz="0" w:space="0" w:color="auto"/>
            <w:bottom w:val="none" w:sz="0" w:space="0" w:color="auto"/>
            <w:right w:val="none" w:sz="0" w:space="0" w:color="auto"/>
          </w:divBdr>
        </w:div>
        <w:div w:id="1717193224">
          <w:marLeft w:val="640"/>
          <w:marRight w:val="0"/>
          <w:marTop w:val="0"/>
          <w:marBottom w:val="0"/>
          <w:divBdr>
            <w:top w:val="none" w:sz="0" w:space="0" w:color="auto"/>
            <w:left w:val="none" w:sz="0" w:space="0" w:color="auto"/>
            <w:bottom w:val="none" w:sz="0" w:space="0" w:color="auto"/>
            <w:right w:val="none" w:sz="0" w:space="0" w:color="auto"/>
          </w:divBdr>
        </w:div>
        <w:div w:id="1735274481">
          <w:marLeft w:val="640"/>
          <w:marRight w:val="0"/>
          <w:marTop w:val="0"/>
          <w:marBottom w:val="0"/>
          <w:divBdr>
            <w:top w:val="none" w:sz="0" w:space="0" w:color="auto"/>
            <w:left w:val="none" w:sz="0" w:space="0" w:color="auto"/>
            <w:bottom w:val="none" w:sz="0" w:space="0" w:color="auto"/>
            <w:right w:val="none" w:sz="0" w:space="0" w:color="auto"/>
          </w:divBdr>
        </w:div>
        <w:div w:id="1781870462">
          <w:marLeft w:val="640"/>
          <w:marRight w:val="0"/>
          <w:marTop w:val="0"/>
          <w:marBottom w:val="0"/>
          <w:divBdr>
            <w:top w:val="none" w:sz="0" w:space="0" w:color="auto"/>
            <w:left w:val="none" w:sz="0" w:space="0" w:color="auto"/>
            <w:bottom w:val="none" w:sz="0" w:space="0" w:color="auto"/>
            <w:right w:val="none" w:sz="0" w:space="0" w:color="auto"/>
          </w:divBdr>
        </w:div>
        <w:div w:id="1800491276">
          <w:marLeft w:val="640"/>
          <w:marRight w:val="0"/>
          <w:marTop w:val="0"/>
          <w:marBottom w:val="0"/>
          <w:divBdr>
            <w:top w:val="none" w:sz="0" w:space="0" w:color="auto"/>
            <w:left w:val="none" w:sz="0" w:space="0" w:color="auto"/>
            <w:bottom w:val="none" w:sz="0" w:space="0" w:color="auto"/>
            <w:right w:val="none" w:sz="0" w:space="0" w:color="auto"/>
          </w:divBdr>
        </w:div>
        <w:div w:id="1833133178">
          <w:marLeft w:val="640"/>
          <w:marRight w:val="0"/>
          <w:marTop w:val="0"/>
          <w:marBottom w:val="0"/>
          <w:divBdr>
            <w:top w:val="none" w:sz="0" w:space="0" w:color="auto"/>
            <w:left w:val="none" w:sz="0" w:space="0" w:color="auto"/>
            <w:bottom w:val="none" w:sz="0" w:space="0" w:color="auto"/>
            <w:right w:val="none" w:sz="0" w:space="0" w:color="auto"/>
          </w:divBdr>
        </w:div>
        <w:div w:id="1937667536">
          <w:marLeft w:val="640"/>
          <w:marRight w:val="0"/>
          <w:marTop w:val="0"/>
          <w:marBottom w:val="0"/>
          <w:divBdr>
            <w:top w:val="none" w:sz="0" w:space="0" w:color="auto"/>
            <w:left w:val="none" w:sz="0" w:space="0" w:color="auto"/>
            <w:bottom w:val="none" w:sz="0" w:space="0" w:color="auto"/>
            <w:right w:val="none" w:sz="0" w:space="0" w:color="auto"/>
          </w:divBdr>
        </w:div>
        <w:div w:id="2015959790">
          <w:marLeft w:val="640"/>
          <w:marRight w:val="0"/>
          <w:marTop w:val="0"/>
          <w:marBottom w:val="0"/>
          <w:divBdr>
            <w:top w:val="none" w:sz="0" w:space="0" w:color="auto"/>
            <w:left w:val="none" w:sz="0" w:space="0" w:color="auto"/>
            <w:bottom w:val="none" w:sz="0" w:space="0" w:color="auto"/>
            <w:right w:val="none" w:sz="0" w:space="0" w:color="auto"/>
          </w:divBdr>
        </w:div>
        <w:div w:id="2068530852">
          <w:marLeft w:val="640"/>
          <w:marRight w:val="0"/>
          <w:marTop w:val="0"/>
          <w:marBottom w:val="0"/>
          <w:divBdr>
            <w:top w:val="none" w:sz="0" w:space="0" w:color="auto"/>
            <w:left w:val="none" w:sz="0" w:space="0" w:color="auto"/>
            <w:bottom w:val="none" w:sz="0" w:space="0" w:color="auto"/>
            <w:right w:val="none" w:sz="0" w:space="0" w:color="auto"/>
          </w:divBdr>
        </w:div>
        <w:div w:id="2094472362">
          <w:marLeft w:val="640"/>
          <w:marRight w:val="0"/>
          <w:marTop w:val="0"/>
          <w:marBottom w:val="0"/>
          <w:divBdr>
            <w:top w:val="none" w:sz="0" w:space="0" w:color="auto"/>
            <w:left w:val="none" w:sz="0" w:space="0" w:color="auto"/>
            <w:bottom w:val="none" w:sz="0" w:space="0" w:color="auto"/>
            <w:right w:val="none" w:sz="0" w:space="0" w:color="auto"/>
          </w:divBdr>
        </w:div>
        <w:div w:id="2095473526">
          <w:marLeft w:val="640"/>
          <w:marRight w:val="0"/>
          <w:marTop w:val="0"/>
          <w:marBottom w:val="0"/>
          <w:divBdr>
            <w:top w:val="none" w:sz="0" w:space="0" w:color="auto"/>
            <w:left w:val="none" w:sz="0" w:space="0" w:color="auto"/>
            <w:bottom w:val="none" w:sz="0" w:space="0" w:color="auto"/>
            <w:right w:val="none" w:sz="0" w:space="0" w:color="auto"/>
          </w:divBdr>
        </w:div>
        <w:div w:id="2102018901">
          <w:marLeft w:val="640"/>
          <w:marRight w:val="0"/>
          <w:marTop w:val="0"/>
          <w:marBottom w:val="0"/>
          <w:divBdr>
            <w:top w:val="none" w:sz="0" w:space="0" w:color="auto"/>
            <w:left w:val="none" w:sz="0" w:space="0" w:color="auto"/>
            <w:bottom w:val="none" w:sz="0" w:space="0" w:color="auto"/>
            <w:right w:val="none" w:sz="0" w:space="0" w:color="auto"/>
          </w:divBdr>
        </w:div>
        <w:div w:id="2110391243">
          <w:marLeft w:val="640"/>
          <w:marRight w:val="0"/>
          <w:marTop w:val="0"/>
          <w:marBottom w:val="0"/>
          <w:divBdr>
            <w:top w:val="none" w:sz="0" w:space="0" w:color="auto"/>
            <w:left w:val="none" w:sz="0" w:space="0" w:color="auto"/>
            <w:bottom w:val="none" w:sz="0" w:space="0" w:color="auto"/>
            <w:right w:val="none" w:sz="0" w:space="0" w:color="auto"/>
          </w:divBdr>
        </w:div>
        <w:div w:id="2132166750">
          <w:marLeft w:val="640"/>
          <w:marRight w:val="0"/>
          <w:marTop w:val="0"/>
          <w:marBottom w:val="0"/>
          <w:divBdr>
            <w:top w:val="none" w:sz="0" w:space="0" w:color="auto"/>
            <w:left w:val="none" w:sz="0" w:space="0" w:color="auto"/>
            <w:bottom w:val="none" w:sz="0" w:space="0" w:color="auto"/>
            <w:right w:val="none" w:sz="0" w:space="0" w:color="auto"/>
          </w:divBdr>
        </w:div>
      </w:divsChild>
    </w:div>
    <w:div w:id="2109423134">
      <w:bodyDiv w:val="1"/>
      <w:marLeft w:val="0"/>
      <w:marRight w:val="0"/>
      <w:marTop w:val="0"/>
      <w:marBottom w:val="0"/>
      <w:divBdr>
        <w:top w:val="none" w:sz="0" w:space="0" w:color="auto"/>
        <w:left w:val="none" w:sz="0" w:space="0" w:color="auto"/>
        <w:bottom w:val="none" w:sz="0" w:space="0" w:color="auto"/>
        <w:right w:val="none" w:sz="0" w:space="0" w:color="auto"/>
      </w:divBdr>
    </w:div>
    <w:div w:id="2111196923">
      <w:bodyDiv w:val="1"/>
      <w:marLeft w:val="0"/>
      <w:marRight w:val="0"/>
      <w:marTop w:val="0"/>
      <w:marBottom w:val="0"/>
      <w:divBdr>
        <w:top w:val="none" w:sz="0" w:space="0" w:color="auto"/>
        <w:left w:val="none" w:sz="0" w:space="0" w:color="auto"/>
        <w:bottom w:val="none" w:sz="0" w:space="0" w:color="auto"/>
        <w:right w:val="none" w:sz="0" w:space="0" w:color="auto"/>
      </w:divBdr>
    </w:div>
    <w:div w:id="2115175122">
      <w:bodyDiv w:val="1"/>
      <w:marLeft w:val="0"/>
      <w:marRight w:val="0"/>
      <w:marTop w:val="0"/>
      <w:marBottom w:val="0"/>
      <w:divBdr>
        <w:top w:val="none" w:sz="0" w:space="0" w:color="auto"/>
        <w:left w:val="none" w:sz="0" w:space="0" w:color="auto"/>
        <w:bottom w:val="none" w:sz="0" w:space="0" w:color="auto"/>
        <w:right w:val="none" w:sz="0" w:space="0" w:color="auto"/>
      </w:divBdr>
    </w:div>
    <w:div w:id="2118866293">
      <w:bodyDiv w:val="1"/>
      <w:marLeft w:val="0"/>
      <w:marRight w:val="0"/>
      <w:marTop w:val="0"/>
      <w:marBottom w:val="0"/>
      <w:divBdr>
        <w:top w:val="none" w:sz="0" w:space="0" w:color="auto"/>
        <w:left w:val="none" w:sz="0" w:space="0" w:color="auto"/>
        <w:bottom w:val="none" w:sz="0" w:space="0" w:color="auto"/>
        <w:right w:val="none" w:sz="0" w:space="0" w:color="auto"/>
      </w:divBdr>
    </w:div>
    <w:div w:id="2120490735">
      <w:bodyDiv w:val="1"/>
      <w:marLeft w:val="0"/>
      <w:marRight w:val="0"/>
      <w:marTop w:val="0"/>
      <w:marBottom w:val="0"/>
      <w:divBdr>
        <w:top w:val="none" w:sz="0" w:space="0" w:color="auto"/>
        <w:left w:val="none" w:sz="0" w:space="0" w:color="auto"/>
        <w:bottom w:val="none" w:sz="0" w:space="0" w:color="auto"/>
        <w:right w:val="none" w:sz="0" w:space="0" w:color="auto"/>
      </w:divBdr>
    </w:div>
    <w:div w:id="2128307988">
      <w:bodyDiv w:val="1"/>
      <w:marLeft w:val="0"/>
      <w:marRight w:val="0"/>
      <w:marTop w:val="0"/>
      <w:marBottom w:val="0"/>
      <w:divBdr>
        <w:top w:val="none" w:sz="0" w:space="0" w:color="auto"/>
        <w:left w:val="none" w:sz="0" w:space="0" w:color="auto"/>
        <w:bottom w:val="none" w:sz="0" w:space="0" w:color="auto"/>
        <w:right w:val="none" w:sz="0" w:space="0" w:color="auto"/>
      </w:divBdr>
    </w:div>
    <w:div w:id="2128356103">
      <w:bodyDiv w:val="1"/>
      <w:marLeft w:val="0"/>
      <w:marRight w:val="0"/>
      <w:marTop w:val="0"/>
      <w:marBottom w:val="0"/>
      <w:divBdr>
        <w:top w:val="none" w:sz="0" w:space="0" w:color="auto"/>
        <w:left w:val="none" w:sz="0" w:space="0" w:color="auto"/>
        <w:bottom w:val="none" w:sz="0" w:space="0" w:color="auto"/>
        <w:right w:val="none" w:sz="0" w:space="0" w:color="auto"/>
      </w:divBdr>
    </w:div>
    <w:div w:id="2129737757">
      <w:bodyDiv w:val="1"/>
      <w:marLeft w:val="0"/>
      <w:marRight w:val="0"/>
      <w:marTop w:val="0"/>
      <w:marBottom w:val="0"/>
      <w:divBdr>
        <w:top w:val="none" w:sz="0" w:space="0" w:color="auto"/>
        <w:left w:val="none" w:sz="0" w:space="0" w:color="auto"/>
        <w:bottom w:val="none" w:sz="0" w:space="0" w:color="auto"/>
        <w:right w:val="none" w:sz="0" w:space="0" w:color="auto"/>
      </w:divBdr>
    </w:div>
    <w:div w:id="2132163621">
      <w:bodyDiv w:val="1"/>
      <w:marLeft w:val="0"/>
      <w:marRight w:val="0"/>
      <w:marTop w:val="0"/>
      <w:marBottom w:val="0"/>
      <w:divBdr>
        <w:top w:val="none" w:sz="0" w:space="0" w:color="auto"/>
        <w:left w:val="none" w:sz="0" w:space="0" w:color="auto"/>
        <w:bottom w:val="none" w:sz="0" w:space="0" w:color="auto"/>
        <w:right w:val="none" w:sz="0" w:space="0" w:color="auto"/>
      </w:divBdr>
    </w:div>
    <w:div w:id="2134710003">
      <w:bodyDiv w:val="1"/>
      <w:marLeft w:val="0"/>
      <w:marRight w:val="0"/>
      <w:marTop w:val="0"/>
      <w:marBottom w:val="0"/>
      <w:divBdr>
        <w:top w:val="none" w:sz="0" w:space="0" w:color="auto"/>
        <w:left w:val="none" w:sz="0" w:space="0" w:color="auto"/>
        <w:bottom w:val="none" w:sz="0" w:space="0" w:color="auto"/>
        <w:right w:val="none" w:sz="0" w:space="0" w:color="auto"/>
      </w:divBdr>
    </w:div>
    <w:div w:id="2135322365">
      <w:bodyDiv w:val="1"/>
      <w:marLeft w:val="0"/>
      <w:marRight w:val="0"/>
      <w:marTop w:val="0"/>
      <w:marBottom w:val="0"/>
      <w:divBdr>
        <w:top w:val="none" w:sz="0" w:space="0" w:color="auto"/>
        <w:left w:val="none" w:sz="0" w:space="0" w:color="auto"/>
        <w:bottom w:val="none" w:sz="0" w:space="0" w:color="auto"/>
        <w:right w:val="none" w:sz="0" w:space="0" w:color="auto"/>
      </w:divBdr>
    </w:div>
    <w:div w:id="2135826125">
      <w:bodyDiv w:val="1"/>
      <w:marLeft w:val="0"/>
      <w:marRight w:val="0"/>
      <w:marTop w:val="0"/>
      <w:marBottom w:val="0"/>
      <w:divBdr>
        <w:top w:val="none" w:sz="0" w:space="0" w:color="auto"/>
        <w:left w:val="none" w:sz="0" w:space="0" w:color="auto"/>
        <w:bottom w:val="none" w:sz="0" w:space="0" w:color="auto"/>
        <w:right w:val="none" w:sz="0" w:space="0" w:color="auto"/>
      </w:divBdr>
    </w:div>
    <w:div w:id="2139492571">
      <w:bodyDiv w:val="1"/>
      <w:marLeft w:val="0"/>
      <w:marRight w:val="0"/>
      <w:marTop w:val="0"/>
      <w:marBottom w:val="0"/>
      <w:divBdr>
        <w:top w:val="none" w:sz="0" w:space="0" w:color="auto"/>
        <w:left w:val="none" w:sz="0" w:space="0" w:color="auto"/>
        <w:bottom w:val="none" w:sz="0" w:space="0" w:color="auto"/>
        <w:right w:val="none" w:sz="0" w:space="0" w:color="auto"/>
      </w:divBdr>
      <w:divsChild>
        <w:div w:id="1097020228">
          <w:marLeft w:val="640"/>
          <w:marRight w:val="0"/>
          <w:marTop w:val="0"/>
          <w:marBottom w:val="0"/>
          <w:divBdr>
            <w:top w:val="none" w:sz="0" w:space="0" w:color="auto"/>
            <w:left w:val="none" w:sz="0" w:space="0" w:color="auto"/>
            <w:bottom w:val="none" w:sz="0" w:space="0" w:color="auto"/>
            <w:right w:val="none" w:sz="0" w:space="0" w:color="auto"/>
          </w:divBdr>
        </w:div>
        <w:div w:id="1139612200">
          <w:marLeft w:val="640"/>
          <w:marRight w:val="0"/>
          <w:marTop w:val="0"/>
          <w:marBottom w:val="0"/>
          <w:divBdr>
            <w:top w:val="none" w:sz="0" w:space="0" w:color="auto"/>
            <w:left w:val="none" w:sz="0" w:space="0" w:color="auto"/>
            <w:bottom w:val="none" w:sz="0" w:space="0" w:color="auto"/>
            <w:right w:val="none" w:sz="0" w:space="0" w:color="auto"/>
          </w:divBdr>
        </w:div>
        <w:div w:id="1856573968">
          <w:marLeft w:val="640"/>
          <w:marRight w:val="0"/>
          <w:marTop w:val="0"/>
          <w:marBottom w:val="0"/>
          <w:divBdr>
            <w:top w:val="none" w:sz="0" w:space="0" w:color="auto"/>
            <w:left w:val="none" w:sz="0" w:space="0" w:color="auto"/>
            <w:bottom w:val="none" w:sz="0" w:space="0" w:color="auto"/>
            <w:right w:val="none" w:sz="0" w:space="0" w:color="auto"/>
          </w:divBdr>
        </w:div>
        <w:div w:id="153186174">
          <w:marLeft w:val="640"/>
          <w:marRight w:val="0"/>
          <w:marTop w:val="0"/>
          <w:marBottom w:val="0"/>
          <w:divBdr>
            <w:top w:val="none" w:sz="0" w:space="0" w:color="auto"/>
            <w:left w:val="none" w:sz="0" w:space="0" w:color="auto"/>
            <w:bottom w:val="none" w:sz="0" w:space="0" w:color="auto"/>
            <w:right w:val="none" w:sz="0" w:space="0" w:color="auto"/>
          </w:divBdr>
        </w:div>
        <w:div w:id="1583489945">
          <w:marLeft w:val="640"/>
          <w:marRight w:val="0"/>
          <w:marTop w:val="0"/>
          <w:marBottom w:val="0"/>
          <w:divBdr>
            <w:top w:val="none" w:sz="0" w:space="0" w:color="auto"/>
            <w:left w:val="none" w:sz="0" w:space="0" w:color="auto"/>
            <w:bottom w:val="none" w:sz="0" w:space="0" w:color="auto"/>
            <w:right w:val="none" w:sz="0" w:space="0" w:color="auto"/>
          </w:divBdr>
        </w:div>
        <w:div w:id="1091048930">
          <w:marLeft w:val="640"/>
          <w:marRight w:val="0"/>
          <w:marTop w:val="0"/>
          <w:marBottom w:val="0"/>
          <w:divBdr>
            <w:top w:val="none" w:sz="0" w:space="0" w:color="auto"/>
            <w:left w:val="none" w:sz="0" w:space="0" w:color="auto"/>
            <w:bottom w:val="none" w:sz="0" w:space="0" w:color="auto"/>
            <w:right w:val="none" w:sz="0" w:space="0" w:color="auto"/>
          </w:divBdr>
        </w:div>
        <w:div w:id="52851853">
          <w:marLeft w:val="640"/>
          <w:marRight w:val="0"/>
          <w:marTop w:val="0"/>
          <w:marBottom w:val="0"/>
          <w:divBdr>
            <w:top w:val="none" w:sz="0" w:space="0" w:color="auto"/>
            <w:left w:val="none" w:sz="0" w:space="0" w:color="auto"/>
            <w:bottom w:val="none" w:sz="0" w:space="0" w:color="auto"/>
            <w:right w:val="none" w:sz="0" w:space="0" w:color="auto"/>
          </w:divBdr>
        </w:div>
        <w:div w:id="2016179845">
          <w:marLeft w:val="640"/>
          <w:marRight w:val="0"/>
          <w:marTop w:val="0"/>
          <w:marBottom w:val="0"/>
          <w:divBdr>
            <w:top w:val="none" w:sz="0" w:space="0" w:color="auto"/>
            <w:left w:val="none" w:sz="0" w:space="0" w:color="auto"/>
            <w:bottom w:val="none" w:sz="0" w:space="0" w:color="auto"/>
            <w:right w:val="none" w:sz="0" w:space="0" w:color="auto"/>
          </w:divBdr>
        </w:div>
        <w:div w:id="1883665879">
          <w:marLeft w:val="640"/>
          <w:marRight w:val="0"/>
          <w:marTop w:val="0"/>
          <w:marBottom w:val="0"/>
          <w:divBdr>
            <w:top w:val="none" w:sz="0" w:space="0" w:color="auto"/>
            <w:left w:val="none" w:sz="0" w:space="0" w:color="auto"/>
            <w:bottom w:val="none" w:sz="0" w:space="0" w:color="auto"/>
            <w:right w:val="none" w:sz="0" w:space="0" w:color="auto"/>
          </w:divBdr>
        </w:div>
        <w:div w:id="1767768668">
          <w:marLeft w:val="640"/>
          <w:marRight w:val="0"/>
          <w:marTop w:val="0"/>
          <w:marBottom w:val="0"/>
          <w:divBdr>
            <w:top w:val="none" w:sz="0" w:space="0" w:color="auto"/>
            <w:left w:val="none" w:sz="0" w:space="0" w:color="auto"/>
            <w:bottom w:val="none" w:sz="0" w:space="0" w:color="auto"/>
            <w:right w:val="none" w:sz="0" w:space="0" w:color="auto"/>
          </w:divBdr>
        </w:div>
        <w:div w:id="332221542">
          <w:marLeft w:val="640"/>
          <w:marRight w:val="0"/>
          <w:marTop w:val="0"/>
          <w:marBottom w:val="0"/>
          <w:divBdr>
            <w:top w:val="none" w:sz="0" w:space="0" w:color="auto"/>
            <w:left w:val="none" w:sz="0" w:space="0" w:color="auto"/>
            <w:bottom w:val="none" w:sz="0" w:space="0" w:color="auto"/>
            <w:right w:val="none" w:sz="0" w:space="0" w:color="auto"/>
          </w:divBdr>
        </w:div>
        <w:div w:id="1893618227">
          <w:marLeft w:val="640"/>
          <w:marRight w:val="0"/>
          <w:marTop w:val="0"/>
          <w:marBottom w:val="0"/>
          <w:divBdr>
            <w:top w:val="none" w:sz="0" w:space="0" w:color="auto"/>
            <w:left w:val="none" w:sz="0" w:space="0" w:color="auto"/>
            <w:bottom w:val="none" w:sz="0" w:space="0" w:color="auto"/>
            <w:right w:val="none" w:sz="0" w:space="0" w:color="auto"/>
          </w:divBdr>
        </w:div>
        <w:div w:id="468713626">
          <w:marLeft w:val="640"/>
          <w:marRight w:val="0"/>
          <w:marTop w:val="0"/>
          <w:marBottom w:val="0"/>
          <w:divBdr>
            <w:top w:val="none" w:sz="0" w:space="0" w:color="auto"/>
            <w:left w:val="none" w:sz="0" w:space="0" w:color="auto"/>
            <w:bottom w:val="none" w:sz="0" w:space="0" w:color="auto"/>
            <w:right w:val="none" w:sz="0" w:space="0" w:color="auto"/>
          </w:divBdr>
        </w:div>
        <w:div w:id="482042322">
          <w:marLeft w:val="640"/>
          <w:marRight w:val="0"/>
          <w:marTop w:val="0"/>
          <w:marBottom w:val="0"/>
          <w:divBdr>
            <w:top w:val="none" w:sz="0" w:space="0" w:color="auto"/>
            <w:left w:val="none" w:sz="0" w:space="0" w:color="auto"/>
            <w:bottom w:val="none" w:sz="0" w:space="0" w:color="auto"/>
            <w:right w:val="none" w:sz="0" w:space="0" w:color="auto"/>
          </w:divBdr>
        </w:div>
        <w:div w:id="1785147146">
          <w:marLeft w:val="640"/>
          <w:marRight w:val="0"/>
          <w:marTop w:val="0"/>
          <w:marBottom w:val="0"/>
          <w:divBdr>
            <w:top w:val="none" w:sz="0" w:space="0" w:color="auto"/>
            <w:left w:val="none" w:sz="0" w:space="0" w:color="auto"/>
            <w:bottom w:val="none" w:sz="0" w:space="0" w:color="auto"/>
            <w:right w:val="none" w:sz="0" w:space="0" w:color="auto"/>
          </w:divBdr>
        </w:div>
        <w:div w:id="463619009">
          <w:marLeft w:val="640"/>
          <w:marRight w:val="0"/>
          <w:marTop w:val="0"/>
          <w:marBottom w:val="0"/>
          <w:divBdr>
            <w:top w:val="none" w:sz="0" w:space="0" w:color="auto"/>
            <w:left w:val="none" w:sz="0" w:space="0" w:color="auto"/>
            <w:bottom w:val="none" w:sz="0" w:space="0" w:color="auto"/>
            <w:right w:val="none" w:sz="0" w:space="0" w:color="auto"/>
          </w:divBdr>
        </w:div>
        <w:div w:id="1476217504">
          <w:marLeft w:val="640"/>
          <w:marRight w:val="0"/>
          <w:marTop w:val="0"/>
          <w:marBottom w:val="0"/>
          <w:divBdr>
            <w:top w:val="none" w:sz="0" w:space="0" w:color="auto"/>
            <w:left w:val="none" w:sz="0" w:space="0" w:color="auto"/>
            <w:bottom w:val="none" w:sz="0" w:space="0" w:color="auto"/>
            <w:right w:val="none" w:sz="0" w:space="0" w:color="auto"/>
          </w:divBdr>
        </w:div>
        <w:div w:id="168496133">
          <w:marLeft w:val="640"/>
          <w:marRight w:val="0"/>
          <w:marTop w:val="0"/>
          <w:marBottom w:val="0"/>
          <w:divBdr>
            <w:top w:val="none" w:sz="0" w:space="0" w:color="auto"/>
            <w:left w:val="none" w:sz="0" w:space="0" w:color="auto"/>
            <w:bottom w:val="none" w:sz="0" w:space="0" w:color="auto"/>
            <w:right w:val="none" w:sz="0" w:space="0" w:color="auto"/>
          </w:divBdr>
        </w:div>
        <w:div w:id="896090611">
          <w:marLeft w:val="640"/>
          <w:marRight w:val="0"/>
          <w:marTop w:val="0"/>
          <w:marBottom w:val="0"/>
          <w:divBdr>
            <w:top w:val="none" w:sz="0" w:space="0" w:color="auto"/>
            <w:left w:val="none" w:sz="0" w:space="0" w:color="auto"/>
            <w:bottom w:val="none" w:sz="0" w:space="0" w:color="auto"/>
            <w:right w:val="none" w:sz="0" w:space="0" w:color="auto"/>
          </w:divBdr>
        </w:div>
        <w:div w:id="595596428">
          <w:marLeft w:val="640"/>
          <w:marRight w:val="0"/>
          <w:marTop w:val="0"/>
          <w:marBottom w:val="0"/>
          <w:divBdr>
            <w:top w:val="none" w:sz="0" w:space="0" w:color="auto"/>
            <w:left w:val="none" w:sz="0" w:space="0" w:color="auto"/>
            <w:bottom w:val="none" w:sz="0" w:space="0" w:color="auto"/>
            <w:right w:val="none" w:sz="0" w:space="0" w:color="auto"/>
          </w:divBdr>
        </w:div>
        <w:div w:id="970861097">
          <w:marLeft w:val="640"/>
          <w:marRight w:val="0"/>
          <w:marTop w:val="0"/>
          <w:marBottom w:val="0"/>
          <w:divBdr>
            <w:top w:val="none" w:sz="0" w:space="0" w:color="auto"/>
            <w:left w:val="none" w:sz="0" w:space="0" w:color="auto"/>
            <w:bottom w:val="none" w:sz="0" w:space="0" w:color="auto"/>
            <w:right w:val="none" w:sz="0" w:space="0" w:color="auto"/>
          </w:divBdr>
        </w:div>
        <w:div w:id="24215484">
          <w:marLeft w:val="640"/>
          <w:marRight w:val="0"/>
          <w:marTop w:val="0"/>
          <w:marBottom w:val="0"/>
          <w:divBdr>
            <w:top w:val="none" w:sz="0" w:space="0" w:color="auto"/>
            <w:left w:val="none" w:sz="0" w:space="0" w:color="auto"/>
            <w:bottom w:val="none" w:sz="0" w:space="0" w:color="auto"/>
            <w:right w:val="none" w:sz="0" w:space="0" w:color="auto"/>
          </w:divBdr>
        </w:div>
        <w:div w:id="221060530">
          <w:marLeft w:val="640"/>
          <w:marRight w:val="0"/>
          <w:marTop w:val="0"/>
          <w:marBottom w:val="0"/>
          <w:divBdr>
            <w:top w:val="none" w:sz="0" w:space="0" w:color="auto"/>
            <w:left w:val="none" w:sz="0" w:space="0" w:color="auto"/>
            <w:bottom w:val="none" w:sz="0" w:space="0" w:color="auto"/>
            <w:right w:val="none" w:sz="0" w:space="0" w:color="auto"/>
          </w:divBdr>
        </w:div>
        <w:div w:id="1145438218">
          <w:marLeft w:val="640"/>
          <w:marRight w:val="0"/>
          <w:marTop w:val="0"/>
          <w:marBottom w:val="0"/>
          <w:divBdr>
            <w:top w:val="none" w:sz="0" w:space="0" w:color="auto"/>
            <w:left w:val="none" w:sz="0" w:space="0" w:color="auto"/>
            <w:bottom w:val="none" w:sz="0" w:space="0" w:color="auto"/>
            <w:right w:val="none" w:sz="0" w:space="0" w:color="auto"/>
          </w:divBdr>
        </w:div>
        <w:div w:id="424037066">
          <w:marLeft w:val="640"/>
          <w:marRight w:val="0"/>
          <w:marTop w:val="0"/>
          <w:marBottom w:val="0"/>
          <w:divBdr>
            <w:top w:val="none" w:sz="0" w:space="0" w:color="auto"/>
            <w:left w:val="none" w:sz="0" w:space="0" w:color="auto"/>
            <w:bottom w:val="none" w:sz="0" w:space="0" w:color="auto"/>
            <w:right w:val="none" w:sz="0" w:space="0" w:color="auto"/>
          </w:divBdr>
        </w:div>
        <w:div w:id="1438596642">
          <w:marLeft w:val="640"/>
          <w:marRight w:val="0"/>
          <w:marTop w:val="0"/>
          <w:marBottom w:val="0"/>
          <w:divBdr>
            <w:top w:val="none" w:sz="0" w:space="0" w:color="auto"/>
            <w:left w:val="none" w:sz="0" w:space="0" w:color="auto"/>
            <w:bottom w:val="none" w:sz="0" w:space="0" w:color="auto"/>
            <w:right w:val="none" w:sz="0" w:space="0" w:color="auto"/>
          </w:divBdr>
        </w:div>
        <w:div w:id="689373941">
          <w:marLeft w:val="640"/>
          <w:marRight w:val="0"/>
          <w:marTop w:val="0"/>
          <w:marBottom w:val="0"/>
          <w:divBdr>
            <w:top w:val="none" w:sz="0" w:space="0" w:color="auto"/>
            <w:left w:val="none" w:sz="0" w:space="0" w:color="auto"/>
            <w:bottom w:val="none" w:sz="0" w:space="0" w:color="auto"/>
            <w:right w:val="none" w:sz="0" w:space="0" w:color="auto"/>
          </w:divBdr>
        </w:div>
        <w:div w:id="1786385318">
          <w:marLeft w:val="640"/>
          <w:marRight w:val="0"/>
          <w:marTop w:val="0"/>
          <w:marBottom w:val="0"/>
          <w:divBdr>
            <w:top w:val="none" w:sz="0" w:space="0" w:color="auto"/>
            <w:left w:val="none" w:sz="0" w:space="0" w:color="auto"/>
            <w:bottom w:val="none" w:sz="0" w:space="0" w:color="auto"/>
            <w:right w:val="none" w:sz="0" w:space="0" w:color="auto"/>
          </w:divBdr>
        </w:div>
        <w:div w:id="1287539276">
          <w:marLeft w:val="640"/>
          <w:marRight w:val="0"/>
          <w:marTop w:val="0"/>
          <w:marBottom w:val="0"/>
          <w:divBdr>
            <w:top w:val="none" w:sz="0" w:space="0" w:color="auto"/>
            <w:left w:val="none" w:sz="0" w:space="0" w:color="auto"/>
            <w:bottom w:val="none" w:sz="0" w:space="0" w:color="auto"/>
            <w:right w:val="none" w:sz="0" w:space="0" w:color="auto"/>
          </w:divBdr>
        </w:div>
        <w:div w:id="1615356639">
          <w:marLeft w:val="640"/>
          <w:marRight w:val="0"/>
          <w:marTop w:val="0"/>
          <w:marBottom w:val="0"/>
          <w:divBdr>
            <w:top w:val="none" w:sz="0" w:space="0" w:color="auto"/>
            <w:left w:val="none" w:sz="0" w:space="0" w:color="auto"/>
            <w:bottom w:val="none" w:sz="0" w:space="0" w:color="auto"/>
            <w:right w:val="none" w:sz="0" w:space="0" w:color="auto"/>
          </w:divBdr>
        </w:div>
        <w:div w:id="586038594">
          <w:marLeft w:val="640"/>
          <w:marRight w:val="0"/>
          <w:marTop w:val="0"/>
          <w:marBottom w:val="0"/>
          <w:divBdr>
            <w:top w:val="none" w:sz="0" w:space="0" w:color="auto"/>
            <w:left w:val="none" w:sz="0" w:space="0" w:color="auto"/>
            <w:bottom w:val="none" w:sz="0" w:space="0" w:color="auto"/>
            <w:right w:val="none" w:sz="0" w:space="0" w:color="auto"/>
          </w:divBdr>
        </w:div>
        <w:div w:id="362050296">
          <w:marLeft w:val="640"/>
          <w:marRight w:val="0"/>
          <w:marTop w:val="0"/>
          <w:marBottom w:val="0"/>
          <w:divBdr>
            <w:top w:val="none" w:sz="0" w:space="0" w:color="auto"/>
            <w:left w:val="none" w:sz="0" w:space="0" w:color="auto"/>
            <w:bottom w:val="none" w:sz="0" w:space="0" w:color="auto"/>
            <w:right w:val="none" w:sz="0" w:space="0" w:color="auto"/>
          </w:divBdr>
        </w:div>
        <w:div w:id="760027250">
          <w:marLeft w:val="640"/>
          <w:marRight w:val="0"/>
          <w:marTop w:val="0"/>
          <w:marBottom w:val="0"/>
          <w:divBdr>
            <w:top w:val="none" w:sz="0" w:space="0" w:color="auto"/>
            <w:left w:val="none" w:sz="0" w:space="0" w:color="auto"/>
            <w:bottom w:val="none" w:sz="0" w:space="0" w:color="auto"/>
            <w:right w:val="none" w:sz="0" w:space="0" w:color="auto"/>
          </w:divBdr>
        </w:div>
        <w:div w:id="1572078195">
          <w:marLeft w:val="640"/>
          <w:marRight w:val="0"/>
          <w:marTop w:val="0"/>
          <w:marBottom w:val="0"/>
          <w:divBdr>
            <w:top w:val="none" w:sz="0" w:space="0" w:color="auto"/>
            <w:left w:val="none" w:sz="0" w:space="0" w:color="auto"/>
            <w:bottom w:val="none" w:sz="0" w:space="0" w:color="auto"/>
            <w:right w:val="none" w:sz="0" w:space="0" w:color="auto"/>
          </w:divBdr>
        </w:div>
        <w:div w:id="1908490618">
          <w:marLeft w:val="640"/>
          <w:marRight w:val="0"/>
          <w:marTop w:val="0"/>
          <w:marBottom w:val="0"/>
          <w:divBdr>
            <w:top w:val="none" w:sz="0" w:space="0" w:color="auto"/>
            <w:left w:val="none" w:sz="0" w:space="0" w:color="auto"/>
            <w:bottom w:val="none" w:sz="0" w:space="0" w:color="auto"/>
            <w:right w:val="none" w:sz="0" w:space="0" w:color="auto"/>
          </w:divBdr>
        </w:div>
        <w:div w:id="1987588638">
          <w:marLeft w:val="640"/>
          <w:marRight w:val="0"/>
          <w:marTop w:val="0"/>
          <w:marBottom w:val="0"/>
          <w:divBdr>
            <w:top w:val="none" w:sz="0" w:space="0" w:color="auto"/>
            <w:left w:val="none" w:sz="0" w:space="0" w:color="auto"/>
            <w:bottom w:val="none" w:sz="0" w:space="0" w:color="auto"/>
            <w:right w:val="none" w:sz="0" w:space="0" w:color="auto"/>
          </w:divBdr>
        </w:div>
        <w:div w:id="815151647">
          <w:marLeft w:val="640"/>
          <w:marRight w:val="0"/>
          <w:marTop w:val="0"/>
          <w:marBottom w:val="0"/>
          <w:divBdr>
            <w:top w:val="none" w:sz="0" w:space="0" w:color="auto"/>
            <w:left w:val="none" w:sz="0" w:space="0" w:color="auto"/>
            <w:bottom w:val="none" w:sz="0" w:space="0" w:color="auto"/>
            <w:right w:val="none" w:sz="0" w:space="0" w:color="auto"/>
          </w:divBdr>
        </w:div>
        <w:div w:id="1384869013">
          <w:marLeft w:val="640"/>
          <w:marRight w:val="0"/>
          <w:marTop w:val="0"/>
          <w:marBottom w:val="0"/>
          <w:divBdr>
            <w:top w:val="none" w:sz="0" w:space="0" w:color="auto"/>
            <w:left w:val="none" w:sz="0" w:space="0" w:color="auto"/>
            <w:bottom w:val="none" w:sz="0" w:space="0" w:color="auto"/>
            <w:right w:val="none" w:sz="0" w:space="0" w:color="auto"/>
          </w:divBdr>
        </w:div>
        <w:div w:id="874385275">
          <w:marLeft w:val="640"/>
          <w:marRight w:val="0"/>
          <w:marTop w:val="0"/>
          <w:marBottom w:val="0"/>
          <w:divBdr>
            <w:top w:val="none" w:sz="0" w:space="0" w:color="auto"/>
            <w:left w:val="none" w:sz="0" w:space="0" w:color="auto"/>
            <w:bottom w:val="none" w:sz="0" w:space="0" w:color="auto"/>
            <w:right w:val="none" w:sz="0" w:space="0" w:color="auto"/>
          </w:divBdr>
        </w:div>
        <w:div w:id="1608124508">
          <w:marLeft w:val="640"/>
          <w:marRight w:val="0"/>
          <w:marTop w:val="0"/>
          <w:marBottom w:val="0"/>
          <w:divBdr>
            <w:top w:val="none" w:sz="0" w:space="0" w:color="auto"/>
            <w:left w:val="none" w:sz="0" w:space="0" w:color="auto"/>
            <w:bottom w:val="none" w:sz="0" w:space="0" w:color="auto"/>
            <w:right w:val="none" w:sz="0" w:space="0" w:color="auto"/>
          </w:divBdr>
        </w:div>
        <w:div w:id="901864070">
          <w:marLeft w:val="640"/>
          <w:marRight w:val="0"/>
          <w:marTop w:val="0"/>
          <w:marBottom w:val="0"/>
          <w:divBdr>
            <w:top w:val="none" w:sz="0" w:space="0" w:color="auto"/>
            <w:left w:val="none" w:sz="0" w:space="0" w:color="auto"/>
            <w:bottom w:val="none" w:sz="0" w:space="0" w:color="auto"/>
            <w:right w:val="none" w:sz="0" w:space="0" w:color="auto"/>
          </w:divBdr>
        </w:div>
        <w:div w:id="1993941929">
          <w:marLeft w:val="640"/>
          <w:marRight w:val="0"/>
          <w:marTop w:val="0"/>
          <w:marBottom w:val="0"/>
          <w:divBdr>
            <w:top w:val="none" w:sz="0" w:space="0" w:color="auto"/>
            <w:left w:val="none" w:sz="0" w:space="0" w:color="auto"/>
            <w:bottom w:val="none" w:sz="0" w:space="0" w:color="auto"/>
            <w:right w:val="none" w:sz="0" w:space="0" w:color="auto"/>
          </w:divBdr>
        </w:div>
        <w:div w:id="182599649">
          <w:marLeft w:val="640"/>
          <w:marRight w:val="0"/>
          <w:marTop w:val="0"/>
          <w:marBottom w:val="0"/>
          <w:divBdr>
            <w:top w:val="none" w:sz="0" w:space="0" w:color="auto"/>
            <w:left w:val="none" w:sz="0" w:space="0" w:color="auto"/>
            <w:bottom w:val="none" w:sz="0" w:space="0" w:color="auto"/>
            <w:right w:val="none" w:sz="0" w:space="0" w:color="auto"/>
          </w:divBdr>
        </w:div>
        <w:div w:id="1210385007">
          <w:marLeft w:val="640"/>
          <w:marRight w:val="0"/>
          <w:marTop w:val="0"/>
          <w:marBottom w:val="0"/>
          <w:divBdr>
            <w:top w:val="none" w:sz="0" w:space="0" w:color="auto"/>
            <w:left w:val="none" w:sz="0" w:space="0" w:color="auto"/>
            <w:bottom w:val="none" w:sz="0" w:space="0" w:color="auto"/>
            <w:right w:val="none" w:sz="0" w:space="0" w:color="auto"/>
          </w:divBdr>
        </w:div>
        <w:div w:id="1567688369">
          <w:marLeft w:val="640"/>
          <w:marRight w:val="0"/>
          <w:marTop w:val="0"/>
          <w:marBottom w:val="0"/>
          <w:divBdr>
            <w:top w:val="none" w:sz="0" w:space="0" w:color="auto"/>
            <w:left w:val="none" w:sz="0" w:space="0" w:color="auto"/>
            <w:bottom w:val="none" w:sz="0" w:space="0" w:color="auto"/>
            <w:right w:val="none" w:sz="0" w:space="0" w:color="auto"/>
          </w:divBdr>
        </w:div>
        <w:div w:id="961039875">
          <w:marLeft w:val="640"/>
          <w:marRight w:val="0"/>
          <w:marTop w:val="0"/>
          <w:marBottom w:val="0"/>
          <w:divBdr>
            <w:top w:val="none" w:sz="0" w:space="0" w:color="auto"/>
            <w:left w:val="none" w:sz="0" w:space="0" w:color="auto"/>
            <w:bottom w:val="none" w:sz="0" w:space="0" w:color="auto"/>
            <w:right w:val="none" w:sz="0" w:space="0" w:color="auto"/>
          </w:divBdr>
        </w:div>
        <w:div w:id="1538859088">
          <w:marLeft w:val="640"/>
          <w:marRight w:val="0"/>
          <w:marTop w:val="0"/>
          <w:marBottom w:val="0"/>
          <w:divBdr>
            <w:top w:val="none" w:sz="0" w:space="0" w:color="auto"/>
            <w:left w:val="none" w:sz="0" w:space="0" w:color="auto"/>
            <w:bottom w:val="none" w:sz="0" w:space="0" w:color="auto"/>
            <w:right w:val="none" w:sz="0" w:space="0" w:color="auto"/>
          </w:divBdr>
        </w:div>
        <w:div w:id="787511038">
          <w:marLeft w:val="640"/>
          <w:marRight w:val="0"/>
          <w:marTop w:val="0"/>
          <w:marBottom w:val="0"/>
          <w:divBdr>
            <w:top w:val="none" w:sz="0" w:space="0" w:color="auto"/>
            <w:left w:val="none" w:sz="0" w:space="0" w:color="auto"/>
            <w:bottom w:val="none" w:sz="0" w:space="0" w:color="auto"/>
            <w:right w:val="none" w:sz="0" w:space="0" w:color="auto"/>
          </w:divBdr>
        </w:div>
        <w:div w:id="154762043">
          <w:marLeft w:val="640"/>
          <w:marRight w:val="0"/>
          <w:marTop w:val="0"/>
          <w:marBottom w:val="0"/>
          <w:divBdr>
            <w:top w:val="none" w:sz="0" w:space="0" w:color="auto"/>
            <w:left w:val="none" w:sz="0" w:space="0" w:color="auto"/>
            <w:bottom w:val="none" w:sz="0" w:space="0" w:color="auto"/>
            <w:right w:val="none" w:sz="0" w:space="0" w:color="auto"/>
          </w:divBdr>
        </w:div>
        <w:div w:id="962422481">
          <w:marLeft w:val="640"/>
          <w:marRight w:val="0"/>
          <w:marTop w:val="0"/>
          <w:marBottom w:val="0"/>
          <w:divBdr>
            <w:top w:val="none" w:sz="0" w:space="0" w:color="auto"/>
            <w:left w:val="none" w:sz="0" w:space="0" w:color="auto"/>
            <w:bottom w:val="none" w:sz="0" w:space="0" w:color="auto"/>
            <w:right w:val="none" w:sz="0" w:space="0" w:color="auto"/>
          </w:divBdr>
        </w:div>
        <w:div w:id="221600706">
          <w:marLeft w:val="640"/>
          <w:marRight w:val="0"/>
          <w:marTop w:val="0"/>
          <w:marBottom w:val="0"/>
          <w:divBdr>
            <w:top w:val="none" w:sz="0" w:space="0" w:color="auto"/>
            <w:left w:val="none" w:sz="0" w:space="0" w:color="auto"/>
            <w:bottom w:val="none" w:sz="0" w:space="0" w:color="auto"/>
            <w:right w:val="none" w:sz="0" w:space="0" w:color="auto"/>
          </w:divBdr>
        </w:div>
        <w:div w:id="1342047074">
          <w:marLeft w:val="640"/>
          <w:marRight w:val="0"/>
          <w:marTop w:val="0"/>
          <w:marBottom w:val="0"/>
          <w:divBdr>
            <w:top w:val="none" w:sz="0" w:space="0" w:color="auto"/>
            <w:left w:val="none" w:sz="0" w:space="0" w:color="auto"/>
            <w:bottom w:val="none" w:sz="0" w:space="0" w:color="auto"/>
            <w:right w:val="none" w:sz="0" w:space="0" w:color="auto"/>
          </w:divBdr>
        </w:div>
        <w:div w:id="1114406357">
          <w:marLeft w:val="640"/>
          <w:marRight w:val="0"/>
          <w:marTop w:val="0"/>
          <w:marBottom w:val="0"/>
          <w:divBdr>
            <w:top w:val="none" w:sz="0" w:space="0" w:color="auto"/>
            <w:left w:val="none" w:sz="0" w:space="0" w:color="auto"/>
            <w:bottom w:val="none" w:sz="0" w:space="0" w:color="auto"/>
            <w:right w:val="none" w:sz="0" w:space="0" w:color="auto"/>
          </w:divBdr>
        </w:div>
        <w:div w:id="353532503">
          <w:marLeft w:val="640"/>
          <w:marRight w:val="0"/>
          <w:marTop w:val="0"/>
          <w:marBottom w:val="0"/>
          <w:divBdr>
            <w:top w:val="none" w:sz="0" w:space="0" w:color="auto"/>
            <w:left w:val="none" w:sz="0" w:space="0" w:color="auto"/>
            <w:bottom w:val="none" w:sz="0" w:space="0" w:color="auto"/>
            <w:right w:val="none" w:sz="0" w:space="0" w:color="auto"/>
          </w:divBdr>
        </w:div>
        <w:div w:id="337662149">
          <w:marLeft w:val="640"/>
          <w:marRight w:val="0"/>
          <w:marTop w:val="0"/>
          <w:marBottom w:val="0"/>
          <w:divBdr>
            <w:top w:val="none" w:sz="0" w:space="0" w:color="auto"/>
            <w:left w:val="none" w:sz="0" w:space="0" w:color="auto"/>
            <w:bottom w:val="none" w:sz="0" w:space="0" w:color="auto"/>
            <w:right w:val="none" w:sz="0" w:space="0" w:color="auto"/>
          </w:divBdr>
        </w:div>
        <w:div w:id="890262859">
          <w:marLeft w:val="640"/>
          <w:marRight w:val="0"/>
          <w:marTop w:val="0"/>
          <w:marBottom w:val="0"/>
          <w:divBdr>
            <w:top w:val="none" w:sz="0" w:space="0" w:color="auto"/>
            <w:left w:val="none" w:sz="0" w:space="0" w:color="auto"/>
            <w:bottom w:val="none" w:sz="0" w:space="0" w:color="auto"/>
            <w:right w:val="none" w:sz="0" w:space="0" w:color="auto"/>
          </w:divBdr>
        </w:div>
        <w:div w:id="1077748645">
          <w:marLeft w:val="640"/>
          <w:marRight w:val="0"/>
          <w:marTop w:val="0"/>
          <w:marBottom w:val="0"/>
          <w:divBdr>
            <w:top w:val="none" w:sz="0" w:space="0" w:color="auto"/>
            <w:left w:val="none" w:sz="0" w:space="0" w:color="auto"/>
            <w:bottom w:val="none" w:sz="0" w:space="0" w:color="auto"/>
            <w:right w:val="none" w:sz="0" w:space="0" w:color="auto"/>
          </w:divBdr>
        </w:div>
        <w:div w:id="365327371">
          <w:marLeft w:val="640"/>
          <w:marRight w:val="0"/>
          <w:marTop w:val="0"/>
          <w:marBottom w:val="0"/>
          <w:divBdr>
            <w:top w:val="none" w:sz="0" w:space="0" w:color="auto"/>
            <w:left w:val="none" w:sz="0" w:space="0" w:color="auto"/>
            <w:bottom w:val="none" w:sz="0" w:space="0" w:color="auto"/>
            <w:right w:val="none" w:sz="0" w:space="0" w:color="auto"/>
          </w:divBdr>
        </w:div>
        <w:div w:id="1890145973">
          <w:marLeft w:val="640"/>
          <w:marRight w:val="0"/>
          <w:marTop w:val="0"/>
          <w:marBottom w:val="0"/>
          <w:divBdr>
            <w:top w:val="none" w:sz="0" w:space="0" w:color="auto"/>
            <w:left w:val="none" w:sz="0" w:space="0" w:color="auto"/>
            <w:bottom w:val="none" w:sz="0" w:space="0" w:color="auto"/>
            <w:right w:val="none" w:sz="0" w:space="0" w:color="auto"/>
          </w:divBdr>
        </w:div>
        <w:div w:id="247665831">
          <w:marLeft w:val="640"/>
          <w:marRight w:val="0"/>
          <w:marTop w:val="0"/>
          <w:marBottom w:val="0"/>
          <w:divBdr>
            <w:top w:val="none" w:sz="0" w:space="0" w:color="auto"/>
            <w:left w:val="none" w:sz="0" w:space="0" w:color="auto"/>
            <w:bottom w:val="none" w:sz="0" w:space="0" w:color="auto"/>
            <w:right w:val="none" w:sz="0" w:space="0" w:color="auto"/>
          </w:divBdr>
        </w:div>
        <w:div w:id="1300651195">
          <w:marLeft w:val="640"/>
          <w:marRight w:val="0"/>
          <w:marTop w:val="0"/>
          <w:marBottom w:val="0"/>
          <w:divBdr>
            <w:top w:val="none" w:sz="0" w:space="0" w:color="auto"/>
            <w:left w:val="none" w:sz="0" w:space="0" w:color="auto"/>
            <w:bottom w:val="none" w:sz="0" w:space="0" w:color="auto"/>
            <w:right w:val="none" w:sz="0" w:space="0" w:color="auto"/>
          </w:divBdr>
        </w:div>
        <w:div w:id="435560153">
          <w:marLeft w:val="640"/>
          <w:marRight w:val="0"/>
          <w:marTop w:val="0"/>
          <w:marBottom w:val="0"/>
          <w:divBdr>
            <w:top w:val="none" w:sz="0" w:space="0" w:color="auto"/>
            <w:left w:val="none" w:sz="0" w:space="0" w:color="auto"/>
            <w:bottom w:val="none" w:sz="0" w:space="0" w:color="auto"/>
            <w:right w:val="none" w:sz="0" w:space="0" w:color="auto"/>
          </w:divBdr>
        </w:div>
        <w:div w:id="145171820">
          <w:marLeft w:val="640"/>
          <w:marRight w:val="0"/>
          <w:marTop w:val="0"/>
          <w:marBottom w:val="0"/>
          <w:divBdr>
            <w:top w:val="none" w:sz="0" w:space="0" w:color="auto"/>
            <w:left w:val="none" w:sz="0" w:space="0" w:color="auto"/>
            <w:bottom w:val="none" w:sz="0" w:space="0" w:color="auto"/>
            <w:right w:val="none" w:sz="0" w:space="0" w:color="auto"/>
          </w:divBdr>
        </w:div>
        <w:div w:id="599407797">
          <w:marLeft w:val="640"/>
          <w:marRight w:val="0"/>
          <w:marTop w:val="0"/>
          <w:marBottom w:val="0"/>
          <w:divBdr>
            <w:top w:val="none" w:sz="0" w:space="0" w:color="auto"/>
            <w:left w:val="none" w:sz="0" w:space="0" w:color="auto"/>
            <w:bottom w:val="none" w:sz="0" w:space="0" w:color="auto"/>
            <w:right w:val="none" w:sz="0" w:space="0" w:color="auto"/>
          </w:divBdr>
        </w:div>
        <w:div w:id="173300586">
          <w:marLeft w:val="640"/>
          <w:marRight w:val="0"/>
          <w:marTop w:val="0"/>
          <w:marBottom w:val="0"/>
          <w:divBdr>
            <w:top w:val="none" w:sz="0" w:space="0" w:color="auto"/>
            <w:left w:val="none" w:sz="0" w:space="0" w:color="auto"/>
            <w:bottom w:val="none" w:sz="0" w:space="0" w:color="auto"/>
            <w:right w:val="none" w:sz="0" w:space="0" w:color="auto"/>
          </w:divBdr>
        </w:div>
        <w:div w:id="636687826">
          <w:marLeft w:val="640"/>
          <w:marRight w:val="0"/>
          <w:marTop w:val="0"/>
          <w:marBottom w:val="0"/>
          <w:divBdr>
            <w:top w:val="none" w:sz="0" w:space="0" w:color="auto"/>
            <w:left w:val="none" w:sz="0" w:space="0" w:color="auto"/>
            <w:bottom w:val="none" w:sz="0" w:space="0" w:color="auto"/>
            <w:right w:val="none" w:sz="0" w:space="0" w:color="auto"/>
          </w:divBdr>
        </w:div>
        <w:div w:id="380325922">
          <w:marLeft w:val="640"/>
          <w:marRight w:val="0"/>
          <w:marTop w:val="0"/>
          <w:marBottom w:val="0"/>
          <w:divBdr>
            <w:top w:val="none" w:sz="0" w:space="0" w:color="auto"/>
            <w:left w:val="none" w:sz="0" w:space="0" w:color="auto"/>
            <w:bottom w:val="none" w:sz="0" w:space="0" w:color="auto"/>
            <w:right w:val="none" w:sz="0" w:space="0" w:color="auto"/>
          </w:divBdr>
        </w:div>
        <w:div w:id="1124537798">
          <w:marLeft w:val="640"/>
          <w:marRight w:val="0"/>
          <w:marTop w:val="0"/>
          <w:marBottom w:val="0"/>
          <w:divBdr>
            <w:top w:val="none" w:sz="0" w:space="0" w:color="auto"/>
            <w:left w:val="none" w:sz="0" w:space="0" w:color="auto"/>
            <w:bottom w:val="none" w:sz="0" w:space="0" w:color="auto"/>
            <w:right w:val="none" w:sz="0" w:space="0" w:color="auto"/>
          </w:divBdr>
        </w:div>
        <w:div w:id="1593585221">
          <w:marLeft w:val="640"/>
          <w:marRight w:val="0"/>
          <w:marTop w:val="0"/>
          <w:marBottom w:val="0"/>
          <w:divBdr>
            <w:top w:val="none" w:sz="0" w:space="0" w:color="auto"/>
            <w:left w:val="none" w:sz="0" w:space="0" w:color="auto"/>
            <w:bottom w:val="none" w:sz="0" w:space="0" w:color="auto"/>
            <w:right w:val="none" w:sz="0" w:space="0" w:color="auto"/>
          </w:divBdr>
        </w:div>
        <w:div w:id="644238062">
          <w:marLeft w:val="640"/>
          <w:marRight w:val="0"/>
          <w:marTop w:val="0"/>
          <w:marBottom w:val="0"/>
          <w:divBdr>
            <w:top w:val="none" w:sz="0" w:space="0" w:color="auto"/>
            <w:left w:val="none" w:sz="0" w:space="0" w:color="auto"/>
            <w:bottom w:val="none" w:sz="0" w:space="0" w:color="auto"/>
            <w:right w:val="none" w:sz="0" w:space="0" w:color="auto"/>
          </w:divBdr>
        </w:div>
        <w:div w:id="620379870">
          <w:marLeft w:val="640"/>
          <w:marRight w:val="0"/>
          <w:marTop w:val="0"/>
          <w:marBottom w:val="0"/>
          <w:divBdr>
            <w:top w:val="none" w:sz="0" w:space="0" w:color="auto"/>
            <w:left w:val="none" w:sz="0" w:space="0" w:color="auto"/>
            <w:bottom w:val="none" w:sz="0" w:space="0" w:color="auto"/>
            <w:right w:val="none" w:sz="0" w:space="0" w:color="auto"/>
          </w:divBdr>
        </w:div>
        <w:div w:id="1969510196">
          <w:marLeft w:val="640"/>
          <w:marRight w:val="0"/>
          <w:marTop w:val="0"/>
          <w:marBottom w:val="0"/>
          <w:divBdr>
            <w:top w:val="none" w:sz="0" w:space="0" w:color="auto"/>
            <w:left w:val="none" w:sz="0" w:space="0" w:color="auto"/>
            <w:bottom w:val="none" w:sz="0" w:space="0" w:color="auto"/>
            <w:right w:val="none" w:sz="0" w:space="0" w:color="auto"/>
          </w:divBdr>
        </w:div>
      </w:divsChild>
    </w:div>
    <w:div w:id="2142454486">
      <w:bodyDiv w:val="1"/>
      <w:marLeft w:val="0"/>
      <w:marRight w:val="0"/>
      <w:marTop w:val="0"/>
      <w:marBottom w:val="0"/>
      <w:divBdr>
        <w:top w:val="none" w:sz="0" w:space="0" w:color="auto"/>
        <w:left w:val="none" w:sz="0" w:space="0" w:color="auto"/>
        <w:bottom w:val="none" w:sz="0" w:space="0" w:color="auto"/>
        <w:right w:val="none" w:sz="0" w:space="0" w:color="auto"/>
      </w:divBdr>
    </w:div>
    <w:div w:id="2146198283">
      <w:bodyDiv w:val="1"/>
      <w:marLeft w:val="0"/>
      <w:marRight w:val="0"/>
      <w:marTop w:val="0"/>
      <w:marBottom w:val="0"/>
      <w:divBdr>
        <w:top w:val="none" w:sz="0" w:space="0" w:color="auto"/>
        <w:left w:val="none" w:sz="0" w:space="0" w:color="auto"/>
        <w:bottom w:val="none" w:sz="0" w:space="0" w:color="auto"/>
        <w:right w:val="none" w:sz="0" w:space="0" w:color="auto"/>
      </w:divBdr>
    </w:div>
    <w:div w:id="2147231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1.emf"/><Relationship Id="rId2" Type="http://schemas.openxmlformats.org/officeDocument/2006/relationships/customXml" Target="../customXml/item2.xml"/><Relationship Id="rId16" Type="http://schemas.openxmlformats.org/officeDocument/2006/relationships/hyperlink" Target="https://github.com/daniel1noble/energy_sex_reversal.git" TargetMode="Externa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ww.r.-project.org" TargetMode="External"/><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3.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F351937-FF3D-5644-BB59-A608AD5D2E98}"/>
      </w:docPartPr>
      <w:docPartBody>
        <w:p w:rsidR="005D4519" w:rsidRDefault="009A0080">
          <w:r w:rsidRPr="00A82742">
            <w:rPr>
              <w:rStyle w:val="PlaceholderText"/>
            </w:rPr>
            <w:t>Click or tap here to enter text.</w:t>
          </w:r>
        </w:p>
      </w:docPartBody>
    </w:docPart>
    <w:docPart>
      <w:docPartPr>
        <w:name w:val="F67AC1B9E7EC4F2C9478E23780DCE23A"/>
        <w:category>
          <w:name w:val="General"/>
          <w:gallery w:val="placeholder"/>
        </w:category>
        <w:types>
          <w:type w:val="bbPlcHdr"/>
        </w:types>
        <w:behaviors>
          <w:behavior w:val="content"/>
        </w:behaviors>
        <w:guid w:val="{5BCF195C-6E04-4C46-BB71-59DB7C76CCD9}"/>
      </w:docPartPr>
      <w:docPartBody>
        <w:p w:rsidR="00EE2E35" w:rsidRDefault="00C65247" w:rsidP="00C65247">
          <w:pPr>
            <w:pStyle w:val="F67AC1B9E7EC4F2C9478E23780DCE23A"/>
          </w:pPr>
          <w:r w:rsidRPr="00A82742">
            <w:rPr>
              <w:rStyle w:val="PlaceholderText"/>
            </w:rPr>
            <w:t>Click or tap here to enter text.</w:t>
          </w:r>
        </w:p>
      </w:docPartBody>
    </w:docPart>
    <w:docPart>
      <w:docPartPr>
        <w:name w:val="463379438B85514880DD3BB1C60D3954"/>
        <w:category>
          <w:name w:val="General"/>
          <w:gallery w:val="placeholder"/>
        </w:category>
        <w:types>
          <w:type w:val="bbPlcHdr"/>
        </w:types>
        <w:behaviors>
          <w:behavior w:val="content"/>
        </w:behaviors>
        <w:guid w:val="{B2FF0D9D-70FF-4F4C-B177-4087AF2637CC}"/>
      </w:docPartPr>
      <w:docPartBody>
        <w:p w:rsidR="006F4342" w:rsidRDefault="00D9706A" w:rsidP="00D9706A">
          <w:pPr>
            <w:pStyle w:val="463379438B85514880DD3BB1C60D3954"/>
          </w:pPr>
          <w:r w:rsidRPr="00A82742">
            <w:rPr>
              <w:rStyle w:val="PlaceholderText"/>
            </w:rPr>
            <w:t>Click or tap here to enter text.</w:t>
          </w:r>
        </w:p>
      </w:docPartBody>
    </w:docPart>
    <w:docPart>
      <w:docPartPr>
        <w:name w:val="F5BBAC4D8A47E04E9E9B4B9F2D32910A"/>
        <w:category>
          <w:name w:val="General"/>
          <w:gallery w:val="placeholder"/>
        </w:category>
        <w:types>
          <w:type w:val="bbPlcHdr"/>
        </w:types>
        <w:behaviors>
          <w:behavior w:val="content"/>
        </w:behaviors>
        <w:guid w:val="{11F70C57-065E-2747-B439-C27A30197D83}"/>
      </w:docPartPr>
      <w:docPartBody>
        <w:p w:rsidR="006F4342" w:rsidRDefault="00D9706A" w:rsidP="00D9706A">
          <w:pPr>
            <w:pStyle w:val="F5BBAC4D8A47E04E9E9B4B9F2D32910A"/>
          </w:pPr>
          <w:r w:rsidRPr="00A82742">
            <w:rPr>
              <w:rStyle w:val="PlaceholderText"/>
            </w:rPr>
            <w:t>Click or tap here to enter text.</w:t>
          </w:r>
        </w:p>
      </w:docPartBody>
    </w:docPart>
    <w:docPart>
      <w:docPartPr>
        <w:name w:val="F0250F61E0BDF04FA83018BDCE5CDB72"/>
        <w:category>
          <w:name w:val="General"/>
          <w:gallery w:val="placeholder"/>
        </w:category>
        <w:types>
          <w:type w:val="bbPlcHdr"/>
        </w:types>
        <w:behaviors>
          <w:behavior w:val="content"/>
        </w:behaviors>
        <w:guid w:val="{525AD67A-7323-BB45-87C9-280FA3EC5A7C}"/>
      </w:docPartPr>
      <w:docPartBody>
        <w:p w:rsidR="006F4342" w:rsidRDefault="00D9706A" w:rsidP="00D9706A">
          <w:pPr>
            <w:pStyle w:val="F0250F61E0BDF04FA83018BDCE5CDB72"/>
          </w:pPr>
          <w:r w:rsidRPr="00A82742">
            <w:rPr>
              <w:rStyle w:val="PlaceholderText"/>
            </w:rPr>
            <w:t>Click or tap here to enter text.</w:t>
          </w:r>
        </w:p>
      </w:docPartBody>
    </w:docPart>
    <w:docPart>
      <w:docPartPr>
        <w:name w:val="C8F56ACEDA2BA04E9D2F59377859D136"/>
        <w:category>
          <w:name w:val="General"/>
          <w:gallery w:val="placeholder"/>
        </w:category>
        <w:types>
          <w:type w:val="bbPlcHdr"/>
        </w:types>
        <w:behaviors>
          <w:behavior w:val="content"/>
        </w:behaviors>
        <w:guid w:val="{5CBDB5E7-2769-5743-A14D-6A49F2FF7F5C}"/>
      </w:docPartPr>
      <w:docPartBody>
        <w:p w:rsidR="006F4342" w:rsidRDefault="00D9706A" w:rsidP="00D9706A">
          <w:pPr>
            <w:pStyle w:val="C8F56ACEDA2BA04E9D2F59377859D136"/>
          </w:pPr>
          <w:r w:rsidRPr="00A82742">
            <w:rPr>
              <w:rStyle w:val="PlaceholderText"/>
            </w:rPr>
            <w:t>Click or tap here to enter text.</w:t>
          </w:r>
        </w:p>
      </w:docPartBody>
    </w:docPart>
    <w:docPart>
      <w:docPartPr>
        <w:name w:val="59314FEB6ACDB44EA3573FF152A41BF0"/>
        <w:category>
          <w:name w:val="General"/>
          <w:gallery w:val="placeholder"/>
        </w:category>
        <w:types>
          <w:type w:val="bbPlcHdr"/>
        </w:types>
        <w:behaviors>
          <w:behavior w:val="content"/>
        </w:behaviors>
        <w:guid w:val="{71BEFE91-BBAF-E848-878A-FC347089437F}"/>
      </w:docPartPr>
      <w:docPartBody>
        <w:p w:rsidR="006F4342" w:rsidRDefault="00D9706A" w:rsidP="00D9706A">
          <w:pPr>
            <w:pStyle w:val="59314FEB6ACDB44EA3573FF152A41BF0"/>
          </w:pPr>
          <w:r w:rsidRPr="00A82742">
            <w:rPr>
              <w:rStyle w:val="PlaceholderText"/>
            </w:rPr>
            <w:t>Click or tap here to enter text.</w:t>
          </w:r>
        </w:p>
      </w:docPartBody>
    </w:docPart>
    <w:docPart>
      <w:docPartPr>
        <w:name w:val="F098AEE089B5304B86B518A1BDDE733D"/>
        <w:category>
          <w:name w:val="General"/>
          <w:gallery w:val="placeholder"/>
        </w:category>
        <w:types>
          <w:type w:val="bbPlcHdr"/>
        </w:types>
        <w:behaviors>
          <w:behavior w:val="content"/>
        </w:behaviors>
        <w:guid w:val="{9066766A-37E7-EA41-AE9B-4981EBE3A82C}"/>
      </w:docPartPr>
      <w:docPartBody>
        <w:p w:rsidR="006F4342" w:rsidRDefault="00D9706A" w:rsidP="00D9706A">
          <w:pPr>
            <w:pStyle w:val="F098AEE089B5304B86B518A1BDDE733D"/>
          </w:pPr>
          <w:r w:rsidRPr="00A82742">
            <w:rPr>
              <w:rStyle w:val="PlaceholderText"/>
            </w:rPr>
            <w:t>Click or tap here to enter text.</w:t>
          </w:r>
        </w:p>
      </w:docPartBody>
    </w:docPart>
    <w:docPart>
      <w:docPartPr>
        <w:name w:val="68A994052F096844A8F67DC1F0E0A74B"/>
        <w:category>
          <w:name w:val="General"/>
          <w:gallery w:val="placeholder"/>
        </w:category>
        <w:types>
          <w:type w:val="bbPlcHdr"/>
        </w:types>
        <w:behaviors>
          <w:behavior w:val="content"/>
        </w:behaviors>
        <w:guid w:val="{7A964CBA-D70B-444D-BB86-CEE872F9D66E}"/>
      </w:docPartPr>
      <w:docPartBody>
        <w:p w:rsidR="006F4342" w:rsidRDefault="00D9706A" w:rsidP="00D9706A">
          <w:pPr>
            <w:pStyle w:val="68A994052F096844A8F67DC1F0E0A74B"/>
          </w:pPr>
          <w:r w:rsidRPr="00A82742">
            <w:rPr>
              <w:rStyle w:val="PlaceholderText"/>
            </w:rPr>
            <w:t>Click or tap here to enter text.</w:t>
          </w:r>
        </w:p>
      </w:docPartBody>
    </w:docPart>
    <w:docPart>
      <w:docPartPr>
        <w:name w:val="9B459C93B67A0E43871DE1EABFC92EEF"/>
        <w:category>
          <w:name w:val="General"/>
          <w:gallery w:val="placeholder"/>
        </w:category>
        <w:types>
          <w:type w:val="bbPlcHdr"/>
        </w:types>
        <w:behaviors>
          <w:behavior w:val="content"/>
        </w:behaviors>
        <w:guid w:val="{A5E8B903-0925-0845-BECD-C833CD36E47B}"/>
      </w:docPartPr>
      <w:docPartBody>
        <w:p w:rsidR="006F4342" w:rsidRDefault="00D9706A" w:rsidP="00D9706A">
          <w:pPr>
            <w:pStyle w:val="9B459C93B67A0E43871DE1EABFC92EEF"/>
          </w:pPr>
          <w:r w:rsidRPr="00A82742">
            <w:rPr>
              <w:rStyle w:val="PlaceholderText"/>
            </w:rPr>
            <w:t>Click or tap here to enter text.</w:t>
          </w:r>
        </w:p>
      </w:docPartBody>
    </w:docPart>
    <w:docPart>
      <w:docPartPr>
        <w:name w:val="C4CDD791CC79EA49B91996D71A424E42"/>
        <w:category>
          <w:name w:val="General"/>
          <w:gallery w:val="placeholder"/>
        </w:category>
        <w:types>
          <w:type w:val="bbPlcHdr"/>
        </w:types>
        <w:behaviors>
          <w:behavior w:val="content"/>
        </w:behaviors>
        <w:guid w:val="{C5F06E11-7591-B74F-99E1-DC8EA8EDC1B8}"/>
      </w:docPartPr>
      <w:docPartBody>
        <w:p w:rsidR="006F4342" w:rsidRDefault="00D9706A" w:rsidP="00D9706A">
          <w:pPr>
            <w:pStyle w:val="C4CDD791CC79EA49B91996D71A424E42"/>
          </w:pPr>
          <w:r w:rsidRPr="00A82742">
            <w:rPr>
              <w:rStyle w:val="PlaceholderText"/>
            </w:rPr>
            <w:t>Click or tap here to enter text.</w:t>
          </w:r>
        </w:p>
      </w:docPartBody>
    </w:docPart>
    <w:docPart>
      <w:docPartPr>
        <w:name w:val="E19BFF3C14FDE4498EA72B3CCF3DB7E4"/>
        <w:category>
          <w:name w:val="General"/>
          <w:gallery w:val="placeholder"/>
        </w:category>
        <w:types>
          <w:type w:val="bbPlcHdr"/>
        </w:types>
        <w:behaviors>
          <w:behavior w:val="content"/>
        </w:behaviors>
        <w:guid w:val="{E18310E6-90E9-CD48-80DF-875DA623059B}"/>
      </w:docPartPr>
      <w:docPartBody>
        <w:p w:rsidR="006F4342" w:rsidRDefault="00D9706A" w:rsidP="00D9706A">
          <w:pPr>
            <w:pStyle w:val="E19BFF3C14FDE4498EA72B3CCF3DB7E4"/>
          </w:pPr>
          <w:r w:rsidRPr="00A82742">
            <w:rPr>
              <w:rStyle w:val="PlaceholderText"/>
            </w:rPr>
            <w:t>Click or tap here to enter text.</w:t>
          </w:r>
        </w:p>
      </w:docPartBody>
    </w:docPart>
    <w:docPart>
      <w:docPartPr>
        <w:name w:val="BA100B6B31A94D40A3A39B0AA901B38D"/>
        <w:category>
          <w:name w:val="General"/>
          <w:gallery w:val="placeholder"/>
        </w:category>
        <w:types>
          <w:type w:val="bbPlcHdr"/>
        </w:types>
        <w:behaviors>
          <w:behavior w:val="content"/>
        </w:behaviors>
        <w:guid w:val="{1A28EDE4-5C37-7B4B-B9ED-B596D19EEF2E}"/>
      </w:docPartPr>
      <w:docPartBody>
        <w:p w:rsidR="006F4342" w:rsidRDefault="00D9706A" w:rsidP="00D9706A">
          <w:pPr>
            <w:pStyle w:val="BA100B6B31A94D40A3A39B0AA901B38D"/>
          </w:pPr>
          <w:r w:rsidRPr="00A82742">
            <w:rPr>
              <w:rStyle w:val="PlaceholderText"/>
            </w:rPr>
            <w:t>Click or tap here to enter text.</w:t>
          </w:r>
        </w:p>
      </w:docPartBody>
    </w:docPart>
    <w:docPart>
      <w:docPartPr>
        <w:name w:val="6FAD688E7516EB408E4949512C51ECDC"/>
        <w:category>
          <w:name w:val="General"/>
          <w:gallery w:val="placeholder"/>
        </w:category>
        <w:types>
          <w:type w:val="bbPlcHdr"/>
        </w:types>
        <w:behaviors>
          <w:behavior w:val="content"/>
        </w:behaviors>
        <w:guid w:val="{A227B6D8-31CA-A245-883D-33A291466A7F}"/>
      </w:docPartPr>
      <w:docPartBody>
        <w:p w:rsidR="006F4342" w:rsidRDefault="00D9706A" w:rsidP="00D9706A">
          <w:pPr>
            <w:pStyle w:val="6FAD688E7516EB408E4949512C51ECDC"/>
          </w:pPr>
          <w:r w:rsidRPr="00A82742">
            <w:rPr>
              <w:rStyle w:val="PlaceholderText"/>
            </w:rPr>
            <w:t>Click or tap here to enter text.</w:t>
          </w:r>
        </w:p>
      </w:docPartBody>
    </w:docPart>
    <w:docPart>
      <w:docPartPr>
        <w:name w:val="46C46E130B373E4DB8DCB1FBBB94B80A"/>
        <w:category>
          <w:name w:val="General"/>
          <w:gallery w:val="placeholder"/>
        </w:category>
        <w:types>
          <w:type w:val="bbPlcHdr"/>
        </w:types>
        <w:behaviors>
          <w:behavior w:val="content"/>
        </w:behaviors>
        <w:guid w:val="{81A173F6-0C5F-A448-939F-88B93FB1B877}"/>
      </w:docPartPr>
      <w:docPartBody>
        <w:p w:rsidR="006918A9" w:rsidRDefault="00C72167" w:rsidP="00C72167">
          <w:pPr>
            <w:pStyle w:val="46C46E130B373E4DB8DCB1FBBB94B80A"/>
          </w:pPr>
          <w:r w:rsidRPr="008A7E3B">
            <w:rPr>
              <w:rStyle w:val="PlaceholderText"/>
            </w:rPr>
            <w:t>Click or tap here to enter text.</w:t>
          </w:r>
        </w:p>
      </w:docPartBody>
    </w:docPart>
    <w:docPart>
      <w:docPartPr>
        <w:name w:val="F8FF612CBF663D43B8B743817328D5D0"/>
        <w:category>
          <w:name w:val="General"/>
          <w:gallery w:val="placeholder"/>
        </w:category>
        <w:types>
          <w:type w:val="bbPlcHdr"/>
        </w:types>
        <w:behaviors>
          <w:behavior w:val="content"/>
        </w:behaviors>
        <w:guid w:val="{EB9E3B33-797B-FF4A-B232-DF47B42D34B3}"/>
      </w:docPartPr>
      <w:docPartBody>
        <w:p w:rsidR="00305FE5" w:rsidRDefault="00FD13A7" w:rsidP="00FD13A7">
          <w:pPr>
            <w:pStyle w:val="F8FF612CBF663D43B8B743817328D5D0"/>
          </w:pPr>
          <w:r w:rsidRPr="00A82742">
            <w:rPr>
              <w:rStyle w:val="PlaceholderText"/>
            </w:rPr>
            <w:t>Click or tap here to enter text.</w:t>
          </w:r>
        </w:p>
      </w:docPartBody>
    </w:docPart>
    <w:docPart>
      <w:docPartPr>
        <w:name w:val="B81C274519A8964286614FFAB9C792F0"/>
        <w:category>
          <w:name w:val="General"/>
          <w:gallery w:val="placeholder"/>
        </w:category>
        <w:types>
          <w:type w:val="bbPlcHdr"/>
        </w:types>
        <w:behaviors>
          <w:behavior w:val="content"/>
        </w:behaviors>
        <w:guid w:val="{395E0591-3ABF-F749-8FE9-29D224DAFF3D}"/>
      </w:docPartPr>
      <w:docPartBody>
        <w:p w:rsidR="001068D1" w:rsidRDefault="008F3D66" w:rsidP="008F3D66">
          <w:pPr>
            <w:pStyle w:val="B81C274519A8964286614FFAB9C792F0"/>
          </w:pPr>
          <w:r w:rsidRPr="00A82742">
            <w:rPr>
              <w:rStyle w:val="PlaceholderText"/>
            </w:rPr>
            <w:t>Click or tap here to enter text.</w:t>
          </w:r>
        </w:p>
      </w:docPartBody>
    </w:docPart>
    <w:docPart>
      <w:docPartPr>
        <w:name w:val="E7EA2846F31BBE458A82690854435DB5"/>
        <w:category>
          <w:name w:val="General"/>
          <w:gallery w:val="placeholder"/>
        </w:category>
        <w:types>
          <w:type w:val="bbPlcHdr"/>
        </w:types>
        <w:behaviors>
          <w:behavior w:val="content"/>
        </w:behaviors>
        <w:guid w:val="{BF61B75D-AB9C-094D-A8BA-FC4785E347C1}"/>
      </w:docPartPr>
      <w:docPartBody>
        <w:p w:rsidR="001068D1" w:rsidRDefault="008F3D66" w:rsidP="008F3D66">
          <w:pPr>
            <w:pStyle w:val="E7EA2846F31BBE458A82690854435DB5"/>
          </w:pPr>
          <w:r w:rsidRPr="00A827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panose1 w:val="02010600030101010101"/>
    <w:charset w:val="86"/>
    <w:family w:val="auto"/>
    <w:notTrueType/>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notTrueType/>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080"/>
    <w:rsid w:val="000C51EB"/>
    <w:rsid w:val="00104B93"/>
    <w:rsid w:val="001068D1"/>
    <w:rsid w:val="001163EB"/>
    <w:rsid w:val="0013609F"/>
    <w:rsid w:val="00142525"/>
    <w:rsid w:val="001D3296"/>
    <w:rsid w:val="001E4032"/>
    <w:rsid w:val="00207ED8"/>
    <w:rsid w:val="002372D3"/>
    <w:rsid w:val="00253EA2"/>
    <w:rsid w:val="002677B8"/>
    <w:rsid w:val="00283113"/>
    <w:rsid w:val="00297DD8"/>
    <w:rsid w:val="002A3BE3"/>
    <w:rsid w:val="00305FE5"/>
    <w:rsid w:val="00331FFA"/>
    <w:rsid w:val="00364DE8"/>
    <w:rsid w:val="003A2E93"/>
    <w:rsid w:val="003B4C35"/>
    <w:rsid w:val="003C5977"/>
    <w:rsid w:val="004540B7"/>
    <w:rsid w:val="004957D6"/>
    <w:rsid w:val="004B3227"/>
    <w:rsid w:val="004F150C"/>
    <w:rsid w:val="00594726"/>
    <w:rsid w:val="005D4519"/>
    <w:rsid w:val="006551AB"/>
    <w:rsid w:val="00660907"/>
    <w:rsid w:val="00671CF0"/>
    <w:rsid w:val="006918A9"/>
    <w:rsid w:val="006D1E53"/>
    <w:rsid w:val="006E0E20"/>
    <w:rsid w:val="006F3917"/>
    <w:rsid w:val="006F4342"/>
    <w:rsid w:val="007465CA"/>
    <w:rsid w:val="00784EEB"/>
    <w:rsid w:val="00790FB3"/>
    <w:rsid w:val="007E330B"/>
    <w:rsid w:val="0082441D"/>
    <w:rsid w:val="0085600F"/>
    <w:rsid w:val="00886A69"/>
    <w:rsid w:val="008F3D66"/>
    <w:rsid w:val="00922F7A"/>
    <w:rsid w:val="00973B4C"/>
    <w:rsid w:val="009A0080"/>
    <w:rsid w:val="009C405E"/>
    <w:rsid w:val="009D68BB"/>
    <w:rsid w:val="009E1D4A"/>
    <w:rsid w:val="00A52C16"/>
    <w:rsid w:val="00A67F39"/>
    <w:rsid w:val="00A766CD"/>
    <w:rsid w:val="00A87C47"/>
    <w:rsid w:val="00AE5416"/>
    <w:rsid w:val="00AF3A89"/>
    <w:rsid w:val="00B24B6C"/>
    <w:rsid w:val="00B43D4E"/>
    <w:rsid w:val="00B4453D"/>
    <w:rsid w:val="00B50F2A"/>
    <w:rsid w:val="00B674E3"/>
    <w:rsid w:val="00B77EE1"/>
    <w:rsid w:val="00BA33A6"/>
    <w:rsid w:val="00BB12C7"/>
    <w:rsid w:val="00BB4147"/>
    <w:rsid w:val="00BE35C1"/>
    <w:rsid w:val="00C4673D"/>
    <w:rsid w:val="00C60533"/>
    <w:rsid w:val="00C65247"/>
    <w:rsid w:val="00C72167"/>
    <w:rsid w:val="00C75FFB"/>
    <w:rsid w:val="00CD78C9"/>
    <w:rsid w:val="00D22C73"/>
    <w:rsid w:val="00D46AAB"/>
    <w:rsid w:val="00D720A8"/>
    <w:rsid w:val="00D9706A"/>
    <w:rsid w:val="00DC1A37"/>
    <w:rsid w:val="00E13A60"/>
    <w:rsid w:val="00E2279B"/>
    <w:rsid w:val="00E80466"/>
    <w:rsid w:val="00EB4463"/>
    <w:rsid w:val="00ED15CB"/>
    <w:rsid w:val="00ED49A8"/>
    <w:rsid w:val="00EE2E35"/>
    <w:rsid w:val="00F17A74"/>
    <w:rsid w:val="00F52C34"/>
    <w:rsid w:val="00FA0720"/>
    <w:rsid w:val="00FC2C20"/>
    <w:rsid w:val="00FD13A7"/>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F3D66"/>
    <w:rPr>
      <w:color w:val="808080"/>
    </w:rPr>
  </w:style>
  <w:style w:type="paragraph" w:customStyle="1" w:styleId="F67AC1B9E7EC4F2C9478E23780DCE23A">
    <w:name w:val="F67AC1B9E7EC4F2C9478E23780DCE23A"/>
    <w:rsid w:val="00C65247"/>
    <w:pPr>
      <w:spacing w:after="160" w:line="259" w:lineRule="auto"/>
    </w:pPr>
    <w:rPr>
      <w:sz w:val="22"/>
      <w:szCs w:val="22"/>
      <w:lang w:eastAsia="en-AU"/>
    </w:rPr>
  </w:style>
  <w:style w:type="paragraph" w:customStyle="1" w:styleId="463379438B85514880DD3BB1C60D3954">
    <w:name w:val="463379438B85514880DD3BB1C60D3954"/>
    <w:rsid w:val="00D9706A"/>
  </w:style>
  <w:style w:type="paragraph" w:customStyle="1" w:styleId="F5BBAC4D8A47E04E9E9B4B9F2D32910A">
    <w:name w:val="F5BBAC4D8A47E04E9E9B4B9F2D32910A"/>
    <w:rsid w:val="00D9706A"/>
  </w:style>
  <w:style w:type="paragraph" w:customStyle="1" w:styleId="F0250F61E0BDF04FA83018BDCE5CDB72">
    <w:name w:val="F0250F61E0BDF04FA83018BDCE5CDB72"/>
    <w:rsid w:val="00D9706A"/>
  </w:style>
  <w:style w:type="paragraph" w:customStyle="1" w:styleId="C8F56ACEDA2BA04E9D2F59377859D136">
    <w:name w:val="C8F56ACEDA2BA04E9D2F59377859D136"/>
    <w:rsid w:val="00D9706A"/>
  </w:style>
  <w:style w:type="paragraph" w:customStyle="1" w:styleId="59314FEB6ACDB44EA3573FF152A41BF0">
    <w:name w:val="59314FEB6ACDB44EA3573FF152A41BF0"/>
    <w:rsid w:val="00D9706A"/>
  </w:style>
  <w:style w:type="paragraph" w:customStyle="1" w:styleId="F098AEE089B5304B86B518A1BDDE733D">
    <w:name w:val="F098AEE089B5304B86B518A1BDDE733D"/>
    <w:rsid w:val="00D9706A"/>
  </w:style>
  <w:style w:type="paragraph" w:customStyle="1" w:styleId="68A994052F096844A8F67DC1F0E0A74B">
    <w:name w:val="68A994052F096844A8F67DC1F0E0A74B"/>
    <w:rsid w:val="00D9706A"/>
  </w:style>
  <w:style w:type="paragraph" w:customStyle="1" w:styleId="9B459C93B67A0E43871DE1EABFC92EEF">
    <w:name w:val="9B459C93B67A0E43871DE1EABFC92EEF"/>
    <w:rsid w:val="00D9706A"/>
  </w:style>
  <w:style w:type="paragraph" w:customStyle="1" w:styleId="C4CDD791CC79EA49B91996D71A424E42">
    <w:name w:val="C4CDD791CC79EA49B91996D71A424E42"/>
    <w:rsid w:val="00D9706A"/>
  </w:style>
  <w:style w:type="paragraph" w:customStyle="1" w:styleId="E19BFF3C14FDE4498EA72B3CCF3DB7E4">
    <w:name w:val="E19BFF3C14FDE4498EA72B3CCF3DB7E4"/>
    <w:rsid w:val="00D9706A"/>
  </w:style>
  <w:style w:type="paragraph" w:customStyle="1" w:styleId="BA100B6B31A94D40A3A39B0AA901B38D">
    <w:name w:val="BA100B6B31A94D40A3A39B0AA901B38D"/>
    <w:rsid w:val="00D9706A"/>
  </w:style>
  <w:style w:type="paragraph" w:customStyle="1" w:styleId="6FAD688E7516EB408E4949512C51ECDC">
    <w:name w:val="6FAD688E7516EB408E4949512C51ECDC"/>
    <w:rsid w:val="00D9706A"/>
  </w:style>
  <w:style w:type="paragraph" w:customStyle="1" w:styleId="46C46E130B373E4DB8DCB1FBBB94B80A">
    <w:name w:val="46C46E130B373E4DB8DCB1FBBB94B80A"/>
    <w:rsid w:val="00C72167"/>
  </w:style>
  <w:style w:type="paragraph" w:customStyle="1" w:styleId="F8FF612CBF663D43B8B743817328D5D0">
    <w:name w:val="F8FF612CBF663D43B8B743817328D5D0"/>
    <w:rsid w:val="00FD13A7"/>
  </w:style>
  <w:style w:type="paragraph" w:customStyle="1" w:styleId="B81C274519A8964286614FFAB9C792F0">
    <w:name w:val="B81C274519A8964286614FFAB9C792F0"/>
    <w:rsid w:val="008F3D66"/>
    <w:rPr>
      <w:kern w:val="2"/>
      <w14:ligatures w14:val="standardContextual"/>
    </w:rPr>
  </w:style>
  <w:style w:type="paragraph" w:customStyle="1" w:styleId="E7EA2846F31BBE458A82690854435DB5">
    <w:name w:val="E7EA2846F31BBE458A82690854435DB5"/>
    <w:rsid w:val="008F3D66"/>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D3F39B-50C0-E143-A2F5-6BA7F91D6A83}">
  <we:reference id="wa104382081" version="1.46.0.0" store="en-GB" storeType="OMEX"/>
  <we:alternateReferences>
    <we:reference id="wa104382081" version="1.46.0.0" store="en-GB" storeType="OMEX"/>
  </we:alternateReferences>
  <we:properties>
    <we:property name="MENDELEY_CITATIONS" value="[{&quot;properties&quot;:{&quot;noteIndex&quot;:0},&quot;citationID&quot;:&quot;MENDELEY_CITATION_af0d7809-9c04-4588-b8a4-3d90d0a22ad4&quot;,&quot;isEdited&quot;:false,&quot;manualOverride&quot;:{&quot;isManuallyOverridden&quot;:false,&quot;manualOverrideText&quot;:&quot;&quot;,&quot;citeprocText&quot;:&quot;(Bull, 1983)&quot;},&quot;citationTag&quot;:&quot;MENDELEY_CITATION_v3_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&quot;,&quot;citationItems&quot;:[{&quot;id&quot;:&quot;6110333a-17e0-3fab-8c16-493974a925ad&quot;,&quot;isTemporary&quot;:false,&quot;itemData&quot;:{&quot;type&quot;:&quot;book&quot;,&quot;id&quot;:&quot;6110333a-17e0-3fab-8c16-493974a925ad&quot;,&quot;title&quot;:&quot;Evolution of sex determining mechanisms&quot;,&quot;author&quot;:[{&quot;family&quot;:&quot;Bull&quot;,&quot;given&quot;:&quot;James J.&quot;,&quot;parse-names&quot;:false,&quot;dropping-particle&quot;:&quot;&quot;,&quot;non-dropping-particle&quot;:&quot;&quot;}],&quot;ISBN&quot;:&quot;0505304007&quot;,&quot;issued&quot;:{&quot;date-parts&quot;:[[1983]]},&quot;publisher-place&quot;:&quot;San Francisco, CA, USA&quot;,&quot;number-of-pages&quot;:&quot;316&quot;,&quot;abstract&quot;:&quot;Includes indexes.&quot;,&quot;publisher&quot;:&quot;Benjamin Cummings&quot;,&quot;container-title-short&quot;:&quot;&quot;}}]},{&quot;properties&quot;:{&quot;noteIndex&quot;:0},&quot;citationID&quot;:&quot;MENDELEY_CITATION_b4a7db47-5750-4c0f-afbf-f4e0ba760398&quot;,&quot;isEdited&quot;:false,&quot;manualOverride&quot;:{&quot;isManuallyOverridden&quot;:false,&quot;manualOverrideText&quot;:&quot;&quot;,&quot;citeprocText&quot;:&quot;(Bachtrog et al., 2014; Sarre et al., 2004)&quot;},&quot;citationTag&quot;:&quot;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quot;,&quot;citationItems&quot;:[{&quot;id&quot;:&quot;de472c99-bdeb-3db6-b706-21675bb57677&quot;,&quot;isTemporary&quot;:false,&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d&quot;:&quot;e1c18857-dbbd-3cb9-96f7-9416d04d0334&quot;,&quot;isTemporary&quot;:false,&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ISSN&quot;:&quot;1544-9173&quot;,&quot;issued&quot;:{&quot;date-parts&quot;:[[2014]]},&quot;page&quot;:&quot;e1001899&quot;,&quot;publisher&quot;:&quot;Public Library of Science San Francisco, USA&quot;,&quot;issue&quot;:&quot;7&quot;,&quot;volume&quot;:&quot;12&quot;,&quot;container-title-short&quot;:&quot;PLoS Biol&quot;}}]},{&quot;properties&quot;:{&quot;noteIndex&quot;:0},&quot;citationID&quot;:&quot;MENDELEY_CITATION_a3c3ac8f-f34a-41b6-a826-c1ec4805c98f&quot;,&quot;isEdited&quot;:false,&quot;manualOverride&quot;:{&quot;isManuallyOverridden&quot;:false,&quot;manualOverrideText&quot;:&quot;&quot;,&quot;citeprocText&quot;:&quot;(Holleley et al., 2015; Noble et al., 2018; Quinn et al., 2009)&quot;},&quot;citationTag&quot;:&quot;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09e04c6-864c-343d-a325-c3f1f7101739&quot;,&quot;isTemporary&quot;:false,&quot;itemData&quot;:{&quot;type&quot;:&quot;article-journal&quot;,&quot;id&quot;:&quot;609e04c6-864c-343d-a325-c3f1f7101739&quot;,&quot;title&quot;:&quot;Developmental temperatures and phenotypic plasticity in reptiles: A systematic review and meta‐analysis&quot;,&quot;author&quot;:[{&quot;family&quot;:&quot;Noble&quot;,&quot;given&quot;:&quot;Daniel W A&quot;,&quot;parse-names&quot;:false,&quot;dropping-particle&quot;:&quot;&quot;,&quot;non-dropping-particle&quot;:&quot;&quot;},{&quot;family&quot;:&quot;Stenhouse&quot;,&quot;given&quot;:&quot;Vaughn&quot;,&quot;parse-names&quot;:false,&quot;dropping-particle&quot;:&quot;&quot;,&quot;non-dropping-particle&quot;:&quot;&quot;},{&quot;family&quot;:&quot;Schwanz&quot;,&quot;given&quot;:&quot;Lisa E&quot;,&quot;parse-names&quot;:false,&quot;dropping-particle&quot;:&quot;&quot;,&quot;non-dropping-particle&quot;:&quot;&quot;}],&quot;container-title&quot;:&quot;Biological Reviews&quot;,&quot;ISSN&quot;:&quot;1464-7931&quot;,&quot;issued&quot;:{&quot;date-parts&quot;:[[2018]]},&quot;page&quot;:&quot;72-97&quot;,&quot;publisher&quot;:&quot;Wiley Online Library&quot;,&quot;issue&quot;:&quot;1&quot;,&quot;volume&quot;:&quot;93&quot;,&quot;container-title-short&quot;:&quot;&quot;}}]},{&quot;properties&quot;:{&quot;noteIndex&quot;:0},&quot;citationID&quot;:&quot;MENDELEY_CITATION_e449c932-293a-437d-ae78-2ebdd257ca6e&quot;,&quot;isEdited&quot;:false,&quot;manualOverride&quot;:{&quot;isManuallyOverridden&quot;:false,&quot;manualOverrideText&quot;:&quot;&quot;,&quot;citeprocText&quot;:&quot;(Holleley et al., 2015; Quinn et al., 2009; Radder et al., 2009)&quot;},&quot;citationTag&quot;:&quot;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9cf7a1a3-326b-352a-8eb3-e2122d0cd627&quot;,&quot;isTemporary&quot;:false,&quot;itemData&quot;:{&quot;type&quot;:&quot;article-journal&quot;,&quot;id&quot;:&quot;9cf7a1a3-326b-352a-8eb3-e2122d0cd627&quot;,&quot;title&quot;:&quot;Offspring sex in a lizard depends on egg size&quot;,&quot;author&quot;:[{&quot;family&quot;:&quot;Radder&quot;,&quot;given&quot;:&quot;Rajkumar S&quot;,&quot;parse-names&quot;:false,&quot;dropping-particle&quot;:&quot;&quot;,&quot;non-dropping-particle&quot;:&quot;&quot;},{&quot;family&quot;:&quot;Pike&quot;,&quot;given&quot;:&quot;David A&quot;,&quot;parse-names&quot;:false,&quot;dropping-particle&quot;:&quot;&quot;,&quot;non-dropping-particle&quot;:&quot;&quot;},{&quot;family&quot;:&quot;Quinn&quot;,&quot;given&quot;:&quot;Alexander E&quot;,&quot;parse-names&quot;:false,&quot;dropping-particle&quot;:&quot;&quot;,&quot;non-dropping-particle&quot;:&quot;&quot;},{&quot;family&quot;:&quot;Shine&quot;,&quot;given&quot;:&quot;Richard&quot;,&quot;parse-names&quot;:false,&quot;dropping-particle&quot;:&quot;&quot;,&quot;non-dropping-particle&quot;:&quot;&quot;}],&quot;container-title&quot;:&quot;Current Biology&quot;,&quot;ISSN&quot;:&quot;0960-9822&quot;,&quot;issued&quot;:{&quot;date-parts&quot;:[[2009]]},&quot;page&quot;:&quot;1102-1105&quot;,&quot;publisher&quot;:&quot;Elsevier&quot;,&quot;issue&quot;:&quot;13&quot;,&quot;volume&quot;:&quot;19&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8341662-e33b-4cec-b921-34e43cbd9b03&quot;,&quot;isEdited&quot;:false,&quot;manualOverride&quot;:{&quot;isManuallyOverridden&quot;:false,&quot;manualOverrideText&quot;:&quot;&quot;,&quot;citeprocText&quot;:&quot;(Grossen et al., 2011; Holleley et al., 2015; Schwanz et al., 2020)&quot;},&quot;citationTag&quot;:&quot;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d&quot;:&quot;df6e4da8-8427-3dd7-a866-782e08e159bf&quot;,&quot;isTemporary&quot;:false,&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citationID&quot;:&quot;MENDELEY_CITATION_52a5da3e-c939-4627-8cf2-26714786bbbc&quot;,&quot;properties&quot;:{&quot;noteIndex&quot;:0},&quot;isEdited&quot;:false,&quot;manualOverride&quot;:{&quot;isManuallyOverridden&quot;:false,&quot;citeprocText&quot;:&quot;(Castelli et al., 2021; Wild et al., 2022)&quot;,&quot;manualOverrideText&quot;:&quot;&quot;},&quot;citationTag&quot;:&quot;MENDELEY_CITATION_v3_eyJjaXRhdGlvbklEIjoiTUVOREVMRVlfQ0lUQVRJT05fNTJhNWRhM2UtYzkzOS00NjI3LThjZjItMjY3MTQ3ODZiYmJjIiwicHJvcGVydGllcyI6eyJub3RlSW5kZXgiOjB9LCJpc0VkaXRlZCI6ZmFsc2UsIm1hbnVhbE92ZXJyaWRlIjp7ImlzTWFudWFsbHlPdmVycmlkZGVuIjpmYWxzZSwiY2l0ZXByb2NUZXh0IjoiKENhc3RlbGxp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V19&quot;,&quot;citationItems&quot;:[{&quot;id&quot;:&quot;aaca953b-f662-3e17-a0d9-adb784458c81&quot;,&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container-title-short&quot;:&quot;Divers Distrib&quot;,&quot;ISSN&quot;:&quot;1366-9516&quot;,&quot;issued&quot;:{&quot;date-parts&quot;:[[2021]]},&quot;page&quot;:&quot;427-438&quot;,&quot;publisher&quot;:&quot;Wiley Online Library&quot;,&quot;issue&quot;:&quot;3&quot;,&quot;volume&quot;:&quot;27&quot;},&quot;isTemporary&quot;:false},{&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citationID&quot;:&quot;MENDELEY_CITATION_82f18c0b-1585-4ea3-8c43-c67828b36782&quot;,&quot;properties&quot;:{&quot;noteIndex&quot;:0},&quot;isEdited&quot;:false,&quot;manualOverride&quot;:{&quot;isManuallyOverridden&quot;:false,&quot;citeprocText&quot;:&quot;(Bachtrog et al., 2014; Sarre et al., 2004)&quot;,&quot;manualOverrideText&quot;:&quot;&quot;},&quot;citationTag&quot;:&quot;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quot;,&quot;citationItems&quot;:[{&quot;id&quot;:&quot;e1c18857-dbbd-3cb9-96f7-9416d04d0334&quot;,&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container-title-short&quot;:&quot;PLoS Biol&quot;,&quot;ISSN&quot;:&quot;1544-9173&quot;,&quot;issued&quot;:{&quot;date-parts&quot;:[[2014]]},&quot;page&quot;:&quot;e1001899&quot;,&quot;publisher&quot;:&quot;Public Library of Science San Francisco, USA&quot;,&quot;issue&quot;:&quot;7&quot;,&quot;volume&quot;:&quot;12&quot;},&quot;isTemporary&quot;:false},{&quot;id&quot;:&quot;de472c99-bdeb-3db6-b706-21675bb57677&quot;,&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sTemporary&quot;:false}]},{&quot;properties&quot;:{&quot;noteIndex&quot;:0},&quot;citationID&quot;:&quot;MENDELEY_CITATION_93ea61f2-bc7c-4109-9741-7c0aa04227d7&quot;,&quot;isEdited&quot;:false,&quot;manualOverride&quot;:{&quot;isManuallyOverridden&quot;:true,&quot;manualOverrideText&quot;:&quot;(Angilletta, 2009; Bradshaw, 1997)&quot;,&quot;citeprocText&quot;:&quot;(Angilletta Jr &amp;#38; Angilletta, 2009; Bradshaw, 1997)&quot;},&quot;citationTag&quot;:&quot;MENDELEY_CITATION_v3_eyJwcm9wZXJ0aWVzIjp7Im5vdGVJbmRleCI6MH0sImNpdGF0aW9uSUQiOiJNRU5ERUxFWV9DSVRBVElPTl85M2VhNjFmMi1iYzdjLTQxMDktOTc0MS03YzBhYTA0MjI3ZDciLCJpc0VkaXRlZCI6ZmFsc2UsIm1hbnVhbE92ZXJyaWRlIjp7ImlzTWFudWFsbHlPdmVycmlkZGVuIjp0cnVlLCJtYW51YWxPdmVycmlkZVRleHQiOiIoQW5naWxsZXR0YSwgMjAwOTsgQnJhZHNoYXcsIDE5OTcpIiwiY2l0ZXByb2NUZXh0IjoiKEFuZ2lsbGV0dGEgSnIgJiMzODs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quot;,&quot;citationItems&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7beaa30c-3f72-3611-b688-ff8a3534736d&quot;,&quot;isTemporary&quot;:false,&quot;itemData&quot;:{&quot;type&quot;:&quot;book&quot;,&quot;id&quot;:&quot;7beaa30c-3f72-3611-b688-ff8a3534736d&quot;,&quot;title&quot;:&quot;Thermal adaptation: a theoretical and empirical synthesis&quot;,&quot;author&quot;:[{&quot;family&quot;:&quot;Angilletta Jr&quot;,&quot;given&quot;:&quot;Michael J&quot;,&quot;parse-names&quot;:false,&quot;dropping-particle&quot;:&quot;&quot;,&quot;non-dropping-particle&quot;:&quot;&quot;},{&quot;family&quot;:&quot;Angilletta&quot;,&quot;given&quot;:&quot;Michael James&quot;,&quot;parse-names&quot;:false,&quot;dropping-particle&quot;:&quot;&quot;,&quot;non-dropping-particle&quot;:&quot;&quot;}],&quot;ISSN&quot;:&quot;0198570872&quot;,&quot;issued&quot;:{&quot;date-parts&quot;:[[2009]]},&quot;publisher-place&quot;:&quot;New York, NY, USA&quot;,&quot;publisher&quot;:&quot;Oxford University Press&quot;,&quot;container-title-short&quot;:&quot;&quot;}}]},{&quot;properties&quot;:{&quot;noteIndex&quot;:0},&quot;citationID&quot;:&quot;MENDELEY_CITATION_b15ba05d-ff36-432a-87b5-d1ba6680938c&quot;,&quot;isEdited&quot;:false,&quot;manualOverride&quot;:{&quot;isManuallyOverridden&quot;:false,&quot;manualOverrideText&quot;:&quot;&quot;,&quot;citeprocText&quot;:&quot;(Peterson et al., 1999; White et al., 2022)&quot;},&quot;citationTag&quot;:&quot;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&quot;,&quot;citationItems&quot;:[{&quot;id&quot;:&quot;f4f3460c-eafd-3afb-89e1-e7f6ee0654a5&quot;,&quot;isTemporary&quot;:false,&quot;itemData&quot;:{&quot;type&quot;:&quot;article-journal&quot;,&quot;id&quot;:&quot;f4f3460c-eafd-3afb-89e1-e7f6ee0654a5&quot;,&quot;title&quot;:&quot;Metabolic costs of growth in free-living Garter Snakes and they energy budgets of ectotherms&quot;,&quot;author&quot;:[{&quot;family&quot;:&quot;Peterson&quot;,&quot;given&quot;:&quot;C. C.&quot;,&quot;parse-names&quot;:false,&quot;dropping-particle&quot;:&quot;&quot;,&quot;non-dropping-particle&quot;:&quot;&quot;},{&quot;family&quot;:&quot;Walton&quot;,&quot;given&quot;:&quot;B. M.&quot;,&quot;parse-names&quot;:false,&quot;dropping-particle&quot;:&quot;&quot;,&quot;non-dropping-particle&quot;:&quot;&quot;},{&quot;family&quot;:&quot;Bennett&quot;,&quot;given&quot;:&quot;A. F.&quot;,&quot;parse-names&quot;:false,&quot;dropping-particle&quot;:&quot;&quot;,&quot;non-dropping-particle&quot;:&quot;&quot;}],&quot;container-title&quot;:&quot;Functional Ecology&quot;,&quot;DOI&quot;:&quot;10.1046/j.1365-2435.1999.00339.x&quot;,&quot;ISSN&quot;:&quot;02698463&quot;,&quot;issued&quot;:{&quot;date-parts&quot;:[[1999]]},&quot;page&quot;:&quot;500-507&quot;,&quot;abstract&quot;:&quot;1. The metabolic or respiratory cost of growth (RG) is the increase in metabolic rate of a growing animal, and it represents chemical potential energy expended in support of net biosynthesis but not deposited as new tissue. 2. Two statistical methods (multiple non-linear regression and analysis of regression residuals) were used to calculate RG from data (n = 68) from a doubly labelled water study of free-ranging Garter Snakes (Thamnophis sirtalis fitchi) in northern California. 3. The sample-wise (‘ecological’) cost of growth was 2·07 kJ per gram of net growth (equivalent to 8·63 kJ g–1 dry tissue); reanalysis of a subset of efficient growers yielded a more conservative ‘physiological’ estimate of 1·67 kJ g–1. 4. Our empirical estimate of RG, among the first reported for squamate reptiles and free-living animals of any kind, compares closely with published, laboratory-derived values for ectotherms. 5. The metabolic costs of growth accounted for an average of 30% of total field metabolic rates for these snakes, which were growing at a mean rate of 3% of body mass per day. However, our method probably underestimated the total ecological cost of growth for large animals, because potential growth costs that covary with body size were not included. 6. Distinction between conceptual and empirical energy budgets clarifies relation- ships among body size, metabolic rates, and the physiological and ecological costs of growth.&quot;,&quot;issue&quot;:&quot;4&quot;,&quot;volume&quot;:&quot;13&quot;,&quot;container-title-short&quot;:&quot;Funct Ecol&quot;}},{&quot;id&quot;:&quot;2a70065a-4296-3ae6-822b-bc98e69116b9&quot;,&quot;isTemporary&quot;:false,&quot;itemData&quot;:{&quot;type&quot;:&quot;report&quot;,&quot;id&quot;:&quot;2a70065a-4296-3ae6-822b-bc98e69116b9&quot;,&quot;title&quot;:&quot;Metabolic scaling is the product of life-history optimization&quot;,&quot;author&quot;:[{&quot;family&quot;:&quot;White&quot;,&quot;given&quot;:&quot;Craig R&quot;,&quot;parse-names&quot;:false,&quot;dropping-particle&quot;:&quot;&quot;,&quot;non-dropping-particle&quot;:&quot;&quot;},{&quot;family&quot;:&quot;Alton&quot;,&quot;given&quot;:&quot;Lesley A&quot;,&quot;parse-names&quot;:false,&quot;dropping-particle&quot;:&quot;&quot;,&quot;non-dropping-particle&quot;:&quot;&quot;},{&quot;family&quot;:&quot;Bywater&quot;,&quot;given&quot;:&quot;Candice L&quot;,&quot;parse-names&quot;:false,&quot;dropping-particle&quot;:&quot;&quot;,&quot;non-dropping-particle&quot;:&quot;&quot;},{&quot;family&quot;:&quot;Lombardi&quot;,&quot;given&quot;:&quot;Emily J&quot;,&quot;parse-names&quot;:false,&quot;dropping-particle&quot;:&quot;&quot;,&quot;non-dropping-particle&quot;:&quot;&quot;},{&quot;family&quot;:&quot;Marshall&quot;,&quot;given&quot;:&quot;Dustin J&quot;,&quot;parse-names&quot;:false,&quot;dropping-particle&quot;:&quot;&quot;,&quot;non-dropping-particle&quot;:&quot;&quot;}],&quot;container-title&quot;:&quot;Science&quot;,&quot;container-title-short&quot;:&quot;Science (1979)&quot;,&quot;URL&quot;:&quot;https://www.science.org&quot;,&quot;issued&quot;:{&quot;date-parts&quot;:[[2022]]},&quot;number-of-pages&quot;:&quot;834-839&quot;,&quot;abstract&quot;:&quot;Organisms use energy to grow and reproduce, so the processes of energy metabolism and biological production should be tightly bound. On the basis of this tenet, we developed and tested a new theory that predicts the relationships among three fundamental aspects of life: metabolic rate, growth, and reproduction. We show that the optimization of these processes yields the observed allometries of metazoan life, particularly metabolic scaling. We conclude that metabolism, growth, and reproduction are inextricably linked; that together they determine fitness; and, in contrast to longstanding dogma, that no single component drives another. Our model predicts that anthropogenic change will cause animals to evolve decreased scaling exponents of metabolism, increased growth rates, and reduced lifetime reproductive outputs, with worrying consequences for the replenishment of future populations. M etabolism and production (growth and reproduction) affect every aspect of biology, but attempts to understand the relationships between these processes often take very different approaches. Broadly speaking, two schools of thought are applied to understand the interplay between metabolism and biological production (usually growth): metabolic theory and life-history theory. Metabolic theories assume that the exchange or transport of wastes or nutrients across surfaces and through distribution networks constrains patterns of energy allocation to tissue synthesis (1-4). Metabolism and body size trajectories therefore emerge from these theories as a consequence of assumed physical and chemical constraints on resource acquisition or usage. Life-history theory seeks to understand ontogenetic trajectories through the lens of evolution. It assumes that total resource allocation to survival, growth, and reproduction is limited, and thus allocation to each life-history trait is constrained by trade-offs among traits that have emerged as an outcome of evolutionary selection (5, 6). Metabolic and life-history theories each have their own strengths and weaknesses. A strength of metabolic theories is that they seek to explore the relationship between metabolism and growth from first principles and are explicit in terms of mass and energy. However , these strengths can also be a weakness if they are applied with a rigid emphasis on the role of intrinsic, absolute constraints without incorporating the capacity of these constraints to evolve in response to selection. A strength of the life-history approach is that it focuses on the ultimate driver of biological production, evolution. An important weakness of this approach is that, for simplicity, overall rates of energy expenditure and net allocation to production are themselves assumed to be evolutionarily inert. It is increasingly clear, however, that metabolism itself is evolution-arily labile and subject to selection (7). Here, in contrast to metabolic and life-history theories, we propose that the invocation of constraints is unnecessary to explain the ontogenetic tra-jectories of metabolism and growth. We explore this idea by modeling how the relationships among metabolism, growth, and reproduction emerge from selection to maximize lifetime reproduction. Our approach builds on decades of work investigating how metabolism (and its relationship to body mass), growth, and reproduction have coevolved (8-18). Our approach does not assume that life is unconstrained by physics and chemistry, but instead assumes that there is substantial (and underappreci-ated) opportunity for evolutionary optimization within these constraints. For example, the evolution of vascular distribution networks has allowed organisms to increase in size beyond the physical and chemical constraints imposed by the slow diffusion of respiratory gases through tissue. Similarly, the large and complex surfaces of lungs, gills, and guts demonstrate how evolution has increased the capacity for exchange of resources beyond the Euclidian geometric constraints imposed by simple surface area-to-volume relationships. Here, we apply that same logic but expand it to consider how whole-organism metabolism might coevolve with the other fundamental components of life: growth and reproduction. A model for metabolism, growth, and reproduction Our model is built upon an energy-expenditure budget for an animal in which the total rate of energy expenditure (E T) is equal to the sum of the rates of energy allocation to self-maintenance (E M), production (E P), digestion (E D), and activity (E A). E P is equal to the sum of the rates of energy allocation to growth (E G) and reproduction (E R). All energy expenditure values are expressed as joules per hour. The overhead costs of production continue when an animal is postprandial (i.e., no longer spending energy on digestion) (19); therefore, for an inactive postprandial animal when both E A and E D are zero, E T ¼ E M þ E P ¼ E M þ E G þ E R ð1Þ The scaling of rates of energy expenditure (metabolic rates) with body mass (m, in grams) is usually well described by a power function E ¼ a E m bE , where a E is the scaling coefficient and b E is the scaling exponent, which is typically &lt;1 for E T and E M (7, 13, 20, 21) and ≥1 for E R (22, 23). Following Day and Taylor (24), we partitioned total production among growth and reproduction, with allocation to growth occurring early in life and growth ceasing when all of production is allocated to reproduction (e.g., Fig. 1A). Assuming that total production scales allometrically (24) with an exponent equal to b ET ¼ b EM , it follows that animals allocate a fraction (f) of E T to production [f = [E T-E M ]/E T)]. Growth rate (in grams per hour) is the change in m over time (t) (dm/dt) and is dictated by E G and a term that represents the overhead cost of tissue biosynthesis and serves to convert from units of energy to units of mass (C m , in joules per gram). Before reproductive maturation at size M mat , E R = 0 and all of production is allocated to growth. Growth rate is then calculated by rearranging Eq. 1 to calculate E G , converting E G to the mass of tissue synthesized by dividing by C m , and substituting scaling relationships for E T as follows: dm=dt ¼ fE T =C m ¼ fa ET m bE T =C m ð2Þ After maturation, production is divided among growth and reproduction, and growth rate can be calculated by rearranging Eq. 1 to calculate E G (i.e., subtracting E R from f of E T allocated to E P) and substituting scaling relationships for both E T and E R dm=dt ¼ fE T À E R ½  =C m ¼ fa ET m bE T À a ER m bE R Â Ã =C m ð3Þ Growth ceases at maximum mass (M, in grams), when all of production is allocated to reproduction (i.e., fa ET M bE T ¼ a ER M bE R), so a ER can be estimated from f, a ET , b ET , b ER , RESEARCH White et al.&quot;,&quot;volume&quot;:&quot;377&quot;}}]},{&quot;properties&quot;:{&quot;noteIndex&quot;:0},&quot;citationID&quot;:&quot;MENDELEY_CITATION_492c2002-d19f-4a1e-ac23-586b4ab17d04&quot;,&quot;isEdited&quot;:false,&quot;manualOverride&quot;:{&quot;isManuallyOverridden&quot;:true,&quot;manualOverrideText&quot;:&quot;(Brown et al., 2004; Ernest et al., 2003; Burger et al., 2021; Savage et al., 2004)&quot;,&quot;citeprocText&quot;:&quot;(Brown et al., 2004; Ernest et al., 2003; Robert Burger et al., 2021; Savage et al., 2004)&quot;},&quot;citationTag&quot;:&quot;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quot;,&quot;citationItems&quot;:[{&quot;id&quot;:&quot;1edc46f9-84be-3c30-aa0c-cc8e55a2e640&quot;,&quot;isTemporary&quot;:false,&quot;itemData&quot;:{&quot;type&quot;:&quot;article-journal&quot;,&quot;id&quot;:&quot;1edc46f9-84be-3c30-aa0c-cc8e55a2e640&quot;,&quot;title&quot;:&quot;Thermodynamic and metabolic effects on the scaling of production and population energy use&quot;,&quot;author&quot;:[{&quot;family&quot;:&quot;Ernest&quot;,&quot;given&quot;:&quot;S K Morgan&quot;,&quot;parse-names&quot;:false,&quot;dropping-particle&quot;:&quot;&quot;,&quot;non-dropping-particle&quot;:&quot;&quot;},{&quot;family&quot;:&quot;Enquist&quot;,&quot;given&quot;:&quot;Brian J&quot;,&quot;parse-names&quot;:false,&quot;dropping-particle&quot;:&quot;&quot;,&quot;non-dropping-particle&quot;:&quot;&quot;},{&quot;family&quot;:&quot;Brown&quot;,&quot;given&quot;:&quot;James H&quot;,&quot;parse-names&quot;:false,&quot;dropping-particle&quot;:&quot;&quot;,&quot;non-dropping-particle&quot;:&quot;&quot;},{&quot;family&quot;:&quot;Charnov&quot;,&quot;given&quot;:&quot;Eric L&quot;,&quot;parse-names&quot;:false,&quot;dropping-particle&quot;:&quot;&quot;,&quot;non-dropping-particle&quot;:&quot;&quot;},{&quot;family&quot;:&quot;Gillooly&quot;,&quot;given&quot;:&quot;James F&quot;,&quot;parse-names&quot;:false,&quot;dropping-particle&quot;:&quot;&quot;,&quot;non-dropping-particle&quot;:&quot;&quot;},{&quot;family&quot;:&quot;Savage&quot;,&quot;given&quot;:&quot;Van M&quot;,&quot;parse-names&quot;:false,&quot;dropping-particle&quot;:&quot;&quot;,&quot;non-dropping-particle&quot;:&quot;&quot;},{&quot;family&quot;:&quot;White&quot;,&quot;given&quot;:&quot;Ethan P&quot;,&quot;parse-names&quot;:false,&quot;dropping-particle&quot;:&quot;&quot;,&quot;non-dropping-particle&quot;:&quot;&quot;},{&quot;family&quot;:&quot;Smith&quot;,&quot;given&quot;:&quot;Felisa A&quot;,&quot;parse-names&quot;:false,&quot;dropping-particle&quot;:&quot;&quot;,&quot;non-dropping-particle&quot;:&quot;&quot;},{&quot;family&quot;:&quot;Hadly&quot;,&quot;given&quot;:&quot;Elizabeth A&quot;,&quot;parse-names&quot;:false,&quot;dropping-particle&quot;:&quot;&quot;,&quot;non-dropping-particle&quot;:&quot;&quot;},{&quot;family&quot;:&quot;Haskell&quot;,&quot;given&quot;:&quot;John P&quot;,&quot;parse-names&quot;:false,&quot;dropping-particle&quot;:&quot;&quot;,&quot;non-dropping-particle&quot;:&quot;&quot;}],&quot;container-title&quot;:&quot;Ecology Letters&quot;,&quot;ISSN&quot;:&quot;1461-023X&quot;,&quot;issued&quot;:{&quot;date-parts&quot;:[[2003]]},&quot;page&quot;:&quot;990-995&quot;,&quot;publisher&quot;:&quot;Wiley Online Library&quot;,&quot;issue&quot;:&quot;11&quot;,&quot;volume&quot;:&quot;6&quot;,&quot;container-title-short&quot;:&quot;Ecol Lett&quot;}},{&quot;id&quot;:&quot;347898a3-3373-34dd-9b3d-ce5fa0793c48&quot;,&quot;isTemporary&quot;:false,&quot;itemData&quot;:{&quot;type&quot;:&quot;article-journal&quot;,&quot;id&quot;:&quot;347898a3-3373-34dd-9b3d-ce5fa0793c48&quot;,&quot;title&quot;:&quot;Toward a metabolic theory of ecology&quot;,&quot;author&quot;:[{&quot;family&quot;:&quot;Brown&quot;,&quot;given&quot;:&quot;James H&quot;,&quot;parse-names&quot;:false,&quot;dropping-particle&quot;:&quot;&quot;,&quot;non-dropping-particle&quot;:&quot;&quot;},{&quot;family&quot;:&quot;Gillooly&quot;,&quot;given&quot;:&quot;James F&quot;,&quot;parse-names&quot;:false,&quot;dropping-particle&quot;:&quot;&quot;,&quot;non-dropping-particle&quot;:&quot;&quot;},{&quot;family&quot;:&quot;Allen&quot;,&quot;given&quot;:&quot;Andrew P&quot;,&quot;parse-names&quot;:false,&quot;dropping-particle&quot;:&quot;&quot;,&quot;non-dropping-particle&quot;:&quot;&quot;},{&quot;family&quot;:&quot;Savage&quot;,&quot;given&quot;:&quot;Van M&quot;,&quot;parse-names&quot;:false,&quot;dropping-particle&quot;:&quot;&quot;,&quot;non-dropping-particle&quot;:&quot;&quot;},{&quot;family&quot;:&quot;West&quot;,&quot;given&quot;:&quot;Geoffrey B&quot;,&quot;parse-names&quot;:false,&quot;dropping-particle&quot;:&quot;&quot;,&quot;non-dropping-particle&quot;:&quot;&quot;}],&quot;container-title&quot;:&quot;Ecology&quot;,&quot;ISSN&quot;:&quot;1939-9170&quot;,&quot;issued&quot;:{&quot;date-parts&quot;:[[2004]]},&quot;page&quot;:&quot;1771-1789&quot;,&quot;publisher&quot;:&quot;Wiley Online Library&quot;,&quot;issue&quot;:&quot;7&quot;,&quot;volume&quot;:&quot;85&quot;,&quot;container-title-short&quot;:&quot;Ecology&quot;}},{&quot;id&quot;:&quot;c9b3f904-8c24-37d0-8f0c-a014790d2263&quot;,&quot;isTemporary&quot;:false,&quot;itemData&quot;:{&quot;type&quot;:&quot;article-journal&quot;,&quot;id&quot;:&quot;c9b3f904-8c24-37d0-8f0c-a014790d2263&quot;,&quot;title&quot;:&quot;Effects of body size and temperature on population growth&quot;,&quot;author&quot;:[{&quot;family&quot;:&quot;Savage&quot;,&quot;given&quot;:&quot;Van M&quot;,&quot;parse-names&quot;:false,&quot;dropping-particle&quot;:&quot;&quot;,&quot;non-dropping-particle&quot;:&quot;&quot;},{&quot;family&quot;:&quot;Gillooly&quot;,&quot;given&quot;:&quot;James F&quot;,&quot;parse-names&quot;:false,&quot;dropping-particle&quot;:&quot;&quot;,&quot;non-dropping-particle&quot;:&quot;&quot;},{&quot;family&quot;:&quot;Brown&quot;,&quot;given&quot;:&quot;James H&quot;,&quot;parse-names&quot;:false,&quot;dropping-particle&quot;:&quot;&quot;,&quot;non-dropping-particle&quot;:&quot;&quot;},{&quot;family&quot;:&quot;West&quot;,&quot;given&quot;:&quot;Geoffrey B&quot;,&quot;parse-names&quot;:false,&quot;dropping-particle&quot;:&quot;&quot;,&quot;non-dropping-particle&quot;:&quot;&quot;},{&quot;family&quot;:&quot;Charnov&quot;,&quot;given&quot;:&quot;Eric L&quot;,&quot;parse-names&quot;:false,&quot;dropping-particle&quot;:&quot;&quot;,&quot;non-dropping-particle&quot;:&quot;&quot;}],&quot;container-title&quot;:&quot;The American Naturalist&quot;,&quot;ISSN&quot;:&quot;0003-0147&quot;,&quot;issued&quot;:{&quot;date-parts&quot;:[[2004]]},&quot;page&quot;:&quot;429-441&quot;,&quot;publisher&quot;:&quot;The University of Chicago Press&quot;,&quot;issue&quot;:&quot;3&quot;,&quot;volume&quot;:&quot;163&quot;,&quot;container-title-short&quot;:&quot;Am Nat&quot;}},{&quot;id&quot;:&quot;252059c7-f471-3032-ade9-54be737ffb4f&quot;,&quot;isTemporary&quot;:false,&quot;itemData&quot;:{&quot;type&quot;:&quot;article-journal&quot;,&quot;id&quot;:&quot;252059c7-f471-3032-ade9-54be737ffb4f&quot;,&quot;title&quot;:&quot;Universal rules of life: metabolic rates, biological times and the equal fitness paradigm&quot;,&quot;author&quot;:[{&quot;family&quot;:&quot;Robert Burger&quot;,&quot;given&quot;:&quot;Joseph&quot;,&quot;parse-names&quot;:false,&quot;dropping-particle&quot;:&quot;&quot;,&quot;non-dropping-particle&quot;:&quot;&quot;},{&quot;family&quot;:&quot;Hou&quot;,&quot;given&quot;:&quot;Chen&quot;,&quot;parse-names&quot;:false,&quot;dropping-particle&quot;:&quot;&quot;,&quot;non-dropping-particle&quot;:&quot;&quot;},{&quot;family&quot;:&quot;A. S. Hall&quot;,&quot;given&quot;:&quot;Charles&quot;,&quot;parse-names&quot;:false,&quot;dropping-particle&quot;:&quot;&quot;,&quot;non-dropping-particle&quot;:&quot;&quot;},{&quot;family&quot;:&quot;Brown&quot;,&quot;given&quot;:&quot;James H.&quot;,&quot;parse-names&quot;:false,&quot;dropping-particle&quot;:&quot;&quot;,&quot;non-dropping-particle&quot;:&quot;&quot;}],&quot;container-title&quot;:&quot;Ecology Letters&quot;,&quot;DOI&quot;:&quot;10.1111/ele.13715&quot;,&quot;ISSN&quot;:&quot;14610248&quot;,&quot;PMID&quot;:&quot;33884749&quot;,&quot;issued&quot;:{&quot;date-parts&quot;:[[2021]]},&quot;page&quot;:&quot;1262-1281&quot;,&quot;abstract&quot;:&quot;Here we review and extend the equal fitness paradigm (EFP) as an important step in developing and testing a synthetic theory of ecology and evolution based on energy and metabolism. The EFP states that all organisms are equally fit at steady state, because they allocate the same quantity of energy, ~ 22.4 kJ/g/generation to the production of offspring. On the one hand, the EFP may seem tautological, because equal fitness is necessary for the origin and persistence of biodiversity. On the other hand, the EFP reflects universal laws of life: how biological metabolism – the uptake, transformation and allocation of energy – links ecological and evolutionary patterns and processes across levels of organisation from: (1) structure and function of individual organisms, (2) life history and dynamics of populations, and (3) interactions and coevolution of species in ecosystems. The physics and biology of metabolism have facilitated the evolution of millions of species with idiosyncratic anatomy, physiology, behaviour and ecology but also with many shared traits and tradeoffs that reflect the single origin and universal rules of life.&quot;,&quot;issue&quot;:&quot;6&quot;,&quot;volume&quot;:&quot;24&quot;,&quot;container-title-short&quot;:&quot;Ecol Lett&quot;}}]},{&quot;properties&quot;:{&quot;noteIndex&quot;:0},&quot;citationID&quot;:&quot;MENDELEY_CITATION_dab7b25a-0fd7-4906-8fd3-11bb6c53d6d0&quot;,&quot;isEdited&quot;:false,&quot;manualOverride&quot;:{&quot;isManuallyOverridden&quot;:false,&quot;manualOverrideText&quot;:&quot;&quot;,&quot;citeprocText&quot;:&quot;(Arnqvist et al., 2022; Boratyński et al., 2010; Codding et al., 2011; Geffroy, 2022)&quot;},&quot;citationTag&quot;:&quot;MENDELEY_CITATION_v3_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JiBNZXRhYm9saXNtIiwiSVNTTiI6IjEwNDMtMjc2MCIsImlzc3VlZCI6eyJkYXRlLXBhcnRzIjpbWzIwMjJdXX0sInB1Ymxpc2hlciI6IkVsc2V2aWVyIiwiY29udGFpbmVyLXRpdGxlLXNob3J0IjoiIn0sImlzVGVtcG9yYXJ5IjpmYWxzZX1dfQ==&quot;,&quot;citationItems&quot;:[{&quot;id&quot;:&quot;210a4e14-8df8-3ca2-a3dc-4c3de69e3cd3&quot;,&quot;isTemporary&quot;:false,&quot;itemData&quot;:{&quot;type&quot;:&quot;article-journal&quot;,&quot;id&quot;:&quot;210a4e14-8df8-3ca2-a3dc-4c3de69e3cd3&quot;,&quot;title&quot;:&quot;Sex‐specific selection on energy metabolism–selection coefficients for winter survival&quot;,&quot;author&quot;:[{&quot;family&quot;:&quot;Boratyński&quot;,&quot;given&quot;:&quot;Z&quot;,&quot;parse-names&quot;:false,&quot;dropping-particle&quot;:&quot;&quot;,&quot;non-dropping-particle&quot;:&quot;&quot;},{&quot;family&quot;:&quot;Koskela&quot;,&quot;given&quot;:&quot;E&quot;,&quot;parse-names&quot;:false,&quot;dropping-particle&quot;:&quot;&quot;,&quot;non-dropping-particle&quot;:&quot;&quot;},{&quot;family&quot;:&quot;Mappes&quot;,&quot;given&quot;:&quot;T&quot;,&quot;parse-names&quot;:false,&quot;dropping-particle&quot;:&quot;&quot;,&quot;non-dropping-particle&quot;:&quot;&quot;},{&quot;family&quot;:&quot;Oksanen&quot;,&quot;given&quot;:&quot;T A&quot;,&quot;parse-names&quot;:false,&quot;dropping-particle&quot;:&quot;&quot;,&quot;non-dropping-particle&quot;:&quot;&quot;}],&quot;container-title&quot;:&quot;Journal of evolutionary biology&quot;,&quot;ISSN&quot;:&quot;1010-061X&quot;,&quot;issued&quot;:{&quot;date-parts&quot;:[[2010]]},&quot;page&quot;:&quot;1969-1978&quot;,&quot;publisher&quot;:&quot;Wiley Online Library&quot;,&quot;issue&quot;:&quot;9&quot;,&quot;volume&quot;:&quot;23&quot;,&quot;container-title-short&quot;:&quot;J Evol Biol&quot;}},{&quot;id&quot;:&quot;6c5d1fa1-e915-3c4b-b93c-81762b2a4c10&quot;,&quot;isTemporary&quot;:false,&quot;itemData&quot;:{&quot;type&quot;:&quot;article-journal&quot;,&quot;id&quot;:&quot;6c5d1fa1-e915-3c4b-b93c-81762b2a4c10&quot;,&quot;title&quot;:&quot;Provisioning offspring and others: risk–energy trade-offs and gender differences in hunter–gatherer foraging strategies&quot;,&quot;author&quot;:[{&quot;family&quot;:&quot;Codding&quot;,&quot;given&quot;:&quot;Brian F&quot;,&quot;parse-names&quot;:false,&quot;dropping-particle&quot;:&quot;&quot;,&quot;non-dropping-particle&quot;:&quot;&quot;},{&quot;family&quot;:&quot;Bird&quot;,&quot;given&quot;:&quot;Rebecca Bliege&quot;,&quot;parse-names&quot;:false,&quot;dropping-particle&quot;:&quot;&quot;,&quot;non-dropping-particle&quot;:&quot;&quot;},{&quot;family&quot;:&quot;Bird&quot;,&quot;given&quot;:&quot;Douglas W&quot;,&quot;parse-names&quot;:false,&quot;dropping-particle&quot;:&quot;&quot;,&quot;non-dropping-particle&quot;:&quot;&quot;}],&quot;container-title&quot;:&quot;Proceedings of the Royal Society B: Biological Sciences&quot;,&quot;ISSN&quot;:&quot;0962-8452&quot;,&quot;issued&quot;:{&quot;date-parts&quot;:[[2011]]},&quot;page&quot;:&quot;2502-2509&quot;,&quot;publisher&quot;:&quot;The Royal Society&quot;,&quot;issue&quot;:&quot;1717&quot;,&quot;volume&quot;:&quot;278&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id&quot;:&quot;9f0f3548-66c2-37ef-8e5f-e80e66f7434f&quot;,&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isTemporary&quot;:false}]},{&quot;citationID&quot;:&quot;MENDELEY_CITATION_1862c77b-8fff-43a9-8a27-78b74e5e7361&quot;,&quot;properties&quot;:{&quot;noteIndex&quot;:0},&quot;isEdited&quot;:false,&quot;manualOverride&quot;:{&quot;isManuallyOverridden&quot;:true,&quot;citeprocText&quot;:&quot;(Cox et al., 2017; Eyer et al., 2019; Lipinska et al., 2015; van Doorn &amp;#38; Kirkpatrick, 2010)&quot;,&quot;manualOverrideText&quot;:&quot;Cox et al., 2017; Eyer et al., 2019; Lipinska et al., 2015; van Doorn &amp; Kirkpatrick, 2010)&quot;},&quot;citationTag&quot;:&quot;MENDELEY_CITATION_v3_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&quot;,&quot;citationItems&quot;:[{&quot;id&quot;:&quot;3e5418b5-3cbc-36c0-a553-e57e6ffbd115&quot;,&quot;itemData&quot;:{&quot;type&quot;:&quot;article-journal&quot;,&quot;id&quot;:&quot;3e5418b5-3cbc-36c0-a553-e57e6ffbd115&quot;,&quot;title&quot;:&quot;Hormonally mediated increases in sex-biased gene expression accompany the breakdown of between-sex genetic correlations in a sexually dimorphic lizard&quot;,&quot;author&quot;:[{&quot;family&quot;:&quot;Cox&quot;,&quot;given&quot;:&quot;Robert M&quot;,&quot;parse-names&quot;:false,&quot;dropping-particle&quot;:&quot;&quot;,&quot;non-dropping-particle&quot;:&quot;&quot;},{&quot;family&quot;:&quot;Cox&quot;,&quot;given&quot;:&quot;Christian L&quot;,&quot;parse-names&quot;:false,&quot;dropping-particle&quot;:&quot;&quot;,&quot;non-dropping-particle&quot;:&quot;&quot;},{&quot;family&quot;:&quot;McGlothlin&quot;,&quot;given&quot;:&quot;Joel W&quot;,&quot;parse-names&quot;:false,&quot;dropping-particle&quot;:&quot;&quot;,&quot;non-dropping-particle&quot;:&quot;&quot;},{&quot;family&quot;:&quot;Card&quot;,&quot;given&quot;:&quot;Daren C&quot;,&quot;parse-names&quot;:false,&quot;dropping-particle&quot;:&quot;&quot;,&quot;non-dropping-particle&quot;:&quot;&quot;},{&quot;family&quot;:&quot;Andrew&quot;,&quot;given&quot;:&quot;Audra L&quot;,&quot;parse-names&quot;:false,&quot;dropping-particle&quot;:&quot;&quot;,&quot;non-dropping-particle&quot;:&quot;&quot;},{&quot;family&quot;:&quot;Castoe&quot;,&quot;given&quot;:&quot;Todd A&quot;,&quot;parse-names&quot;:false,&quot;dropping-particle&quot;:&quot;&quot;,&quot;non-dropping-particle&quot;:&quot;&quot;}],&quot;container-title&quot;:&quot;The American Naturalist&quot;,&quot;container-title-short&quot;:&quot;Am Nat&quot;,&quot;ISSN&quot;:&quot;0003-0147&quot;,&quot;issued&quot;:{&quot;date-parts&quot;:[[2017]]},&quot;page&quot;:&quot;315-332&quot;,&quot;publisher&quot;:&quot;University of Chicago Press Chicago, IL&quot;,&quot;issue&quot;:&quot;3&quot;,&quot;volume&quot;:&quot;189&quot;},&quot;isTemporary&quot;:false},{&quot;id&quot;:&quot;e7eca681-bf7b-3d72-89d5-3b7ddab61d95&quot;,&quot;itemData&quot;:{&quot;type&quot;:&quot;article-journal&quot;,&quot;id&quot;:&quot;e7eca681-bf7b-3d72-89d5-3b7ddab61d95&quot;,&quot;title&quot;:&quot;Sexual dimorphism and the evolution of sex-biased gene expression in the brown alga Ectocarpus&quot;,&quot;author&quot;:[{&quot;family&quot;:&quot;Lipinska&quot;,&quot;given&quot;:&quot;Agnieszka&quot;,&quot;parse-names&quot;:false,&quot;dropping-particle&quot;:&quot;&quot;,&quot;non-dropping-particle&quot;:&quot;&quot;},{&quot;family&quot;:&quot;Cormier&quot;,&quot;given&quot;:&quot;Alexandre&quot;,&quot;parse-names&quot;:false,&quot;dropping-particle&quot;:&quot;&quot;,&quot;non-dropping-particle&quot;:&quot;&quot;},{&quot;family&quot;:&quot;Luthringer&quot;,&quot;given&quot;:&quot;Rémy&quot;,&quot;parse-names&quot;:false,&quot;dropping-particle&quot;:&quot;&quot;,&quot;non-dropping-particle&quot;:&quot;&quot;},{&quot;family&quot;:&quot;Peters&quot;,&quot;given&quot;:&quot;Akira F&quot;,&quot;parse-names&quot;:false,&quot;dropping-particle&quot;:&quot;&quot;,&quot;non-dropping-particle&quot;:&quot;&quot;},{&quot;family&quot;:&quot;Corre&quot;,&quot;given&quot;:&quot;Erwan&quot;,&quot;parse-names&quot;:false,&quot;dropping-particle&quot;:&quot;&quot;,&quot;non-dropping-particle&quot;:&quot;&quot;},{&quot;family&quot;:&quot;Gachon&quot;,&quot;given&quot;:&quot;Claire M M&quot;,&quot;parse-names&quot;:false,&quot;dropping-particle&quot;:&quot;&quot;,&quot;non-dropping-particle&quot;:&quot;&quot;},{&quot;family&quot;:&quot;Cock&quot;,&quot;given&quot;:&quot;J Mark&quot;,&quot;parse-names&quot;:false,&quot;dropping-particle&quot;:&quot;&quot;,&quot;non-dropping-particle&quot;:&quot;&quot;},{&quot;family&quot;:&quot;Coelho&quot;,&quot;given&quot;:&quot;Susana M&quot;,&quot;parse-names&quot;:false,&quot;dropping-particle&quot;:&quot;&quot;,&quot;non-dropping-particle&quot;:&quot;&quot;}],&quot;container-title&quot;:&quot;Molecular Biology and Evolution&quot;,&quot;container-title-short&quot;:&quot;Mol Biol Evol&quot;,&quot;ISSN&quot;:&quot;1537-1719&quot;,&quot;issued&quot;:{&quot;date-parts&quot;:[[2015]]},&quot;page&quot;:&quot;1581-1597&quot;,&quot;publisher&quot;:&quot;Oxford University Press&quot;,&quot;issue&quot;:&quot;6&quot;,&quot;volume&quot;:&quot;32&quot;},&quot;isTemporary&quot;:false},{&quot;id&quot;:&quot;77c027e6-75f7-307f-a497-08e7ab822dc8&quot;,&quot;itemData&quot;:{&quot;type&quot;:&quot;article-journal&quot;,&quot;id&quot;:&quot;77c027e6-75f7-307f-a497-08e7ab822dc8&quot;,&quot;title&quot;:&quot;Sexually antagonistic selection promotes genetic divergence between males and females in an ant&quot;,&quot;author&quot;:[{&quot;family&quot;:&quot;Eyer&quot;,&quot;given&quot;:&quot;Pierre-André&quot;,&quot;parse-names&quot;:false,&quot;dropping-particle&quot;:&quot;&quot;,&quot;non-dropping-particle&quot;:&quot;&quot;},{&quot;family&quot;:&quot;Blumenfeld&quot;,&quot;given&quot;:&quot;Alexander J&quot;,&quot;parse-names&quot;:false,&quot;dropping-particle&quot;:&quot;&quot;,&quot;non-dropping-particle&quot;:&quot;&quot;},{&quot;family&quot;:&quot;Vargo&quot;,&quot;given&quot;:&quot;Edward L&quot;,&quot;parse-names&quot;:false,&quot;dropping-particle&quot;:&quot;&quot;,&quot;non-dropping-particle&quot;:&quot;&quot;}],&quot;container-title&quot;:&quot;Proceedings of the National Academy of Sciences&quot;,&quot;ISSN&quot;:&quot;0027-8424&quot;,&quot;issued&quot;:{&quot;date-parts&quot;:[[2019]]},&quot;page&quot;:&quot;24157-24163&quot;,&quot;publisher&quot;:&quot;National Acad Sciences&quot;,&quot;issue&quot;:&quot;48&quot;,&quot;volume&quot;:&quot;116&quot;,&quot;container-title-short&quot;:&quot;&quot;},&quot;isTemporary&quot;:false},{&quot;id&quot;:&quot;e88585fd-1373-3eca-a53f-15fcd780329d&quot;,&quot;itemData&quot;:{&quot;type&quot;:&quot;article-journal&quot;,&quot;id&quot;:&quot;e88585fd-1373-3eca-a53f-15fcd780329d&quot;,&quot;title&quot;:&quot;Transitions between male and female heterogamety caused by sex-antagonistic selection&quot;,&quot;author&quot;:[{&quot;family&quot;:&quot;Doorn&quot;,&quot;given&quot;:&quot;G Sander&quot;,&quot;parse-names&quot;:false,&quot;dropping-particle&quot;:&quot;&quot;,&quot;non-dropping-particle&quot;:&quot;van&quot;},{&quot;family&quot;:&quot;Kirkpatrick&quot;,&quot;given&quot;:&quot;Mark&quot;,&quot;parse-names&quot;:false,&quot;dropping-particle&quot;:&quot;&quot;,&quot;non-dropping-particle&quot;:&quot;&quot;}],&quot;container-title&quot;:&quot;Genetics&quot;,&quot;container-title-short&quot;:&quot;Genetics&quot;,&quot;ISSN&quot;:&quot;1943-2631&quot;,&quot;issued&quot;:{&quot;date-parts&quot;:[[2010]]},&quot;page&quot;:&quot;629-645&quot;,&quot;publisher&quot;:&quot;Oxford University Press&quot;,&quot;issue&quot;:&quot;2&quot;,&quot;volume&quot;:&quot;186&quot;},&quot;isTemporary&quot;:false}]},{&quot;properties&quot;:{&quot;noteIndex&quot;:0},&quot;citationID&quot;:&quot;MENDELEY_CITATION_bf372369-4dbd-425a-94e0-8cabb8edbf97&quot;,&quot;isEdited&quot;:false,&quot;manualOverride&quot;:{&quot;isManuallyOverridden&quot;:false,&quot;manualOverrideText&quot;:&quot;&quot;,&quot;citeprocText&quot;:&quot;(Charlesworth &amp;#38; Charlesworth, 1980; Fisher, 1931; Harrison et al., 2015)&quot;},&quot;citationTag&quot;:&quot;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&quot;,&quot;citationItems&quot;:[{&quot;id&quot;:&quot;55f332ab-adac-3c9f-b22f-5d8e753c3758&quot;,&quot;isTemporary&quot;:false,&quot;itemData&quot;:{&quot;type&quot;:&quot;article-journal&quot;,&quot;id&quot;:&quot;55f332ab-adac-3c9f-b22f-5d8e753c3758&quot;,&quot;title&quot;:&quot;The evolution of dominance&quot;,&quot;author&quot;:[{&quot;family&quot;:&quot;Fisher&quot;,&quot;given&quot;:&quot;Ronald Aylmer&quot;,&quot;parse-names&quot;:false,&quot;dropping-particle&quot;:&quot;&quot;,&quot;non-dropping-particle&quot;:&quot;&quot;}],&quot;container-title&quot;:&quot;Biological reviews&quot;,&quot;issued&quot;:{&quot;date-parts&quot;:[[1931]]},&quot;page&quot;:&quot;345-368&quot;,&quot;issue&quot;:&quot;4&quot;,&quot;volume&quot;:&quot;6&quot;,&quot;container-title-short&quot;:&quot;&quot;}},{&quot;id&quot;:&quot;f4cc0ac1-44e8-3577-9b07-e20b9523658d&quot;,&quot;isTemporary&quot;:false,&quot;itemData&quot;:{&quot;type&quot;:&quot;article-journal&quot;,&quot;id&quot;:&quot;f4cc0ac1-44e8-3577-9b07-e20b9523658d&quot;,&quot;title&quot;:&quot;Sex differences in fitness and selection for centric fusions between sex-chromosomes and autosomes&quot;,&quot;author&quot;:[{&quot;family&quot;:&quot;Charlesworth&quot;,&quot;given&quot;:&quot;D&quot;,&quot;parse-names&quot;:false,&quot;dropping-particle&quot;:&quot;&quot;,&quot;non-dropping-particle&quot;:&quot;&quot;},{&quot;family&quot;:&quot;Charlesworth&quot;,&quot;given&quot;:&quot;B&quot;,&quot;parse-names&quot;:false,&quot;dropping-particle&quot;:&quot;&quot;,&quot;non-dropping-particle&quot;:&quot;&quot;}],&quot;container-title&quot;:&quot;Genetics Research&quot;,&quot;ISSN&quot;:&quot;1469-5073&quot;,&quot;issued&quot;:{&quot;date-parts&quot;:[[1980]]},&quot;page&quot;:&quot;205-214&quot;,&quot;publisher&quot;:&quot;Cambridge University Press&quot;,&quot;issue&quot;:&quot;2&quot;,&quot;volume&quot;:&quot;35&quot;,&quot;container-title-short&quot;:&quot;Genet Res (Camb)&quot;}},{&quot;id&quot;:&quot;62f3116a-82b0-37ce-b64e-ea99e49d8e88&quot;,&quot;isTemporary&quot;:false,&quot;itemData&quot;:{&quot;type&quot;:&quot;article-journal&quot;,&quot;id&quot;:&quot;62f3116a-82b0-37ce-b64e-ea99e49d8e88&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ISSN&quot;:&quot;0027-8424&quot;,&quot;issued&quot;:{&quot;date-parts&quot;:[[2015]]},&quot;page&quot;:&quot;4393-4398&quot;,&quot;publisher&quot;:&quot;National Acad Sciences&quot;,&quot;issue&quot;:&quot;14&quot;,&quot;volume&quot;:&quot;112&quot;,&quot;container-title-short&quot;:&quot;&quot;}}]},{&quot;citationID&quot;:&quot;MENDELEY_CITATION_8801c434-7bff-4083-b7d6-dccf5358bc8a&quot;,&quot;properties&quot;:{&quot;noteIndex&quot;:0},&quot;isEdited&quot;:false,&quot;manualOverride&quot;:{&quot;isManuallyOverridden&quot;:true,&quot;citeprocText&quot;:&quot;(Grossen et al., 2011; Schwanz et al., 2020)&quot;,&quot;manualOverrideText&quot;:&quot;Grossen et al., 2011; Schwanz et al., 2020)&quot;},&quot;citationTag&quot;:&quot;MENDELEY_CITATION_v3_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&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quot;properties&quot;:{&quot;noteIndex&quot;:0},&quot;citationID&quot;:&quot;MENDELEY_CITATION_464bb6d8-3f49-4538-be82-6d435cb9d340&quot;,&quot;isEdited&quot;:false,&quot;manualOverride&quot;:{&quot;isManuallyOverridden&quot;:false,&quot;manualOverrideText&quot;:&quot;&quot;,&quot;citeprocText&quot;:&quot;(Dissanayake, Holleley, Deakin, et al., 2021; Quinn et al., 2009)&quot;},&quot;citationTag&quot;:&quot;MENDELEY_CITATION_v3_eyJwcm9wZXJ0aWVzIjp7Im5vdGVJbmRleCI6MH0sImNpdGF0aW9uSUQiOiJNRU5ERUxFWV9DSVRBVElPTl80NjRiYjZkOC0zZjQ5LTQ1MzgtYmU4Mi02ZDQzNWNiOWQzNDAiLCJpc0VkaXRlZCI6ZmFsc2UsIm1hbnVhbE92ZXJyaWRlIjp7ImlzTWFudWFsbHlPdmVycmlkZGVuIjpmYWxzZSwibWFudWFsT3ZlcnJpZGVUZXh0IjoiIiwiY2l0ZXByb2NUZXh0IjoiKERpc3NhbmF5YWtlLCBIb2xsZWxleSwgRGVha2luLCBldCBhbC4sIDIwMj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properties&quot;:{&quot;noteIndex&quot;:0},&quot;citationID&quot;:&quot;MENDELEY_CITATION_e3bc1c5b-d278-4741-b229-f546db1f46f3&quot;,&quot;isEdited&quot;:false,&quot;manualOverride&quot;:{&quot;isManuallyOverridden&quot;:false,&quot;manualOverrideText&quot;:&quot;&quot;,&quot;citeprocText&quot;:&quot;(Holleley et al., 2015; Quinn et al., 2007)&quot;},&quot;citationTag&quot;:&quot;MENDELEY_CITATION_v3_eyJwcm9wZXJ0aWVzIjp7Im5vdGVJbmRleCI6MH0sImNpdGF0aW9uSUQiOiJNRU5ERUxFWV9DSVRBVElPTl9lM2JjMWM1Yi1kMjc4LTQ3NDEtYjIyOS1mNTQ2ZGIxZjQ2ZjM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c84c76c4-381f-3f02-9d15-3fc92d146a07&quot;,&quot;isTemporary&quot;:false,&quot;itemData&quot;:{&quot;type&quot;:&quot;article-journal&quot;,&quot;id&quot;:&quot;c84c76c4-381f-3f02-9d15-3fc92d146a07&quot;,&quot;title&quot;:&quot;Temperature sex reversal implies sex gene dosage in a reptile&quot;,&quot;author&quot;:[{&quot;family&quot;:&quot;Quinn&quot;,&quot;given&quot;:&quot;Alexander E.&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family&quot;:&quot;Guarino&quot;,&quot;given&quot;:&quot;Fiorenzo&quot;,&quot;parse-names&quot;:false,&quot;dropping-particle&quot;:&quot;&quot;,&quot;non-dropping-particle&quot;:&quot;&quot;},{&quot;family&quot;:&quot;Ezaz&quot;,&quot;given&quot;:&quot;Tariq&quot;,&quot;parse-names&quot;:false,&quot;dropping-particle&quot;:&quot;&quot;,&quot;non-dropping-particle&quot;:&quot;&quot;},{&quot;family&quot;:&quot;Graves&quot;,&quot;given&quot;:&quot;Jennifer A Marshall&quot;,&quot;parse-names&quot;:false,&quot;dropping-particle&quot;:&quot;&quot;,&quot;non-dropping-particle&quot;:&quot;&quot;}],&quot;container-title&quot;:&quot;Science&quot;,&quot;DOI&quot;:&quot;10.1126/science.1135925&quot;,&quot;ISBN&quot;:&quot;1095-9203 (Electronic)\\r0036-8075 (Linking)&quot;,&quot;ISSN&quot;:&quot;00368075&quot;,&quot;PMID&quot;:&quot;17446395&quot;,&quot;issued&quot;:{&quot;date-parts&quot;:[[2007]]},&quot;page&quot;:&quot;411&quot;,&quot;abstract&quot;:&quot;Sex in reptiles is determined by genes on sex chromosomes or by incubation temperature. Previously these two modes were thought to be distinct, yet we show that high incubation temperatures reverse genotypic males (ZZ) to phenotypic females in a lizard with ZZ and ZW sex chromosomes. Thus, the W chromosome is not necessary for female differentiation. Sex determination is probably via a dosage-sensitive male-determining gene on the Z chromosome that is inactivated by extreme temperatures. Our data invite a novel hypothesis for the evolution of temperature-dependent sex determination (TSD) and suggest that sex chromosomes may exist in many TSD reptiles.&quot;,&quot;issue&quot;:&quot;5823&quot;,&quot;volume&quot;:&quot;316&quot;,&quot;container-title-short&quot;:&quot;Science (1979)&quot;}}]},{&quot;properties&quot;:{&quot;noteIndex&quot;:0},&quot;citationID&quot;:&quot;MENDELEY_CITATION_32f57350-a7f8-4039-a120-9fced4f06af9&quot;,&quot;isEdited&quot;:false,&quot;manualOverride&quot;:{&quot;isManuallyOverridden&quot;:false,&quot;manualOverrideText&quot;:&quot;&quot;,&quot;citeprocText&quot;:&quot;(Dissanayake et al., 2020; Holleley et al., 2015; Wild et al., 2022)&quot;},&quot;citationTag&quot;:&quot;MENDELEY_CITATION_v3_eyJwcm9wZXJ0aWVzIjp7Im5vdGVJbmRleCI6MH0sImNpdGF0aW9uSUQiOiJNRU5ERUxFWV9DSVRBVElPTl8zMmY1NzM1MC1hN2Y4LTQwMzktYTEyMC05ZmNlZDRmMDZhZjkiLCJpc0VkaXRlZCI6ZmFsc2UsIm1hbnVhbE92ZXJyaWRlIjp7ImlzTWFudWFsbHlPdmVycmlkZGVuIjpmYWxzZSwibWFudWFsT3ZlcnJpZGVUZXh0IjoiIiwiY2l0ZXByb2NUZXh0IjoiKERpc3NhbmF5YWtlIGV0IGFsLiwgMjAyMDsgSG9sbGVsZXkgZXQgYWwuLCAyMDE1OyBXaWxkIGV0IGFsLiwgMjAyMi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Y29udGFpbmVyLXRpdGxlLXNob3J0IjoiQk1DIEdlbm9taWNzIiwiSVNTTiI6IjE0NzEtMjE2NCIsImlzc3VlZCI6eyJkYXRlLXBhcnRzIjpbWzIwMjBdXX0sInBhZ2UiOiIxLTEyIiwicHVibGlzaGVyIjoiQmlvTWVkIENlbnRyYWwiLCJpc3N1ZSI6IjEiLCJ2b2x1bWUiOiIyMS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19LHsiaWQiOiJhMzhkOTE3Ny0xOWVkLTM4OGUtYWZlOC0wZDJiYWE5M2FiZjUiLCJpc1RlbXBvcmFyeSI6ZmFsc2U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19XX0=&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container-title-short&quot;:&quot;BMC Genomics&quot;,&quot;ISSN&quot;:&quot;1471-2164&quot;,&quot;issued&quot;:{&quot;date-parts&quot;:[[2020]]},&quot;page&quot;:&quot;1-12&quot;,&quot;publisher&quot;:&quot;BioMed Central&quot;,&quot;issue&quot;:&quot;1&quot;,&quot;volume&quot;:&quot;21&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container-title-short&quot;:&quot;Nature&quot;,&quot;ISSN&quot;:&quot;1476-4687&quot;,&quot;issued&quot;:{&quot;date-parts&quot;:[[2015]]},&quot;page&quot;:&quot;79-82&quot;,&quot;publisher&quot;:&quot;Nature Publishing Group&quot;,&quot;issue&quot;:&quot;7558&quot;,&quot;volume&quot;:&quot;523&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properties&quot;:{&quot;noteIndex&quot;:0},&quot;citationID&quot;:&quot;MENDELEY_CITATION_bf3ae18f-fe84-4be0-b34f-b28bb59a20a1&quot;,&quot;isEdited&quot;:false,&quot;manualOverride&quot;:{&quot;isManuallyOverridden&quot;:false,&quot;manualOverrideText&quot;:&quot;&quot;,&quot;citeprocText&quot;:&quot;(Dissanayake, Holleley, &amp;#38; Georges, 2021; Holleley et al., 2015; Schwanz et al., 2020)&quot;},&quot;citationTag&quot;:&quot;MENDELEY_CITATION_v3_eyJwcm9wZXJ0aWVzIjp7Im5vdGVJbmRleCI6MH0sImNpdGF0aW9uSUQiOiJNRU5ERUxFWV9DSVRBVElPTl9iZjNhZTE4Zi1mZTg0LTRiZTAtYjM0Zi1iMjhiYjU5YTIwYTEiLCJpc0VkaXRlZCI6ZmFsc2UsIm1hbnVhbE92ZXJyaWRlIjp7ImlzTWFudWFsbHlPdmVycmlkZGVuIjpmYWxzZSwibWFudWFsT3ZlcnJpZGVUZXh0IjoiIiwiY2l0ZXByb2NUZXh0IjoiKERpc3NhbmF5YWtlLCBIb2xsZWxleSwgJiMzODsgR2VvcmdlcywgMjAyMT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properties&quot;:{&quot;noteIndex&quot;:0},&quot;citationID&quot;:&quot;MENDELEY_CITATION_488ffc3e-331e-46f5-bef9-039c179cbe97&quot;,&quot;isEdited&quot;:false,&quot;manualOverride&quot;:{&quot;isManuallyOverridden&quot;:true,&quot;manualOverrideText&quot;:&quot;(Holleley et al., 2015),&quot;,&quot;citeprocText&quot;:&quot;(Holleley et al., 2015)&quot;},&quot;citationTag&quot;:&quot;MENDELEY_CITATION_v3_eyJwcm9wZXJ0aWVzIjp7Im5vdGVJbmRleCI6MH0sImNpdGF0aW9uSUQiOiJNRU5ERUxFWV9DSVRBVElPTl80ODhmZmMzZS0zMzFlLTQ2ZjUtYmVmOS0wMzljMTc5Y2JlOTciLCJpc0VkaXRlZCI6ZmFsc2UsIm1hbnVhbE92ZXJyaWRlIjp7ImlzTWFudWFsbHlPdmVycmlkZGVuIjp0cnVlLCJtYW51YWxPdmVycmlkZVRleHQiOiIoSG9sbGVsZXkgZXQgYWwuLCAyMDE1KSwiLCJjaXRlcHJvY1RleHQiOiIoSG9sbGVsZXkgZXQgYWwuLCAyMDE1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fe791a77-8011-41ce-863e-324703fed868&quot;,&quot;isEdited&quot;:false,&quot;manualOverride&quot;:{&quot;isManuallyOverridden&quot;:false,&quot;manualOverrideText&quot;:&quot;&quot;,&quot;citeprocText&quot;:&quot;(Li et al., 2016)&quot;},&quot;citationTag&quot;:&quot;MENDELEY_CITATION_v3_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&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properties&quot;:{&quot;noteIndex&quot;:0},&quot;citationID&quot;:&quot;MENDELEY_CITATION_aea95a4d-831a-40e7-899d-1b9009daed91&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9hZWE5NWE0ZC04MzFhLTQwZTctODk5ZC0xYjkwMDlkYWVkOTE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c91493a3-3bc9-4e02-b43a-ce39a4a918c5&quot;,&quot;isEdited&quot;:false,&quot;manualOverride&quot;:{&quot;isManuallyOverridden&quot;:false,&quot;manualOverrideText&quot;:&quot;&quot;,&quot;citeprocText&quot;:&quot;(Elphick &amp;#38; Shine, 1998; Flatt et al., 2001)&quot;},&quot;citationTag&quot;:&quot;MENDELEY_CITATION_v3_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&quot;,&quot;citationItems&quot;:[{&quot;id&quot;:&quot;07004861-c884-3368-9625-080b06c871c7&quot;,&quot;isTemporary&quot;:false,&quot;itemData&quot;:{&quot;type&quot;:&quot;article-journal&quot;,&quot;id&quot;:&quot;07004861-c884-3368-9625-080b06c871c7&quot;,&quot;title&quot;:&quot;Longterm effects of incubation temperatures on the morphology and locomotor performance of hatchling lizards (Bassiana duperreyi, Scincidae)&quot;,&quot;author&quot;:[{&quot;family&quot;:&quot;Elphick&quot;,&quot;given&quot;:&quot;Melanie J&quot;,&quot;parse-names&quot;:false,&quot;dropping-particle&quot;:&quot;&quot;,&quot;non-dropping-particle&quot;:&quot;&quot;},{&quot;family&quot;:&quot;Shine&quot;,&quot;given&quot;:&quot;Richard&quot;,&quot;parse-names&quot;:false,&quot;dropping-particle&quot;:&quot;&quot;,&quot;non-dropping-particle&quot;:&quot;&quot;}],&quot;container-title&quot;:&quot;Biological Journal of the Linnean Society&quot;,&quot;ISSN&quot;:&quot;1095-8312&quot;,&quot;issued&quot;:{&quot;date-parts&quot;:[[1998]]},&quot;page&quot;:&quot;429-447&quot;,&quot;publisher&quot;:&quot;Oxford University Press&quot;,&quot;issue&quot;:&quot;3&quot;,&quot;volume&quot;:&quot;63&quot;,&quot;container-title-short&quot;:&quot;&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properties&quot;:{&quot;noteIndex&quot;:0},&quot;citationID&quot;:&quot;MENDELEY_CITATION_c534086f-6c38-41bf-96f0-55a15287d191&quot;,&quot;isEdited&quot;:false,&quot;manualOverride&quot;:{&quot;isManuallyOverridden&quot;:false,&quot;manualOverrideText&quot;:&quot;&quot;,&quot;citeprocText&quot;:&quot;(Dissanayake, Holleley, Deakin, et al., 2021)&quot;},&quot;citationTag&quot;:&quot;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0e378e2b-971b-466d-8e30-b429bedc2775&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2b21161f-cf60-46ee-85b6-5e21719c68e8&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9665eceb-8e95-401e-8fec-842b05a2b11f&quot;,&quot;isEdited&quot;:false,&quot;manualOverride&quot;:{&quot;isManuallyOverridden&quot;:false,&quot;manualOverrideText&quot;:&quot;&quot;,&quot;citeprocText&quot;:&quot;(Harolow, 1996)&quot;},&quot;citationTag&quot;:&quot;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quot;,&quot;citationItems&quot;:[{&quot;id&quot;:&quot;4986b97b-e75d-3343-84e0-1e9d9a142fe9&quot;,&quot;isTemporary&quot;:false,&quot;itemData&quot;:{&quot;type&quot;:&quot;article-journal&quot;,&quot;id&quot;:&quot;4986b97b-e75d-3343-84e0-1e9d9a142fe9&quot;,&quot;title&quot;:&quot;A harmless technique for sexing hatchiling lizards&quot;,&quot;author&quot;:[{&quot;family&quot;:&quot;Harolow&quot;,&quot;given&quot;:&quot;P S&quot;,&quot;parse-names&quot;:false,&quot;dropping-particle&quot;:&quot;&quot;,&quot;non-dropping-particle&quot;:&quot;&quot;}],&quot;container-title&quot;:&quot;Herpetological Review&quot;,&quot;ISSN&quot;:&quot;0018-084X&quot;,&quot;issued&quot;:{&quot;date-parts&quot;:[[1996]]},&quot;page&quot;:&quot;71&quot;,&quot;publisher&quot;:&quot;Lawrence, Kan.: Society for the Study of Amphibians and Reptiles, 1967-&quot;,&quot;issue&quot;:&quot;2&quot;,&quot;volume&quot;:&quot;27&quot;,&quot;container-title-short&quot;:&quot;Herpetol Rev&quot;}}]},{&quot;properties&quot;:{&quot;noteIndex&quot;:0},&quot;citationID&quot;:&quot;MENDELEY_CITATION_49df0480-b565-4bad-8e8a-0e5f7c892412&quot;,&quot;isEdited&quot;:false,&quot;manualOverride&quot;:{&quot;isManuallyOverridden&quot;:false,&quot;manualOverrideText&quot;:&quot;&quot;,&quot;citeprocText&quot;:&quot;(Dissanayake, Holleley, &amp;#38; Georges, 2021)&quot;},&quot;citationItems&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container-title-short&quot;:&quot;Sci Rep&quot;}}],&quot;citationTag&quot;:&quot;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iwiY29udGFpbmVyLXRpdGxlLXNob3J0IjoiU2NpIFJlcCJ9fV19&quot;},{&quot;properties&quot;:{&quot;noteIndex&quot;:0},&quot;citationID&quot;:&quot;MENDELEY_CITATION_745eb20a-05ee-4310-859d-f72f6dd45945&quot;,&quot;isEdited&quot;:false,&quot;manualOverride&quot;:{&quot;isManuallyOverridden&quot;:false,&quot;manualOverrideText&quot;:&quot;&quot;,&quot;citeprocText&quot;:&quot;(Dissanayake et al., 2020)&quot;},&quot;citationTag&quot;:&quot;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ISSN&quot;:&quot;1471-2164&quot;,&quot;issued&quot;:{&quot;date-parts&quot;:[[2020]]},&quot;page&quot;:&quot;1-12&quot;,&quot;publisher&quot;:&quot;BioMed Central&quot;,&quot;issue&quot;:&quot;1&quot;,&quot;volume&quot;:&quot;21&quot;,&quot;container-title-short&quot;:&quot;BMC Genomics&quot;}}]},{&quot;properties&quot;:{&quot;noteIndex&quot;:0},&quot;citationID&quot;:&quot;MENDELEY_CITATION_8b7066c6-275e-4b4b-be5b-774881762a10&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ca3d353f-61b7-418b-a3dc-a92da4037d9f&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04b41297-8a3e-4222-b59e-db922358ca31&quot;,&quot;isEdited&quot;:false,&quot;manualOverride&quot;:{&quot;isManuallyOverridden&quot;:false,&quot;manualOverrideText&quot;:&quot;&quot;,&quot;citeprocText&quot;:&quot;(Du et al., 2010)&quot;},&quot;citationTag&quot;:&quot;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quot;,&quot;citationItems&quot;:[{&quot;id&quot;:&quot;bd166947-bb16-3ebf-b209-f087a51d374b&quot;,&quot;isTemporary&quot;:false,&quot;itemData&quot;:{&quot;type&quot;:&quot;article-journal&quot;,&quot;id&quot;:&quot;bd166947-bb16-3ebf-b209-f087a51d374b&quot;,&quot;title&quot;:&quot;Thermal regimes during incubation do not affect mean selected temperatures of hatchling lizards (Bassiana duperreyi, Scincidae)&quot;,&quot;author&quot;:[{&quot;family&quot;:&quot;Du&quot;,&quot;given&quot;:&quot;Wei-Guo&quot;,&quot;parse-names&quot;:false,&quot;dropping-particle&quot;:&quot;&quot;,&quot;non-dropping-particle&quot;:&quot;&quot;},{&quot;family&quot;:&quot;Elphick&quot;,&quot;given&quot;:&quot;Melanie&quot;,&quot;parse-names&quot;:false,&quot;dropping-particle&quot;:&quot;&quot;,&quot;non-dropping-particle&quot;:&quot;&quot;},{&quot;family&quot;:&quot;Shine&quot;,&quot;given&quot;:&quot;Richard&quot;,&quot;parse-names&quot;:false,&quot;dropping-particle&quot;:&quot;&quot;,&quot;non-dropping-particle&quot;:&quot;&quot;}],&quot;container-title&quot;:&quot;Journal of Thermal Biology&quot;,&quot;ISSN&quot;:&quot;0306-4565&quot;,&quot;issued&quot;:{&quot;date-parts&quot;:[[2010]]},&quot;page&quot;:&quot;47-51&quot;,&quot;publisher&quot;:&quot;Elsevier&quot;,&quot;issue&quot;:&quot;1&quot;,&quot;volume&quot;:&quot;35&quot;,&quot;container-title-short&quot;:&quot;J Therm Biol&quot;}}]},{&quot;properties&quot;:{&quot;noteIndex&quot;:0},&quot;citationID&quot;:&quot;MENDELEY_CITATION_dd9eba24-c718-4a30-96d1-13891f074bb2&quot;,&quot;isEdited&quot;:false,&quot;manualOverride&quot;:{&quot;isManuallyOverridden&quot;:false,&quot;manualOverrideText&quot;:&quot;&quot;,&quot;citeprocText&quot;:&quot;(Greer, 1989)&quot;},&quot;citationTag&quot;:&quot;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e799b172-fd7a-44e1-bc77-0c71934237dd&quot;,&quot;isEdited&quot;:false,&quot;manualOverride&quot;:{&quot;isManuallyOverridden&quot;:true,&quot;manualOverrideText&quot;:&quot;Lighton, 2008)&quot;,&quot;citeprocText&quot;:&quot;(Lighton, 2008)&quot;},&quot;citationTag&quot;:&quot;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quot;,&quot;citationItems&quot;:[{&quot;id&quot;:&quot;f814fc8a-c2fb-3cb8-ba4c-97a10423c507&quot;,&quot;isTemporary&quot;:false,&quot;itemData&quot;:{&quot;type&quot;:&quot;book&quot;,&quot;id&quot;:&quot;f814fc8a-c2fb-3cb8-ba4c-97a10423c507&quot;,&quot;title&quot;:&quot;Measuring metabolic rates: a manual for scientists&quot;,&quot;author&quot;:[{&quot;family&quot;:&quot;Lighton&quot;,&quot;given&quot;:&quot;J.R.B.&quot;,&quot;parse-names&quot;:false,&quot;dropping-particle&quot;:&quot;&quot;,&quot;non-dropping-particle&quot;:&quot;&quot;}],&quot;issued&quot;:{&quot;date-parts&quot;:[[2008]]},&quot;publisher-place&quot;:&quot;New York, NY, USA&quot;,&quot;publisher&quot;:&quot;Oxford University Press&quot;,&quot;container-title-short&quot;:&quot;&quot;}}]},{&quot;properties&quot;:{&quot;noteIndex&quot;:0},&quot;citationID&quot;:&quot;MENDELEY_CITATION_baddff6c-6378-4a03-9bff-d4476979ad52&quot;,&quot;isEdited&quot;:false,&quot;manualOverride&quot;:{&quot;isManuallyOverridden&quot;:false,&quot;manualOverrideText&quot;:&quot;&quot;,&quot;citeprocText&quot;:&quot;(Friesen et al., 2017)&quot;},&quot;citationTag&quot;:&quot;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quot;,&quot;citationItems&quot;:[{&quot;id&quot;:&quot;6790488a-4971-32d0-a1b4-2ff4ba181b6e&quot;,&quot;isTemporary&quot;:false,&quot;itemData&quot;:{&quot;type&quot;:&quot;article-journal&quot;,&quot;id&quot;:&quot;6790488a-4971-32d0-a1b4-2ff4ba181b6e&quot;,&quot;title&quot;:&quot;Morph‐specific metabolic rate and the timing of reproductive senescence in a color polymorphic dragon&quot;,&quot;author&quot;:[{&quot;family&quot;:&quot;Friesen&quot;,&quot;given&quot;:&quot;Christopher R&quot;,&quot;parse-names&quot;:false,&quot;dropping-particle&quot;:&quot;&quot;,&quot;non-dropping-particle&quot;:&quot;&quot;},{&quot;family&quot;:&quot;Johansson&quot;,&quot;given&quot;:&quot;Rasmus&quot;,&quot;parse-names&quot;:false,&quot;dropping-particle&quot;:&quot;&quot;,&quot;non-dropping-particle&quot;:&quot;&quot;},{&quot;family&quot;:&quot;Olsson&quot;,&quot;given&quot;:&quot;Mats&quot;,&quot;parse-names&quot;:false,&quot;dropping-particle&quot;:&quot;&quot;,&quot;non-dropping-particle&quot;:&quot;&quot;}],&quot;container-title&quot;:&quot;Journal of Experimental Zoology Part A: Ecological and Integrative Physiology&quot;,&quot;ISSN&quot;:&quot;2471-5638&quot;,&quot;issued&quot;:{&quot;date-parts&quot;:[[2017]]},&quot;page&quot;:&quot;433-443&quot;,&quot;publisher&quot;:&quot;Wiley Online Library&quot;,&quot;issue&quot;:&quot;7&quot;,&quot;volume&quot;:&quot;327&quot;,&quot;container-title-short&quot;:&quot;J Exp Zool A Ecol Integr Physiol&quot;}}]},{&quot;properties&quot;:{&quot;noteIndex&quot;:0},&quot;citationID&quot;:&quot;MENDELEY_CITATION_c87f8949-64ce-49ee-92b5-6fdcaf98cb08&quot;,&quot;isEdited&quot;:false,&quot;manualOverride&quot;:{&quot;isManuallyOverridden&quot;:false,&quot;manualOverrideText&quot;:&quot;&quot;,&quot;citeprocText&quot;:&quot;(Bürkner, 2017)&quot;},&quot;citationTag&quot;:&quot;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quot;,&quot;citationItems&quot;:[{&quot;id&quot;:&quot;b89c3791-4715-3beb-b0ff-07bcea2df30e&quot;,&quot;isTemporary&quot;:false,&quot;itemData&quot;:{&quot;type&quot;:&quot;article-journal&quot;,&quot;id&quot;:&quot;b89c3791-4715-3beb-b0ff-07bcea2df30e&quot;,&quot;title&quot;:&quot;brms: An R package for Bayesian multilevel models using Stan&quot;,&quot;author&quot;:[{&quot;family&quot;:&quot;Bürkner&quot;,&quot;given&quot;:&quot;Paul-Christian&quot;,&quot;parse-names&quot;:false,&quot;dropping-particle&quot;:&quot;&quot;,&quot;non-dropping-particle&quot;:&quot;&quot;}],&quot;container-title&quot;:&quot;Journal of statistical software&quot;,&quot;ISSN&quot;:&quot;1548-7660&quot;,&quot;issued&quot;:{&quot;date-parts&quot;:[[2017]]},&quot;page&quot;:&quot;1-28&quot;,&quot;volume&quot;:&quot;80&quot;,&quot;container-title-short&quot;:&quot;J Stat Softw&quot;}}]},{&quot;properties&quot;:{&quot;noteIndex&quot;:0},&quot;citationID&quot;:&quot;MENDELEY_CITATION_4b5e561d-6bdb-4eb4-89b4-3e2334297556&quot;,&quot;isEdited&quot;:false,&quot;manualOverride&quot;:{&quot;isManuallyOverridden&quot;:false,&quot;manualOverrideText&quot;:&quot;&quot;,&quot;citeprocText&quot;:&quot;(Hadfield, 2010)&quot;},&quot;citationTag&quot;:&quot;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quot;,&quot;citationItems&quot;:[{&quot;id&quot;:&quot;e961a7dd-b62e-37d0-aa7a-7c2baa091354&quot;,&quot;isTemporary&quot;:false,&quot;itemData&quot;:{&quot;type&quot;:&quot;article-journal&quot;,&quot;id&quot;:&quot;e961a7dd-b62e-37d0-aa7a-7c2baa091354&quot;,&quot;title&quot;:&quot;MCMC methods for multi-response generalized linear mixed models: the MCMCglmm R package&quot;,&quot;author&quot;:[{&quot;family&quot;:&quot;Hadfield&quot;,&quot;given&quot;:&quot;Jarrod D&quot;,&quot;parse-names&quot;:false,&quot;dropping-particle&quot;:&quot;&quot;,&quot;non-dropping-particle&quot;:&quot;&quot;}],&quot;container-title&quot;:&quot;Journal of statistical software&quot;,&quot;container-title-short&quot;:&quot;J Stat Softw&quot;,&quot;ISSN&quot;:&quot;1548-7660&quot;,&quot;issued&quot;:{&quot;date-parts&quot;:[[2010]]},&quot;page&quot;:&quot;1-22&quot;,&quot;volume&quot;:&quot;33&quot;}}]},{&quot;citationID&quot;:&quot;MENDELEY_CITATION_3ce26cbf-e6b7-46e7-90f8-426fce77f61c&quot;,&quot;properties&quot;:{&quot;noteIndex&quot;:0},&quot;isEdited&quot;:false,&quot;manualOverride&quot;:{&quot;isManuallyOverridden&quot;:true,&quot;citeprocText&quot;:&quot;(Hayward &amp;#38; Gillooly, 2011)&quot;,&quot;manualOverrideText&quot;:&quot;Hayward &amp; Gillooly, 2011&quot;},&quot;citationTag&quot;:&quot;MENDELEY_CITATION_v3_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&quot;,&quot;citationItems&quot;:[{&quot;id&quot;:&quot;d2d35d3d-128b-3fa9-924a-486bc1512f69&quot;,&quot;itemData&quot;:{&quot;type&quot;:&quot;article-journal&quot;,&quot;id&quot;:&quot;d2d35d3d-128b-3fa9-924a-486bc1512f69&quot;,&quot;title&quot;:&quot;The cost of sex: quantifying energetic investment in gamete production by males and females&quot;,&quot;author&quot;:[{&quot;family&quot;:&quot;Hayward&quot;,&quot;given&quot;:&quot;April&quot;,&quot;parse-names&quot;:false,&quot;dropping-particle&quot;:&quot;&quot;,&quot;non-dropping-particle&quot;:&quot;&quot;},{&quot;family&quot;:&quot;Gillooly&quot;,&quot;given&quot;:&quot;James F&quot;,&quot;parse-names&quot;:false,&quot;dropping-particle&quot;:&quot;&quot;,&quot;non-dropping-particle&quot;:&quot;&quot;}],&quot;container-title&quot;:&quot;PLoS One&quot;,&quot;container-title-short&quot;:&quot;PLoS One&quot;,&quot;ISSN&quot;:&quot;1932-6203&quot;,&quot;issued&quot;:{&quot;date-parts&quot;:[[2011]]},&quot;page&quot;:&quot;e16557&quot;,&quot;publisher&quot;:&quot;Public Library of Science San Francisco, USA&quot;,&quot;issue&quot;:&quot;1&quot;,&quot;volume&quot;:&quot;6&quot;},&quot;isTemporary&quot;:false}]},{&quot;properties&quot;:{&quot;noteIndex&quot;:0},&quot;citationID&quot;:&quot;MENDELEY_CITATION_ea5264fb-832a-4cf9-a571-48cd03ca1072&quot;,&quot;isEdited&quot;:false,&quot;manualOverride&quot;:{&quot;isManuallyOverridden&quot;:false,&quot;manualOverrideText&quot;:&quot;&quot;,&quot;citeprocText&quot;:&quot;(Geffroy, 2022)&quot;},&quot;citationTag&quot;:&quot;MENDELEY_CITATION_v3_eyJwcm9wZXJ0aWVzIjp7Im5vdGVJbmRleCI6MH0sImNpdGF0aW9uSUQiOiJNRU5ERUxFWV9DSVRBVElPTl9lYTUyNjRmYi04MzJhLTRjZjktYTU3MS00OGNkMDNjYTEwNzIiLCJpc0VkaXRlZCI6ZmFsc2UsIm1hbnVhbE92ZXJyaWRlIjp7ImlzTWFudWFsbHlPdmVycmlkZGVuIjpmYWxzZSwibWFudWFsT3ZlcnJpZGVUZXh0IjoiIiwiY2l0ZXByb2NUZXh0IjoiKEdlZmZyb3ksIDIwMjI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quot;,&quot;citationItems&quot;:[{&quot;id&quot;:&quot;9f0f3548-66c2-37ef-8e5f-e80e66f7434f&quot;,&quot;isTemporary&quot;:false,&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properties&quot;:{&quot;noteIndex&quot;:0},&quot;citationID&quot;:&quot;MENDELEY_CITATION_b7e2e112-f06f-478e-9d3a-2f18f4f5282f&quot;,&quot;isEdited&quot;:false,&quot;manualOverride&quot;:{&quot;isManuallyOverridden&quot;:false,&quot;manualOverrideText&quot;:&quot;&quot;,&quot;citeprocText&quot;:&quot;(Holleley et al., 2015; Li et al., 2016)&quot;},&quot;citationTag&quot;:&quot;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e6e42e2-8084-490f-ba2a-dd46c610fdaf&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4ZTZlNDJlMi04MDg0LTQ5MGYtYmEyYS1kZDQ2YzYxMGZkYWY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09be9a76-ef97-4cac-8f34-ebf076418bb3&quot;,&quot;isEdited&quot;:false,&quot;manualOverride&quot;:{&quot;isManuallyOverridden&quot;:true,&quot;manualOverrideText&quot;:&quot;(Angilletta, 2001; Sears, 2005)&quot;,&quot;citeprocText&quot;:&quot;(Angilletta  Michael J, 2001; Sears, 2005)&quot;},&quot;citationTag&quot;:&quot;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quot;,&quot;citationItems&quot;:[{&quot;id&quot;:&quot;b7d1ec78-dbf1-3b01-8c41-9e16d42d9604&quot;,&quot;isTemporary&quot;:false,&quot;itemData&quot;:{&quot;type&quot;:&quot;article-journal&quot;,&quot;id&quot;:&quot;b7d1ec78-dbf1-3b01-8c41-9e16d42d9604&quot;,&quot;title&quot;:&quot;Variation in metabolic rate between populations of a geographically widespread lizard&quot;,&quot;author&quot;:[{&quot;family&quot;:&quot;Angilletta  Michael J&quot;,&quot;given&quot;:&quot;Jr&quot;,&quot;parse-names&quot;:false,&quot;dropping-particle&quot;:&quot;&quot;,&quot;non-dropping-particle&quot;:&quot;&quot;}],&quot;container-title&quot;:&quot;Physiological and Biochemical Zoology&quot;,&quot;ISSN&quot;:&quot;1522-2152&quot;,&quot;issued&quot;:{&quot;date-parts&quot;:[[2001]]},&quot;page&quot;:&quot;11-21&quot;,&quot;publisher&quot;:&quot;The University of Chicago Press&quot;,&quot;issue&quot;:&quot;1&quot;,&quot;volume&quot;:&quot;74&quot;,&quot;container-title-short&quot;:&quot;&quot;}},{&quot;id&quot;:&quot;a4555bc5-09b9-386e-979e-33c2e381029d&quot;,&quot;isTemporary&quot;:false,&quot;itemData&quot;:{&quot;type&quot;:&quot;article-journal&quot;,&quot;id&quot;:&quot;a4555bc5-09b9-386e-979e-33c2e381029d&quot;,&quot;title&quot;:&quot;Resting metabolic expenditure as a potential source of variation in growth rates of the sagebrush lizard&quot;,&quot;author&quot;:[{&quot;family&quot;:&quot;Sears&quot;,&quot;given&quot;:&quot;Michael W.&quot;,&quot;parse-names&quot;:false,&quot;dropping-particle&quot;:&quot;&quot;,&quot;non-dropping-particle&quot;:&quot;&quot;}],&quot;container-title&quot;:&quot;Comparative Biochemistry and Physiology - A Molecular and Integrative Physiology&quot;,&quot;DOI&quot;:&quot;10.1016/j.cbpb.2004.12.003&quot;,&quot;ISBN&quot;:&quot;8128412078&quot;,&quot;ISSN&quot;:&quot;10956433&quot;,&quot;issued&quot;:{&quot;date-parts&quot;:[[2005]]},&quot;page&quot;:&quot;171-177&quot;,&quot;abstract&quot;:&quot;Along an elevational gradient on SW Utah, sagebrush lizards (Sceloporus graciosus) exhibit an unexpected pattern of growth. Lizards from a high elevation population grow faster than lizards from two populations at lower elevations despite shorter daily and seasonal activity. Results from a common environment study of growth suggest that the differences in growth are not due to adaptation to local environmental conditions. In this study, I test the hypothesis that higher growth rates in lizards from high elevation may be attributable to reduced resting metabolic expenditure compared to that of lizards from populations at two lower elevations. Resting metabolic rates were measured for individuals from each of the study populations across different times of day and over a broad range of temperatures. Under the same laboratory conditions, field-caught lizards from the high elevation population exhibited lower metabolic rates when compared to lizards from lower elevations. Daily resting metabolic expenditures were calculated using the observed metabolic rates coupled with estimates of daily activity. Daily resting metabolic expenditure was 50% greater for individuals from the two lower elevation populations, which could result in 12.5% more energy that could be potentially allocated to growth for lizards from high elevation. Such energetic savings may be able to explain differences in the patterns of growth observed in nature. © 2004 Published by Elsevier Inc.&quot;,&quot;issue&quot;:&quot;2&quot;,&quot;volume&quot;:&quot;140&quot;,&quot;container-title-short&quot;:&quot;&quot;}}]},{&quot;properties&quot;:{&quot;noteIndex&quot;:0},&quot;citationID&quot;:&quot;MENDELEY_CITATION_6db60e26-dcd8-4639-926e-385d5cf6abe7&quot;,&quot;isEdited&quot;:false,&quot;manualOverride&quot;:{&quot;isManuallyOverridden&quot;:false,&quot;manualOverrideText&quot;:&quot;&quot;,&quot;citeprocText&quot;:&quot;(Dissanayake, Holleley, Deakin, et al., 2021)&quot;},&quot;citationTag&quot;:&quot;MENDELEY_CITATION_v3_eyJwcm9wZXJ0aWVzIjp7Im5vdGVJbmRleCI6MH0sImNpdGF0aW9uSUQiOiJNRU5ERUxFWV9DSVRBVElPTl82ZGI2MGUyNi1kY2Q4LTQ2MzktOTI2ZS0zODVkNWNmNmFiZTc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27c0d9d0-35e9-4670-826b-f139b905a749&quot;,&quot;isEdited&quot;:false,&quot;manualOverride&quot;:{&quot;isManuallyOverridden&quot;:false,&quot;manualOverrideText&quot;:&quot;&quot;,&quot;citeprocText&quot;:&quot;(Amiel &amp;#38; Shine, 2012; Flatt et al., 2001; Shine et al., 1997; Shine &amp;#38; Harlow, 1996)&quot;},&quot;citationTag&quot;:&quot;MENDELEY_CITATION_v3_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11dfSwicGFnZSI6IjI1NTktMjU2OCIsInB1Ymxpc2hlciI6IldpbGV5IE9ubGluZSBMaWJyYXJ5IiwiaXNzdWUiOiI4Iiwidm9sdW1lIjoiNzgiLCJjb250YWluZXItdGl0bGUtc2hvcnQiOiJFY29sb2d5In19LH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&quot;,&quot;citationItems&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id&quot;:&quot;c9ad91ff-7b9a-3af1-b3b1-f5348ce10a4c&quot;,&quot;isTemporary&quot;:false,&quot;itemData&quot;:{&quot;type&quot;:&quot;article-journal&quot;,&quot;id&quot;:&quot;c9ad91ff-7b9a-3af1-b3b1-f5348ce10a4c&quot;,&quot;title&quot;:&quot;Hotter nests produce smarter young lizards&quot;,&quot;author&quot;:[{&quot;family&quot;:&quot;Amiel&quot;,&quot;given&quot;:&quot;Joshua J&quot;,&quot;parse-names&quot;:false,&quot;dropping-particle&quot;:&quot;&quot;,&quot;non-dropping-particle&quot;:&quot;&quot;},{&quot;family&quot;:&quot;Shine&quot;,&quot;given&quot;:&quot;Richard&quot;,&quot;parse-names&quot;:false,&quot;dropping-particle&quot;:&quot;&quot;,&quot;non-dropping-particle&quot;:&quot;&quot;}],&quot;container-title&quot;:&quot;Biology Letters&quot;,&quot;ISSN&quot;:&quot;1744-9561&quot;,&quot;issued&quot;:{&quot;date-parts&quot;:[[2012]]},&quot;page&quot;:&quot;372-374&quot;,&quot;publisher&quot;:&quot;The Royal Society&quot;,&quot;issue&quot;:&quot;3&quot;,&quot;volume&quot;:&quot;8&quot;,&quot;container-title-short&quot;:&quot;Biol Lett&quot;}}]},{&quot;properties&quot;:{&quot;noteIndex&quot;:0},&quot;citationID&quot;:&quot;MENDELEY_CITATION_6bb8483f-d308-4c69-a1ec-e9bc6a0de733&quot;,&quot;isEdited&quot;:false,&quot;manualOverride&quot;:{&quot;isManuallyOverridden&quot;:true,&quot;manualOverrideText&quot;:&quot;(Jameson Jr et al., 1977; Tsuji, 1988). &quot;,&quot;citeprocText&quot;:&quot;(Jameson Jr et al., 1977; Tsuji, n.d.)&quot;},&quot;citationTag&quot;:&quot;MENDELEY_CITATION_v3_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&quot;,&quot;citationItems&quot;:[{&quot;id&quot;:&quot;07a7699e-a8af-31b2-a93b-bed4d0367f63&quot;,&quot;isTemporary&quot;:false,&quot;itemData&quot;:{&quot;type&quot;:&quot;report&quot;,&quot;id&quot;:&quot;07a7699e-a8af-31b2-a93b-bed4d0367f63&quot;,&quot;title&quot;:&quot;Thermal Acclimation of Metabolism in Sceloporus Lizards from Different Latitudes&quot;,&quot;author&quot;:[{&quot;family&quot;:&quot;Tsuji&quot;,&quot;given&quot;:&quot;Joyce S&quot;,&quot;parse-names&quot;:false,&quot;dropping-particle&quot;:&quot;&quot;,&quot;non-dropping-particle&quot;:&quot;&quot;}],&quot;container-title&quot;:&quot;Source: Physiological Zoology&quot;,&quot;URL&quot;:&quot;https://www.jstor.org/stable/30161237?seq=1&amp;cid=pdf-&quot;,&quot;number-of-pages&quot;:&quot;241-253&quot;,&quot;issue&quot;:&quot;3&quot;,&quot;volume&quot;:&quot;61&quot;,&quot;container-title-short&quot;:&quot;&quot;}},{&quot;id&quot;:&quot;6e098263-c110-3006-918e-c9f79388c607&quot;,&quot;isTemporary&quot;:false,&quot;itemData&quot;:{&quot;type&quot;:&quot;article-journal&quot;,&quot;id&quot;:&quot;6e098263-c110-3006-918e-c9f79388c607&quot;,&quot;title&quot;:&quot;Oxygen consumption of Sceloporus occidentalis from three different elevations&quot;,&quot;author&quot;:[{&quot;family&quot;:&quot;Jameson Jr&quot;,&quot;given&quot;:&quot;E W&quot;,&quot;parse-names&quot;:false,&quot;dropping-particle&quot;:&quot;&quot;,&quot;non-dropping-particle&quot;:&quot;&quot;},{&quot;family&quot;:&quot;Heusner&quot;,&quot;given&quot;:&quot;A A&quot;,&quot;parse-names&quot;:false,&quot;dropping-particle&quot;:&quot;&quot;,&quot;non-dropping-particle&quot;:&quot;&quot;},{&quot;family&quot;:&quot;Arbogast&quot;,&quot;given&quot;:&quot;R&quot;,&quot;parse-names&quot;:false,&quot;dropping-particle&quot;:&quot;&quot;,&quot;non-dropping-particle&quot;:&quot;&quot;}],&quot;container-title&quot;:&quot;Comparative Biochemistry and Physiology Part A: Physiology&quot;,&quot;container-title-short&quot;:&quot;Comp Biochem Physiol A Physiol&quot;,&quot;ISSN&quot;:&quot;0300-9629&quot;,&quot;issued&quot;:{&quot;date-parts&quot;:[[1977]]},&quot;page&quot;:&quot;73-79&quot;,&quot;publisher&quot;:&quot;Elsevier&quot;,&quot;issue&quot;:&quot;1&quot;,&quot;volume&quot;:&quot;56&quot;}}]},{&quot;properties&quot;:{&quot;noteIndex&quot;:0},&quot;citationID&quot;:&quot;MENDELEY_CITATION_ff9818b4-4650-4cb8-a667-ea75346d1c2a&quot;,&quot;isEdited&quot;:false,&quot;manualOverride&quot;:{&quot;isManuallyOverridden&quot;:false,&quot;manualOverrideText&quot;:&quot;&quot;,&quot;citeprocText&quot;:&quot;(Shine, 2002, 2004; Shine et al., 1997; Shine &amp;#38; Elphick, 2001; Shine &amp;#38; Harlow, 1996)&quot;},&quot;citationTag&quot;:&quot;MENDELEY_CITATION_v3_eyJwcm9wZXJ0aWVzIjp7Im5vdGVJbmRleCI6MH0sImNpdGF0aW9uSUQiOiJNRU5ERUxFWV9DSVRBVElPTl9mZjk4MThiNC00NjUwLTRjYjgtYTY2Ny1lYTc1MzQ2ZDFjMmEiLCJpc0VkaXRlZCI6ZmFsc2UsIm1hbnVhbE92ZXJyaWRlIjp7ImlzTWFudWFsbHlPdmVycmlkZGVuIjpmYWxzZSwibWFudWFsT3ZlcnJpZGVUZXh0IjoiIiwiY2l0ZXByb2NUZXh0IjoiKFNoaW5lLCAyMDAyLCAyMDA0OyBTaGluZSBldCBhbC4sIDE5OTc7IFNoaW5lICYjMzg7IEVscGhpY2ssIDIwMDE7IFNoaW5lICYjMzg7IEhhcmxvdywgMTk5NikifSwiY2l0YXRpb25JdGVtcyI6W3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YTVkZmNhMWUtYmRlZi0zMjU5LWEwMGEtOGM1YmIyMjM4OTE3IiwiaXNUZW1wb3JhcnkiOmZhbHNlLCJpdGVtRGF0YSI6eyJ0eXBlIjoiYXJ0aWNsZS1qb3VybmFsIiwiaWQiOiJhNWRmY2ExZS1iZGVmLTMyNTktYTAwYS04YzViYjIyMzg5MTciLCJ0aXRsZSI6IlRoZSBpbmZsdWVuY2Ugb2YgbmF0dXJhbCBpbmN1YmF0aW9uIGVudmlyb25tZW50cy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3XV19LCJwYWdlIjoiMjU1OS0yNTY4IiwicHVibGlzaGVyIjoiV2lsZXkgT25saW5lIExpYnJhcnkiLCJpc3N1ZSI6IjgiLCJ2b2x1bWUiOiI3OCIsImNvbnRhaW5lci10aXRsZS1zaG9ydCI6IkVjb2xvZ3kifX0seyJpZCI6ImFlN2JhMTk5LWY4MWMtM2FhNC05OWRjLTVjMGVmZTcyYjZhMiIsImlzVGVtcG9yYXJ5IjpmYWxzZSwiaXRlbURhdGEiOnsidHlwZSI6ImFydGljbGUtam91cm5hbCIsImlkIjoiYWU3YmExOTktZjgxYy0zYWE0LTk5ZGMtNWMwZWZlNzJiNmEyIiwidGl0bGUiOiJUaGUgZWZmZWN0IG9mIHNob3J0LXRlcm0gd2VhdGhlciBmbHVjdHVhdGlvbnMgb24gdGVtcGVyYXR1cmVzIGluc2lkZSBsaXphcmQgbmVzdHMsIGFuZC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&quot;,&quot;citationItems&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ae7ba199-f81c-3aa4-99dc-5c0efe72b6a2&quot;,&quot;isTemporary&quot;:false,&quot;itemData&quot;:{&quot;type&quot;:&quot;article-journal&quot;,&quot;id&quot;:&quot;ae7ba199-f81c-3aa4-99dc-5c0efe72b6a2&quot;,&quot;title&quot;:&quot;The effect of short-term weather fluctuations on temperatures inside lizard nests, and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container-title&quot;:&quot;Biological Journal of the Linnean Society&quot;,&quot;ISSN&quot;:&quot;0024-4066&quot;,&quot;issued&quot;:{&quot;date-parts&quot;:[[2001]]},&quot;page&quot;:&quot;555-565&quot;,&quot;publisher&quot;:&quot;Oxford University Press&quot;,&quot;issue&quot;:&quot;4&quot;,&quot;volume&quot;:&quot;72&quot;,&quot;container-title-short&quot;:&quot;&quot;}},{&quot;id&quot;:&quot;3f1e7390-9c4f-39da-957f-527154a994a9&quot;,&quot;isTemporary&quot;:false,&quot;itemData&quot;:{&quot;type&quot;:&quot;article-journal&quot;,&quot;id&quot;:&quot;3f1e7390-9c4f-39da-957f-527154a994a9&quot;,&quot;title&quot;:&quot;Eggs in autumn: responses to declining incubation temperatures by the eggs of montane lizards&quot;,&quot;author&quot;:[{&quot;family&quot;:&quot;Shine&quot;,&quot;given&quot;:&quot;Richard&quot;,&quot;parse-names&quot;:false,&quot;dropping-particle&quot;:&quot;&quot;,&quot;non-dropping-particle&quot;:&quot;&quot;}],&quot;container-title&quot;:&quot;Biological Journal of the Linnean Society&quot;,&quot;ISSN&quot;:&quot;0024-4066&quot;,&quot;issued&quot;:{&quot;date-parts&quot;:[[2002]]},&quot;page&quot;:&quot;71-77&quot;,&quot;publisher&quot;:&quot;Oxford University Press&quot;,&quot;issue&quot;:&quot;1&quot;,&quot;volume&quot;:&quot;76&quot;,&quot;container-title-short&quot;:&quot;&quot;}},{&quot;id&quot;:&quot;8dcb942a-2010-328f-9831-2aa27fba7aed&quot;,&quot;isTemporary&quot;:false,&quot;itemData&quot;:{&quot;type&quot;:&quot;article-journal&quot;,&quot;id&quot;:&quot;8dcb942a-2010-328f-9831-2aa27fba7aed&quot;,&quot;title&quot;:&quot;Seasonal shifts in nest temperature can modify the phenotypes of hatchling lizards, regardless of overall mean incubation temperature&quot;,&quot;author&quot;:[{&quot;family&quot;:&quot;Shine&quot;,&quot;given&quot;:&quot;R&quot;,&quot;parse-names&quot;:false,&quot;dropping-particle&quot;:&quot;&quot;,&quot;non-dropping-particle&quot;:&quot;&quot;}],&quot;container-title&quot;:&quot;Functional Ecology&quot;,&quot;DOI&quot;:&quot;10.1046/j.0269-8463.2004.00806.x&quot;,&quot;ISSN&quot;:&quot;1365-2435&quot;,&quot;URL&quot;:&quot;http://dx.doi.org/10.1046/j.0269-8463.2004.00806.x&quot;,&quot;issued&quot;:{&quot;date-parts&quot;:[[2004,2,1]]},&quot;page&quot;:&quot;43-49&quot;,&quot;abstract&quot;:&quot;\n* 1The thermal regimes experienced by a reptilian egg can influence phenotypic traits (size, sex, shape, locomotor performance, etc.) of the hatchling that emerges from that egg. Natural nests of the oviparous scincid lizard Bassiana duperreyi in the Brindabella Range of south-eastern Australia show strong seasonal shifts in temperature: first and last weeks of incubation often differ by &gt;5 °C.\n* 2Eggs of B. duperreyi were incubated under thermal regimes with identical overall mean values for average temperature and diel range, but differing in the sequence of temperatures. Some eggs were kept at 18 ± 5 °C throughout incubation; others went gradually from cool (16 ± 5 °C) to warm (20 ± 5 °C); and others from warm (20 ± 5 °C) to cool (16 ± 5 °C).\n* 3These treatments significantly modified not only incubation periods (stable mean temperatures delayed hatching), but also hatchling traits: progressively decreasing temperatures yielded hatchlings with a higher incidence of deformities, smaller body size, relatively longer tails, and reduced locomotor performance than siblings from increasing temperatures.\n* 4Seasonal shifts in incubation temperatures are widespread, and may generate important variation in hatchling phenotypes. Sensitivity to such shifts may influence phenomena such as nest-site selection, the seasonal timing of nesting, and the evolution of viviparity.&quot;,&quot;publisher&quot;:&quot;Blackwell Publishing, Ltd.&quot;,&quot;issue&quot;:&quot;1&quot;,&quot;volume&quot;:&quot;18&quot;,&quot;container-title-short&quot;:&quot;Funct Ecol&quot;}}]},{&quot;properties&quot;:{&quot;noteIndex&quot;:0},&quot;citationID&quot;:&quot;MENDELEY_CITATION_13fd7026-4310-4774-8872-83ac056d5d03&quot;,&quot;isEdited&quot;:false,&quot;manualOverride&quot;:{&quot;isManuallyOverridden&quot;:false,&quot;manualOverrideText&quot;:&quot;&quot;,&quot;citeprocText&quot;:&quot;(Castelli et al., 2021)&quot;},&quot;citationTag&quot;:&quot;MENDELEY_CITATION_v3_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&quot;,&quot;citationItems&quot;:[{&quot;id&quot;:&quot;aaca953b-f662-3e17-a0d9-adb784458c81&quot;,&quot;isTemporary&quot;:false,&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ISSN&quot;:&quot;1366-9516&quot;,&quot;issued&quot;:{&quot;date-parts&quot;:[[2021]]},&quot;page&quot;:&quot;427-438&quot;,&quot;publisher&quot;:&quot;Wiley Online Library&quot;,&quot;issue&quot;:&quot;3&quot;,&quot;volume&quot;:&quot;27&quot;,&quot;container-title-short&quot;:&quot;Divers Distrib&quot;}}]},{&quot;properties&quot;:{&quot;noteIndex&quot;:0},&quot;citationID&quot;:&quot;MENDELEY_CITATION_ce7fd5cd-2e96-4dbf-914b-d0dad8d6e69d&quot;,&quot;isEdited&quot;:false,&quot;manualOverride&quot;:{&quot;isManuallyOverridden&quot;:false,&quot;manualOverrideText&quot;:&quot;&quot;,&quot;citeprocText&quot;:&quot;(Bradshaw, 1997; Congdon, 1989; Kearney &amp;#38; Porter, 2004)&quot;},&quot;citationTag&quot;:&quot;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quot;,&quot;citationItems&quot;:[{&quot;id&quot;:&quot;63f0f71f-3504-3783-b768-ad6a544a2c38&quot;,&quot;isTemporary&quot;:false,&quot;itemData&quot;:{&quot;type&quot;:&quot;article-journal&quot;,&quot;id&quot;:&quot;63f0f71f-3504-3783-b768-ad6a544a2c38&quot;,&quot;title&quot;:&quot;Proximate and evolutionary constraints on energy relations of reptiles&quot;,&quot;author&quot;:[{&quot;family&quot;:&quot;Congdon&quot;,&quot;given&quot;:&quot;Justin D&quot;,&quot;parse-names&quot;:false,&quot;dropping-particle&quot;:&quot;&quot;,&quot;non-dropping-particle&quot;:&quot;&quot;}],&quot;container-title&quot;:&quot;Physiological Zoology&quot;,&quot;ISSN&quot;:&quot;0031-935X&quot;,&quot;issued&quot;:{&quot;date-parts&quot;:[[1989]]},&quot;page&quot;:&quot;356-373&quot;,&quot;publisher&quot;:&quot;University of Chicago Press&quot;,&quot;issue&quot;:&quot;2&quot;,&quot;volume&quot;:&quot;62&quot;,&quot;container-title-short&quot;:&quot;Physiol Zool&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57a9e308-9533-32ba-a182-7bac1333a11a&quot;,&quot;isTemporary&quot;:false,&quot;itemData&quot;:{&quot;type&quot;:&quot;article-journal&quot;,&quot;id&quot;:&quot;57a9e308-9533-32ba-a182-7bac1333a11a&quot;,&quot;title&quot;:&quot;Mapping the fundamental niche: physiology, climate, and the distribution of a nocturnal lizard&quot;,&quot;author&quot;:[{&quot;family&quot;:&quot;Kearney&quot;,&quot;given&quot;:&quot;Michael&quot;,&quot;parse-names&quot;:false,&quot;dropping-particle&quot;:&quot;&quot;,&quot;non-dropping-particle&quot;:&quot;&quot;},{&quot;family&quot;:&quot;Porter&quot;,&quot;given&quot;:&quot;Warren P&quot;,&quot;parse-names&quot;:false,&quot;dropping-particle&quot;:&quot;&quot;,&quot;non-dropping-particle&quot;:&quot;&quot;}],&quot;container-title&quot;:&quot;Ecology&quot;,&quot;ISSN&quot;:&quot;1939-9170&quot;,&quot;issued&quot;:{&quot;date-parts&quot;:[[2004]]},&quot;page&quot;:&quot;3119-3131&quot;,&quot;publisher&quot;:&quot;Wiley Online Library&quot;,&quot;issue&quot;:&quot;11&quot;,&quot;volume&quot;:&quot;85&quot;,&quot;container-title-short&quot;:&quot;Ecology&quot;}}]},{&quot;properties&quot;:{&quot;noteIndex&quot;:0},&quot;citationID&quot;:&quot;MENDELEY_CITATION_0713b992-e89f-40a7-a53f-452332ede534&quot;,&quot;isEdited&quot;:false,&quot;manualOverride&quot;:{&quot;isManuallyOverridden&quot;:false,&quot;manualOverrideText&quot;:&quot;&quot;,&quot;citeprocText&quot;:&quot;(Greer, 1989)&quot;},&quot;citationTag&quot;:&quot;MENDELEY_CITATION_v3_eyJwcm9wZXJ0aWVzIjp7Im5vdGVJbmRleCI6MH0sImNpdGF0aW9uSUQiOiJNRU5ERUxFWV9DSVRBVElPTl8wNzEzYjk5Mi1lODlmLTQwYTctYTUzZi00NTIzMzJlZGU1MzQ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75501a34-7ea4-4306-ac6c-b5896f666d14&quot;,&quot;isEdited&quot;:false,&quot;manualOverride&quot;:{&quot;isManuallyOverridden&quot;:false,&quot;manualOverrideText&quot;:&quot;&quot;,&quot;citeprocText&quot;:&quot;(Arnqvist et al., 2022; Mueller &amp;#38; Diamond, 2001)&quot;},&quot;citationTag&quot;:&quot;MENDELEY_CITATION_v3_eyJwcm9wZXJ0aWVzIjp7Im5vdGVJbmRleCI6MH0sImNpdGF0aW9uSUQiOiJNRU5ERUxFWV9DSVRBVElPTl83NTUwMWEzNC03ZWE0LTQzMDYtYWM2Yy1iNTg5NmY2NjZkMTQiLCJpc0VkaXRlZCI6ZmFsc2UsIm1hbnVhbE92ZXJyaWRlIjp7ImlzTWFudWFsbHlPdmVycmlkZGVuIjpmYWxzZSwibWFudWFsT3ZlcnJpZGVUZXh0IjoiIiwiY2l0ZXByb2NUZXh0IjoiKEFybnF2aXN0IGV0IGFsLiwgMjAyMjsgTXVlbGxlciAmIzM4Oy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quot;,&quot;citationItems&quot;:[{&quot;id&quot;:&quot;09b99724-3d68-3f2e-92f4-108e8af5df5e&quot;,&quot;isTemporary&quot;:false,&quot;itemData&quot;:{&quot;type&quot;:&quot;report&quot;,&quot;id&quot;:&quot;09b99724-3d68-3f2e-92f4-108e8af5df5e&quot;,&quot;title&quot;:&quot;Metabolic rate and environmental productivity: Well-provisioned animals evolved to run and idle fast&quot;,&quot;author&quot;:[{&quot;family&quot;:&quot;Mueller&quot;,&quot;given&quot;:&quot;Pamela&quot;,&quot;parse-names&quot;:false,&quot;dropping-particle&quot;:&quot;&quot;,&quot;non-dropping-particle&quot;:&quot;&quot;},{&quot;family&quot;:&quot;Diamond&quot;,&quot;given&quot;:&quot;Jared&quot;,&quot;parse-names&quot;:false,&quot;dropping-particle&quot;:&quot;&quot;,&quot;non-dropping-particle&quot;:&quot;&quot;}],&quot;container-title&quot;:&quot;PNAS October&quot;,&quot;URL&quot;:&quot;www.pnas.orgcgidoi10.1073pnas.221456698&quot;,&quot;issued&quot;:{&quot;date-parts&quot;:[[2001]]},&quot;number-of-pages&quot;:&quot;12550-12554&quot;,&quot;abstract&quot;:&quot;Even among vertebrate species of the same body mass and higher-level taxonomic group, metabolic rates exhibit substantial differences , for which diverse explanatory factors-such as dietary energy content, latitude, altitude, temperature, and rainfall-have been postulated. A unifying underlying factor could be food availability, in turn controlled by net primary productivity (NPP) of the animal's natural environment. We tested this possibility by studying five North American species of Peromyscus mice, all of them similar in diet (generalist omnivores) and in gut morphology but differing by factors of up to 13 in NPP of their habitat of origin. We maintained breeding colonies of all five species in the laboratory under identical conditions and consuming identical diets. Basal metabolic rate (BMR) and daily ad libitum food intake both increased with NPP, which explained 88% and 90% of their variances , respectively. High-metabolism mouse species from high-NPP environments were behaviorally more active than were low-metabolism species from low-NPP environments. Intestinal glucose uptake capacity also increased with NPP (and with BMR and food intake), because species of high-NPP environments had larger small intestines and higher uptake rates. For metabolic rates of our five species, the driving environmental variable is environmental productivity itself (and hence food availability), rather than temporal variability of productivity. Thus, species that have evolved in the presence of abundant food run their metabolism ''fast,'' both while active and while idling, as compared with species of less productive environments, even when all species are given access to unlimited food. M etabolic rate means the rate at which an animal burns calories to produce energy. Among vertebrate species, there is a 10 7-fold range of metabolic rates. Much research has aimed at understanding the reasons behind this variation. Why are some animals seemingly extravagant, consuming and expending calories rapidly, whereas others are frugal, consuming very little and metering their expenditure accordingly so as to remain in energy balance? The two factors underlying most of this variation are well known: body mass and higher-level taxonomic affiliation. First, within the same higher-level taxonomic group (e.g., mammals), metabolic rate increases with body mass (the so-called mouse-to-elephant curve) according to approximately the 0.75 power of body mass (1). (Metabolic rate per g of body mass decreases with body mass but by a power smaller than 1.0, so the absolute metabolic rate of a whole animal, the subject of this paper, increases with mass). Second, for species of the same mass there are some differences between higher-level taxonomic groups, notably the ca. 8-fold difference between endotherms (''warm-blooded'' birds and mammals) and ectotherms (''cold-blooded'' reptiles, amphibia, and fish) (2), and also the ca. 1.3-fold difference between marsupials and placentals (3) and the ca. 2-fold difference between sloths and other placentals (4). However, even when body mass and higher-level taxonomic affiliation have been taken into account, a ca. 6-fold range of variation among species remains to be explained (5). At least five correlates of this unexplained variation have been reported. For example, desert mammals appear to have metabolic rates unexpectedly low for their mass and taxonomic affiliation (6-9); so do species specializing on diets of low energy density (e.g., insectivores or consumers of high-fiber plant material) (3). Metabolic rates have also been reported to differ between populations or species from habitats differing in latitude, altitude , and temperature (e.g., refs. 6 and 9-13). Is there any common thread to these five correlates of unexplained variation, or will we be left with just a laundry list of many unrelated correlates? For instance, deserts tend to be characterized by water shortage and low primary productivity (hence food shortage) and high summer daytime temperatures and high intraannual as well as interannual variation in rainfall: does any single one of these factors act as a unifying explanation underlying the low metabolic rates of desert animals as well as of species consuming low-energy diets and species of certain latitudes, altitudes, and temperatures? A candidate for such a unifying explanation is availability of food or calories, in turn controlled ultimately by net primary productivity [abbreviated NPP: the rate at which plant biomass accumulates (14)]. NPP varies 1300-fold among localities [range 3-4000 g of carbon per m 2 per year (15)] and depends in turn on many factors, such as rainfall, temperature, soil nutrients, light levels, CO 2 levels, and characteristics of the plant species themselves (16, 17). Does metabolic rate increase with food availability or with NPP? If so, then NPP and food availability might integrate all of the factors individually reported to affect metabolic rate and might themselves be the actual controlling variables. Food availability or NPP would be intuitively plausible as such an integrating variable. Animals living amidst abundant food, in zones of high NPP, may have evolved to ''run fast''-i.e., to consume and assimilate calories at a high rate (so-called digestible dry matter intake DDMI, determined from dry matter intake, DMI), and to burn calories at a high rate (so-called field metabolic rate, FMR). Averaged over times sufficiently long that a nonreproducing animal is in energy balance (i.e., neither gaining or losing mass), daily metabolizable energy consumption (approximated from DDMI) must equal FMR. Animals with access to abundant food, in zones of high NPP, may also have evolved high basal metabolic rates (BMRs)-i.e., energy expenditure when inactive in their thermoneutral zone and not digesting. BMR may be considered to represent the ''idling rate'' of maintaining metabolic machinery at rest, whereas DDMI or FMR may be considered to represent an animal's total ''running costs,'' time-averaged over periods of activity as well as of rest. Abbreviations: ANCOVA, analysis of covariance; BMR, basal metabolic rate; CV, coefficient of variation; DEE, daily energy expenditure; DDMI, digestible dry matter intake; DMI, dry matter intake; FMR, field metabolic rate; HIF, heat increment of feeding; NPP, net primary productivity.&quot;,&quot;issue&quot;:&quot;22&quot;,&quot;volume&quot;:&quot;23&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properties&quot;:{&quot;noteIndex&quot;:0},&quot;citationID&quot;:&quot;MENDELEY_CITATION_476c5bc4-c528-459d-a784-ca0c6d1c3de1&quot;,&quot;isEdited&quot;:false,&quot;manualOverride&quot;:{&quot;isManuallyOverridden&quot;:false,&quot;manualOverrideText&quot;:&quot;&quot;,&quot;citeprocText&quot;:&quot;(Kwok et al., 2016; Letnic &amp;#38; Dickman, 2010; Noy-Meir, 1973)&quot;},&quot;citationTag&quot;:&quot;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quot;,&quot;citationItems&quot;:[{&quot;id&quot;:&quot;1ab5ba9b-e21f-3f16-8717-cf57cf272549&quot;,&quot;isTemporary&quot;:false,&quot;itemData&quot;:{&quot;type&quot;:&quot;article-journal&quot;,&quot;id&quot;:&quot;1ab5ba9b-e21f-3f16-8717-cf57cf272549&quot;,&quot;title&quot;:&quot;Desert ecosystems: environment and producers&quot;,&quot;author&quot;:[{&quot;family&quot;:&quot;Noy-Meir&quot;,&quot;given&quot;:&quot;Imanuel&quot;,&quot;parse-names&quot;:false,&quot;dropping-particle&quot;:&quot;&quot;,&quot;non-dropping-particle&quot;:&quot;&quot;}],&quot;container-title&quot;:&quot;Annual review of ecology and systematics&quot;,&quot;container-title-short&quot;:&quot;Annu Rev Ecol Syst&quot;,&quot;ISSN&quot;:&quot;0066-4162&quot;,&quot;issued&quot;:{&quot;date-parts&quot;:[[1973]]},&quot;page&quot;:&quot;25-51&quot;,&quot;publisher&quot;:&quot;JSTOR&quot;}},{&quot;id&quot;:&quot;ebac69b2-b286-3768-9e39-c588c62fd207&quot;,&quot;isTemporary&quot;:false,&quot;itemData&quot;:{&quot;type&quot;:&quot;article-journal&quot;,&quot;id&quot;:&quot;ebac69b2-b286-3768-9e39-c588c62fd207&quot;,&quot;title&quot;:&quot;Resource pulses and mammalian dynamics: conceptual models for hummock grasslands and other Australian desert habitats&quot;,&quot;author&quot;:[{&quot;family&quot;:&quot;Letnic&quot;,&quot;given&quot;:&quot;Mike&quot;,&quot;parse-names&quot;:false,&quot;dropping-particle&quot;:&quot;&quot;,&quot;non-dropping-particle&quot;:&quot;&quot;},{&quot;family&quot;:&quot;Dickman&quot;,&quot;given&quot;:&quot;Christopher R&quot;,&quot;parse-names&quot;:false,&quot;dropping-particle&quot;:&quot;&quot;,&quot;non-dropping-particle&quot;:&quot;&quot;}],&quot;container-title&quot;:&quot;Biological Reviews&quot;,&quot;ISSN&quot;:&quot;1464-7931&quot;,&quot;issued&quot;:{&quot;date-parts&quot;:[[2010]]},&quot;page&quot;:&quot;501-521&quot;,&quot;publisher&quot;:&quot;Wiley Online Library&quot;,&quot;issue&quot;:&quot;3&quot;,&quot;volume&quot;:&quot;85&quot;,&quot;container-title-short&quot;:&quot;&quot;}},{&quot;id&quot;:&quot;a4ee2418-39b5-33fe-9adf-3acce686ef20&quot;,&quot;isTemporary&quot;:false,&quot;itemData&quot;:{&quot;type&quot;:&quot;article-journal&quot;,&quot;id&quot;:&quot;a4ee2418-39b5-33fe-9adf-3acce686ef20&quot;,&quot;title&quot;:&quot;Long‐term patterns of invertebrate abundance and relationships to environmental factors in arid Australia&quot;,&quot;author&quot;:[{&quot;family&quot;:&quot;Kwok&quot;,&quot;given&quot;:&quot;Alan B C&quot;,&quot;parse-names&quot;:false,&quot;dropping-particle&quot;:&quot;&quot;,&quot;non-dropping-particle&quot;:&quot;&quot;},{&quot;family&quot;:&quot;Wardle&quot;,&quot;given&quot;:&quot;Glenda M&quot;,&quot;parse-names&quot;:false,&quot;dropping-particle&quot;:&quot;&quot;,&quot;non-dropping-particle&quot;:&quot;&quot;},{&quot;family&quot;:&quot;Greenville&quot;,&quot;given&quot;:&quot;Aaron C&quot;,&quot;parse-names&quot;:false,&quot;dropping-particle&quot;:&quot;&quot;,&quot;non-dropping-particle&quot;:&quot;&quot;},{&quot;family&quot;:&quot;Dickman&quot;,&quot;given&quot;:&quot;Chris R&quot;,&quot;parse-names&quot;:false,&quot;dropping-particle&quot;:&quot;&quot;,&quot;non-dropping-particle&quot;:&quot;&quot;}],&quot;container-title&quot;:&quot;Austral Ecology&quot;,&quot;ISSN&quot;:&quot;1442-9985&quot;,&quot;issued&quot;:{&quot;date-parts&quot;:[[2016]]},&quot;page&quot;:&quot;480-491&quot;,&quot;publisher&quot;:&quot;Wiley Online Library&quot;,&quot;issue&quot;:&quot;5&quot;,&quot;volume&quot;:&quot;41&quot;,&quot;container-title-short&quot;:&quot;Austral Ecol&quot;}}]},{&quot;properties&quot;:{&quot;noteIndex&quot;:0},&quot;citationID&quot;:&quot;MENDELEY_CITATION_db4d65a9-9f30-4382-8a2c-9fb9f56fce74&quot;,&quot;isEdited&quot;:false,&quot;manualOverride&quot;:{&quot;isManuallyOverridden&quot;:false,&quot;manualOverrideText&quot;:&quot;&quot;,&quot;citeprocText&quot;:&quot;(Burton et al., 2011; Ricklefs &amp;#38; Wikelski, 2002)&quot;},&quot;citationTag&quot;:&quot;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quot;,&quot;citationItems&quot;:[{&quot;id&quot;:&quot;eedbafcf-ef34-33e4-9ccc-e6a1d046f6d2&quot;,&quot;isTemporary&quot;:false,&quot;itemData&quot;:{&quot;type&quot;:&quot;article-journal&quot;,&quot;id&quot;:&quot;eedbafcf-ef34-33e4-9ccc-e6a1d046f6d2&quot;,&quot;title&quot;:&quot;The physiology / life- history nexus&quot;,&quot;author&quot;:[{&quot;family&quot;:&quot;Ricklefs&quot;,&quot;given&quot;:&quot;Robert E&quot;,&quot;parse-names&quot;:false,&quot;dropping-particle&quot;:&quot;&quot;,&quot;non-dropping-particle&quot;:&quot;&quot;},{&quot;family&quot;:&quot;Wikelski&quot;,&quot;given&quot;:&quot;Martin&quot;,&quot;parse-names&quot;:false,&quot;dropping-particle&quot;:&quot;&quot;,&quot;non-dropping-particle&quot;:&quot;&quot;}],&quot;issued&quot;:{&quot;date-parts&quot;:[[2002]]},&quot;page&quot;:&quot;462-468&quot;,&quot;issue&quot;:&quot;10&quot;,&quot;volume&quot;:&quot;17&quot;,&quot;container-title-short&quot;:&quot;&quot;}},{&quot;id&quot;:&quot;e14ac151-1ec8-3381-b054-80385c20659c&quot;,&quot;isTemporary&quot;:false,&quot;itemData&quot;:{&quot;type&quot;:&quot;article&quot;,&quot;id&quot;:&quot;e14ac151-1ec8-3381-b054-80385c20659c&quot;,&quot;title&quot;:&quot;What causes intraspecific variation in resting metabolic rate and what are its ecological consequences?&quot;,&quot;author&quot;:[{&quot;family&quot;:&quot;Burton&quot;,&quot;given&quot;:&quot;T.&quot;,&quot;parse-names&quot;:false,&quot;dropping-particle&quot;:&quot;&quot;,&quot;non-dropping-particle&quot;:&quot;&quot;},{&quot;family&quot;:&quot;Killen&quot;,&quot;given&quot;:&quot;S. S.&quot;,&quot;parse-names&quot;:false,&quot;dropping-particle&quot;:&quot;&quot;,&quot;non-dropping-particle&quot;:&quot;&quot;},{&quot;family&quot;:&quot;Armstrong&quot;,&quot;given&quot;:&quot;J. D.&quot;,&quot;parse-names&quot;:false,&quot;dropping-particle&quot;:&quot;&quot;,&quot;non-dropping-particle&quot;:&quot;&quot;},{&quot;family&quot;:&quot;Metcalfe&quot;,&quot;given&quot;:&quot;N. B.&quot;,&quot;parse-names&quot;:false,&quot;dropping-particle&quot;:&quot;&quot;,&quot;non-dropping-particle&quot;:&quot;&quot;}],&quot;container-title&quot;:&quot;Proceedings of the Royal Society B: Biological Sciences&quot;,&quot;DOI&quot;:&quot;10.1098/rspb.2011.1778&quot;,&quot;ISSN&quot;:&quot;14712970&quot;,&quot;PMID&quot;:&quot;21957133&quot;,&quot;issued&quot;:{&quot;date-parts&quot;:[[2011]]},&quot;page&quot;:&quot;3465-3473&quot;,&quot;abstract&quot;:&quot;Individual differences in the energy cost of self-maintenance (resting metabolic rate, RMR) are substantial and the focus of an emerging research area. These differences may influence fitness because selfmaintenance is considered as a life-history component along with growth and reproduction. In this review, we ask why do some individuals have two to three times the 'maintenance costs' of conspecifics, and what are the fitness consequences? Using evidence from a range of species, we demonstrate that diverse factors, such as genotypes, maternal effects, early developmental conditions and personality differences contribute to variation in individual RMR. We review evidence that RMR is linked with fitness, showing correlations with traits such as growth and survival. However, these relationships aremodulated by environmental conditions (e.g. food supply), suggesting that the fitness consequences of a given RMR may be context-dependent. Then, using empirical examples, we discuss broad-scale reasons why variation in RMR might persist in natural populations, including the role of both spatial and temporal variation in selection pressures and trans-generational effects. To conclude, we discuss experimental approaches that will enable more rigorous examination of the causes and consequences of individual variation in this key physiological trait. © 2011 The Royal Society.&quot;,&quot;publisher&quot;:&quot;Royal Society&quot;,&quot;issue&quot;:&quot;1724&quot;,&quot;volume&quot;:&quot;278&quot;,&quot;container-title-short&quot;:&quot;&quot;}}]},{&quot;properties&quot;:{&quot;noteIndex&quot;:0},&quot;citationID&quot;:&quot;MENDELEY_CITATION_9d43b228-a237-4853-b607-5364326db83b&quot;,&quot;isEdited&quot;:false,&quot;manualOverride&quot;:{&quot;isManuallyOverridden&quot;:false,&quot;manualOverrideText&quot;:&quot;&quot;,&quot;citeprocText&quot;:&quot;(Mikó et al., 2021)&quot;},&quot;citationTag&quot;:&quot;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quot;,&quot;citationItems&quot;:[{&quot;id&quot;:&quot;9ad0ad27-aed5-3a2e-9b23-b4a174433a73&quot;,&quot;isTemporary&quot;:false,&quot;itemData&quot;:{&quot;type&quot;:&quot;article-journal&quot;,&quot;id&quot;:&quot;9ad0ad27-aed5-3a2e-9b23-b4a174433a73&quot;,&quot;title&quot;:&quot;Sex reversal and ontogeny under climate change and chemical pollution: are there interactions between the effects of elevated temperature and a xenoestrogen on early development in agile frogs?&quot;,&quot;author&quot;:[{&quot;family&quot;:&quot;Mikó&quot;,&quot;given&quot;:&quot;Zsanett&quot;,&quot;parse-names&quot;:false,&quot;dropping-particle&quot;:&quot;&quot;,&quot;non-dropping-particle&quot;:&quot;&quot;},{&quot;family&quot;:&quot;Nemesházi&quot;,&quot;given&quot;:&quot;Edina&quot;,&quot;parse-names&quot;:false,&quot;dropping-particle&quot;:&quot;&quot;,&quot;non-dropping-particle&quot;:&quot;&quot;},{&quot;family&quot;:&quot;Ujhegyi&quot;,&quot;given&quot;:&quot;Nikolett&quot;,&quot;parse-names&quot;:false,&quot;dropping-particle&quot;:&quot;&quot;,&quot;non-dropping-particle&quot;:&quot;&quot;},{&quot;family&quot;:&quot;Verebélyi&quot;,&quot;given&quot;:&quot;Viktória&quot;,&quot;parse-names&quot;:false,&quot;dropping-particle&quot;:&quot;&quot;,&quot;non-dropping-particle&quot;:&quot;&quot;},{&quot;family&quot;:&quot;Ujszegi&quot;,&quot;given&quot;:&quot;János&quot;,&quot;parse-names&quot;:false,&quot;dropping-particle&quot;:&quot;&quot;,&quot;non-dropping-particle&quot;:&quot;&quot;},{&quot;family&quot;:&quot;Kásler&quot;,&quot;given&quot;:&quot;Andrea&quot;,&quot;parse-names&quot;:false,&quot;dropping-particle&quot;:&quot;&quot;,&quot;non-dropping-particle&quot;:&quot;&quot;},{&quot;family&quot;:&quot;Bertalan&quot;,&quot;given&quot;:&quot;Rék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quot;,&quot;parse-names&quot;:false,&quot;dropping-particle&quot;:&quot;&quot;,&quot;non-dropping-particle&quot;:&quot;&quot;}],&quot;container-title&quot;:&quot;Environmental Pollution&quot;,&quot;ISSN&quot;:&quot;0269-7491&quot;,&quot;issued&quot;:{&quot;date-parts&quot;:[[2021]]},&quot;page&quot;:&quot;117464&quot;,&quot;publisher&quot;:&quot;Elsevier&quot;,&quot;volume&quot;:&quot;285&quot;,&quot;container-title-short&quot;:&quot;&quot;}}]},{&quot;properties&quot;:{&quot;noteIndex&quot;:0},&quot;citationID&quot;:&quot;MENDELEY_CITATION_479bfa0e-9ca6-4ffc-8791-a7d02c8b1ebc&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e37412ce-ab5a-467b-9cff-d66568f6d717&quot;,&quot;isEdited&quot;:false,&quot;manualOverride&quot;:{&quot;isManuallyOverridden&quot;:false,&quot;manualOverrideText&quot;:&quot;&quot;,&quot;citeprocText&quot;:&quot;(Cotton &amp;#38; Wedekind, 2009)&quot;},&quot;citationTag&quot;:&quot;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&quot;,&quot;citationItems&quot;:[{&quot;id&quot;:&quot;921b0572-27c5-3a5f-962b-1c95c6898481&quot;,&quot;isTemporary&quot;:false,&quot;itemData&quot;:{&quot;type&quot;:&quot;article-journal&quot;,&quot;id&quot;:&quot;921b0572-27c5-3a5f-962b-1c95c6898481&quot;,&quot;title&quot;:&quot;Population consequences of environmental sex reversal&quot;,&quot;author&quot;:[{&quot;family&quot;:&quot;Cotton&quot;,&quot;given&quot;:&quot;Samuel&quot;,&quot;parse-names&quot;:false,&quot;dropping-particle&quot;:&quot;&quot;,&quot;non-dropping-particle&quot;:&quot;&quot;},{&quot;family&quot;:&quot;Wedekind&quot;,&quot;given&quot;:&quot;Claus&quot;,&quot;parse-names&quot;:false,&quot;dropping-particle&quot;:&quot;&quot;,&quot;non-dropping-particle&quot;:&quot;&quot;}],&quot;container-title&quot;:&quot;Conservation Biology&quot;,&quot;DOI&quot;:&quot;10.1111/j.1523-1739.2008.01053.x&quot;,&quot;ISBN&quot;:&quot;0888-8892&quot;,&quot;ISSN&quot;:&quot;08888892&quot;,&quot;PMID&quot;:&quot;18847438&quot;,&quot;issued&quot;:{&quot;date-parts&quot;:[[2009]]},&quot;page&quot;:&quot;196-206&quot;,&quot;abstract&quot;:&quot;When sex determination in a species is predominantly genetic but environmentally reversible, exposure to (anthropogenic) changes in the environment can lead to shifts in a population's sex ratio. Such scenarios may be common in many fishes and amphibians, yet their ramifications remain largely unexplored. We used a simple model to study the (short-term) population consequences of environmental sex reversal (ESR). We examined the effects on sex ratios, sex chromosome frequencies, and population growth and persistence after exposure to environmental forces with feminizing or masculinizing tendencies. When environmental feminization was strong, X chromosomes were driven to extinction. Analogously, extinction of normally male-linked genetic factors (e.g., Y chromosomes) was caused by continuous environmental masculinization. Although moderate feminization was beneficial for population growth in the absence of large viability effects, our results suggest that the consequences of ESR are generally negative in terms of population size and the persistence of sex chromosomes. Extreme sex ratios resulting from high rates of ESR also reduced effective population sizes considerably. This may limit any evolutionary response to the deleterious effects of ESR. Our findings suggest that ESR changes population growth and sex ratios in some counter-intuitive ways and can change the predominant factor in sex determination from genetic to fully environmental, often within only a few tens of generations. Populations that lose genetic sex determination may quickly go extinct if the environmental forces that cause sex reversal cease.&quot;,&quot;issue&quot;:&quot;1&quot;,&quot;volume&quot;:&quot;23&quot;,&quot;container-title-short&quot;:&quot;&quot;}}]}]"/>
    <we:property name="MENDELEY_CITATIONS_STYLE" value="{&quot;id&quot;:&quot;https://raw.githubusercontent.com/citation-style-language/styles/master/dependent/journal-of-ecology.csl&quot;,&quot;title&quot;:&quot;Journal of Ecology&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550B1A8D8B90343B78CCA1BBF278D53" ma:contentTypeVersion="13" ma:contentTypeDescription="Create a new document." ma:contentTypeScope="" ma:versionID="2d8e19ae31f649d17e70759bada5b0ca">
  <xsd:schema xmlns:xsd="http://www.w3.org/2001/XMLSchema" xmlns:xs="http://www.w3.org/2001/XMLSchema" xmlns:p="http://schemas.microsoft.com/office/2006/metadata/properties" xmlns:ns3="fe0b6e83-4806-4e77-9b55-ae349327cf66" xmlns:ns4="4fc9c537-5900-4ddd-951d-4c26590b1817" targetNamespace="http://schemas.microsoft.com/office/2006/metadata/properties" ma:root="true" ma:fieldsID="8d9d385c950649de5c1b3be991e13cd0" ns3:_="" ns4:_="">
    <xsd:import namespace="fe0b6e83-4806-4e77-9b55-ae349327cf66"/>
    <xsd:import namespace="4fc9c537-5900-4ddd-951d-4c26590b181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0b6e83-4806-4e77-9b55-ae349327cf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fc9c537-5900-4ddd-951d-4c26590b181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C49FE29-1CDD-421B-8DBD-E6F3BE70AE33}">
  <ds:schemaRefs>
    <ds:schemaRef ds:uri="http://schemas.openxmlformats.org/officeDocument/2006/bibliography"/>
  </ds:schemaRefs>
</ds:datastoreItem>
</file>

<file path=customXml/itemProps2.xml><?xml version="1.0" encoding="utf-8"?>
<ds:datastoreItem xmlns:ds="http://schemas.openxmlformats.org/officeDocument/2006/customXml" ds:itemID="{A3280AC3-8EBB-4BF4-A2CF-4EB568521733}">
  <ds:schemaRefs>
    <ds:schemaRef ds:uri="http://schemas.microsoft.com/sharepoint/v3/contenttype/forms"/>
  </ds:schemaRefs>
</ds:datastoreItem>
</file>

<file path=customXml/itemProps3.xml><?xml version="1.0" encoding="utf-8"?>
<ds:datastoreItem xmlns:ds="http://schemas.openxmlformats.org/officeDocument/2006/customXml" ds:itemID="{1E721B5D-5170-4AEF-8405-7FAD6D2A90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ACD7F41-9B1A-4F19-B07D-43837996DD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0b6e83-4806-4e77-9b55-ae349327cf66"/>
    <ds:schemaRef ds:uri="4fc9c537-5900-4ddd-951d-4c26590b18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21</Pages>
  <Words>9109</Words>
  <Characters>51923</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Kris.Wild</dc:creator>
  <cp:keywords/>
  <dc:description/>
  <cp:lastModifiedBy>Kristoffer Wild</cp:lastModifiedBy>
  <cp:revision>62</cp:revision>
  <cp:lastPrinted>2022-09-27T00:45:00Z</cp:lastPrinted>
  <dcterms:created xsi:type="dcterms:W3CDTF">2023-04-06T01:06:00Z</dcterms:created>
  <dcterms:modified xsi:type="dcterms:W3CDTF">2023-04-26T01:07:00Z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ContentTypeId">
    <vt:lpwstr>0x0101009550B1A8D8B90343B78CCA1BBF278D53</vt:lpwstr>
  </property>
  <property fmtid="{D5CDD505-2E9C-101B-9397-08002B2CF9AE}" pid="23" name="Mendeley Document_1">
    <vt:lpwstr>True</vt:lpwstr>
  </property>
  <property fmtid="{D5CDD505-2E9C-101B-9397-08002B2CF9AE}" pid="24" name="Mendeley Citation Style_1">
    <vt:lpwstr>http://www.zotero.org/styles/vancouver</vt:lpwstr>
  </property>
  <property fmtid="{D5CDD505-2E9C-101B-9397-08002B2CF9AE}" pid="25" name="Mendeley Unique User Id_1">
    <vt:lpwstr>29ba4ee0-b0bf-339a-b635-99e5fe959559</vt:lpwstr>
  </property>
  <property fmtid="{D5CDD505-2E9C-101B-9397-08002B2CF9AE}" pid="26" name="MSIP_Label_bf6fef03-d487-4433-8e43-6b81c0a1b7be_Enabled">
    <vt:lpwstr>true</vt:lpwstr>
  </property>
  <property fmtid="{D5CDD505-2E9C-101B-9397-08002B2CF9AE}" pid="27" name="MSIP_Label_bf6fef03-d487-4433-8e43-6b81c0a1b7be_SetDate">
    <vt:lpwstr>2023-01-28T01:56:47Z</vt:lpwstr>
  </property>
  <property fmtid="{D5CDD505-2E9C-101B-9397-08002B2CF9AE}" pid="28" name="MSIP_Label_bf6fef03-d487-4433-8e43-6b81c0a1b7be_Method">
    <vt:lpwstr>Standard</vt:lpwstr>
  </property>
  <property fmtid="{D5CDD505-2E9C-101B-9397-08002B2CF9AE}" pid="29" name="MSIP_Label_bf6fef03-d487-4433-8e43-6b81c0a1b7be_Name">
    <vt:lpwstr>Unclassified</vt:lpwstr>
  </property>
  <property fmtid="{D5CDD505-2E9C-101B-9397-08002B2CF9AE}" pid="30" name="MSIP_Label_bf6fef03-d487-4433-8e43-6b81c0a1b7be_SiteId">
    <vt:lpwstr>1daf5147-a543-4707-a2fb-2acf0b2a3936</vt:lpwstr>
  </property>
  <property fmtid="{D5CDD505-2E9C-101B-9397-08002B2CF9AE}" pid="31" name="MSIP_Label_bf6fef03-d487-4433-8e43-6b81c0a1b7be_ActionId">
    <vt:lpwstr>640a7080-e11c-4fd9-8e39-aada84468df0</vt:lpwstr>
  </property>
  <property fmtid="{D5CDD505-2E9C-101B-9397-08002B2CF9AE}" pid="32" name="MSIP_Label_bf6fef03-d487-4433-8e43-6b81c0a1b7be_ContentBits">
    <vt:lpwstr>0</vt:lpwstr>
  </property>
</Properties>
</file>