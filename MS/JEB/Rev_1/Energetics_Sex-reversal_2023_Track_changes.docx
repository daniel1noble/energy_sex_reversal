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534B1CE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1"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2" w:author="Kris.Wild" w:date="2023-04-06T14:13:00Z">
        <w:r w:rsidR="00CB58C4">
          <w:rPr>
            <w:color w:val="000000" w:themeColor="text1"/>
          </w:rPr>
          <w:t xml:space="preserve">In both empirical and theoretical studies, estimates for metabolism </w:t>
        </w:r>
      </w:ins>
      <w:del w:id="13" w:author="Kris.Wild" w:date="2023-04-06T14:13:00Z">
        <w:r w:rsidR="001A626A" w:rsidDel="00CB58C4">
          <w:rPr>
            <w:color w:val="000000" w:themeColor="text1"/>
          </w:rPr>
          <w:delText>is</w:delText>
        </w:r>
        <w:r w:rsidR="00865CAF" w:rsidDel="00CB58C4">
          <w:rPr>
            <w:color w:val="000000" w:themeColor="text1"/>
          </w:rPr>
          <w:delText xml:space="preserve"> </w:delText>
        </w:r>
      </w:del>
      <w:ins w:id="14" w:author="Kris.Wild" w:date="2023-04-06T14:13:00Z">
        <w:r w:rsidR="00CB58C4">
          <w:rPr>
            <w:color w:val="000000" w:themeColor="text1"/>
          </w:rPr>
          <w:t xml:space="preserve">have shown to be </w:t>
        </w:r>
      </w:ins>
      <w:del w:id="15"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6"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7" w:author="Kris.Wild" w:date="2023-04-06T14:25:00Z">
        <w:r w:rsidR="002756C0" w:rsidRPr="007F3667" w:rsidDel="00EB2D84">
          <w:rPr>
            <w:color w:val="000000" w:themeColor="text1"/>
          </w:rPr>
          <w:delText>across individuals</w:delText>
        </w:r>
      </w:del>
      <w:del w:id="18"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19"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1" w:author="Kris.Wild" w:date="2023-04-06T14:32:00Z">
        <w:r w:rsidR="0081602B" w:rsidDel="00CB3FB4">
          <w:rPr>
            <w:color w:val="000000" w:themeColor="text1"/>
          </w:rPr>
          <w:delText xml:space="preserve">fitness </w:delText>
        </w:r>
      </w:del>
      <w:ins w:id="22"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3" w:author="Kris.Wild" w:date="2023-04-11T10:19:00Z">
        <w:r w:rsidR="00237310" w:rsidDel="0080145A">
          <w:rPr>
            <w:color w:val="000000" w:themeColor="text1"/>
          </w:rPr>
          <w:delText>into</w:delText>
        </w:r>
        <w:r w:rsidR="00C704C4" w:rsidDel="0080145A">
          <w:rPr>
            <w:color w:val="000000" w:themeColor="text1"/>
          </w:rPr>
          <w:delText xml:space="preserve"> </w:delText>
        </w:r>
      </w:del>
      <w:del w:id="24"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5" w:author="Kris.Wild" w:date="2023-04-11T10:18:00Z">
        <w:r w:rsidR="0080145A">
          <w:rPr>
            <w:color w:val="000000" w:themeColor="text1"/>
          </w:rPr>
          <w:t xml:space="preserve">if costs </w:t>
        </w:r>
      </w:ins>
      <w:ins w:id="26" w:author="Kris.Wild" w:date="2023-04-11T10:19:00Z">
        <w:r w:rsidR="0080145A">
          <w:rPr>
            <w:color w:val="000000" w:themeColor="text1"/>
          </w:rPr>
          <w:t>or</w:t>
        </w:r>
      </w:ins>
      <w:ins w:id="27" w:author="Kris.Wild" w:date="2023-04-11T10:18:00Z">
        <w:r w:rsidR="0080145A">
          <w:rPr>
            <w:color w:val="000000" w:themeColor="text1"/>
          </w:rPr>
          <w:t xml:space="preserve"> benefits exist</w:t>
        </w:r>
      </w:ins>
      <w:r w:rsidR="00237310">
        <w:rPr>
          <w:color w:val="000000" w:themeColor="text1"/>
        </w:rPr>
        <w:t xml:space="preserve"> </w:t>
      </w:r>
      <w:ins w:id="28" w:author="Kris.Wild" w:date="2023-04-11T10:19:00Z">
        <w:r w:rsidR="0080145A">
          <w:rPr>
            <w:color w:val="000000" w:themeColor="text1"/>
          </w:rPr>
          <w:t xml:space="preserve">with sex-reversal and how </w:t>
        </w:r>
      </w:ins>
      <w:ins w:id="29" w:author="Kris.Wild" w:date="2023-04-12T09:11:00Z">
        <w:r w:rsidR="0035255B">
          <w:rPr>
            <w:color w:val="000000" w:themeColor="text1"/>
          </w:rPr>
          <w:t>thes</w:t>
        </w:r>
      </w:ins>
      <w:ins w:id="30" w:author="Kris.Wild" w:date="2023-04-12T09:12:00Z">
        <w:r w:rsidR="0035255B">
          <w:rPr>
            <w:color w:val="000000" w:themeColor="text1"/>
          </w:rPr>
          <w:t xml:space="preserve">e responses </w:t>
        </w:r>
      </w:ins>
      <w:del w:id="31"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2" w:author="Kris.Wild" w:date="2023-04-11T10:20:00Z">
        <w:r w:rsidR="0080145A">
          <w:rPr>
            <w:color w:val="000000" w:themeColor="text1"/>
          </w:rPr>
          <w:t>relate to</w:t>
        </w:r>
      </w:ins>
      <w:ins w:id="33" w:author="Kris.Wild" w:date="2023-04-11T10:18:00Z">
        <w:r w:rsidR="0080145A">
          <w:rPr>
            <w:color w:val="000000" w:themeColor="text1"/>
          </w:rPr>
          <w:t xml:space="preserve"> chromosomal or </w:t>
        </w:r>
      </w:ins>
      <w:ins w:id="34" w:author="Kris.Wild" w:date="2023-04-11T10:19:00Z">
        <w:r w:rsidR="0080145A">
          <w:rPr>
            <w:color w:val="000000" w:themeColor="text1"/>
          </w:rPr>
          <w:t>phenotypic sex</w:t>
        </w:r>
      </w:ins>
      <w:del w:id="35"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6" w:author="Kris.Wild" w:date="2023-04-06T14:34:00Z">
        <w:r w:rsidR="00D359D1" w:rsidDel="00CB3FB4">
          <w:rPr>
            <w:color w:val="000000" w:themeColor="text1"/>
          </w:rPr>
          <w:delText xml:space="preserve">understand </w:delText>
        </w:r>
      </w:del>
      <w:ins w:id="37"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8" w:author="Kris.Wild" w:date="2023-04-11T11:15:00Z">
        <w:r w:rsidR="00212E9C">
          <w:rPr>
            <w:color w:val="000000"/>
          </w:rPr>
          <w:t xml:space="preserve"> </w:t>
        </w:r>
      </w:ins>
      <w:ins w:id="39" w:author="Daniel Noble" w:date="2023-04-19T15:27:00Z">
        <w:r w:rsidR="00233578">
          <w:rPr>
            <w:color w:val="000000"/>
          </w:rPr>
          <w:t xml:space="preserve">To date, </w:t>
        </w:r>
      </w:ins>
      <w:del w:id="40"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1" w:author="Kris.Wild" w:date="2023-04-11T11:15:00Z">
        <w:del w:id="42" w:author="Daniel Noble" w:date="2023-04-19T15:27:00Z">
          <w:r w:rsidR="00212E9C" w:rsidDel="00233578">
            <w:rPr>
              <w:color w:val="000000"/>
            </w:rPr>
            <w:delText>N</w:delText>
          </w:r>
        </w:del>
      </w:ins>
      <w:ins w:id="43" w:author="Daniel Noble" w:date="2023-04-19T15:27:00Z">
        <w:r w:rsidR="00233578">
          <w:rPr>
            <w:color w:val="000000"/>
          </w:rPr>
          <w:t>n</w:t>
        </w:r>
      </w:ins>
      <w:r w:rsidR="00CF59C6" w:rsidRPr="00CF59C6">
        <w:rPr>
          <w:color w:val="000000"/>
        </w:rPr>
        <w:t xml:space="preserve">o studies have explored </w:t>
      </w:r>
      <w:del w:id="44" w:author="Kris.Wild" w:date="2023-04-06T14:38:00Z">
        <w:r w:rsidR="00CF59C6" w:rsidRPr="00CF59C6" w:rsidDel="00790AEA">
          <w:rPr>
            <w:color w:val="000000"/>
          </w:rPr>
          <w:delText>the metab</w:delText>
        </w:r>
      </w:del>
      <w:ins w:id="45" w:author="Kris.Wild" w:date="2023-04-06T14:38:00Z">
        <w:del w:id="46" w:author="Daniel Noble" w:date="2023-04-19T15:26:00Z">
          <w:r w:rsidR="00790AEA" w:rsidDel="00233578">
            <w:rPr>
              <w:color w:val="000000"/>
            </w:rPr>
            <w:delText xml:space="preserve">any </w:delText>
          </w:r>
        </w:del>
      </w:ins>
      <w:del w:id="47" w:author="Daniel Noble" w:date="2023-04-19T15:26:00Z">
        <w:r w:rsidR="00CF59C6" w:rsidRPr="00CF59C6" w:rsidDel="00233578">
          <w:rPr>
            <w:color w:val="000000"/>
          </w:rPr>
          <w:delText xml:space="preserve">olic </w:delText>
        </w:r>
      </w:del>
      <w:ins w:id="48" w:author="Kris.Wild" w:date="2023-04-06T14:39:00Z">
        <w:del w:id="49" w:author="Daniel Noble" w:date="2023-04-19T15:26:00Z">
          <w:r w:rsidR="00790AEA" w:rsidDel="00233578">
            <w:rPr>
              <w:color w:val="000000"/>
            </w:rPr>
            <w:delText>components of energetics</w:delText>
          </w:r>
        </w:del>
      </w:ins>
      <w:ins w:id="50" w:author="Daniel Noble" w:date="2023-04-19T15:26:00Z">
        <w:r w:rsidR="00233578">
          <w:rPr>
            <w:color w:val="000000"/>
          </w:rPr>
          <w:t>how energetic components</w:t>
        </w:r>
      </w:ins>
      <w:ins w:id="51" w:author="Kris.Wild" w:date="2023-04-06T14:39:00Z">
        <w:r w:rsidR="00790AEA">
          <w:rPr>
            <w:color w:val="000000"/>
          </w:rPr>
          <w:t xml:space="preserve"> </w:t>
        </w:r>
      </w:ins>
      <w:ins w:id="52" w:author="Daniel Noble" w:date="2023-04-19T15:26:00Z">
        <w:r w:rsidR="00233578">
          <w:rPr>
            <w:color w:val="000000"/>
          </w:rPr>
          <w:t xml:space="preserve">are affected </w:t>
        </w:r>
      </w:ins>
      <w:ins w:id="53" w:author="Kris.Wild" w:date="2023-04-06T14:41:00Z">
        <w:r w:rsidR="00790AEA">
          <w:rPr>
            <w:color w:val="000000"/>
          </w:rPr>
          <w:t>(</w:t>
        </w:r>
      </w:ins>
      <w:ins w:id="54" w:author="Kris.Wild" w:date="2023-04-06T14:43:00Z">
        <w:r w:rsidR="00790AEA">
          <w:rPr>
            <w:color w:val="000000"/>
          </w:rPr>
          <w:t xml:space="preserve">i.e. </w:t>
        </w:r>
      </w:ins>
      <w:ins w:id="55" w:author="Kris.Wild" w:date="2023-04-06T14:41:00Z">
        <w:r w:rsidR="00790AEA">
          <w:rPr>
            <w:color w:val="000000"/>
          </w:rPr>
          <w:t>metabo</w:t>
        </w:r>
      </w:ins>
      <w:ins w:id="56" w:author="Kris.Wild" w:date="2023-04-06T14:43:00Z">
        <w:r w:rsidR="00790AEA">
          <w:rPr>
            <w:color w:val="000000"/>
          </w:rPr>
          <w:t>lism,</w:t>
        </w:r>
      </w:ins>
      <w:ins w:id="57" w:author="Kris.Wild" w:date="2023-04-06T14:44:00Z">
        <w:r w:rsidR="00790AEA">
          <w:rPr>
            <w:color w:val="000000"/>
          </w:rPr>
          <w:t xml:space="preserve"> growth, maintenance</w:t>
        </w:r>
      </w:ins>
      <w:ins w:id="58" w:author="Kris.Wild" w:date="2023-04-06T14:42:00Z">
        <w:r w:rsidR="00790AEA">
          <w:rPr>
            <w:color w:val="000000"/>
          </w:rPr>
          <w:t xml:space="preserve">) </w:t>
        </w:r>
      </w:ins>
      <w:ins w:id="59" w:author="Daniel Noble" w:date="2023-04-19T15:26:00Z">
        <w:r w:rsidR="00233578">
          <w:rPr>
            <w:color w:val="000000"/>
          </w:rPr>
          <w:t>by sex-reversal</w:t>
        </w:r>
      </w:ins>
      <w:ins w:id="60" w:author="Kris.Wild" w:date="2023-04-06T14:40:00Z">
        <w:del w:id="61" w:author="Daniel Noble" w:date="2023-04-19T15:26:00Z">
          <w:r w:rsidR="00790AEA" w:rsidDel="00233578">
            <w:rPr>
              <w:color w:val="000000"/>
            </w:rPr>
            <w:delText xml:space="preserve">and </w:delText>
          </w:r>
        </w:del>
      </w:ins>
      <w:ins w:id="62" w:author="Kris.Wild" w:date="2023-04-06T14:44:00Z">
        <w:del w:id="63" w:author="Daniel Noble" w:date="2023-04-19T15:26:00Z">
          <w:r w:rsidR="00790AEA" w:rsidDel="00233578">
            <w:rPr>
              <w:color w:val="000000"/>
            </w:rPr>
            <w:delText xml:space="preserve">if </w:delText>
          </w:r>
        </w:del>
      </w:ins>
      <w:ins w:id="64" w:author="Kris.Wild" w:date="2023-04-10T12:56:00Z">
        <w:del w:id="65" w:author="Daniel Noble" w:date="2023-04-19T15:26:00Z">
          <w:r w:rsidR="000A2256" w:rsidDel="00233578">
            <w:rPr>
              <w:color w:val="000000"/>
            </w:rPr>
            <w:delText xml:space="preserve">such </w:delText>
          </w:r>
        </w:del>
      </w:ins>
      <w:del w:id="66" w:author="Daniel Noble" w:date="2023-04-19T15:26:00Z">
        <w:r w:rsidR="00CF59C6" w:rsidRPr="00CF59C6" w:rsidDel="00233578">
          <w:rPr>
            <w:color w:val="000000"/>
          </w:rPr>
          <w:delText xml:space="preserve">consequences </w:delText>
        </w:r>
      </w:del>
      <w:ins w:id="67" w:author="Kris.Wild" w:date="2023-04-10T12:56:00Z">
        <w:del w:id="68" w:author="Daniel Noble" w:date="2023-04-19T15:26:00Z">
          <w:r w:rsidR="000A2256" w:rsidDel="00233578">
            <w:rPr>
              <w:color w:val="000000"/>
            </w:rPr>
            <w:delText xml:space="preserve">in these traits </w:delText>
          </w:r>
        </w:del>
      </w:ins>
      <w:del w:id="69" w:author="Daniel Noble" w:date="2023-04-19T15:26:00Z">
        <w:r w:rsidR="00CF59C6" w:rsidRPr="00CF59C6" w:rsidDel="00233578">
          <w:rPr>
            <w:color w:val="000000"/>
          </w:rPr>
          <w:delText xml:space="preserve">of </w:delText>
        </w:r>
      </w:del>
      <w:ins w:id="70" w:author="Kris.Wild" w:date="2023-04-06T14:44:00Z">
        <w:del w:id="7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2" w:author="Daniel Noble" w:date="2023-04-19T15:26:00Z">
        <w:r w:rsidR="00CF59C6" w:rsidRPr="00CF59C6" w:rsidDel="00233578">
          <w:rPr>
            <w:color w:val="000000"/>
          </w:rPr>
          <w:delText>sex-reversal</w:delText>
        </w:r>
      </w:del>
      <w:ins w:id="73" w:author="Kris.Wild" w:date="2023-04-06T14:41:00Z">
        <w:del w:id="74" w:author="Daniel Noble" w:date="2023-04-19T15:26:00Z">
          <w:r w:rsidR="00790AEA" w:rsidDel="00233578">
            <w:rPr>
              <w:color w:val="000000"/>
            </w:rPr>
            <w:delText>sex</w:delText>
          </w:r>
        </w:del>
      </w:ins>
      <w:ins w:id="75" w:author="Kris.Wild" w:date="2023-04-06T14:45:00Z">
        <w:del w:id="76" w:author="Daniel Noble" w:date="2023-04-19T15:26:00Z">
          <w:r w:rsidR="00790AEA" w:rsidDel="00233578">
            <w:rPr>
              <w:color w:val="000000"/>
            </w:rPr>
            <w:delText>-</w:delText>
          </w:r>
        </w:del>
      </w:ins>
      <w:ins w:id="77" w:author="Kris.Wild" w:date="2023-04-06T14:41:00Z">
        <w:del w:id="78" w:author="Daniel Noble" w:date="2023-04-19T15:26:00Z">
          <w:r w:rsidR="00790AEA" w:rsidDel="00233578">
            <w:rPr>
              <w:color w:val="000000"/>
            </w:rPr>
            <w:delText>reversal</w:delText>
          </w:r>
        </w:del>
      </w:ins>
      <w:del w:id="79" w:author="Daniel Noble" w:date="2023-04-19T15:26:00Z">
        <w:r w:rsidR="00CF59C6" w:rsidRPr="00CF59C6" w:rsidDel="00233578">
          <w:rPr>
            <w:color w:val="000000"/>
          </w:rPr>
          <w:delText xml:space="preserve"> </w:delText>
        </w:r>
      </w:del>
      <w:ins w:id="80" w:author="Kris.Wild" w:date="2023-04-10T12:57:00Z">
        <w:del w:id="81" w:author="Daniel Noble" w:date="2023-04-19T15:26:00Z">
          <w:r w:rsidR="000A2256" w:rsidDel="00233578">
            <w:rPr>
              <w:color w:val="000000"/>
            </w:rPr>
            <w:delText xml:space="preserve">exist </w:delText>
          </w:r>
        </w:del>
      </w:ins>
      <w:del w:id="82" w:author="Daniel Noble" w:date="2023-04-19T15:26:00Z">
        <w:r w:rsidR="00CF59C6" w:rsidRPr="00CF59C6" w:rsidDel="00233578">
          <w:rPr>
            <w:color w:val="000000"/>
          </w:rPr>
          <w:delText xml:space="preserve">in any other </w:delText>
        </w:r>
      </w:del>
      <w:ins w:id="83" w:author="Kris.Wild" w:date="2023-04-11T11:17:00Z">
        <w:del w:id="84" w:author="Daniel Noble" w:date="2023-04-19T15:26:00Z">
          <w:r w:rsidR="00212E9C" w:rsidDel="00233578">
            <w:rPr>
              <w:color w:val="000000"/>
            </w:rPr>
            <w:delText xml:space="preserve">terrestrial </w:delText>
          </w:r>
        </w:del>
      </w:ins>
      <w:del w:id="85" w:author="Daniel Noble" w:date="2023-04-19T15:26:00Z">
        <w:r w:rsidR="00CF59C6" w:rsidRPr="00CF59C6" w:rsidDel="00233578">
          <w:rPr>
            <w:color w:val="000000"/>
          </w:rPr>
          <w:delText>vertebrate</w:delText>
        </w:r>
      </w:del>
      <w:ins w:id="8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7" w:author="Kris.Wild" w:date="2023-04-06T14:48:00Z">
        <w:r w:rsidR="00EE2FAC">
          <w:rPr>
            <w:color w:val="000000"/>
          </w:rPr>
          <w:t>sex-specific</w:t>
        </w:r>
      </w:ins>
      <w:ins w:id="88" w:author="Kris.Wild" w:date="2023-04-06T14:47:00Z">
        <w:r w:rsidR="00EE2FAC">
          <w:rPr>
            <w:color w:val="000000"/>
          </w:rPr>
          <w:t xml:space="preserve"> </w:t>
        </w:r>
      </w:ins>
      <w:ins w:id="89" w:author="Kris.Wild" w:date="2023-04-06T14:46:00Z">
        <w:r w:rsidR="00EE2FAC">
          <w:rPr>
            <w:color w:val="000000"/>
          </w:rPr>
          <w:t xml:space="preserve">strategies of </w:t>
        </w:r>
      </w:ins>
      <w:del w:id="90" w:author="Kris.Wild" w:date="2023-04-06T14:40:00Z">
        <w:r w:rsidR="00E356F2" w:rsidRPr="00E356F2" w:rsidDel="00790AEA">
          <w:rPr>
            <w:color w:val="000000"/>
          </w:rPr>
          <w:delText xml:space="preserve">metabolism </w:delText>
        </w:r>
      </w:del>
      <w:ins w:id="91" w:author="Kris.Wild" w:date="2023-04-06T14:40:00Z">
        <w:r w:rsidR="00790AEA">
          <w:rPr>
            <w:color w:val="000000"/>
          </w:rPr>
          <w:t>energy allocation</w:t>
        </w:r>
      </w:ins>
      <w:ins w:id="92" w:author="Kris.Wild" w:date="2023-04-06T14:48:00Z">
        <w:r w:rsidR="00EE2FAC">
          <w:rPr>
            <w:color w:val="000000"/>
          </w:rPr>
          <w:t xml:space="preserve"> have been documented between males and females</w:t>
        </w:r>
      </w:ins>
      <w:del w:id="93" w:author="Kris.Wild" w:date="2023-04-06T14:41:00Z">
        <w:r w:rsidR="00E356F2" w:rsidRPr="00E356F2" w:rsidDel="00790AEA">
          <w:rPr>
            <w:color w:val="000000"/>
          </w:rPr>
          <w:delText>is</w:delText>
        </w:r>
      </w:del>
      <w:del w:id="94"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5" w:author="Kris.Wild" w:date="2023-04-06T14:47:00Z">
        <w:r w:rsidR="00EE2FAC">
          <w:rPr>
            <w:color w:val="000000"/>
          </w:rPr>
          <w:t xml:space="preserve"> </w:t>
        </w:r>
      </w:ins>
      <w:del w:id="96" w:author="Kris.Wild" w:date="2023-04-06T14:46:00Z">
        <w:r w:rsidR="00011099" w:rsidDel="00EE2FAC">
          <w:rPr>
            <w:color w:val="000000"/>
          </w:rPr>
          <w:delText>s</w:delText>
        </w:r>
      </w:del>
      <w:del w:id="97"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8" w:author="Kris.Wild" w:date="2023-04-10T10:27:00Z">
        <w:r w:rsidR="00675208" w:rsidRPr="002133E8" w:rsidDel="002D0A78">
          <w:rPr>
            <w:color w:val="000000" w:themeColor="text1"/>
          </w:rPr>
          <w:delText xml:space="preserve">energetic and </w:delText>
        </w:r>
      </w:del>
      <w:del w:id="99"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0"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1"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2"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3" w:author="Kris.Wild" w:date="2023-04-10T10:30:00Z">
        <w:r w:rsidR="002D0A78">
          <w:rPr>
            <w:color w:val="000000" w:themeColor="text1"/>
          </w:rPr>
          <w:t xml:space="preserve"> </w:t>
        </w:r>
      </w:ins>
      <w:del w:id="104"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5"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 xml:space="preserve">November 2020 by flipping rocks, logs, and other </w:t>
      </w:r>
      <w:r w:rsidR="00ED49BF" w:rsidRPr="002756C0">
        <w:rPr>
          <w:color w:val="000000" w:themeColor="text1"/>
        </w:rPr>
        <w:lastRenderedPageBreak/>
        <w:t>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6" w:author="Kris.Wild" w:date="2023-04-06T14:56:00Z">
        <w:r w:rsidR="00D02758" w:rsidDel="00FC6010">
          <w:rPr>
            <w:color w:val="000000" w:themeColor="text1"/>
          </w:rPr>
          <w:delText xml:space="preserve">blood </w:delText>
        </w:r>
      </w:del>
      <w:ins w:id="107"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lastRenderedPageBreak/>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8"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09"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0" w:author="Kris.Wild" w:date="2023-04-21T13:03:00Z">
        <w:r w:rsidR="008041D1">
          <w:rPr>
            <w:color w:val="000000" w:themeColor="text1"/>
          </w:rPr>
          <w:t xml:space="preserve"> </w:t>
        </w:r>
      </w:ins>
      <w:del w:id="111"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species</w:t>
      </w:r>
      <w:del w:id="112" w:author="Kris.Wild" w:date="2023-04-10T11:35:00Z">
        <w:r w:rsidRPr="003114C6" w:rsidDel="007F15D4">
          <w:rPr>
            <w:color w:val="000000" w:themeColor="text1"/>
          </w:rPr>
          <w:delText>.</w:delText>
        </w:r>
      </w:del>
      <w:ins w:id="113" w:author="Kris.Wild" w:date="2023-04-10T11:32:00Z">
        <w:r w:rsidR="007F15D4" w:rsidRPr="003114C6">
          <w:rPr>
            <w:color w:val="000000" w:themeColor="text1"/>
          </w:rPr>
          <w:t xml:space="preserve">. </w:t>
        </w:r>
      </w:ins>
      <w:ins w:id="114" w:author="Daniel Noble" w:date="2023-04-19T14:44:00Z">
        <w:r w:rsidR="000734D1" w:rsidRPr="003114C6">
          <w:rPr>
            <w:color w:val="4472C4" w:themeColor="accent1"/>
            <w:rPrChange w:id="115" w:author="Kris.Wild" w:date="2023-04-21T11:16: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6" w:author="Kris.Wild" w:date="2023-04-10T11:28:00Z">
        <w:r w:rsidRPr="008F19F9" w:rsidDel="007F15D4">
          <w:rPr>
            <w:color w:val="000000" w:themeColor="text1"/>
          </w:rPr>
          <w:delText xml:space="preserve"> </w:delText>
        </w:r>
      </w:del>
      <w:r w:rsidRPr="008F19F9">
        <w:rPr>
          <w:color w:val="000000" w:themeColor="text1"/>
        </w:rPr>
        <w:t xml:space="preserve">Default priors </w:t>
      </w:r>
      <w:ins w:id="117" w:author="Daniel Noble" w:date="2023-04-19T14:51:00Z">
        <w:r w:rsidR="000734D1">
          <w:rPr>
            <w:i/>
            <w:iCs/>
            <w:color w:val="000000" w:themeColor="text1"/>
          </w:rPr>
          <w:t xml:space="preserve">(See Supplementary Material for Details) </w:t>
        </w:r>
      </w:ins>
      <w:ins w:id="118"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w:t>
      </w:r>
      <w:r w:rsidRPr="008F19F9">
        <w:rPr>
          <w:color w:val="000000" w:themeColor="text1"/>
        </w:rPr>
        <w:lastRenderedPageBreak/>
        <w:t xml:space="preserve">(co)variance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18ECD2B7" w:rsidR="008F19F9" w:rsidDel="007F15D4" w:rsidRDefault="008F19F9" w:rsidP="007F15D4">
      <w:pPr>
        <w:ind w:firstLine="720"/>
        <w:contextualSpacing/>
        <w:rPr>
          <w:del w:id="119" w:author="Kris.Wild" w:date="2023-04-10T11:36:00Z"/>
          <w:color w:val="000000" w:themeColor="text1"/>
        </w:rPr>
      </w:pPr>
      <w:r w:rsidRPr="008F19F9">
        <w:rPr>
          <w:color w:val="000000" w:themeColor="text1"/>
        </w:rPr>
        <w:t>Differences in growth rates were compared across sex class</w:t>
      </w:r>
      <w:ins w:id="120" w:author="Kris.Wild" w:date="2023-04-21T11:16:00Z">
        <w:r w:rsidR="003114C6">
          <w:rPr>
            <w:color w:val="000000" w:themeColor="text1"/>
          </w:rPr>
          <w:t xml:space="preserve"> </w:t>
        </w:r>
      </w:ins>
      <w:del w:id="12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2" w:author="Kris.Wild" w:date="2023-04-06T15:03:00Z">
        <w:r w:rsidRPr="008F19F9" w:rsidDel="00FC6010">
          <w:rPr>
            <w:color w:val="000000" w:themeColor="text1"/>
          </w:rPr>
          <w:delText xml:space="preserve">mixed effect </w:delText>
        </w:r>
      </w:del>
      <w:r w:rsidRPr="008F19F9">
        <w:rPr>
          <w:color w:val="000000" w:themeColor="text1"/>
        </w:rPr>
        <w:t xml:space="preserve">models. Growth rate of SVL and mass were analysed as a function of initial size (or mass) measurements, sex class and their interaction. </w:t>
      </w:r>
      <w:ins w:id="123" w:author="Kris.Wild" w:date="2023-04-21T11:46:00Z">
        <w:r w:rsidR="00F32F19">
          <w:rPr>
            <w:color w:val="000000" w:themeColor="text1"/>
          </w:rPr>
          <w:t xml:space="preserve">We also ran a separate model </w:t>
        </w:r>
      </w:ins>
      <w:ins w:id="124" w:author="Kris.Wild" w:date="2023-04-21T11:47:00Z">
        <w:r w:rsidR="00F32F19">
          <w:rPr>
            <w:color w:val="000000" w:themeColor="text1"/>
          </w:rPr>
          <w:t xml:space="preserve">to test if </w:t>
        </w:r>
      </w:ins>
      <w:ins w:id="125" w:author="Kris.Wild" w:date="2023-04-21T11:46:00Z">
        <w:r w:rsidR="00F32F19">
          <w:rPr>
            <w:color w:val="000000" w:themeColor="text1"/>
          </w:rPr>
          <w:t xml:space="preserve">individual </w:t>
        </w:r>
      </w:ins>
      <w:ins w:id="126" w:author="Kris.Wild" w:date="2023-04-21T11:20:00Z">
        <w:r w:rsidR="00B56F4B">
          <w:rPr>
            <w:color w:val="000000" w:themeColor="text1"/>
          </w:rPr>
          <w:t xml:space="preserve">mean metabolic rate </w:t>
        </w:r>
      </w:ins>
      <w:ins w:id="127" w:author="Kris.Wild" w:date="2023-04-21T11:21:00Z">
        <w:r w:rsidR="00B56F4B">
          <w:rPr>
            <w:color w:val="000000" w:themeColor="text1"/>
          </w:rPr>
          <w:t>predicted mass growth rate</w:t>
        </w:r>
      </w:ins>
      <w:ins w:id="128" w:author="Kris.Wild" w:date="2023-04-21T11:47:00Z">
        <w:r w:rsidR="00F32F19">
          <w:rPr>
            <w:color w:val="000000" w:themeColor="text1"/>
          </w:rPr>
          <w:t xml:space="preserve"> and </w:t>
        </w:r>
      </w:ins>
      <w:ins w:id="129" w:author="Kris.Wild" w:date="2023-04-21T11:48:00Z">
        <w:r w:rsidR="00F32F19">
          <w:rPr>
            <w:color w:val="000000" w:themeColor="text1"/>
          </w:rPr>
          <w:t xml:space="preserve">tested </w:t>
        </w:r>
      </w:ins>
      <w:ins w:id="130" w:author="Kris.Wild" w:date="2023-04-21T11:47:00Z">
        <w:r w:rsidR="00F32F19">
          <w:rPr>
            <w:color w:val="000000" w:themeColor="text1"/>
          </w:rPr>
          <w:t>if this</w:t>
        </w:r>
      </w:ins>
      <w:ins w:id="131" w:author="Kris.Wild" w:date="2023-04-21T11:48:00Z">
        <w:r w:rsidR="00F32F19">
          <w:rPr>
            <w:color w:val="000000" w:themeColor="text1"/>
          </w:rPr>
          <w:t xml:space="preserve"> relationship</w:t>
        </w:r>
      </w:ins>
      <w:ins w:id="132" w:author="Kris.Wild" w:date="2023-04-21T11:47:00Z">
        <w:r w:rsidR="00F32F19">
          <w:rPr>
            <w:color w:val="000000" w:themeColor="text1"/>
          </w:rPr>
          <w:t xml:space="preserve"> varied across sex cla</w:t>
        </w:r>
      </w:ins>
      <w:ins w:id="133" w:author="Kris.Wild" w:date="2023-04-21T11:48:00Z">
        <w:r w:rsidR="00F32F19">
          <w:rPr>
            <w:color w:val="000000" w:themeColor="text1"/>
          </w:rPr>
          <w:t>ss</w:t>
        </w:r>
      </w:ins>
      <w:ins w:id="134" w:author="Kris.Wild" w:date="2023-04-21T11:21:00Z">
        <w:r w:rsidR="00B56F4B">
          <w:rPr>
            <w:color w:val="000000" w:themeColor="text1"/>
          </w:rPr>
          <w:t xml:space="preserve">. </w:t>
        </w:r>
      </w:ins>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35"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36" w:author="Kris.Wild" w:date="2023-04-10T11:36:00Z">
        <w:r w:rsidR="007F15D4">
          <w:rPr>
            <w:color w:val="000000" w:themeColor="text1"/>
          </w:rPr>
          <w:t xml:space="preserve"> </w:t>
        </w:r>
      </w:ins>
      <w:del w:id="137"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38"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3CB460E8"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39"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0" w:author="Kris.Wild" w:date="2023-04-06T15:11:00Z">
        <w:r w:rsidR="00697D2E" w:rsidRPr="00EF77E5" w:rsidDel="00E92EC2">
          <w:rPr>
            <w:color w:val="000000" w:themeColor="text1"/>
            <w:shd w:val="clear" w:color="auto" w:fill="FFFFFF"/>
            <w:lang w:val="en-US"/>
          </w:rPr>
          <w:delText xml:space="preserve">that </w:delText>
        </w:r>
      </w:del>
      <w:ins w:id="141"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2" w:author="Kris.Wild" w:date="2023-04-06T15:12:00Z">
        <w:r w:rsidR="006F3F30" w:rsidDel="00E92EC2">
          <w:rPr>
            <w:color w:val="000000" w:themeColor="text1"/>
            <w:shd w:val="clear" w:color="auto" w:fill="FFFFFF"/>
            <w:lang w:val="en-US"/>
          </w:rPr>
          <w:delText xml:space="preserve">by </w:delText>
        </w:r>
      </w:del>
      <w:proofErr w:type="gramStart"/>
      <w:ins w:id="143"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44" w:author="Kris.Wild" w:date="2023-04-06T15:18:00Z">
        <w:r w:rsidR="00040EDC">
          <w:rPr>
            <w:color w:val="000000" w:themeColor="text1"/>
            <w:shd w:val="clear" w:color="auto" w:fill="FFFFFF"/>
            <w:lang w:val="en-US"/>
          </w:rPr>
          <w:t>mass-specific metabolic rate that</w:t>
        </w:r>
      </w:ins>
      <w:del w:id="145" w:author="Kris.Wild" w:date="2023-04-06T15:17:00Z">
        <w:r w:rsidR="00697D2E" w:rsidRPr="00EF77E5" w:rsidDel="00040EDC">
          <w:rPr>
            <w:color w:val="000000" w:themeColor="text1"/>
            <w:shd w:val="clear" w:color="auto" w:fill="FFFFFF"/>
            <w:lang w:val="en-US"/>
          </w:rPr>
          <w:delText xml:space="preserve">scaling </w:delText>
        </w:r>
      </w:del>
      <w:ins w:id="146" w:author="Kris.Wild" w:date="2023-04-06T15:13:00Z">
        <w:r w:rsidR="00E92EC2">
          <w:rPr>
            <w:color w:val="000000" w:themeColor="text1"/>
            <w:shd w:val="clear" w:color="auto" w:fill="FFFFFF"/>
            <w:lang w:val="en-US"/>
          </w:rPr>
          <w:t xml:space="preserve"> </w:t>
        </w:r>
      </w:ins>
      <w:del w:id="147"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2045DE83"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48"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49" w:author="Kris.Wild" w:date="2023-04-06T15:09:00Z">
        <w:r w:rsidR="006F3F30" w:rsidDel="00E92EC2">
          <w:rPr>
            <w:color w:val="000000" w:themeColor="text1"/>
            <w:shd w:val="clear" w:color="auto" w:fill="FFFFFF"/>
            <w:lang w:val="en-US"/>
          </w:rPr>
          <w:delText xml:space="preserve">that </w:delText>
        </w:r>
      </w:del>
      <w:ins w:id="150"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51" w:author="Kris.Wild" w:date="2023-04-06T15:12:00Z">
        <w:r w:rsidR="006F3F30" w:rsidDel="00E92EC2">
          <w:rPr>
            <w:color w:val="000000" w:themeColor="text1"/>
            <w:shd w:val="clear" w:color="auto" w:fill="FFFFFF"/>
            <w:lang w:val="en-US"/>
          </w:rPr>
          <w:delText xml:space="preserve">by </w:delText>
        </w:r>
      </w:del>
      <w:proofErr w:type="gramStart"/>
      <w:ins w:id="152"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53" w:author="Kris.Wild" w:date="2023-04-21T11:26:00Z">
        <w:r w:rsidR="00B56F4B" w:rsidRPr="00B56F4B">
          <w:rPr>
            <w:color w:val="000000" w:themeColor="text1"/>
            <w:shd w:val="clear" w:color="auto" w:fill="FFFFFF"/>
            <w:lang w:val="en-US"/>
            <w:rPrChange w:id="154"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55"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56"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7"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5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9"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60"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61"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62"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3"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64"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65"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68" w:author="Kris.Wild" w:date="2023-04-21T11:26:00Z">
              <w:rPr>
                <w:i/>
                <w:iCs/>
                <w:color w:val="000000" w:themeColor="text1"/>
                <w:shd w:val="clear" w:color="auto" w:fill="FFFFFF"/>
                <w:lang w:val="en-US"/>
              </w:rPr>
            </w:rPrChange>
          </w:rPr>
          <w:t xml:space="preserve"> than ZW females (Fig. 2D), indicating that as female</w:t>
        </w:r>
      </w:ins>
      <m:oMath>
        <m:sSub>
          <m:sSubPr>
            <m:ctrlPr>
              <w:ins w:id="169" w:author="Kris.Wild" w:date="2023-04-21T11:26:00Z">
                <w:rPr>
                  <w:rFonts w:ascii="Cambria Math" w:hAnsi="Cambria Math"/>
                  <w:color w:val="000000" w:themeColor="text1"/>
                  <w:shd w:val="clear" w:color="auto" w:fill="FFFFFF"/>
                  <w:lang w:val="en-US"/>
                </w:rPr>
              </w:ins>
            </m:ctrlPr>
          </m:sSubPr>
          <m:e>
            <m:r>
              <w:ins w:id="170" w:author="Kris.Wild" w:date="2023-04-21T11:26:00Z">
                <m:rPr>
                  <m:sty m:val="p"/>
                </m:rPr>
                <w:rPr>
                  <w:rFonts w:ascii="Cambria Math" w:hAnsi="Cambria Math"/>
                  <w:color w:val="000000" w:themeColor="text1"/>
                  <w:shd w:val="clear" w:color="auto" w:fill="FFFFFF"/>
                  <w:lang w:val="en-US"/>
                </w:rPr>
                <m:t>​</m:t>
              </w:ins>
            </m:r>
          </m:e>
          <m:sub>
            <m:r>
              <w:ins w:id="171" w:author="Kris.Wild" w:date="2023-04-21T11:26:00Z">
                <m:rPr>
                  <m:sty m:val="p"/>
                </m:rPr>
                <w:rPr>
                  <w:rFonts w:ascii="Cambria Math" w:hAnsi="Cambria Math"/>
                  <w:color w:val="000000" w:themeColor="text1"/>
                  <w:shd w:val="clear" w:color="auto" w:fill="FFFFFF"/>
                  <w:lang w:val="en-US"/>
                </w:rPr>
                <m:t>SR</m:t>
              </w:ins>
            </m:r>
          </m:sub>
        </m:sSub>
      </m:oMath>
      <w:ins w:id="172" w:author="Kris.Wild" w:date="2023-04-21T11:26:00Z">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 xml:space="preserve"> ZZ got larger metabolism was much higher compared to as female ZW of comparable size</w:t>
        </w:r>
        <w:r w:rsidR="00B56F4B" w:rsidRPr="00B56F4B">
          <w:rPr>
            <w:color w:val="000000" w:themeColor="text1"/>
            <w:shd w:val="clear" w:color="auto" w:fill="FFFFFF"/>
            <w:lang w:val="en-US"/>
          </w:rPr>
          <w:t xml:space="preserve">. </w:t>
        </w:r>
      </w:ins>
      <w:ins w:id="174" w:author="Daniel Noble" w:date="2023-04-19T15:36:00Z">
        <w:del w:id="175"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176" w:author="Daniel Noble" w:date="2023-04-19T15:36:00Z">
                <w:del w:id="177" w:author="Kris.Wild" w:date="2023-04-21T11:26:00Z">
                  <w:rPr>
                    <w:rFonts w:ascii="Cambria Math" w:hAnsi="Cambria Math" w:cs="Calibri"/>
                    <w:i/>
                    <w:iCs/>
                    <w:color w:val="4472C4" w:themeColor="accent1"/>
                    <w:lang w:val="en-US"/>
                  </w:rPr>
                </w:del>
              </w:ins>
            </m:ctrlPr>
          </m:sSubPr>
          <m:e>
            <m:r>
              <w:ins w:id="178" w:author="Daniel Noble" w:date="2023-04-19T15:36:00Z">
                <w:del w:id="179" w:author="Kris.Wild" w:date="2023-04-21T11:26:00Z">
                  <w:rPr>
                    <w:rFonts w:ascii="Cambria Math" w:hAnsi="Cambria Math" w:cs="Calibri"/>
                    <w:color w:val="4472C4" w:themeColor="accent1"/>
                    <w:lang w:val="en-US"/>
                  </w:rPr>
                  <m:t>​</m:t>
                </w:del>
              </w:ins>
            </m:r>
          </m:e>
          <m:sub>
            <m:r>
              <w:ins w:id="180" w:author="Daniel Noble" w:date="2023-04-19T15:36:00Z">
                <w:del w:id="181" w:author="Kris.Wild" w:date="2023-04-21T11:26:00Z">
                  <w:rPr>
                    <w:rFonts w:ascii="Cambria Math" w:hAnsi="Cambria Math" w:cs="Calibri"/>
                    <w:color w:val="4472C4" w:themeColor="accent1"/>
                    <w:lang w:val="en-US"/>
                  </w:rPr>
                  <m:t>SR</m:t>
                </w:del>
              </w:ins>
            </m:r>
          </m:sub>
        </m:sSub>
      </m:oMath>
      <w:ins w:id="182" w:author="Daniel Noble" w:date="2023-04-19T15:36:00Z">
        <w:del w:id="183"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184" w:author="Daniel Noble" w:date="2023-04-19T15:36:00Z">
                <w:del w:id="185" w:author="Kris.Wild" w:date="2023-04-21T11:26:00Z">
                  <w:rPr>
                    <w:rFonts w:ascii="Cambria Math" w:hAnsi="Cambria Math" w:cs="Calibri"/>
                    <w:i/>
                    <w:iCs/>
                    <w:color w:val="4472C4" w:themeColor="accent1"/>
                    <w:lang w:val="en-US"/>
                  </w:rPr>
                </w:del>
              </w:ins>
            </m:ctrlPr>
          </m:sSubPr>
          <m:e>
            <m:r>
              <w:ins w:id="186" w:author="Daniel Noble" w:date="2023-04-19T15:36:00Z">
                <w:del w:id="187" w:author="Kris.Wild" w:date="2023-04-21T11:26:00Z">
                  <w:rPr>
                    <w:rFonts w:ascii="Cambria Math" w:hAnsi="Cambria Math" w:cs="Calibri"/>
                    <w:color w:val="4472C4" w:themeColor="accent1"/>
                    <w:lang w:val="en-US"/>
                  </w:rPr>
                  <m:t>​</m:t>
                </w:del>
              </w:ins>
            </m:r>
          </m:e>
          <m:sub/>
        </m:sSub>
      </m:oMath>
      <w:ins w:id="188" w:author="Daniel Noble" w:date="2023-04-19T15:36:00Z">
        <w:del w:id="189"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190" w:author="Kris.Wild" w:date="2023-04-21T11:26:00Z">
                <w:rPr>
                  <w:rFonts w:ascii="Calibri" w:hAnsi="Calibri" w:cs="Calibri"/>
                  <w:i/>
                  <w:iCs/>
                  <w:color w:val="4472C4" w:themeColor="accent1"/>
                  <w:lang w:val="en-US"/>
                </w:rPr>
              </w:rPrChange>
            </w:rPr>
            <w:delText>size</w:delText>
          </w:r>
        </w:del>
      </w:ins>
      <w:del w:id="191"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192"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193" w:author="Kris.Wild" w:date="2023-04-21T11:45:00Z">
        <w:r w:rsidR="00F32F19">
          <w:rPr>
            <w:b/>
            <w:bCs/>
            <w:color w:val="000000" w:themeColor="text1"/>
          </w:rPr>
          <w:t>h</w:t>
        </w:r>
      </w:ins>
      <w:del w:id="194"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73C4D7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ins w:id="195" w:author="Kris.Wild" w:date="2023-04-21T11:27:00Z">
        <w:r w:rsidR="00B56F4B">
          <w:rPr>
            <w:color w:val="000000" w:themeColor="text1"/>
            <w:shd w:val="clear" w:color="auto" w:fill="FFFFFF"/>
            <w:lang w:val="en-US"/>
          </w:rPr>
          <w:t>There</w:t>
        </w:r>
      </w:ins>
      <w:ins w:id="196" w:author="Kris.Wild" w:date="2023-04-21T11:28:00Z">
        <w:r w:rsidR="00B56F4B">
          <w:rPr>
            <w:color w:val="000000" w:themeColor="text1"/>
            <w:shd w:val="clear" w:color="auto" w:fill="FFFFFF"/>
            <w:lang w:val="en-US"/>
          </w:rPr>
          <w:t xml:space="preserve"> also</w:t>
        </w:r>
      </w:ins>
      <w:ins w:id="197" w:author="Kris.Wild" w:date="2023-04-21T11:30:00Z">
        <w:r w:rsidR="00130D47">
          <w:rPr>
            <w:color w:val="000000" w:themeColor="text1"/>
            <w:shd w:val="clear" w:color="auto" w:fill="FFFFFF"/>
            <w:lang w:val="en-US"/>
          </w:rPr>
          <w:t xml:space="preserve"> was</w:t>
        </w:r>
      </w:ins>
      <w:ins w:id="198" w:author="Kris.Wild" w:date="2023-04-21T11:28:00Z">
        <w:r w:rsidR="00B56F4B">
          <w:rPr>
            <w:color w:val="000000" w:themeColor="text1"/>
            <w:shd w:val="clear" w:color="auto" w:fill="FFFFFF"/>
            <w:lang w:val="en-US"/>
          </w:rPr>
          <w:t xml:space="preserve"> no relationship between mean metabolic rate and mass </w:t>
        </w:r>
      </w:ins>
      <w:ins w:id="199" w:author="Kris.Wild" w:date="2023-04-21T11:29:00Z">
        <w:r w:rsidR="00B56F4B">
          <w:rPr>
            <w:color w:val="000000" w:themeColor="text1"/>
            <w:shd w:val="clear" w:color="auto" w:fill="FFFFFF"/>
            <w:lang w:val="en-US"/>
          </w:rPr>
          <w:t>growt</w:t>
        </w:r>
        <w:r w:rsidR="00130D47">
          <w:rPr>
            <w:color w:val="000000" w:themeColor="text1"/>
            <w:shd w:val="clear" w:color="auto" w:fill="FFFFFF"/>
            <w:lang w:val="en-US"/>
          </w:rPr>
          <w:t>h rate in either species</w:t>
        </w:r>
      </w:ins>
      <w:ins w:id="200" w:author="Kris.Wild" w:date="2023-04-21T11:53:00Z">
        <w:r w:rsidR="00F32F19">
          <w:rPr>
            <w:color w:val="000000" w:themeColor="text1"/>
            <w:shd w:val="clear" w:color="auto" w:fill="FFFFFF"/>
            <w:lang w:val="en-US"/>
          </w:rPr>
          <w:t xml:space="preserve"> across sex class</w:t>
        </w:r>
      </w:ins>
      <w:ins w:id="201" w:author="Kris.Wild" w:date="2023-04-21T11:29:00Z">
        <w:r w:rsidR="00130D47">
          <w:rPr>
            <w:color w:val="000000" w:themeColor="text1"/>
            <w:shd w:val="clear" w:color="auto" w:fill="FFFFFF"/>
            <w:lang w:val="en-US"/>
          </w:rPr>
          <w:t xml:space="preserve"> (Table S</w:t>
        </w:r>
      </w:ins>
      <w:ins w:id="202" w:author="Kris.Wild" w:date="2023-04-21T13:08:00Z">
        <w:r w:rsidR="00DF1054">
          <w:rPr>
            <w:color w:val="000000" w:themeColor="text1"/>
            <w:shd w:val="clear" w:color="auto" w:fill="FFFFFF"/>
            <w:lang w:val="en-US"/>
          </w:rPr>
          <w:t>6</w:t>
        </w:r>
      </w:ins>
      <w:ins w:id="203" w:author="Kris.Wild" w:date="2023-04-21T11:29:00Z">
        <w:r w:rsidR="00130D47">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0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05" w:author="Kris.Wild" w:date="2023-04-21T11:32:00Z">
        <w:r w:rsidR="00130D47" w:rsidRPr="00854992">
          <w:rPr>
            <w:color w:val="000000" w:themeColor="text1"/>
            <w:shd w:val="clear" w:color="auto" w:fill="FFFFFF"/>
            <w:lang w:val="en-US"/>
          </w:rPr>
          <w:t>S</w:t>
        </w:r>
      </w:ins>
      <w:ins w:id="20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07"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08"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09" w:author="Kris.Wild" w:date="2023-04-12T09:18:00Z">
        <w:r w:rsidR="00EB26ED" w:rsidRPr="0035255B" w:rsidDel="0035255B">
          <w:rPr>
            <w:color w:val="000000" w:themeColor="text1"/>
          </w:rPr>
          <w:delText xml:space="preserve">prediction </w:delText>
        </w:r>
      </w:del>
      <w:ins w:id="210"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11" w:author="Kris.Wild" w:date="2023-04-11T10:49:00Z">
        <w:r w:rsidR="00CF50C6" w:rsidRPr="0035255B">
          <w:rPr>
            <w:color w:val="000000" w:themeColor="text1"/>
            <w:shd w:val="clear" w:color="auto" w:fill="FFFFFF"/>
          </w:rPr>
          <w:t>Toge</w:t>
        </w:r>
      </w:ins>
      <w:ins w:id="212" w:author="Kris.Wild" w:date="2023-04-11T10:50:00Z">
        <w:r w:rsidR="00CF50C6" w:rsidRPr="0035255B">
          <w:rPr>
            <w:color w:val="000000" w:themeColor="text1"/>
            <w:shd w:val="clear" w:color="auto" w:fill="FFFFFF"/>
          </w:rPr>
          <w:t>ther this</w:t>
        </w:r>
      </w:ins>
      <w:ins w:id="213" w:author="Kris.Wild" w:date="2023-04-11T10:48:00Z">
        <w:r w:rsidR="00CF50C6" w:rsidRPr="0035255B">
          <w:rPr>
            <w:color w:val="000000" w:themeColor="text1"/>
            <w:shd w:val="clear" w:color="auto" w:fill="FFFFFF"/>
          </w:rPr>
          <w:t xml:space="preserve"> suggests </w:t>
        </w:r>
      </w:ins>
      <w:ins w:id="214" w:author="Kris.Wild" w:date="2023-04-11T10:47:00Z">
        <w:r w:rsidR="00CF50C6" w:rsidRPr="0035255B">
          <w:rPr>
            <w:color w:val="000000" w:themeColor="text1"/>
            <w:shd w:val="clear" w:color="auto" w:fill="FFFFFF"/>
          </w:rPr>
          <w:t xml:space="preserve">traits </w:t>
        </w:r>
      </w:ins>
      <w:ins w:id="215" w:author="Kris.Wild" w:date="2023-04-11T10:46:00Z">
        <w:r w:rsidR="00CF50C6" w:rsidRPr="0035255B">
          <w:rPr>
            <w:color w:val="000000" w:themeColor="text1"/>
            <w:shd w:val="clear" w:color="auto" w:fill="FFFFFF"/>
          </w:rPr>
          <w:t xml:space="preserve">associated with energy use and growth </w:t>
        </w:r>
      </w:ins>
      <w:ins w:id="216" w:author="Kris.Wild" w:date="2023-04-11T11:06:00Z">
        <w:r w:rsidR="00CB25B1" w:rsidRPr="0035255B">
          <w:rPr>
            <w:color w:val="000000" w:themeColor="text1"/>
            <w:shd w:val="clear" w:color="auto" w:fill="FFFFFF"/>
          </w:rPr>
          <w:t>may</w:t>
        </w:r>
      </w:ins>
      <w:ins w:id="217" w:author="Kris.Wild" w:date="2023-04-11T10:46:00Z">
        <w:r w:rsidR="00CF50C6" w:rsidRPr="0035255B">
          <w:rPr>
            <w:color w:val="000000" w:themeColor="text1"/>
            <w:shd w:val="clear" w:color="auto" w:fill="FFFFFF"/>
          </w:rPr>
          <w:t xml:space="preserve"> not </w:t>
        </w:r>
      </w:ins>
      <w:ins w:id="218" w:author="Kris.Wild" w:date="2023-04-12T09:17:00Z">
        <w:r w:rsidR="0035255B">
          <w:rPr>
            <w:color w:val="000000" w:themeColor="text1"/>
            <w:shd w:val="clear" w:color="auto" w:fill="FFFFFF"/>
          </w:rPr>
          <w:t xml:space="preserve">be </w:t>
        </w:r>
      </w:ins>
      <w:ins w:id="219" w:author="Kris.Wild" w:date="2023-04-11T10:46:00Z">
        <w:r w:rsidR="00CF50C6" w:rsidRPr="0035255B">
          <w:rPr>
            <w:color w:val="000000" w:themeColor="text1"/>
            <w:shd w:val="clear" w:color="auto" w:fill="FFFFFF"/>
          </w:rPr>
          <w:t>particularly strongly tied to genes on the sex chromosomes</w:t>
        </w:r>
      </w:ins>
      <w:ins w:id="220" w:author="Kris.Wild" w:date="2023-04-11T11:06:00Z">
        <w:r w:rsidR="00CB25B1" w:rsidRPr="0035255B">
          <w:rPr>
            <w:color w:val="000000" w:themeColor="text1"/>
            <w:shd w:val="clear" w:color="auto" w:fill="FFFFFF"/>
          </w:rPr>
          <w:t>,</w:t>
        </w:r>
      </w:ins>
      <w:ins w:id="221" w:author="Kris.Wild" w:date="2023-04-11T10:46:00Z">
        <w:r w:rsidR="00CF50C6" w:rsidRPr="0035255B">
          <w:rPr>
            <w:color w:val="000000" w:themeColor="text1"/>
            <w:shd w:val="clear" w:color="auto" w:fill="FFFFFF"/>
          </w:rPr>
          <w:t xml:space="preserve"> </w:t>
        </w:r>
      </w:ins>
      <w:ins w:id="222" w:author="Kris.Wild" w:date="2023-04-11T10:48:00Z">
        <w:r w:rsidR="00CF50C6" w:rsidRPr="0035255B">
          <w:rPr>
            <w:color w:val="000000" w:themeColor="text1"/>
            <w:shd w:val="clear" w:color="auto" w:fill="FFFFFF"/>
          </w:rPr>
          <w:t xml:space="preserve">and </w:t>
        </w:r>
      </w:ins>
      <w:ins w:id="223" w:author="Kris.Wild" w:date="2023-04-11T11:12:00Z">
        <w:r w:rsidR="00CB25B1" w:rsidRPr="0035255B">
          <w:rPr>
            <w:color w:val="000000" w:themeColor="text1"/>
            <w:shd w:val="clear" w:color="auto" w:fill="FFFFFF"/>
          </w:rPr>
          <w:t>other mechanisms</w:t>
        </w:r>
      </w:ins>
      <w:ins w:id="224" w:author="Kris.Wild" w:date="2023-04-12T09:17:00Z">
        <w:r w:rsidR="0035255B">
          <w:rPr>
            <w:color w:val="000000" w:themeColor="text1"/>
            <w:shd w:val="clear" w:color="auto" w:fill="FFFFFF"/>
          </w:rPr>
          <w:t>,</w:t>
        </w:r>
      </w:ins>
      <w:ins w:id="225" w:author="Kris.Wild" w:date="2023-04-11T11:12:00Z">
        <w:r w:rsidR="00CB25B1" w:rsidRPr="0035255B">
          <w:rPr>
            <w:color w:val="000000" w:themeColor="text1"/>
            <w:shd w:val="clear" w:color="auto" w:fill="FFFFFF"/>
          </w:rPr>
          <w:t xml:space="preserve"> such as </w:t>
        </w:r>
      </w:ins>
      <w:ins w:id="226" w:author="Kris.Wild" w:date="2023-04-11T10:50:00Z">
        <w:r w:rsidR="00CF50C6" w:rsidRPr="0035255B">
          <w:rPr>
            <w:color w:val="000000" w:themeColor="text1"/>
            <w:shd w:val="clear" w:color="auto" w:fill="FFFFFF"/>
          </w:rPr>
          <w:t xml:space="preserve">hormonal </w:t>
        </w:r>
      </w:ins>
      <w:ins w:id="227" w:author="Kris.Wild" w:date="2023-04-11T10:52:00Z">
        <w:r w:rsidR="00CF50C6" w:rsidRPr="0035255B">
          <w:rPr>
            <w:color w:val="000000" w:themeColor="text1"/>
            <w:shd w:val="clear" w:color="auto" w:fill="FFFFFF"/>
          </w:rPr>
          <w:t>pathways</w:t>
        </w:r>
      </w:ins>
      <w:ins w:id="228" w:author="Kris.Wild" w:date="2023-04-12T09:17:00Z">
        <w:r w:rsidR="0035255B">
          <w:rPr>
            <w:color w:val="000000" w:themeColor="text1"/>
            <w:shd w:val="clear" w:color="auto" w:fill="FFFFFF"/>
          </w:rPr>
          <w:t>,</w:t>
        </w:r>
      </w:ins>
      <w:ins w:id="229" w:author="Kris.Wild" w:date="2023-04-11T10:50:00Z">
        <w:r w:rsidR="00CF50C6" w:rsidRPr="0035255B">
          <w:rPr>
            <w:color w:val="000000" w:themeColor="text1"/>
            <w:shd w:val="clear" w:color="auto" w:fill="FFFFFF"/>
          </w:rPr>
          <w:t xml:space="preserve"> may explain </w:t>
        </w:r>
      </w:ins>
      <w:ins w:id="230" w:author="Kris.Wild" w:date="2023-04-11T11:12:00Z">
        <w:r w:rsidR="00212E9C" w:rsidRPr="0035255B">
          <w:rPr>
            <w:color w:val="000000" w:themeColor="text1"/>
            <w:shd w:val="clear" w:color="auto" w:fill="FFFFFF"/>
          </w:rPr>
          <w:t>the</w:t>
        </w:r>
      </w:ins>
      <w:ins w:id="231" w:author="Kris.Wild" w:date="2023-04-11T10:51:00Z">
        <w:r w:rsidR="00CF50C6" w:rsidRPr="0035255B">
          <w:rPr>
            <w:color w:val="000000" w:themeColor="text1"/>
            <w:shd w:val="clear" w:color="auto" w:fill="FFFFFF"/>
          </w:rPr>
          <w:t xml:space="preserve"> stronger signal for </w:t>
        </w:r>
      </w:ins>
      <w:ins w:id="232" w:author="Kris.Wild" w:date="2023-04-11T10:50:00Z">
        <w:r w:rsidR="00CF50C6" w:rsidRPr="0035255B">
          <w:rPr>
            <w:color w:val="000000" w:themeColor="text1"/>
            <w:shd w:val="clear" w:color="auto" w:fill="FFFFFF"/>
          </w:rPr>
          <w:t xml:space="preserve">phenotypic </w:t>
        </w:r>
      </w:ins>
      <w:ins w:id="233" w:author="Kris.Wild" w:date="2023-04-11T10:51:00Z">
        <w:r w:rsidR="00CF50C6" w:rsidRPr="0035255B">
          <w:rPr>
            <w:color w:val="000000" w:themeColor="text1"/>
            <w:shd w:val="clear" w:color="auto" w:fill="FFFFFF"/>
          </w:rPr>
          <w:t>sex differences (</w:t>
        </w:r>
      </w:ins>
      <w:ins w:id="234"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35"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36" w:author="Kris.Wild" w:date="2023-04-11T10:53:00Z">
        <w:r w:rsidR="00406052" w:rsidRPr="0035255B">
          <w:rPr>
            <w:color w:val="000000" w:themeColor="text1"/>
            <w:shd w:val="clear" w:color="auto" w:fill="FFFFFF"/>
          </w:rPr>
          <w:t xml:space="preserve">. </w:t>
        </w:r>
      </w:ins>
      <w:del w:id="237"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38"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38"/>
          <w:del w:id="239" w:author="Kris.Wild" w:date="2023-04-11T10:52:00Z">
            <w:r w:rsidR="00EB4892" w:rsidRPr="0035255B" w:rsidDel="00CF50C6">
              <w:rPr>
                <w:color w:val="000000"/>
                <w:lang w:val="en-GB"/>
              </w:rPr>
              <w:delText>(Geffroy, 2022)</w:delText>
            </w:r>
          </w:del>
          <w:customXmlDelRangeStart w:id="240" w:author="Kris.Wild" w:date="2023-04-11T10:52:00Z"/>
        </w:sdtContent>
      </w:sdt>
      <w:customXmlDelRangeEnd w:id="240"/>
      <w:del w:id="241"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41963478"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42" w:author="Daniel Noble" w:date="2023-04-19T13:43:00Z">
        <w:r w:rsidDel="00D27FC1">
          <w:rPr>
            <w:color w:val="000000" w:themeColor="text1"/>
          </w:rPr>
          <w:delText xml:space="preserve">in </w:delText>
        </w:r>
      </w:del>
      <w:ins w:id="24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44" w:author="Kris.Wild" w:date="2023-04-11T10:53:00Z">
        <w:r w:rsidRPr="005E4AC5" w:rsidDel="00406052">
          <w:rPr>
            <w:color w:val="000000" w:themeColor="text1"/>
            <w:highlight w:val="yellow"/>
            <w:rPrChange w:id="245" w:author="Kris.Wild" w:date="2023-04-12T09:19:00Z">
              <w:rPr>
                <w:color w:val="000000" w:themeColor="text1"/>
              </w:rPr>
            </w:rPrChange>
          </w:rPr>
          <w:delText>I</w:delText>
        </w:r>
        <w:r w:rsidR="00B233F1" w:rsidRPr="005E4AC5" w:rsidDel="00406052">
          <w:rPr>
            <w:color w:val="000000" w:themeColor="text1"/>
            <w:highlight w:val="yellow"/>
            <w:rPrChange w:id="246" w:author="Kris.Wild" w:date="2023-04-12T09:19:00Z">
              <w:rPr>
                <w:color w:val="000000" w:themeColor="text1"/>
              </w:rPr>
            </w:rPrChange>
          </w:rPr>
          <w:delText xml:space="preserve">n </w:delText>
        </w:r>
      </w:del>
      <w:ins w:id="247" w:author="Kris.Wild" w:date="2023-04-12T09:21:00Z">
        <w:r w:rsidR="005E4AC5">
          <w:rPr>
            <w:color w:val="000000" w:themeColor="text1"/>
          </w:rPr>
          <w:t>In</w:t>
        </w:r>
      </w:ins>
      <w:ins w:id="248"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ins w:id="249" w:author="Kris.Wild" w:date="2023-04-11T09:35:00Z">
        <w:r w:rsidR="00C604E1" w:rsidRPr="0065490A">
          <w:rPr>
            <w:color w:val="000000" w:themeColor="text1"/>
            <w:rPrChange w:id="250" w:author="Kris.Wild" w:date="2023-04-11T12:09:00Z">
              <w:rPr>
                <w:color w:val="000000" w:themeColor="text1"/>
                <w:highlight w:val="yellow"/>
              </w:rPr>
            </w:rPrChange>
          </w:rPr>
          <w:t xml:space="preserve">If </w:t>
        </w:r>
      </w:ins>
      <w:ins w:id="251" w:author="Kris.Wild" w:date="2023-04-21T14:24:00Z">
        <w:r w:rsidR="00D65BEB">
          <w:rPr>
            <w:color w:val="000000" w:themeColor="text1"/>
          </w:rPr>
          <w:t>we were looking at larger individuals within the population</w:t>
        </w:r>
      </w:ins>
      <w:ins w:id="252" w:author="Kris.Wild" w:date="2023-04-11T09:35:00Z">
        <w:r w:rsidR="00C604E1" w:rsidRPr="0065490A">
          <w:rPr>
            <w:color w:val="000000" w:themeColor="text1"/>
            <w:rPrChange w:id="253" w:author="Kris.Wild" w:date="2023-04-11T12:09:00Z">
              <w:rPr>
                <w:color w:val="000000" w:themeColor="text1"/>
                <w:highlight w:val="yellow"/>
              </w:rPr>
            </w:rPrChange>
          </w:rPr>
          <w:t xml:space="preserve">, </w:t>
        </w:r>
      </w:ins>
      <w:ins w:id="254" w:author="Daniel Noble" w:date="2023-04-19T13:44:00Z">
        <w:r w:rsidR="00D27FC1">
          <w:rPr>
            <w:color w:val="000000" w:themeColor="text1"/>
          </w:rPr>
          <w:t xml:space="preserve">we predict that </w:t>
        </w:r>
      </w:ins>
      <w:ins w:id="255" w:author="Kris.Wild" w:date="2023-04-11T09:35:00Z">
        <w:r w:rsidR="00C604E1" w:rsidRPr="0065490A">
          <w:rPr>
            <w:color w:val="000000" w:themeColor="text1"/>
            <w:rPrChange w:id="256" w:author="Kris.Wild" w:date="2023-04-11T12:09:00Z">
              <w:rPr>
                <w:color w:val="000000" w:themeColor="text1"/>
                <w:highlight w:val="yellow"/>
              </w:rPr>
            </w:rPrChange>
          </w:rPr>
          <w:t>female</w:t>
        </w:r>
        <w:r w:rsidR="00C604E1" w:rsidRPr="0065490A">
          <w:rPr>
            <w:color w:val="000000" w:themeColor="text1"/>
            <w:vertAlign w:val="subscript"/>
            <w:rPrChange w:id="257" w:author="Kris.Wild" w:date="2023-04-11T12:09:00Z">
              <w:rPr>
                <w:color w:val="000000" w:themeColor="text1"/>
                <w:highlight w:val="yellow"/>
                <w:vertAlign w:val="subscript"/>
              </w:rPr>
            </w:rPrChange>
          </w:rPr>
          <w:t xml:space="preserve">SR </w:t>
        </w:r>
        <w:r w:rsidR="00C604E1" w:rsidRPr="0065490A">
          <w:rPr>
            <w:color w:val="000000" w:themeColor="text1"/>
            <w:rPrChange w:id="258" w:author="Kris.Wild" w:date="2023-04-11T12:09:00Z">
              <w:rPr>
                <w:color w:val="000000" w:themeColor="text1"/>
                <w:highlight w:val="yellow"/>
              </w:rPr>
            </w:rPrChange>
          </w:rPr>
          <w:t>ZZ would have more residual energy than female ZW to allocate to</w:t>
        </w:r>
      </w:ins>
      <w:ins w:id="259" w:author="Kris.Wild" w:date="2023-04-11T09:38:00Z">
        <w:r w:rsidR="00C604E1" w:rsidRPr="0065490A">
          <w:rPr>
            <w:color w:val="000000" w:themeColor="text1"/>
            <w:rPrChange w:id="260" w:author="Kris.Wild" w:date="2023-04-11T12:09:00Z">
              <w:rPr>
                <w:color w:val="000000" w:themeColor="text1"/>
                <w:highlight w:val="yellow"/>
              </w:rPr>
            </w:rPrChange>
          </w:rPr>
          <w:t>wards</w:t>
        </w:r>
      </w:ins>
      <w:ins w:id="261" w:author="Kris.Wild" w:date="2023-04-11T09:35:00Z">
        <w:r w:rsidR="00C604E1" w:rsidRPr="0065490A">
          <w:rPr>
            <w:color w:val="000000" w:themeColor="text1"/>
            <w:rPrChange w:id="262" w:author="Kris.Wild" w:date="2023-04-11T12:09:00Z">
              <w:rPr>
                <w:color w:val="000000" w:themeColor="text1"/>
                <w:highlight w:val="yellow"/>
              </w:rPr>
            </w:rPrChange>
          </w:rPr>
          <w:t xml:space="preserve"> maintenance</w:t>
        </w:r>
      </w:ins>
      <w:ins w:id="263" w:author="Kris.Wild" w:date="2023-04-19T16:16:00Z">
        <w:r w:rsidR="003469AB">
          <w:rPr>
            <w:color w:val="000000" w:themeColor="text1"/>
          </w:rPr>
          <w:t>,</w:t>
        </w:r>
      </w:ins>
      <w:ins w:id="264" w:author="Kris.Wild" w:date="2023-04-11T09:35:00Z">
        <w:r w:rsidR="00C604E1" w:rsidRPr="0065490A">
          <w:rPr>
            <w:color w:val="000000" w:themeColor="text1"/>
            <w:rPrChange w:id="265" w:author="Kris.Wild" w:date="2023-04-11T12:09:00Z">
              <w:rPr>
                <w:color w:val="000000" w:themeColor="text1"/>
                <w:highlight w:val="yellow"/>
              </w:rPr>
            </w:rPrChange>
          </w:rPr>
          <w:t xml:space="preserve"> </w:t>
        </w:r>
      </w:ins>
      <w:ins w:id="266" w:author="Kris.Wild" w:date="2023-04-19T16:19:00Z">
        <w:r w:rsidR="003469AB" w:rsidRPr="003469AB">
          <w:rPr>
            <w:color w:val="000000" w:themeColor="text1"/>
          </w:rPr>
          <w:t>growth,</w:t>
        </w:r>
      </w:ins>
      <w:ins w:id="267" w:author="Kris.Wild" w:date="2023-04-19T16:17:00Z">
        <w:r w:rsidR="003469AB">
          <w:rPr>
            <w:color w:val="000000" w:themeColor="text1"/>
          </w:rPr>
          <w:t xml:space="preserve"> or behaviours</w:t>
        </w:r>
      </w:ins>
      <w:ins w:id="268" w:author="Kris.Wild" w:date="2023-04-11T09:35:00Z">
        <w:r w:rsidR="00C604E1" w:rsidRPr="0065490A">
          <w:rPr>
            <w:color w:val="000000" w:themeColor="text1"/>
            <w:rPrChange w:id="269" w:author="Kris.Wild" w:date="2023-04-11T12:09:00Z">
              <w:rPr>
                <w:color w:val="000000" w:themeColor="text1"/>
                <w:highlight w:val="yellow"/>
              </w:rPr>
            </w:rPrChange>
          </w:rPr>
          <w:t xml:space="preserve"> </w:t>
        </w:r>
        <w:r w:rsidR="00C604E1" w:rsidRPr="0065490A">
          <w:rPr>
            <w:color w:val="000000" w:themeColor="text1"/>
            <w:rPrChange w:id="270" w:author="Kris.Wild" w:date="2023-04-11T12:09:00Z">
              <w:rPr>
                <w:color w:val="000000" w:themeColor="text1"/>
                <w:highlight w:val="yellow"/>
              </w:rPr>
            </w:rPrChange>
          </w:rPr>
          <w:lastRenderedPageBreak/>
          <w:t xml:space="preserve">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271" w:author="Kris.Wild" w:date="2023-04-19T16:15:00Z">
        <w:r w:rsidR="003469AB">
          <w:rPr>
            <w:color w:val="000000" w:themeColor="text1"/>
          </w:rPr>
          <w:t>sub-adult (&lt;1year) and adult</w:t>
        </w:r>
      </w:ins>
      <w:ins w:id="272" w:author="Kris.Wild" w:date="2023-04-19T16:16:00Z">
        <w:r w:rsidR="003469AB">
          <w:rPr>
            <w:color w:val="000000" w:themeColor="text1"/>
          </w:rPr>
          <w:t xml:space="preserve"> </w:t>
        </w:r>
      </w:ins>
      <w:del w:id="273"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274" w:author="Kris.Wild" w:date="2023-04-19T16:16:00Z">
        <w:r w:rsidR="003469AB">
          <w:rPr>
            <w:i/>
            <w:iCs/>
            <w:color w:val="000000" w:themeColor="text1"/>
          </w:rPr>
          <w:t xml:space="preserve"> </w:t>
        </w:r>
        <w:r w:rsidR="003469AB">
          <w:rPr>
            <w:color w:val="000000" w:themeColor="text1"/>
          </w:rPr>
          <w:t xml:space="preserve">have similar </w:t>
        </w:r>
      </w:ins>
      <w:ins w:id="275" w:author="Kris.Wild" w:date="2023-04-19T16:17:00Z">
        <w:r w:rsidR="003469AB">
          <w:rPr>
            <w:color w:val="000000" w:themeColor="text1"/>
          </w:rPr>
          <w:t>behaviours and morphologies as male ZZ</w:t>
        </w:r>
      </w:ins>
      <w:r w:rsidRPr="0065490A">
        <w:rPr>
          <w:i/>
          <w:iCs/>
          <w:color w:val="000000" w:themeColor="text1"/>
        </w:rPr>
        <w:t xml:space="preserve"> </w:t>
      </w:r>
      <w:del w:id="276" w:author="Kris.Wild" w:date="2023-04-19T16:16:00Z">
        <w:r w:rsidR="00B233F1" w:rsidRPr="0065490A" w:rsidDel="003469AB">
          <w:rPr>
            <w:color w:val="000000" w:themeColor="text1"/>
          </w:rPr>
          <w:delText xml:space="preserve">are </w:delText>
        </w:r>
      </w:del>
      <w:del w:id="277" w:author="Kris.Wild" w:date="2023-04-11T09:34:00Z">
        <w:r w:rsidR="00B233F1" w:rsidRPr="0065490A" w:rsidDel="00C604E1">
          <w:rPr>
            <w:color w:val="000000" w:themeColor="text1"/>
          </w:rPr>
          <w:delText xml:space="preserve">more </w:delText>
        </w:r>
      </w:del>
      <w:del w:id="278" w:author="Kris.Wild" w:date="2023-04-11T09:32:00Z">
        <w:r w:rsidR="00B233F1" w:rsidRPr="0065490A" w:rsidDel="00C604E1">
          <w:rPr>
            <w:color w:val="000000" w:themeColor="text1"/>
          </w:rPr>
          <w:delText xml:space="preserve">active, aggressive, and </w:delText>
        </w:r>
      </w:del>
      <w:del w:id="279" w:author="Kris.Wild" w:date="2023-04-19T16:16:00Z">
        <w:r w:rsidR="00B233F1" w:rsidRPr="0065490A" w:rsidDel="003469AB">
          <w:rPr>
            <w:color w:val="000000" w:themeColor="text1"/>
          </w:rPr>
          <w:delText xml:space="preserve">larger </w:delText>
        </w:r>
      </w:del>
      <w:del w:id="280"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281" w:author="Kris.Wild" w:date="2023-04-11T12:09:00Z">
                <w:rPr/>
              </w:rPrChange>
            </w:rPr>
            <w:t>(Holleley et al., 2015</w:t>
          </w:r>
          <w:ins w:id="282" w:author="Kris.Wild" w:date="2023-04-19T16:17:00Z">
            <w:r w:rsidR="003469AB">
              <w:rPr>
                <w:color w:val="000000"/>
              </w:rPr>
              <w:t>; Li et al., 2015</w:t>
            </w:r>
          </w:ins>
          <w:del w:id="283" w:author="Kris.Wild" w:date="2023-04-11T09:32:00Z">
            <w:r w:rsidR="00EB4892" w:rsidRPr="0065490A" w:rsidDel="00C604E1">
              <w:rPr>
                <w:color w:val="000000"/>
              </w:rPr>
              <w:delText>; Li et al., 2016</w:delText>
            </w:r>
          </w:del>
          <w:r w:rsidR="00EB4892" w:rsidRPr="0065490A">
            <w:rPr>
              <w:color w:val="000000"/>
            </w:rPr>
            <w:t>)</w:t>
          </w:r>
        </w:sdtContent>
      </w:sdt>
      <w:del w:id="284" w:author="Kris.Wild" w:date="2023-04-11T09:35:00Z">
        <w:r w:rsidR="00B233F1" w:rsidRPr="0065490A" w:rsidDel="00C604E1">
          <w:rPr>
            <w:color w:val="000000" w:themeColor="text1"/>
          </w:rPr>
          <w:delText xml:space="preserve">. </w:delText>
        </w:r>
      </w:del>
      <w:del w:id="285" w:author="Kris.Wild" w:date="2023-04-11T09:34:00Z">
        <w:r w:rsidR="00B233F1" w:rsidRPr="0065490A" w:rsidDel="00C604E1">
          <w:rPr>
            <w:color w:val="000000" w:themeColor="text1"/>
          </w:rPr>
          <w:delText xml:space="preserve">For example, </w:delText>
        </w:r>
      </w:del>
      <w:del w:id="286"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287"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288" w:author="Kris.Wild" w:date="2023-04-11T09:32:00Z">
        <w:r w:rsidR="00B233F1" w:rsidRPr="0065490A" w:rsidDel="00C604E1">
          <w:rPr>
            <w:color w:val="000000" w:themeColor="text1"/>
          </w:rPr>
          <w:delText xml:space="preserve">production </w:delText>
        </w:r>
      </w:del>
      <w:del w:id="289" w:author="Kris.Wild" w:date="2023-04-11T09:35:00Z">
        <w:r w:rsidR="00B233F1" w:rsidRPr="0065490A" w:rsidDel="00C604E1">
          <w:rPr>
            <w:color w:val="000000" w:themeColor="text1"/>
          </w:rPr>
          <w:delText xml:space="preserve">and </w:delText>
        </w:r>
      </w:del>
      <w:del w:id="290" w:author="Kris.Wild" w:date="2023-04-11T09:33:00Z">
        <w:r w:rsidR="00B233F1" w:rsidRPr="0065490A" w:rsidDel="00C604E1">
          <w:rPr>
            <w:color w:val="000000" w:themeColor="text1"/>
          </w:rPr>
          <w:delText xml:space="preserve">activity </w:delText>
        </w:r>
      </w:del>
      <w:del w:id="291"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292" w:author="Kris.Wild" w:date="2023-04-11T10:41:00Z">
        <w:r w:rsidR="00B233F1" w:rsidRPr="0065490A" w:rsidDel="005333B4">
          <w:rPr>
            <w:color w:val="000000" w:themeColor="text1"/>
          </w:rPr>
          <w:delText xml:space="preserve"> However,</w:delText>
        </w:r>
      </w:del>
      <w:ins w:id="293" w:author="Kris.Wild" w:date="2023-04-11T09:43:00Z">
        <w:r w:rsidR="006706A4" w:rsidRPr="0065490A">
          <w:rPr>
            <w:color w:val="000000" w:themeColor="text1"/>
            <w:rPrChange w:id="294" w:author="Kris.Wild" w:date="2023-04-11T12:09:00Z">
              <w:rPr>
                <w:color w:val="000000" w:themeColor="text1"/>
                <w:highlight w:val="yellow"/>
              </w:rPr>
            </w:rPrChange>
          </w:rPr>
          <w:t xml:space="preserve"> </w:t>
        </w:r>
      </w:ins>
      <w:del w:id="295" w:author="Kris.Wild" w:date="2023-04-11T09:43:00Z">
        <w:r w:rsidR="00B233F1" w:rsidRPr="0065490A" w:rsidDel="006706A4">
          <w:rPr>
            <w:color w:val="000000" w:themeColor="text1"/>
          </w:rPr>
          <w:delText xml:space="preserve"> these</w:delText>
        </w:r>
      </w:del>
      <w:del w:id="296" w:author="Kris.Wild" w:date="2023-04-11T12:07:00Z">
        <w:r w:rsidR="00B233F1" w:rsidRPr="0065490A" w:rsidDel="0065490A">
          <w:rPr>
            <w:color w:val="000000" w:themeColor="text1"/>
          </w:rPr>
          <w:delText xml:space="preserve"> “male-like” </w:delText>
        </w:r>
      </w:del>
      <w:del w:id="297" w:author="Kris.Wild" w:date="2023-04-11T16:22:00Z">
        <w:r w:rsidR="00B233F1" w:rsidRPr="0065490A" w:rsidDel="00BC1987">
          <w:rPr>
            <w:color w:val="000000" w:themeColor="text1"/>
          </w:rPr>
          <w:delText>phenotypes</w:delText>
        </w:r>
      </w:del>
      <w:del w:id="298" w:author="Kris.Wild" w:date="2023-04-19T16:18:00Z">
        <w:r w:rsidR="00B233F1" w:rsidRPr="0065490A" w:rsidDel="003469AB">
          <w:rPr>
            <w:color w:val="000000" w:themeColor="text1"/>
          </w:rPr>
          <w:delText xml:space="preserve"> may also </w:delText>
        </w:r>
      </w:del>
      <w:del w:id="299" w:author="Kris.Wild" w:date="2023-04-12T09:20:00Z">
        <w:r w:rsidR="00B233F1" w:rsidRPr="0065490A" w:rsidDel="005E4AC5">
          <w:rPr>
            <w:color w:val="000000" w:themeColor="text1"/>
          </w:rPr>
          <w:delText xml:space="preserve">be </w:delText>
        </w:r>
      </w:del>
      <w:del w:id="300" w:author="Kris.Wild" w:date="2023-04-11T09:44:00Z">
        <w:r w:rsidR="00B233F1" w:rsidRPr="0065490A" w:rsidDel="006706A4">
          <w:rPr>
            <w:color w:val="000000" w:themeColor="text1"/>
          </w:rPr>
          <w:delText>a selective disadvantage</w:delText>
        </w:r>
      </w:del>
      <w:del w:id="301"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02" w:author="Kris.Wild" w:date="2023-04-11T09:45:00Z">
        <w:r w:rsidR="00B233F1" w:rsidRPr="0065490A" w:rsidDel="006706A4">
          <w:rPr>
            <w:color w:val="000000" w:themeColor="text1"/>
          </w:rPr>
          <w:delText xml:space="preserve">are known to have high mortality and </w:delText>
        </w:r>
      </w:del>
      <w:del w:id="303" w:author="Kris.Wild" w:date="2023-04-19T16:18:00Z">
        <w:r w:rsidR="00B233F1" w:rsidRPr="0065490A" w:rsidDel="003469AB">
          <w:rPr>
            <w:color w:val="000000" w:themeColor="text1"/>
          </w:rPr>
          <w:delText xml:space="preserve">lower fecundity rates </w:delText>
        </w:r>
      </w:del>
      <w:del w:id="304" w:author="Kris.Wild" w:date="2023-04-11T12:08:00Z">
        <w:r w:rsidR="00B233F1" w:rsidRPr="0065490A" w:rsidDel="0065490A">
          <w:rPr>
            <w:color w:val="000000" w:themeColor="text1"/>
          </w:rPr>
          <w:delText>than female ZW</w:delText>
        </w:r>
      </w:del>
      <w:ins w:id="305" w:author="Daniel Noble" w:date="2023-04-19T13:44:00Z">
        <w:del w:id="306" w:author="Kris.Wild" w:date="2023-04-19T16:18:00Z">
          <w:r w:rsidR="00D27FC1" w:rsidDel="003469AB">
            <w:rPr>
              <w:color w:val="000000" w:themeColor="text1"/>
            </w:rPr>
            <w:delText xml:space="preserve">compared </w:delText>
          </w:r>
        </w:del>
      </w:ins>
      <w:del w:id="307" w:author="Kris.Wild" w:date="2023-04-19T16:18:00Z">
        <w:r w:rsidR="00B233F1" w:rsidRPr="0065490A" w:rsidDel="003469AB">
          <w:rPr>
            <w:color w:val="000000" w:themeColor="text1"/>
          </w:rPr>
          <w:delText xml:space="preserve"> </w:delText>
        </w:r>
      </w:del>
      <w:customXmlDelRangeStart w:id="308"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08"/>
          <w:del w:id="309" w:author="Kris.Wild" w:date="2023-04-19T16:18:00Z">
            <w:r w:rsidR="00EB4892" w:rsidRPr="0065490A" w:rsidDel="003469AB">
              <w:rPr>
                <w:color w:val="000000"/>
                <w:rPrChange w:id="310" w:author="Kris.Wild" w:date="2023-04-11T12:09:00Z">
                  <w:rPr/>
                </w:rPrChange>
              </w:rPr>
              <w:delText>(Wild et al., 2022)</w:delText>
            </w:r>
          </w:del>
          <w:customXmlDelRangeStart w:id="311" w:author="Kris.Wild" w:date="2023-04-19T16:18:00Z"/>
        </w:sdtContent>
      </w:sdt>
      <w:customXmlDelRangeEnd w:id="311"/>
      <w:del w:id="312"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13" w:author="Kris.Wild" w:date="2023-04-19T16:18:00Z">
        <w:r w:rsidR="003469AB">
          <w:t>during onto</w:t>
        </w:r>
      </w:ins>
      <w:ins w:id="314" w:author="Kris.Wild" w:date="2023-04-19T16:19:00Z">
        <w:r w:rsidR="003469AB">
          <w:t xml:space="preserve">geny </w:t>
        </w:r>
      </w:ins>
      <w:del w:id="315"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16"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17" w:author="Kris.Wild" w:date="2023-04-19T16:19:00Z">
        <w:r w:rsidR="003469AB">
          <w:rPr>
            <w:color w:val="000000" w:themeColor="text1"/>
          </w:rPr>
          <w:t xml:space="preserve">, behaviour, and </w:t>
        </w:r>
      </w:ins>
      <w:del w:id="318"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19" w:author="Kris.Wild" w:date="2023-04-11T09:47:00Z">
        <w:r w:rsidR="00B233F1" w:rsidRPr="00722C71" w:rsidDel="006706A4">
          <w:rPr>
            <w:color w:val="000000" w:themeColor="text1"/>
          </w:rPr>
          <w:delText xml:space="preserve">behaviours </w:delText>
        </w:r>
      </w:del>
      <w:ins w:id="320"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21"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22" w:author="Kris.Wild" w:date="2023-04-11T12:18:00Z">
        <w:r w:rsidDel="0041102C">
          <w:rPr>
            <w:color w:val="000000" w:themeColor="text1"/>
          </w:rPr>
          <w:delText xml:space="preserve">The </w:delText>
        </w:r>
      </w:del>
      <w:ins w:id="323"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24"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25" w:author="Kris.Wild" w:date="2023-04-11T12:18:00Z">
        <w:r w:rsidDel="0041102C">
          <w:rPr>
            <w:color w:val="000000" w:themeColor="text1"/>
          </w:rPr>
          <w:delText>suggests that</w:delText>
        </w:r>
      </w:del>
      <w:ins w:id="326" w:author="Kris.Wild" w:date="2023-04-11T12:18:00Z">
        <w:r w:rsidR="0041102C">
          <w:rPr>
            <w:color w:val="000000" w:themeColor="text1"/>
          </w:rPr>
          <w:t>is</w:t>
        </w:r>
      </w:ins>
      <w:r>
        <w:rPr>
          <w:color w:val="000000" w:themeColor="text1"/>
        </w:rPr>
        <w:t xml:space="preserve"> </w:t>
      </w:r>
      <w:ins w:id="327" w:author="Kris.Wild" w:date="2023-04-11T12:19:00Z">
        <w:r w:rsidR="0041102C">
          <w:rPr>
            <w:color w:val="000000" w:themeColor="text1"/>
          </w:rPr>
          <w:t xml:space="preserve">there </w:t>
        </w:r>
        <w:del w:id="328" w:author="Daniel Noble" w:date="2023-04-19T15:45:00Z">
          <w:r w:rsidR="0041102C" w:rsidDel="00E955A3">
            <w:rPr>
              <w:color w:val="000000" w:themeColor="text1"/>
            </w:rPr>
            <w:delText>is</w:delText>
          </w:r>
        </w:del>
      </w:ins>
      <w:ins w:id="329" w:author="Daniel Noble" w:date="2023-04-19T15:45:00Z">
        <w:r w:rsidR="00E955A3">
          <w:rPr>
            <w:color w:val="000000" w:themeColor="text1"/>
          </w:rPr>
          <w:t>being</w:t>
        </w:r>
      </w:ins>
      <w:ins w:id="330" w:author="Kris.Wild" w:date="2023-04-11T12:19:00Z">
        <w:r w:rsidR="0041102C">
          <w:rPr>
            <w:color w:val="000000" w:themeColor="text1"/>
          </w:rPr>
          <w:t xml:space="preserve"> </w:t>
        </w:r>
      </w:ins>
      <w:del w:id="331" w:author="Kris.Wild" w:date="2023-04-11T12:19:00Z">
        <w:r w:rsidR="005B228F" w:rsidDel="0041102C">
          <w:rPr>
            <w:color w:val="000000" w:themeColor="text1"/>
          </w:rPr>
          <w:delText xml:space="preserve">this </w:delText>
        </w:r>
      </w:del>
      <w:del w:id="332"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33" w:author="Daniel Noble" w:date="2023-04-19T15:39:00Z">
        <w:r w:rsidR="005B228F" w:rsidDel="00F15204">
          <w:rPr>
            <w:color w:val="000000" w:themeColor="text1"/>
          </w:rPr>
          <w:delText xml:space="preserve">for </w:delText>
        </w:r>
      </w:del>
      <w:ins w:id="334" w:author="Daniel Noble" w:date="2023-04-19T15:39:00Z">
        <w:r w:rsidR="00F15204">
          <w:rPr>
            <w:color w:val="000000" w:themeColor="text1"/>
          </w:rPr>
          <w:t xml:space="preserve">on </w:t>
        </w:r>
      </w:ins>
      <w:r w:rsidR="005B228F">
        <w:rPr>
          <w:color w:val="000000" w:themeColor="text1"/>
        </w:rPr>
        <w:t xml:space="preserve">sex-reversal </w:t>
      </w:r>
      <w:del w:id="335" w:author="Daniel Noble" w:date="2023-04-19T15:45:00Z">
        <w:r w:rsidDel="00E955A3">
          <w:rPr>
            <w:color w:val="000000" w:themeColor="text1"/>
          </w:rPr>
          <w:delText>during early development</w:delText>
        </w:r>
      </w:del>
      <w:ins w:id="336" w:author="Kris.Wild" w:date="2023-04-11T12:19:00Z">
        <w:del w:id="337" w:author="Daniel Noble" w:date="2023-04-19T15:45:00Z">
          <w:r w:rsidR="0041102C" w:rsidDel="00E955A3">
            <w:rPr>
              <w:color w:val="000000" w:themeColor="text1"/>
            </w:rPr>
            <w:delText xml:space="preserve"> for</w:delText>
          </w:r>
        </w:del>
      </w:ins>
      <w:ins w:id="338" w:author="Daniel Noble" w:date="2023-04-19T15:45:00Z">
        <w:r w:rsidR="00E955A3">
          <w:rPr>
            <w:color w:val="000000" w:themeColor="text1"/>
          </w:rPr>
          <w:t>in</w:t>
        </w:r>
      </w:ins>
      <w:ins w:id="339"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40"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41"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41"/>
          <w:del w:id="342" w:author="Kris.Wild" w:date="2023-04-11T12:19:00Z">
            <w:r w:rsidR="00EB4892" w:rsidRPr="00EB4892" w:rsidDel="0041102C">
              <w:rPr>
                <w:color w:val="000000"/>
              </w:rPr>
              <w:delText>(Angilletta, 2001; Sears, 2005)</w:delText>
            </w:r>
          </w:del>
          <w:customXmlDelRangeStart w:id="343" w:author="Kris.Wild" w:date="2023-04-11T12:19:00Z"/>
        </w:sdtContent>
      </w:sdt>
      <w:customXmlDelRangeEnd w:id="343"/>
      <w:del w:id="344" w:author="Kris.Wild" w:date="2023-04-11T12:19:00Z">
        <w:r w:rsidDel="0041102C">
          <w:rPr>
            <w:color w:val="000000" w:themeColor="text1"/>
          </w:rPr>
          <w:delText>. S</w:delText>
        </w:r>
      </w:del>
      <w:ins w:id="345"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346" w:author="Kris.Wild" w:date="2023-04-11T12:20:00Z">
        <w:r w:rsidR="0041102C">
          <w:rPr>
            <w:color w:val="000000" w:themeColor="text1"/>
          </w:rPr>
          <w:t>G</w:t>
        </w:r>
      </w:ins>
      <w:ins w:id="347"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348"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348"/>
          <w:ins w:id="349" w:author="Kris.Wild" w:date="2023-04-11T12:19:00Z">
            <w:r w:rsidR="0041102C" w:rsidRPr="00EB4892">
              <w:rPr>
                <w:color w:val="000000"/>
              </w:rPr>
              <w:t>(Angilletta, 2001; Sears, 2005)</w:t>
            </w:r>
          </w:ins>
          <w:customXmlInsRangeStart w:id="350" w:author="Kris.Wild" w:date="2023-04-11T12:19:00Z"/>
        </w:sdtContent>
      </w:sdt>
      <w:customXmlInsRangeEnd w:id="350"/>
      <w:ins w:id="351"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352"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353"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354"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355" w:author="Kris.Wild" w:date="2023-04-11T12:31:00Z">
        <w:r w:rsidDel="00873ED5">
          <w:rPr>
            <w:color w:val="000000" w:themeColor="text1"/>
          </w:rPr>
          <w:delText>2001</w:delText>
        </w:r>
      </w:del>
      <w:ins w:id="356"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357" w:author="Kris.Wild" w:date="2023-04-10T12:53:00Z">
        <w:r w:rsidR="000A2256">
          <w:rPr>
            <w:color w:val="000000" w:themeColor="text1"/>
            <w:lang w:val="en-GB"/>
          </w:rPr>
          <w:t xml:space="preserve">sex-specific </w:t>
        </w:r>
      </w:ins>
      <w:r>
        <w:rPr>
          <w:color w:val="000000" w:themeColor="text1"/>
          <w:lang w:val="en-GB"/>
        </w:rPr>
        <w:t xml:space="preserve">selection processes </w:t>
      </w:r>
      <w:del w:id="358"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5CB7C457" w:rsidR="00F054CD" w:rsidRDefault="00DE27BA" w:rsidP="00B444C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359" w:author="Kris.Wild" w:date="2023-04-11T15:25:00Z">
        <w:r w:rsidR="00F054CD">
          <w:rPr>
            <w:color w:val="000000" w:themeColor="text1"/>
          </w:rPr>
          <w:t xml:space="preserve">, </w:t>
        </w:r>
      </w:ins>
      <w:del w:id="360" w:author="Kris.Wild" w:date="2023-04-11T15:25:00Z">
        <w:r w:rsidRPr="00EB151A" w:rsidDel="00F054CD">
          <w:rPr>
            <w:color w:val="000000" w:themeColor="text1"/>
          </w:rPr>
          <w:delText xml:space="preserve"> nor </w:delText>
        </w:r>
      </w:del>
      <w:r w:rsidRPr="00EB151A">
        <w:rPr>
          <w:color w:val="000000" w:themeColor="text1"/>
        </w:rPr>
        <w:t>climate</w:t>
      </w:r>
      <w:ins w:id="361"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362"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363"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364" w:author="Kris.Wild" w:date="2023-04-11T15:34:00Z">
        <w:r w:rsidR="00AD6792">
          <w:rPr>
            <w:color w:val="000000" w:themeColor="text1"/>
            <w:lang w:val="en-GB"/>
          </w:rPr>
          <w:t>fluctuating</w:t>
        </w:r>
      </w:ins>
      <w:del w:id="365" w:author="Kris.Wild" w:date="2023-04-11T15:34:00Z">
        <w:r w:rsidDel="00AD6792">
          <w:rPr>
            <w:color w:val="000000" w:themeColor="text1"/>
            <w:lang w:val="en-GB"/>
          </w:rPr>
          <w:delText>these</w:delText>
        </w:r>
      </w:del>
      <w:del w:id="366" w:author="Kris.Wild" w:date="2023-04-11T15:35:00Z">
        <w:r w:rsidDel="00AD6792">
          <w:rPr>
            <w:color w:val="000000" w:themeColor="text1"/>
            <w:lang w:val="en-GB"/>
          </w:rPr>
          <w:delText xml:space="preserve"> </w:delText>
        </w:r>
      </w:del>
      <w:del w:id="367"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368" w:author="Kris.Wild" w:date="2023-04-11T15:35:00Z">
        <w:r w:rsidR="00AD6792">
          <w:rPr>
            <w:color w:val="000000" w:themeColor="text1"/>
            <w:lang w:val="en-GB"/>
          </w:rPr>
          <w:t xml:space="preserve"> systems </w:t>
        </w:r>
      </w:ins>
      <w:del w:id="369" w:author="Kris.Wild" w:date="2023-04-11T15:36:00Z">
        <w:r w:rsidRPr="00EB151A" w:rsidDel="00AD6792">
          <w:rPr>
            <w:color w:val="000000" w:themeColor="text1"/>
            <w:lang w:val="en-GB"/>
          </w:rPr>
          <w:delText>has</w:delText>
        </w:r>
      </w:del>
      <w:ins w:id="370"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ins w:id="371" w:author="Kris.Wild" w:date="2023-04-11T15:36:00Z">
        <w:r w:rsidR="00AD6792">
          <w:rPr>
            <w:color w:val="000000" w:themeColor="text1"/>
            <w:lang w:val="en-GB"/>
          </w:rPr>
          <w:t>.</w:t>
        </w:r>
      </w:ins>
      <w:del w:id="372"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373" w:author="Kris.Wild" w:date="2023-04-11T15:36:00Z">
        <w:r w:rsidRPr="00EB151A" w:rsidDel="00AD6792">
          <w:rPr>
            <w:color w:val="000000" w:themeColor="text1"/>
          </w:rPr>
          <w:delText>of this region shape</w:delText>
        </w:r>
      </w:del>
      <w:ins w:id="374" w:author="Kris.Wild" w:date="2023-04-11T15:36:00Z">
        <w:r w:rsidR="00AD6792">
          <w:rPr>
            <w:color w:val="000000" w:themeColor="text1"/>
          </w:rPr>
          <w:t xml:space="preserve">in </w:t>
        </w:r>
      </w:ins>
      <w:ins w:id="375" w:author="Kris.Wild" w:date="2023-04-11T15:37:00Z">
        <w:r w:rsidR="00AD6792">
          <w:rPr>
            <w:color w:val="000000" w:themeColor="text1"/>
          </w:rPr>
          <w:t xml:space="preserve">arid or </w:t>
        </w:r>
      </w:ins>
      <w:ins w:id="376" w:author="Kris.Wild" w:date="2023-04-11T15:36:00Z">
        <w:r w:rsidR="00AD6792" w:rsidRPr="00EB151A">
          <w:rPr>
            <w:color w:val="000000" w:themeColor="text1"/>
          </w:rPr>
          <w:t>semi-arid environments</w:t>
        </w:r>
        <w:r w:rsidR="00AD6792">
          <w:rPr>
            <w:color w:val="000000" w:themeColor="text1"/>
          </w:rPr>
          <w:t xml:space="preserve"> shape</w:t>
        </w:r>
      </w:ins>
      <w:ins w:id="377"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 xml:space="preserve">. </w:t>
      </w:r>
      <w:ins w:id="378" w:author="Kris.Wild" w:date="2023-04-11T14:57:00Z">
        <w:r w:rsidR="0043781E">
          <w:rPr>
            <w:color w:val="000000" w:themeColor="text1"/>
          </w:rPr>
          <w:t xml:space="preserve">If </w:t>
        </w:r>
      </w:ins>
      <w:ins w:id="379" w:author="Kris.Wild" w:date="2023-04-11T14:58:00Z">
        <w:del w:id="380" w:author="Daniel Noble" w:date="2023-04-19T15:56:00Z">
          <w:r w:rsidR="0043781E" w:rsidDel="006D0E5C">
            <w:rPr>
              <w:color w:val="000000" w:themeColor="text1"/>
            </w:rPr>
            <w:delText>lower</w:delText>
          </w:r>
        </w:del>
      </w:ins>
      <w:ins w:id="381" w:author="Daniel Noble" w:date="2023-04-19T15:56:00Z">
        <w:r w:rsidR="006D0E5C">
          <w:rPr>
            <w:color w:val="000000" w:themeColor="text1"/>
          </w:rPr>
          <w:t xml:space="preserve">larger individuals are more likely to survive, but </w:t>
        </w:r>
      </w:ins>
      <w:ins w:id="382" w:author="Kris.Wild" w:date="2023-04-11T14:58:00Z">
        <w:del w:id="383" w:author="Daniel Noble" w:date="2023-04-19T15:57:00Z">
          <w:r w:rsidR="0043781E" w:rsidDel="006D0E5C">
            <w:rPr>
              <w:color w:val="000000" w:themeColor="text1"/>
            </w:rPr>
            <w:delText xml:space="preserve"> </w:delText>
          </w:r>
        </w:del>
        <w:r w:rsidR="0043781E">
          <w:rPr>
            <w:color w:val="000000" w:themeColor="text1"/>
          </w:rPr>
          <w:t>mass-specific metabolic rate</w:t>
        </w:r>
      </w:ins>
      <w:ins w:id="384" w:author="Kris.Wild" w:date="2023-04-11T14:57:00Z">
        <w:r w:rsidR="0043781E">
          <w:rPr>
            <w:color w:val="000000" w:themeColor="text1"/>
          </w:rPr>
          <w:t xml:space="preserve"> </w:t>
        </w:r>
        <w:del w:id="385" w:author="Daniel Noble" w:date="2023-04-19T15:57:00Z">
          <w:r w:rsidR="0043781E" w:rsidDel="006D0E5C">
            <w:rPr>
              <w:color w:val="000000" w:themeColor="text1"/>
            </w:rPr>
            <w:delText>persist</w:delText>
          </w:r>
        </w:del>
      </w:ins>
      <w:ins w:id="386" w:author="Kris.Wild" w:date="2023-04-11T14:58:00Z">
        <w:del w:id="387" w:author="Daniel Noble" w:date="2023-04-19T15:57:00Z">
          <w:r w:rsidR="0043781E" w:rsidDel="006D0E5C">
            <w:rPr>
              <w:color w:val="000000" w:themeColor="text1"/>
            </w:rPr>
            <w:delText>s</w:delText>
          </w:r>
        </w:del>
      </w:ins>
      <w:ins w:id="388" w:author="Kris.Wild" w:date="2023-04-11T14:57:00Z">
        <w:del w:id="389" w:author="Daniel Noble" w:date="2023-04-19T15:57:00Z">
          <w:r w:rsidR="0043781E" w:rsidDel="006D0E5C">
            <w:rPr>
              <w:color w:val="000000" w:themeColor="text1"/>
            </w:rPr>
            <w:delText xml:space="preserve"> in</w:delText>
          </w:r>
        </w:del>
      </w:ins>
      <w:ins w:id="390" w:author="Daniel Noble" w:date="2023-04-19T15:57:00Z">
        <w:r w:rsidR="006D0E5C">
          <w:rPr>
            <w:color w:val="000000" w:themeColor="text1"/>
          </w:rPr>
          <w:t>varies between large</w:t>
        </w:r>
      </w:ins>
      <w:ins w:id="391" w:author="Kris.Wild" w:date="2023-04-11T14:57:00Z">
        <w:r w:rsidR="0043781E">
          <w:rPr>
            <w:color w:val="000000" w:themeColor="text1"/>
          </w:rPr>
          <w:t xml:space="preserve"> </w:t>
        </w:r>
        <w:r w:rsidR="0043781E" w:rsidRPr="00EB151A">
          <w:rPr>
            <w:color w:val="000000" w:themeColor="text1"/>
          </w:rPr>
          <w:t>female</w:t>
        </w:r>
        <w:r w:rsidR="0043781E" w:rsidRPr="00EB151A">
          <w:rPr>
            <w:color w:val="000000" w:themeColor="text1"/>
            <w:vertAlign w:val="subscript"/>
          </w:rPr>
          <w:t xml:space="preserve">SR </w:t>
        </w:r>
        <w:r w:rsidR="0043781E" w:rsidRPr="00EB151A">
          <w:rPr>
            <w:color w:val="000000" w:themeColor="text1"/>
          </w:rPr>
          <w:t>ZZ</w:t>
        </w:r>
      </w:ins>
      <w:ins w:id="392" w:author="Daniel Noble" w:date="2023-04-19T15:57:00Z">
        <w:r w:rsidR="006D0E5C">
          <w:rPr>
            <w:color w:val="000000" w:themeColor="text1"/>
          </w:rPr>
          <w:t xml:space="preserve"> and ZW </w:t>
        </w:r>
      </w:ins>
      <w:ins w:id="393" w:author="Kris.Wild" w:date="2023-04-11T14:57:00Z">
        <w:del w:id="394" w:author="Daniel Noble" w:date="2023-04-19T15:57:00Z">
          <w:r w:rsidR="0043781E" w:rsidDel="006D0E5C">
            <w:rPr>
              <w:color w:val="000000" w:themeColor="text1"/>
            </w:rPr>
            <w:delText xml:space="preserve"> </w:delText>
          </w:r>
        </w:del>
      </w:ins>
      <w:ins w:id="395" w:author="Daniel Noble" w:date="2023-04-19T15:58:00Z">
        <w:r w:rsidR="006D0E5C">
          <w:rPr>
            <w:color w:val="000000" w:themeColor="text1"/>
          </w:rPr>
          <w:t xml:space="preserve">individuals </w:t>
        </w:r>
      </w:ins>
      <w:ins w:id="396" w:author="Kris.Wild" w:date="2023-04-11T14:57:00Z">
        <w:del w:id="397" w:author="Daniel Noble" w:date="2023-04-19T15:58:00Z">
          <w:r w:rsidR="0043781E" w:rsidDel="006D0E5C">
            <w:rPr>
              <w:color w:val="000000" w:themeColor="text1"/>
            </w:rPr>
            <w:delText xml:space="preserve">as they </w:delText>
          </w:r>
        </w:del>
      </w:ins>
      <w:ins w:id="398" w:author="Kris.Wild" w:date="2023-04-11T15:23:00Z">
        <w:del w:id="399" w:author="Daniel Noble" w:date="2023-04-19T15:58:00Z">
          <w:r w:rsidR="00F054CD" w:rsidDel="006D0E5C">
            <w:rPr>
              <w:color w:val="000000" w:themeColor="text1"/>
            </w:rPr>
            <w:delText>grow</w:delText>
          </w:r>
        </w:del>
      </w:ins>
      <w:ins w:id="400" w:author="Kris.Wild" w:date="2023-04-11T14:59:00Z">
        <w:del w:id="401" w:author="Daniel Noble" w:date="2023-04-19T15:58:00Z">
          <w:r w:rsidR="0043781E" w:rsidDel="006D0E5C">
            <w:rPr>
              <w:color w:val="000000" w:themeColor="text1"/>
            </w:rPr>
            <w:delText>,</w:delText>
          </w:r>
        </w:del>
      </w:ins>
      <w:ins w:id="402" w:author="Daniel Noble" w:date="2023-04-19T15:58:00Z">
        <w:r w:rsidR="006D0E5C">
          <w:rPr>
            <w:color w:val="000000" w:themeColor="text1"/>
          </w:rPr>
          <w:t>then</w:t>
        </w:r>
      </w:ins>
      <w:ins w:id="403" w:author="Kris.Wild" w:date="2023-04-11T15:00:00Z">
        <w:r w:rsidR="0043781E">
          <w:rPr>
            <w:color w:val="000000" w:themeColor="text1"/>
          </w:rPr>
          <w:t xml:space="preserve"> locations</w:t>
        </w:r>
      </w:ins>
      <w:ins w:id="404" w:author="Kris.Wild" w:date="2023-04-11T15:03:00Z">
        <w:r w:rsidR="00B444C9">
          <w:rPr>
            <w:color w:val="000000" w:themeColor="text1"/>
          </w:rPr>
          <w:t xml:space="preserve"> </w:t>
        </w:r>
      </w:ins>
      <w:ins w:id="405" w:author="Kris.Wild" w:date="2023-04-11T15:05:00Z">
        <w:r w:rsidR="00B444C9">
          <w:rPr>
            <w:color w:val="000000" w:themeColor="text1"/>
          </w:rPr>
          <w:t xml:space="preserve">that experience </w:t>
        </w:r>
      </w:ins>
      <w:ins w:id="406" w:author="Kris.Wild" w:date="2023-04-11T15:26:00Z">
        <w:r w:rsidR="00F054CD">
          <w:rPr>
            <w:color w:val="000000" w:themeColor="text1"/>
          </w:rPr>
          <w:t>stochastic</w:t>
        </w:r>
      </w:ins>
      <w:ins w:id="407" w:author="Kris.Wild" w:date="2023-04-11T15:05:00Z">
        <w:r w:rsidR="00B444C9">
          <w:rPr>
            <w:color w:val="000000" w:themeColor="text1"/>
          </w:rPr>
          <w:t xml:space="preserve"> </w:t>
        </w:r>
      </w:ins>
      <w:ins w:id="408" w:author="Kris.Wild" w:date="2023-04-11T15:24:00Z">
        <w:r w:rsidR="00F054CD">
          <w:rPr>
            <w:color w:val="000000" w:themeColor="text1"/>
          </w:rPr>
          <w:t>fluctuations</w:t>
        </w:r>
      </w:ins>
      <w:ins w:id="409" w:author="Kris.Wild" w:date="2023-04-11T15:05:00Z">
        <w:r w:rsidR="00B444C9">
          <w:rPr>
            <w:color w:val="000000" w:themeColor="text1"/>
          </w:rPr>
          <w:t xml:space="preserve"> in </w:t>
        </w:r>
      </w:ins>
      <w:ins w:id="410" w:author="Kris.Wild" w:date="2023-04-11T15:23:00Z">
        <w:r w:rsidR="00F054CD">
          <w:rPr>
            <w:color w:val="000000" w:themeColor="text1"/>
          </w:rPr>
          <w:t xml:space="preserve">resource </w:t>
        </w:r>
      </w:ins>
      <w:ins w:id="411" w:author="Kris.Wild" w:date="2023-04-11T15:26:00Z">
        <w:r w:rsidR="00F054CD">
          <w:rPr>
            <w:color w:val="000000" w:themeColor="text1"/>
          </w:rPr>
          <w:t>availability</w:t>
        </w:r>
      </w:ins>
      <w:ins w:id="412" w:author="Kris.Wild" w:date="2023-04-11T15:05:00Z">
        <w:r w:rsidR="00B444C9">
          <w:rPr>
            <w:color w:val="000000" w:themeColor="text1"/>
          </w:rPr>
          <w:t xml:space="preserve"> </w:t>
        </w:r>
      </w:ins>
      <w:ins w:id="413" w:author="Kris.Wild" w:date="2023-04-11T15:00:00Z">
        <w:r w:rsidR="0043781E">
          <w:rPr>
            <w:color w:val="000000" w:themeColor="text1"/>
          </w:rPr>
          <w:t xml:space="preserve">may allow </w:t>
        </w:r>
      </w:ins>
      <w:ins w:id="414" w:author="Kris.Wild" w:date="2023-04-19T16:09:00Z">
        <w:r w:rsidR="003469AB" w:rsidRPr="00EB151A">
          <w:rPr>
            <w:color w:val="000000" w:themeColor="text1"/>
          </w:rPr>
          <w:t>female</w:t>
        </w:r>
        <w:r w:rsidR="003469AB" w:rsidRPr="00EB151A">
          <w:rPr>
            <w:color w:val="000000" w:themeColor="text1"/>
            <w:vertAlign w:val="subscript"/>
          </w:rPr>
          <w:t xml:space="preserve">SR </w:t>
        </w:r>
        <w:r w:rsidR="003469AB" w:rsidRPr="00EB151A">
          <w:rPr>
            <w:color w:val="000000" w:themeColor="text1"/>
          </w:rPr>
          <w:t>ZZ</w:t>
        </w:r>
        <w:r w:rsidR="003469AB">
          <w:rPr>
            <w:color w:val="000000" w:themeColor="text1"/>
          </w:rPr>
          <w:t xml:space="preserve"> </w:t>
        </w:r>
      </w:ins>
      <w:ins w:id="415" w:author="Kris.Wild" w:date="2023-04-11T15:00:00Z">
        <w:r w:rsidR="0043781E">
          <w:rPr>
            <w:color w:val="000000" w:themeColor="text1"/>
          </w:rPr>
          <w:t>to persist</w:t>
        </w:r>
      </w:ins>
      <w:ins w:id="416" w:author="Kris.Wild" w:date="2023-04-11T15:24:00Z">
        <w:r w:rsidR="00F054CD">
          <w:rPr>
            <w:color w:val="000000" w:themeColor="text1"/>
          </w:rPr>
          <w:t xml:space="preserve"> in low but subtle </w:t>
        </w:r>
      </w:ins>
      <w:ins w:id="417" w:author="Kris.Wild" w:date="2023-04-11T15:26:00Z">
        <w:r w:rsidR="00F054CD">
          <w:rPr>
            <w:color w:val="000000" w:themeColor="text1"/>
          </w:rPr>
          <w:t>frequencies</w:t>
        </w:r>
      </w:ins>
      <w:ins w:id="418" w:author="Kris.Wild" w:date="2023-04-11T15:00:00Z">
        <w:r w:rsidR="0043781E">
          <w:rPr>
            <w:color w:val="000000" w:themeColor="text1"/>
          </w:rPr>
          <w:t xml:space="preserve"> </w:t>
        </w:r>
      </w:ins>
      <w:del w:id="419" w:author="Kris.Wild" w:date="2023-04-11T14:57:00Z">
        <w:r w:rsidR="00241136" w:rsidDel="0043781E">
          <w:rPr>
            <w:color w:val="000000" w:themeColor="text1"/>
          </w:rPr>
          <w:delText>S</w:delText>
        </w:r>
      </w:del>
      <w:del w:id="420"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421"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del w:id="422" w:author="Kris.Wild" w:date="2023-04-11T14:55:00Z">
        <w:r w:rsidDel="0043781E">
          <w:rPr>
            <w:color w:val="000000" w:themeColor="text1"/>
          </w:rPr>
          <w:delText xml:space="preserve">. </w:delText>
        </w:r>
      </w:del>
      <w:del w:id="423"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424"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r>
        <w:rPr>
          <w:color w:val="000000" w:themeColor="text1"/>
        </w:rPr>
        <w:t xml:space="preserve">. </w:t>
      </w:r>
      <w:del w:id="425" w:author="Kris.Wild" w:date="2023-04-11T15:06:00Z">
        <w:r w:rsidRPr="00EB151A" w:rsidDel="00B444C9">
          <w:rPr>
            <w:color w:val="000000" w:themeColor="text1"/>
          </w:rPr>
          <w:delText xml:space="preserve">The </w:delText>
        </w:r>
      </w:del>
      <w:ins w:id="426" w:author="Kris.Wild" w:date="2023-04-11T15:06:00Z">
        <w:r w:rsidR="00B444C9">
          <w:rPr>
            <w:color w:val="000000" w:themeColor="text1"/>
          </w:rPr>
          <w:t>Further attention is needed to invest</w:t>
        </w:r>
      </w:ins>
      <w:ins w:id="427" w:author="Kris.Wild" w:date="2023-04-11T15:07:00Z">
        <w:r w:rsidR="00B444C9">
          <w:rPr>
            <w:color w:val="000000" w:themeColor="text1"/>
          </w:rPr>
          <w:t xml:space="preserve">igate </w:t>
        </w:r>
      </w:ins>
      <w:ins w:id="428" w:author="Kris.Wild" w:date="2023-04-11T15:38:00Z">
        <w:r w:rsidR="00AD6792">
          <w:rPr>
            <w:color w:val="000000" w:themeColor="text1"/>
          </w:rPr>
          <w:t>how the</w:t>
        </w:r>
      </w:ins>
      <w:ins w:id="429" w:author="Kris.Wild" w:date="2023-04-11T15:30:00Z">
        <w:r w:rsidR="00F054CD">
          <w:rPr>
            <w:color w:val="000000" w:themeColor="text1"/>
          </w:rPr>
          <w:t xml:space="preserve"> </w:t>
        </w:r>
        <w:r w:rsidR="00F054CD" w:rsidRPr="00F054CD">
          <w:rPr>
            <w:color w:val="000000" w:themeColor="text1"/>
          </w:rPr>
          <w:t xml:space="preserve">availability of resources influences the development of life history characteristics in different </w:t>
        </w:r>
        <w:r w:rsidR="00F054CD" w:rsidRPr="00F054CD">
          <w:rPr>
            <w:color w:val="000000" w:themeColor="text1"/>
          </w:rPr>
          <w:lastRenderedPageBreak/>
          <w:t>sexes and how these responses are connected to the occurrence of sex reversal in natural environments.</w:t>
        </w:r>
      </w:ins>
      <w:del w:id="430" w:author="Kris.Wild" w:date="2023-04-11T15:29:00Z">
        <w:r w:rsidRPr="00EB151A" w:rsidDel="00F054CD">
          <w:rPr>
            <w:color w:val="000000" w:themeColor="text1"/>
          </w:rPr>
          <w:delText xml:space="preserve">role </w:delText>
        </w:r>
      </w:del>
      <w:del w:id="431" w:author="Kris.Wild" w:date="2023-04-11T15:08:00Z">
        <w:r w:rsidRPr="00EB151A" w:rsidDel="00B444C9">
          <w:rPr>
            <w:color w:val="000000" w:themeColor="text1"/>
          </w:rPr>
          <w:delText>resource</w:delText>
        </w:r>
      </w:del>
      <w:del w:id="432"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433"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434" w:author="Kris.Wild" w:date="2023-04-11T15:29:00Z">
        <w:r w:rsidRPr="00EB151A" w:rsidDel="00F054CD">
          <w:rPr>
            <w:color w:val="000000" w:themeColor="text1"/>
          </w:rPr>
          <w:delText>distribution of sex-reversal</w:delText>
        </w:r>
      </w:del>
      <w:del w:id="435"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436" w:author="Kris.Wild" w:date="2023-04-11T15:29:00Z">
        <w:r w:rsidRPr="00EB151A" w:rsidDel="00F054CD">
          <w:rPr>
            <w:color w:val="000000" w:themeColor="text1"/>
          </w:rPr>
          <w:delText xml:space="preserve"> </w:delText>
        </w:r>
      </w:del>
    </w:p>
    <w:p w14:paraId="26DE68D4" w14:textId="1695BA5B"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437" w:author="Kris.Wild" w:date="2023-04-11T15:12:00Z">
        <w:r w:rsidRPr="00A976A6" w:rsidDel="0026591D">
          <w:rPr>
            <w:color w:val="000000" w:themeColor="text1"/>
          </w:rPr>
          <w:delText xml:space="preserve">fitness </w:delText>
        </w:r>
      </w:del>
      <w:ins w:id="438" w:author="Kris.Wild" w:date="2023-04-11T15:12:00Z">
        <w:r w:rsidR="0026591D">
          <w:rPr>
            <w:color w:val="000000" w:themeColor="text1"/>
          </w:rPr>
          <w:t>survival</w:t>
        </w:r>
        <w:r w:rsidR="0026591D" w:rsidRPr="00A976A6">
          <w:rPr>
            <w:color w:val="000000" w:themeColor="text1"/>
          </w:rPr>
          <w:t xml:space="preserve"> </w:t>
        </w:r>
      </w:ins>
      <w:ins w:id="439" w:author="Kris.Wild" w:date="2023-04-11T15:13:00Z">
        <w:r w:rsidR="0026591D">
          <w:rPr>
            <w:color w:val="000000" w:themeColor="text1"/>
          </w:rPr>
          <w:t>consequences</w:t>
        </w:r>
      </w:ins>
      <w:ins w:id="440" w:author="Kris.Wild" w:date="2023-04-11T15:12:00Z">
        <w:r w:rsidR="0026591D">
          <w:rPr>
            <w:color w:val="000000" w:themeColor="text1"/>
          </w:rPr>
          <w:t xml:space="preserve"> </w:t>
        </w:r>
      </w:ins>
      <w:del w:id="441"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442" w:author="Kris.Wild" w:date="2023-04-12T09:27:00Z">
        <w:r w:rsidR="005E4AC5">
          <w:rPr>
            <w:color w:val="000000" w:themeColor="text1"/>
          </w:rPr>
          <w:t>,</w:t>
        </w:r>
      </w:ins>
      <w:r w:rsidR="00212C00">
        <w:rPr>
          <w:color w:val="000000" w:themeColor="text1"/>
        </w:rPr>
        <w:t xml:space="preserve"> </w:t>
      </w:r>
      <w:del w:id="443" w:author="Kris.Wild" w:date="2023-04-11T15:39:00Z">
        <w:r w:rsidR="00212C00" w:rsidDel="00AD6792">
          <w:rPr>
            <w:color w:val="000000" w:themeColor="text1"/>
          </w:rPr>
          <w:delText xml:space="preserve">and </w:delText>
        </w:r>
      </w:del>
      <w:ins w:id="444" w:author="Kris.Wild" w:date="2023-04-11T15:39:00Z">
        <w:r w:rsidR="00AD6792">
          <w:rPr>
            <w:color w:val="000000" w:themeColor="text1"/>
          </w:rPr>
          <w:t>growth</w:t>
        </w:r>
      </w:ins>
      <w:ins w:id="445" w:author="Kris.Wild" w:date="2023-04-12T09:27:00Z">
        <w:r w:rsidR="005E4AC5">
          <w:rPr>
            <w:color w:val="000000" w:themeColor="text1"/>
          </w:rPr>
          <w:t>,</w:t>
        </w:r>
      </w:ins>
      <w:ins w:id="446" w:author="Kris.Wild" w:date="2023-04-11T15:39:00Z">
        <w:r w:rsidR="00AD6792">
          <w:rPr>
            <w:color w:val="000000" w:themeColor="text1"/>
          </w:rPr>
          <w:t xml:space="preserve"> and survival</w:t>
        </w:r>
      </w:ins>
      <w:del w:id="447"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448" w:author="Kris.Wild" w:date="2023-04-11T15:41:00Z">
        <w:r w:rsidRPr="00A976A6" w:rsidDel="00AD6792">
          <w:rPr>
            <w:color w:val="000000" w:themeColor="text1"/>
          </w:rPr>
          <w:delText>vary</w:delText>
        </w:r>
      </w:del>
      <w:ins w:id="449" w:author="Kris.Wild" w:date="2023-04-11T15:41:00Z">
        <w:r w:rsidR="00AD6792">
          <w:rPr>
            <w:color w:val="000000" w:themeColor="text1"/>
          </w:rPr>
          <w:t>varies</w:t>
        </w:r>
      </w:ins>
      <w:r w:rsidRPr="00A976A6">
        <w:rPr>
          <w:color w:val="000000" w:themeColor="text1"/>
        </w:rPr>
        <w:t xml:space="preserve"> across sexes as individuals get larger (Fig. 2</w:t>
      </w:r>
      <w:ins w:id="450" w:author="Kris.Wild" w:date="2023-04-11T15:42:00Z">
        <w:r w:rsidR="0046202E">
          <w:rPr>
            <w:color w:val="000000" w:themeColor="text1"/>
          </w:rPr>
          <w:t>)</w:t>
        </w:r>
      </w:ins>
      <w:del w:id="451" w:author="Kris.Wild" w:date="2023-04-11T15:42:00Z">
        <w:r w:rsidRPr="00A976A6" w:rsidDel="0046202E">
          <w:rPr>
            <w:color w:val="000000" w:themeColor="text1"/>
          </w:rPr>
          <w:delText xml:space="preserve">), </w:delText>
        </w:r>
      </w:del>
      <w:del w:id="452" w:author="Kris.Wild" w:date="2023-04-11T15:41:00Z">
        <w:r w:rsidRPr="00A976A6" w:rsidDel="00AD6792">
          <w:rPr>
            <w:color w:val="000000" w:themeColor="text1"/>
          </w:rPr>
          <w:delText xml:space="preserve">possibly affecting the </w:delText>
        </w:r>
      </w:del>
      <w:del w:id="453" w:author="Kris.Wild" w:date="2023-04-11T15:40:00Z">
        <w:r w:rsidRPr="00A976A6" w:rsidDel="00AD6792">
          <w:rPr>
            <w:color w:val="000000" w:themeColor="text1"/>
          </w:rPr>
          <w:delText xml:space="preserve">fitness </w:delText>
        </w:r>
      </w:del>
      <w:del w:id="454"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455"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456" w:author="Kris.Wild" w:date="2023-04-11T15:42:00Z">
        <w:r w:rsidR="00223937" w:rsidRPr="00A976A6" w:rsidDel="0046202E">
          <w:rPr>
            <w:color w:val="000000" w:themeColor="text1"/>
          </w:rPr>
          <w:delText xml:space="preserve">of </w:delText>
        </w:r>
      </w:del>
      <w:ins w:id="457"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458"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459"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w:t>
      </w:r>
      <w:proofErr w:type="gramStart"/>
      <w:r w:rsidRPr="00A976A6">
        <w:rPr>
          <w:color w:val="000000" w:themeColor="text1"/>
        </w:rPr>
        <w:t>nature</w:t>
      </w:r>
      <w:proofErr w:type="gramEnd"/>
    </w:p>
    <w:p w14:paraId="0D797DA4" w14:textId="3C6CB2AD" w:rsidR="001C6646" w:rsidDel="00CB25B1" w:rsidRDefault="001C6646" w:rsidP="00A146D7">
      <w:pPr>
        <w:contextualSpacing/>
        <w:rPr>
          <w:del w:id="460"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461" w:author="Kris.Wild" w:date="2023-04-11T09:08:00Z"/>
        </w:rPr>
      </w:pPr>
      <w:r>
        <w:t>Du, W.-G., Elphick, M., &amp; Shine, R. (2010). Thermal regimes during incubation do not affect mean selected temperatures of hatchling lizards (</w:t>
      </w:r>
      <w:r w:rsidRPr="00321D9B">
        <w:rPr>
          <w:i/>
          <w:iCs/>
          <w:rPrChange w:id="462"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463" w:author="Kris.Wild" w:date="2023-04-11T09:08:00Z">
        <w:r w:rsidRPr="00321D9B">
          <w:t>Ellison, A. M. (2004). Bayesian inference in ecology. </w:t>
        </w:r>
        <w:r w:rsidRPr="00321D9B">
          <w:rPr>
            <w:rPrChange w:id="464"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77777777"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proofErr w:type="spellStart"/>
      <w:r>
        <w:t>Nemesházi</w:t>
      </w:r>
      <w:proofErr w:type="spellEnd"/>
      <w:r>
        <w:t xml:space="preserve">, E., </w:t>
      </w:r>
      <w:proofErr w:type="spellStart"/>
      <w:r>
        <w:t>Gál</w:t>
      </w:r>
      <w:proofErr w:type="spellEnd"/>
      <w:r>
        <w:t xml:space="preserve">, Z., </w:t>
      </w:r>
      <w:proofErr w:type="spellStart"/>
      <w:r>
        <w:t>Ujhegyi</w:t>
      </w:r>
      <w:proofErr w:type="spellEnd"/>
      <w:r>
        <w:t xml:space="preserve">, N., </w:t>
      </w:r>
      <w:proofErr w:type="spellStart"/>
      <w:r>
        <w:t>Verebélyi</w:t>
      </w:r>
      <w:proofErr w:type="spellEnd"/>
      <w:r>
        <w:t xml:space="preserve">, V., </w:t>
      </w:r>
      <w:proofErr w:type="spellStart"/>
      <w:r>
        <w:t>Mikó</w:t>
      </w:r>
      <w:proofErr w:type="spellEnd"/>
      <w:r>
        <w:t xml:space="preserve">, Z., </w:t>
      </w:r>
      <w:proofErr w:type="spellStart"/>
      <w:r>
        <w:t>Üveges</w:t>
      </w:r>
      <w:proofErr w:type="spellEnd"/>
      <w:r>
        <w:t xml:space="preserve">, B., </w:t>
      </w:r>
      <w:proofErr w:type="spellStart"/>
      <w:r>
        <w:t>Lefler</w:t>
      </w:r>
      <w:proofErr w:type="spellEnd"/>
      <w:r>
        <w:t xml:space="preserve">, K. K., Jeffries, D. L., Hoffmann, O. I., &amp; </w:t>
      </w:r>
      <w:proofErr w:type="spellStart"/>
      <w:r>
        <w:t>Bókony</w:t>
      </w:r>
      <w:proofErr w:type="spellEnd"/>
      <w:r>
        <w:t xml:space="preserve">, V. (2020). Novel genetic sex markers reveal high frequency of sex reversal in wild populations of the agile frog (Rana </w:t>
      </w:r>
      <w:proofErr w:type="spellStart"/>
      <w:r>
        <w:t>dalmatina</w:t>
      </w:r>
      <w:proofErr w:type="spellEnd"/>
      <w:r>
        <w:t>)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 xml:space="preserve">van </w:t>
      </w:r>
      <w:proofErr w:type="spellStart"/>
      <w:r>
        <w:t>Doorn</w:t>
      </w:r>
      <w:proofErr w:type="spellEnd"/>
      <w:r>
        <w:t>,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6364F760" w:rsidR="00EC345C" w:rsidRDefault="006D37FA" w:rsidP="00A146D7">
      <w:pPr>
        <w:contextualSpacing/>
        <w:jc w:val="center"/>
      </w:pPr>
      <w:ins w:id="465" w:author="Kris.Wild" w:date="2023-04-21T20:53:00Z">
        <w:r>
          <w:rPr>
            <w:noProof/>
          </w:rPr>
          <w:lastRenderedPageBreak/>
          <w:drawing>
            <wp:inline distT="0" distB="0" distL="0" distR="0" wp14:anchorId="33731816" wp14:editId="1D69E376">
              <wp:extent cx="6563226" cy="45141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569761" cy="4518615"/>
                      </a:xfrm>
                      <a:prstGeom prst="rect">
                        <a:avLst/>
                      </a:prstGeom>
                    </pic:spPr>
                  </pic:pic>
                </a:graphicData>
              </a:graphic>
            </wp:inline>
          </w:drawing>
        </w:r>
      </w:ins>
      <w:del w:id="46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2EB88E79">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467" w:author="Kris.Wild" w:date="2023-04-21T19:17:00Z"/>
                                  <w:i/>
                                  <w:iCs/>
                                  <w:sz w:val="16"/>
                                  <w:szCs w:val="16"/>
                                </w:rPr>
                              </w:pPr>
                              <w:ins w:id="468" w:author="Kris.Wild" w:date="2023-04-21T19:17:00Z">
                                <w:r>
                                  <w:rPr>
                                    <w:i/>
                                    <w:iCs/>
                                    <w:sz w:val="16"/>
                                    <w:szCs w:val="16"/>
                                  </w:rPr>
                                  <w:t>LP p</w:t>
                                </w:r>
                                <w:r w:rsidRPr="0089243F">
                                  <w:rPr>
                                    <w:i/>
                                    <w:iCs/>
                                    <w:sz w:val="16"/>
                                    <w:szCs w:val="16"/>
                                  </w:rPr>
                                  <w:t>MCMC = 0.</w:t>
                                </w:r>
                              </w:ins>
                              <w:ins w:id="469" w:author="Kris.Wild" w:date="2023-04-21T19:18:00Z">
                                <w:r>
                                  <w:rPr>
                                    <w:i/>
                                    <w:iCs/>
                                    <w:sz w:val="16"/>
                                    <w:szCs w:val="16"/>
                                  </w:rPr>
                                  <w:t>45</w:t>
                                </w:r>
                              </w:ins>
                            </w:p>
                            <w:p w14:paraId="67F84D9B" w14:textId="702CD976" w:rsidR="00822CE9" w:rsidRPr="00577197" w:rsidRDefault="00822CE9" w:rsidP="00107DD2">
                              <w:pPr>
                                <w:rPr>
                                  <w:i/>
                                  <w:iCs/>
                                  <w:sz w:val="16"/>
                                  <w:szCs w:val="16"/>
                                  <w:rPrChange w:id="470" w:author="Kris.Wild" w:date="2023-04-21T15:27:00Z">
                                    <w:rPr/>
                                  </w:rPrChange>
                                </w:rPr>
                              </w:pPr>
                              <w:ins w:id="471" w:author="Kris.Wild" w:date="2023-04-21T19:17:00Z">
                                <w:r>
                                  <w:rPr>
                                    <w:i/>
                                    <w:iCs/>
                                    <w:sz w:val="16"/>
                                    <w:szCs w:val="16"/>
                                  </w:rPr>
                                  <w:t>LG pMCMC =  0.</w:t>
                                </w:r>
                              </w:ins>
                              <w:ins w:id="47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473" w:author="Kris.Wild" w:date="2023-04-21T19:17:00Z"/>
                            <w:i/>
                            <w:iCs/>
                            <w:sz w:val="16"/>
                            <w:szCs w:val="16"/>
                          </w:rPr>
                        </w:pPr>
                        <w:ins w:id="474" w:author="Kris.Wild" w:date="2023-04-21T19:17:00Z">
                          <w:r>
                            <w:rPr>
                              <w:i/>
                              <w:iCs/>
                              <w:sz w:val="16"/>
                              <w:szCs w:val="16"/>
                            </w:rPr>
                            <w:t>LP p</w:t>
                          </w:r>
                          <w:r w:rsidRPr="0089243F">
                            <w:rPr>
                              <w:i/>
                              <w:iCs/>
                              <w:sz w:val="16"/>
                              <w:szCs w:val="16"/>
                            </w:rPr>
                            <w:t>MCMC = 0.</w:t>
                          </w:r>
                        </w:ins>
                        <w:ins w:id="475" w:author="Kris.Wild" w:date="2023-04-21T19:18:00Z">
                          <w:r>
                            <w:rPr>
                              <w:i/>
                              <w:iCs/>
                              <w:sz w:val="16"/>
                              <w:szCs w:val="16"/>
                            </w:rPr>
                            <w:t>45</w:t>
                          </w:r>
                        </w:ins>
                      </w:p>
                      <w:p w14:paraId="67F84D9B" w14:textId="702CD976" w:rsidR="00822CE9" w:rsidRPr="00577197" w:rsidRDefault="00822CE9" w:rsidP="00107DD2">
                        <w:pPr>
                          <w:rPr>
                            <w:i/>
                            <w:iCs/>
                            <w:sz w:val="16"/>
                            <w:szCs w:val="16"/>
                            <w:rPrChange w:id="476" w:author="Kris.Wild" w:date="2023-04-21T15:27:00Z">
                              <w:rPr/>
                            </w:rPrChange>
                          </w:rPr>
                        </w:pPr>
                        <w:ins w:id="477" w:author="Kris.Wild" w:date="2023-04-21T19:17:00Z">
                          <w:r>
                            <w:rPr>
                              <w:i/>
                              <w:iCs/>
                              <w:sz w:val="16"/>
                              <w:szCs w:val="16"/>
                            </w:rPr>
                            <w:t>LG pMCMC =  0.</w:t>
                          </w:r>
                        </w:ins>
                        <w:ins w:id="47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479" w:author="Kris.Wild" w:date="2023-04-21T19:16:00Z"/>
                                  <w:i/>
                                  <w:iCs/>
                                  <w:sz w:val="16"/>
                                  <w:szCs w:val="16"/>
                                </w:rPr>
                              </w:pPr>
                              <w:ins w:id="480" w:author="Kris.Wild" w:date="2023-04-21T19:16:00Z">
                                <w:r>
                                  <w:rPr>
                                    <w:i/>
                                    <w:iCs/>
                                    <w:sz w:val="16"/>
                                    <w:szCs w:val="16"/>
                                  </w:rPr>
                                  <w:t>LP p</w:t>
                                </w:r>
                                <w:r w:rsidRPr="0089243F">
                                  <w:rPr>
                                    <w:i/>
                                    <w:iCs/>
                                    <w:sz w:val="16"/>
                                    <w:szCs w:val="16"/>
                                  </w:rPr>
                                  <w:t>MCMC = 0.</w:t>
                                </w:r>
                              </w:ins>
                              <w:ins w:id="481" w:author="Kris.Wild" w:date="2023-04-21T19:17:00Z">
                                <w:r>
                                  <w:rPr>
                                    <w:i/>
                                    <w:iCs/>
                                    <w:sz w:val="16"/>
                                    <w:szCs w:val="16"/>
                                  </w:rPr>
                                  <w:t>74</w:t>
                                </w:r>
                              </w:ins>
                            </w:p>
                            <w:p w14:paraId="20C35809" w14:textId="517434D3" w:rsidR="00822CE9" w:rsidRPr="00577197" w:rsidRDefault="00822CE9" w:rsidP="00107DD2">
                              <w:pPr>
                                <w:rPr>
                                  <w:i/>
                                  <w:iCs/>
                                  <w:sz w:val="16"/>
                                  <w:szCs w:val="16"/>
                                  <w:rPrChange w:id="482" w:author="Kris.Wild" w:date="2023-04-21T15:27:00Z">
                                    <w:rPr/>
                                  </w:rPrChange>
                                </w:rPr>
                              </w:pPr>
                              <w:ins w:id="483" w:author="Kris.Wild" w:date="2023-04-21T19:16:00Z">
                                <w:r>
                                  <w:rPr>
                                    <w:i/>
                                    <w:iCs/>
                                    <w:sz w:val="16"/>
                                    <w:szCs w:val="16"/>
                                  </w:rPr>
                                  <w:t>LG pMCMC =  0.</w:t>
                                </w:r>
                              </w:ins>
                              <w:ins w:id="48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485" w:author="Kris.Wild" w:date="2023-04-21T19:16:00Z"/>
                            <w:i/>
                            <w:iCs/>
                            <w:sz w:val="16"/>
                            <w:szCs w:val="16"/>
                          </w:rPr>
                        </w:pPr>
                        <w:ins w:id="486" w:author="Kris.Wild" w:date="2023-04-21T19:16:00Z">
                          <w:r>
                            <w:rPr>
                              <w:i/>
                              <w:iCs/>
                              <w:sz w:val="16"/>
                              <w:szCs w:val="16"/>
                            </w:rPr>
                            <w:t>LP p</w:t>
                          </w:r>
                          <w:r w:rsidRPr="0089243F">
                            <w:rPr>
                              <w:i/>
                              <w:iCs/>
                              <w:sz w:val="16"/>
                              <w:szCs w:val="16"/>
                            </w:rPr>
                            <w:t>MCMC = 0.</w:t>
                          </w:r>
                        </w:ins>
                        <w:ins w:id="487" w:author="Kris.Wild" w:date="2023-04-21T19:17:00Z">
                          <w:r>
                            <w:rPr>
                              <w:i/>
                              <w:iCs/>
                              <w:sz w:val="16"/>
                              <w:szCs w:val="16"/>
                            </w:rPr>
                            <w:t>74</w:t>
                          </w:r>
                        </w:ins>
                      </w:p>
                      <w:p w14:paraId="20C35809" w14:textId="517434D3" w:rsidR="00822CE9" w:rsidRPr="00577197" w:rsidRDefault="00822CE9" w:rsidP="00107DD2">
                        <w:pPr>
                          <w:rPr>
                            <w:i/>
                            <w:iCs/>
                            <w:sz w:val="16"/>
                            <w:szCs w:val="16"/>
                            <w:rPrChange w:id="488" w:author="Kris.Wild" w:date="2023-04-21T15:27:00Z">
                              <w:rPr/>
                            </w:rPrChange>
                          </w:rPr>
                        </w:pPr>
                        <w:ins w:id="489" w:author="Kris.Wild" w:date="2023-04-21T19:16:00Z">
                          <w:r>
                            <w:rPr>
                              <w:i/>
                              <w:iCs/>
                              <w:sz w:val="16"/>
                              <w:szCs w:val="16"/>
                            </w:rPr>
                            <w:t>LG pMCMC =  0.</w:t>
                          </w:r>
                        </w:ins>
                        <w:ins w:id="490" w:author="Kris.Wild" w:date="2023-04-21T19:20:00Z">
                          <w:r>
                            <w:rPr>
                              <w:i/>
                              <w:iCs/>
                              <w:sz w:val="16"/>
                              <w:szCs w:val="16"/>
                            </w:rPr>
                            <w:t>10</w:t>
                          </w:r>
                        </w:ins>
                      </w:p>
                    </w:txbxContent>
                  </v:textbox>
                </v:shape>
              </w:pict>
            </mc:Fallback>
          </mc:AlternateContent>
        </w:r>
      </w:del>
      <w:del w:id="491"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492" w:author="Kris.Wild" w:date="2023-04-21T15:26:00Z">
                                    <w:rPr/>
                                  </w:rPrChange>
                                </w:rPr>
                              </w:pPr>
                              <w:ins w:id="493" w:author="Kris.Wild" w:date="2023-04-21T15:18:00Z">
                                <w:r w:rsidRPr="00577197">
                                  <w:rPr>
                                    <w:i/>
                                    <w:iCs/>
                                    <w:sz w:val="16"/>
                                    <w:szCs w:val="16"/>
                                    <w:rPrChange w:id="494" w:author="Kris.Wild" w:date="2023-04-21T15:26:00Z">
                                      <w:rPr>
                                        <w:sz w:val="20"/>
                                        <w:szCs w:val="20"/>
                                      </w:rPr>
                                    </w:rPrChange>
                                  </w:rPr>
                                  <w:t xml:space="preserve">pMCMC = </w:t>
                                </w:r>
                              </w:ins>
                              <w:ins w:id="495" w:author="Kris.Wild" w:date="2023-04-21T15:26:00Z">
                                <w:r w:rsidR="00577197" w:rsidRPr="00577197">
                                  <w:rPr>
                                    <w:i/>
                                    <w:iCs/>
                                    <w:sz w:val="16"/>
                                    <w:szCs w:val="16"/>
                                    <w:rPrChange w:id="496" w:author="Kris.Wild" w:date="2023-04-21T15:26:00Z">
                                      <w:rPr>
                                        <w:b/>
                                        <w:bCs/>
                                        <w:i/>
                                        <w:iCs/>
                                        <w:sz w:val="16"/>
                                        <w:szCs w:val="16"/>
                                      </w:rPr>
                                    </w:rPrChange>
                                  </w:rPr>
                                  <w:t>0.</w:t>
                                </w:r>
                              </w:ins>
                              <w:ins w:id="497"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498" w:author="Kris.Wild" w:date="2023-04-21T15:26:00Z">
                              <w:rPr/>
                            </w:rPrChange>
                          </w:rPr>
                        </w:pPr>
                        <w:ins w:id="499" w:author="Kris.Wild" w:date="2023-04-21T15:18:00Z">
                          <w:r w:rsidRPr="00577197">
                            <w:rPr>
                              <w:i/>
                              <w:iCs/>
                              <w:sz w:val="16"/>
                              <w:szCs w:val="16"/>
                              <w:rPrChange w:id="500" w:author="Kris.Wild" w:date="2023-04-21T15:26:00Z">
                                <w:rPr>
                                  <w:sz w:val="20"/>
                                  <w:szCs w:val="20"/>
                                </w:rPr>
                              </w:rPrChange>
                            </w:rPr>
                            <w:t xml:space="preserve">pMCMC = </w:t>
                          </w:r>
                        </w:ins>
                        <w:ins w:id="501" w:author="Kris.Wild" w:date="2023-04-21T15:26:00Z">
                          <w:r w:rsidR="00577197" w:rsidRPr="00577197">
                            <w:rPr>
                              <w:i/>
                              <w:iCs/>
                              <w:sz w:val="16"/>
                              <w:szCs w:val="16"/>
                              <w:rPrChange w:id="502" w:author="Kris.Wild" w:date="2023-04-21T15:26:00Z">
                                <w:rPr>
                                  <w:b/>
                                  <w:bCs/>
                                  <w:i/>
                                  <w:iCs/>
                                  <w:sz w:val="16"/>
                                  <w:szCs w:val="16"/>
                                </w:rPr>
                              </w:rPrChange>
                            </w:rPr>
                            <w:t>0.</w:t>
                          </w:r>
                        </w:ins>
                        <w:ins w:id="50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504" w:author="Kris.Wild" w:date="2023-04-21T15:36:00Z">
                                    <w:rPr/>
                                  </w:rPrChange>
                                </w:rPr>
                              </w:pPr>
                              <w:ins w:id="505" w:author="Kris.Wild" w:date="2023-04-21T15:18:00Z">
                                <w:r w:rsidRPr="00E442E3">
                                  <w:rPr>
                                    <w:b/>
                                    <w:bCs/>
                                    <w:i/>
                                    <w:iCs/>
                                    <w:sz w:val="16"/>
                                    <w:szCs w:val="16"/>
                                    <w:rPrChange w:id="506" w:author="Kris.Wild" w:date="2023-04-21T15:36:00Z">
                                      <w:rPr>
                                        <w:sz w:val="20"/>
                                        <w:szCs w:val="20"/>
                                      </w:rPr>
                                    </w:rPrChange>
                                  </w:rPr>
                                  <w:t>pMCMC = 0.</w:t>
                                </w:r>
                              </w:ins>
                              <w:ins w:id="507" w:author="Kris.Wild" w:date="2023-04-21T15:36:00Z">
                                <w:r w:rsidR="00E442E3" w:rsidRPr="00E442E3">
                                  <w:rPr>
                                    <w:b/>
                                    <w:bCs/>
                                    <w:i/>
                                    <w:iCs/>
                                    <w:sz w:val="16"/>
                                    <w:szCs w:val="16"/>
                                    <w:rPrChange w:id="508"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509" w:author="Kris.Wild" w:date="2023-04-21T15:36:00Z">
                              <w:rPr/>
                            </w:rPrChange>
                          </w:rPr>
                        </w:pPr>
                        <w:ins w:id="510" w:author="Kris.Wild" w:date="2023-04-21T15:18:00Z">
                          <w:r w:rsidRPr="00E442E3">
                            <w:rPr>
                              <w:b/>
                              <w:bCs/>
                              <w:i/>
                              <w:iCs/>
                              <w:sz w:val="16"/>
                              <w:szCs w:val="16"/>
                              <w:rPrChange w:id="511" w:author="Kris.Wild" w:date="2023-04-21T15:36:00Z">
                                <w:rPr>
                                  <w:sz w:val="20"/>
                                  <w:szCs w:val="20"/>
                                </w:rPr>
                              </w:rPrChange>
                            </w:rPr>
                            <w:t>pMCMC = 0.</w:t>
                          </w:r>
                        </w:ins>
                        <w:ins w:id="512" w:author="Kris.Wild" w:date="2023-04-21T15:36:00Z">
                          <w:r w:rsidR="00E442E3" w:rsidRPr="00E442E3">
                            <w:rPr>
                              <w:b/>
                              <w:bCs/>
                              <w:i/>
                              <w:iCs/>
                              <w:sz w:val="16"/>
                              <w:szCs w:val="16"/>
                              <w:rPrChange w:id="51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514" w:author="Kris.Wild" w:date="2023-04-21T15:26:00Z">
                                    <w:rPr/>
                                  </w:rPrChange>
                                </w:rPr>
                              </w:pPr>
                              <w:ins w:id="515" w:author="Kris.Wild" w:date="2023-04-21T15:18:00Z">
                                <w:r w:rsidRPr="00577197">
                                  <w:rPr>
                                    <w:i/>
                                    <w:iCs/>
                                    <w:sz w:val="16"/>
                                    <w:szCs w:val="16"/>
                                    <w:rPrChange w:id="516" w:author="Kris.Wild" w:date="2023-04-21T15:26:00Z">
                                      <w:rPr>
                                        <w:sz w:val="20"/>
                                        <w:szCs w:val="20"/>
                                      </w:rPr>
                                    </w:rPrChange>
                                  </w:rPr>
                                  <w:t xml:space="preserve">pMCMC = </w:t>
                                </w:r>
                              </w:ins>
                              <w:ins w:id="517" w:author="Kris.Wild" w:date="2023-04-21T15:34:00Z">
                                <w:r w:rsidR="00577197">
                                  <w:rPr>
                                    <w:i/>
                                    <w:iCs/>
                                    <w:sz w:val="16"/>
                                    <w:szCs w:val="16"/>
                                  </w:rPr>
                                  <w:t>0.</w:t>
                                </w:r>
                              </w:ins>
                              <w:ins w:id="51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519" w:author="Kris.Wild" w:date="2023-04-21T15:26:00Z">
                              <w:rPr/>
                            </w:rPrChange>
                          </w:rPr>
                        </w:pPr>
                        <w:ins w:id="520" w:author="Kris.Wild" w:date="2023-04-21T15:18:00Z">
                          <w:r w:rsidRPr="00577197">
                            <w:rPr>
                              <w:i/>
                              <w:iCs/>
                              <w:sz w:val="16"/>
                              <w:szCs w:val="16"/>
                              <w:rPrChange w:id="521" w:author="Kris.Wild" w:date="2023-04-21T15:26:00Z">
                                <w:rPr>
                                  <w:sz w:val="20"/>
                                  <w:szCs w:val="20"/>
                                </w:rPr>
                              </w:rPrChange>
                            </w:rPr>
                            <w:t xml:space="preserve">pMCMC = </w:t>
                          </w:r>
                        </w:ins>
                        <w:ins w:id="522" w:author="Kris.Wild" w:date="2023-04-21T15:34:00Z">
                          <w:r w:rsidR="00577197">
                            <w:rPr>
                              <w:i/>
                              <w:iCs/>
                              <w:sz w:val="16"/>
                              <w:szCs w:val="16"/>
                            </w:rPr>
                            <w:t>0.</w:t>
                          </w:r>
                        </w:ins>
                        <w:ins w:id="523" w:author="Kris.Wild" w:date="2023-04-21T15:36:00Z">
                          <w:r w:rsidR="00E442E3">
                            <w:rPr>
                              <w:i/>
                              <w:iCs/>
                              <w:sz w:val="16"/>
                              <w:szCs w:val="16"/>
                            </w:rPr>
                            <w:t>10</w:t>
                          </w:r>
                        </w:ins>
                      </w:p>
                    </w:txbxContent>
                  </v:textbox>
                </v:shape>
              </w:pict>
            </mc:Fallback>
          </mc:AlternateContent>
        </w:r>
      </w:del>
      <w:del w:id="524"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525" w:author="Kris.Wild" w:date="2023-04-21T15:53:00Z"/>
                                  <w:i/>
                                  <w:iCs/>
                                  <w:sz w:val="16"/>
                                  <w:szCs w:val="16"/>
                                </w:rPr>
                              </w:pPr>
                              <w:ins w:id="526" w:author="Kris.Wild" w:date="2023-04-21T15:53:00Z">
                                <w:r>
                                  <w:rPr>
                                    <w:i/>
                                    <w:iCs/>
                                    <w:sz w:val="16"/>
                                    <w:szCs w:val="16"/>
                                  </w:rPr>
                                  <w:t>LP p</w:t>
                                </w:r>
                              </w:ins>
                              <w:ins w:id="527" w:author="Kris.Wild" w:date="2023-04-21T15:18:00Z">
                                <w:r w:rsidR="00107DD2" w:rsidRPr="00E442E3">
                                  <w:rPr>
                                    <w:i/>
                                    <w:iCs/>
                                    <w:sz w:val="16"/>
                                    <w:szCs w:val="16"/>
                                    <w:rPrChange w:id="528" w:author="Kris.Wild" w:date="2023-04-21T15:37:00Z">
                                      <w:rPr>
                                        <w:sz w:val="20"/>
                                        <w:szCs w:val="20"/>
                                      </w:rPr>
                                    </w:rPrChange>
                                  </w:rPr>
                                  <w:t>MCMC = 0.</w:t>
                                </w:r>
                              </w:ins>
                              <w:ins w:id="529" w:author="Kris.Wild" w:date="2023-04-21T19:17:00Z">
                                <w:r w:rsidR="00822CE9">
                                  <w:rPr>
                                    <w:i/>
                                    <w:iCs/>
                                    <w:sz w:val="16"/>
                                    <w:szCs w:val="16"/>
                                  </w:rPr>
                                  <w:t>89</w:t>
                                </w:r>
                              </w:ins>
                            </w:p>
                            <w:p w14:paraId="2493FAF9" w14:textId="6E8C4CA0" w:rsidR="00EC1AB5" w:rsidRPr="00822CE9" w:rsidRDefault="00EC1AB5">
                              <w:pPr>
                                <w:rPr>
                                  <w:b/>
                                  <w:bCs/>
                                  <w:i/>
                                  <w:iCs/>
                                  <w:sz w:val="16"/>
                                  <w:szCs w:val="16"/>
                                  <w:rPrChange w:id="530" w:author="Kris.Wild" w:date="2023-04-21T19:19:00Z">
                                    <w:rPr/>
                                  </w:rPrChange>
                                </w:rPr>
                              </w:pPr>
                              <w:ins w:id="531" w:author="Kris.Wild" w:date="2023-04-21T15:53:00Z">
                                <w:r w:rsidRPr="00822CE9">
                                  <w:rPr>
                                    <w:b/>
                                    <w:bCs/>
                                    <w:i/>
                                    <w:iCs/>
                                    <w:sz w:val="16"/>
                                    <w:szCs w:val="16"/>
                                    <w:rPrChange w:id="532" w:author="Kris.Wild" w:date="2023-04-21T19:19:00Z">
                                      <w:rPr>
                                        <w:i/>
                                        <w:iCs/>
                                        <w:sz w:val="16"/>
                                        <w:szCs w:val="16"/>
                                      </w:rPr>
                                    </w:rPrChange>
                                  </w:rPr>
                                  <w:t>LG</w:t>
                                </w:r>
                              </w:ins>
                              <w:ins w:id="533" w:author="Kris.Wild" w:date="2023-04-21T15:54:00Z">
                                <w:r w:rsidRPr="00822CE9">
                                  <w:rPr>
                                    <w:b/>
                                    <w:bCs/>
                                    <w:i/>
                                    <w:iCs/>
                                    <w:sz w:val="16"/>
                                    <w:szCs w:val="16"/>
                                    <w:rPrChange w:id="534" w:author="Kris.Wild" w:date="2023-04-21T19:19:00Z">
                                      <w:rPr>
                                        <w:i/>
                                        <w:iCs/>
                                        <w:sz w:val="16"/>
                                        <w:szCs w:val="16"/>
                                      </w:rPr>
                                    </w:rPrChange>
                                  </w:rPr>
                                  <w:t xml:space="preserve"> pMCMC </w:t>
                                </w:r>
                              </w:ins>
                              <w:ins w:id="535" w:author="Kris.Wild" w:date="2023-04-21T19:19:00Z">
                                <w:r w:rsidR="00822CE9">
                                  <w:rPr>
                                    <w:b/>
                                    <w:bCs/>
                                    <w:i/>
                                    <w:iCs/>
                                    <w:sz w:val="16"/>
                                    <w:szCs w:val="16"/>
                                  </w:rPr>
                                  <w:t>&lt;</w:t>
                                </w:r>
                              </w:ins>
                              <w:ins w:id="536" w:author="Kris.Wild" w:date="2023-04-21T19:12:00Z">
                                <w:r w:rsidR="00D25EE7" w:rsidRPr="00822CE9">
                                  <w:rPr>
                                    <w:b/>
                                    <w:bCs/>
                                    <w:i/>
                                    <w:iCs/>
                                    <w:sz w:val="16"/>
                                    <w:szCs w:val="16"/>
                                    <w:rPrChange w:id="537" w:author="Kris.Wild" w:date="2023-04-21T19:19:00Z">
                                      <w:rPr>
                                        <w:i/>
                                        <w:iCs/>
                                        <w:sz w:val="16"/>
                                        <w:szCs w:val="16"/>
                                      </w:rPr>
                                    </w:rPrChange>
                                  </w:rPr>
                                  <w:t xml:space="preserve"> </w:t>
                                </w:r>
                              </w:ins>
                              <w:ins w:id="538" w:author="Kris.Wild" w:date="2023-04-21T15:54:00Z">
                                <w:r w:rsidRPr="00822CE9">
                                  <w:rPr>
                                    <w:b/>
                                    <w:bCs/>
                                    <w:i/>
                                    <w:iCs/>
                                    <w:sz w:val="16"/>
                                    <w:szCs w:val="16"/>
                                    <w:rPrChange w:id="539" w:author="Kris.Wild" w:date="2023-04-21T19:19:00Z">
                                      <w:rPr>
                                        <w:i/>
                                        <w:iCs/>
                                        <w:sz w:val="16"/>
                                        <w:szCs w:val="16"/>
                                      </w:rPr>
                                    </w:rPrChange>
                                  </w:rPr>
                                  <w:t xml:space="preserve"> </w:t>
                                </w:r>
                              </w:ins>
                              <w:ins w:id="540" w:author="Kris.Wild" w:date="2023-04-21T19:15:00Z">
                                <w:r w:rsidR="00822CE9" w:rsidRPr="00822CE9">
                                  <w:rPr>
                                    <w:b/>
                                    <w:bCs/>
                                    <w:i/>
                                    <w:iCs/>
                                    <w:sz w:val="16"/>
                                    <w:szCs w:val="16"/>
                                    <w:rPrChange w:id="541" w:author="Kris.Wild" w:date="2023-04-21T19:19:00Z">
                                      <w:rPr>
                                        <w:i/>
                                        <w:iCs/>
                                        <w:sz w:val="16"/>
                                        <w:szCs w:val="16"/>
                                      </w:rPr>
                                    </w:rPrChange>
                                  </w:rPr>
                                  <w:t>0.</w:t>
                                </w:r>
                              </w:ins>
                              <w:ins w:id="542" w:author="Kris.Wild" w:date="2023-04-21T19:19:00Z">
                                <w:r w:rsidR="00822CE9" w:rsidRPr="00822CE9">
                                  <w:rPr>
                                    <w:b/>
                                    <w:bCs/>
                                    <w:i/>
                                    <w:iCs/>
                                    <w:sz w:val="16"/>
                                    <w:szCs w:val="16"/>
                                    <w:rPrChange w:id="543"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544" w:author="Kris.Wild" w:date="2023-04-21T15:53:00Z"/>
                            <w:i/>
                            <w:iCs/>
                            <w:sz w:val="16"/>
                            <w:szCs w:val="16"/>
                          </w:rPr>
                        </w:pPr>
                        <w:ins w:id="545" w:author="Kris.Wild" w:date="2023-04-21T15:53:00Z">
                          <w:r>
                            <w:rPr>
                              <w:i/>
                              <w:iCs/>
                              <w:sz w:val="16"/>
                              <w:szCs w:val="16"/>
                            </w:rPr>
                            <w:t>LP p</w:t>
                          </w:r>
                        </w:ins>
                        <w:ins w:id="546" w:author="Kris.Wild" w:date="2023-04-21T15:18:00Z">
                          <w:r w:rsidR="00107DD2" w:rsidRPr="00E442E3">
                            <w:rPr>
                              <w:i/>
                              <w:iCs/>
                              <w:sz w:val="16"/>
                              <w:szCs w:val="16"/>
                              <w:rPrChange w:id="547" w:author="Kris.Wild" w:date="2023-04-21T15:37:00Z">
                                <w:rPr>
                                  <w:sz w:val="20"/>
                                  <w:szCs w:val="20"/>
                                </w:rPr>
                              </w:rPrChange>
                            </w:rPr>
                            <w:t>MCMC = 0.</w:t>
                          </w:r>
                        </w:ins>
                        <w:ins w:id="548" w:author="Kris.Wild" w:date="2023-04-21T19:17:00Z">
                          <w:r w:rsidR="00822CE9">
                            <w:rPr>
                              <w:i/>
                              <w:iCs/>
                              <w:sz w:val="16"/>
                              <w:szCs w:val="16"/>
                            </w:rPr>
                            <w:t>89</w:t>
                          </w:r>
                        </w:ins>
                      </w:p>
                      <w:p w14:paraId="2493FAF9" w14:textId="6E8C4CA0" w:rsidR="00EC1AB5" w:rsidRPr="00822CE9" w:rsidRDefault="00EC1AB5">
                        <w:pPr>
                          <w:rPr>
                            <w:b/>
                            <w:bCs/>
                            <w:i/>
                            <w:iCs/>
                            <w:sz w:val="16"/>
                            <w:szCs w:val="16"/>
                            <w:rPrChange w:id="549" w:author="Kris.Wild" w:date="2023-04-21T19:19:00Z">
                              <w:rPr/>
                            </w:rPrChange>
                          </w:rPr>
                        </w:pPr>
                        <w:ins w:id="550" w:author="Kris.Wild" w:date="2023-04-21T15:53:00Z">
                          <w:r w:rsidRPr="00822CE9">
                            <w:rPr>
                              <w:b/>
                              <w:bCs/>
                              <w:i/>
                              <w:iCs/>
                              <w:sz w:val="16"/>
                              <w:szCs w:val="16"/>
                              <w:rPrChange w:id="551" w:author="Kris.Wild" w:date="2023-04-21T19:19:00Z">
                                <w:rPr>
                                  <w:i/>
                                  <w:iCs/>
                                  <w:sz w:val="16"/>
                                  <w:szCs w:val="16"/>
                                </w:rPr>
                              </w:rPrChange>
                            </w:rPr>
                            <w:t>LG</w:t>
                          </w:r>
                        </w:ins>
                        <w:ins w:id="552" w:author="Kris.Wild" w:date="2023-04-21T15:54:00Z">
                          <w:r w:rsidRPr="00822CE9">
                            <w:rPr>
                              <w:b/>
                              <w:bCs/>
                              <w:i/>
                              <w:iCs/>
                              <w:sz w:val="16"/>
                              <w:szCs w:val="16"/>
                              <w:rPrChange w:id="553" w:author="Kris.Wild" w:date="2023-04-21T19:19:00Z">
                                <w:rPr>
                                  <w:i/>
                                  <w:iCs/>
                                  <w:sz w:val="16"/>
                                  <w:szCs w:val="16"/>
                                </w:rPr>
                              </w:rPrChange>
                            </w:rPr>
                            <w:t xml:space="preserve"> pMCMC </w:t>
                          </w:r>
                        </w:ins>
                        <w:ins w:id="554" w:author="Kris.Wild" w:date="2023-04-21T19:19:00Z">
                          <w:r w:rsidR="00822CE9">
                            <w:rPr>
                              <w:b/>
                              <w:bCs/>
                              <w:i/>
                              <w:iCs/>
                              <w:sz w:val="16"/>
                              <w:szCs w:val="16"/>
                            </w:rPr>
                            <w:t>&lt;</w:t>
                          </w:r>
                        </w:ins>
                        <w:ins w:id="555" w:author="Kris.Wild" w:date="2023-04-21T19:12:00Z">
                          <w:r w:rsidR="00D25EE7" w:rsidRPr="00822CE9">
                            <w:rPr>
                              <w:b/>
                              <w:bCs/>
                              <w:i/>
                              <w:iCs/>
                              <w:sz w:val="16"/>
                              <w:szCs w:val="16"/>
                              <w:rPrChange w:id="556" w:author="Kris.Wild" w:date="2023-04-21T19:19:00Z">
                                <w:rPr>
                                  <w:i/>
                                  <w:iCs/>
                                  <w:sz w:val="16"/>
                                  <w:szCs w:val="16"/>
                                </w:rPr>
                              </w:rPrChange>
                            </w:rPr>
                            <w:t xml:space="preserve"> </w:t>
                          </w:r>
                        </w:ins>
                        <w:ins w:id="557" w:author="Kris.Wild" w:date="2023-04-21T15:54:00Z">
                          <w:r w:rsidRPr="00822CE9">
                            <w:rPr>
                              <w:b/>
                              <w:bCs/>
                              <w:i/>
                              <w:iCs/>
                              <w:sz w:val="16"/>
                              <w:szCs w:val="16"/>
                              <w:rPrChange w:id="558" w:author="Kris.Wild" w:date="2023-04-21T19:19:00Z">
                                <w:rPr>
                                  <w:i/>
                                  <w:iCs/>
                                  <w:sz w:val="16"/>
                                  <w:szCs w:val="16"/>
                                </w:rPr>
                              </w:rPrChange>
                            </w:rPr>
                            <w:t xml:space="preserve"> </w:t>
                          </w:r>
                        </w:ins>
                        <w:ins w:id="559" w:author="Kris.Wild" w:date="2023-04-21T19:15:00Z">
                          <w:r w:rsidR="00822CE9" w:rsidRPr="00822CE9">
                            <w:rPr>
                              <w:b/>
                              <w:bCs/>
                              <w:i/>
                              <w:iCs/>
                              <w:sz w:val="16"/>
                              <w:szCs w:val="16"/>
                              <w:rPrChange w:id="560" w:author="Kris.Wild" w:date="2023-04-21T19:19:00Z">
                                <w:rPr>
                                  <w:i/>
                                  <w:iCs/>
                                  <w:sz w:val="16"/>
                                  <w:szCs w:val="16"/>
                                </w:rPr>
                              </w:rPrChange>
                            </w:rPr>
                            <w:t>0.</w:t>
                          </w:r>
                        </w:ins>
                        <w:ins w:id="561" w:author="Kris.Wild" w:date="2023-04-21T19:19:00Z">
                          <w:r w:rsidR="00822CE9" w:rsidRPr="00822CE9">
                            <w:rPr>
                              <w:b/>
                              <w:bCs/>
                              <w:i/>
                              <w:iCs/>
                              <w:sz w:val="16"/>
                              <w:szCs w:val="16"/>
                              <w:rPrChange w:id="56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p>
    <w:p w14:paraId="6777BEB1" w14:textId="1573B938"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563" w:author="Kris.Wild" w:date="2023-04-21T15:04:00Z">
        <w:r w:rsidR="00F42697">
          <w:t xml:space="preserve">. </w:t>
        </w:r>
      </w:ins>
      <w:ins w:id="564" w:author="Kris.Wild" w:date="2023-04-21T15:38:00Z">
        <w:r w:rsidR="00131D89">
          <w:t xml:space="preserve">In panels A and C pMCMC </w:t>
        </w:r>
      </w:ins>
      <w:ins w:id="565" w:author="Kris.Wild" w:date="2023-04-21T20:31:00Z">
        <w:r w:rsidR="003B0C28">
          <w:t>indicate</w:t>
        </w:r>
      </w:ins>
      <w:ins w:id="566" w:author="Kris.Wild" w:date="2023-04-21T19:30:00Z">
        <w:r w:rsidR="00454748">
          <w:t xml:space="preserve"> contrast differences between</w:t>
        </w:r>
      </w:ins>
      <w:ins w:id="567" w:author="Kris.Wild" w:date="2023-04-21T15:38:00Z">
        <w:r w:rsidR="00131D89">
          <w:t xml:space="preserve"> Like Phenotype</w:t>
        </w:r>
      </w:ins>
      <w:ins w:id="568" w:author="Kris.Wild" w:date="2023-04-21T20:31:00Z">
        <w:r w:rsidR="003B0C28">
          <w:t xml:space="preserve"> (LP</w:t>
        </w:r>
      </w:ins>
      <w:ins w:id="569" w:author="Kris.Wild" w:date="2023-04-21T20:32:00Z">
        <w:r w:rsidR="003B0C28">
          <w:t>)</w:t>
        </w:r>
      </w:ins>
      <w:ins w:id="570" w:author="Kris.Wild" w:date="2023-04-21T15:38:00Z">
        <w:r w:rsidR="00131D89">
          <w:t xml:space="preserve"> </w:t>
        </w:r>
      </w:ins>
      <w:ins w:id="571" w:author="Kris.Wild" w:date="2023-04-21T19:29:00Z">
        <w:r w:rsidR="00454748">
          <w:t>or L</w:t>
        </w:r>
      </w:ins>
      <w:ins w:id="572" w:author="Kris.Wild" w:date="2023-04-21T19:30:00Z">
        <w:r w:rsidR="00454748">
          <w:t>ike Genotype</w:t>
        </w:r>
      </w:ins>
      <w:ins w:id="573" w:author="Kris.Wild" w:date="2023-04-21T20:32:00Z">
        <w:r w:rsidR="003B0C28">
          <w:t xml:space="preserve"> (LG)</w:t>
        </w:r>
      </w:ins>
      <w:ins w:id="574" w:author="Kris.Wild" w:date="2023-04-21T19:30:00Z">
        <w:r w:rsidR="00454748">
          <w:t xml:space="preserve"> </w:t>
        </w:r>
      </w:ins>
      <w:ins w:id="575"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576"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577" w:author="Kris.Wild" w:date="2023-04-21T21:23:00Z">
              <w:r w:rsidRPr="003E42DC" w:rsidDel="00B35B8E">
                <w:rPr>
                  <w:color w:val="000000"/>
                  <w:sz w:val="20"/>
                  <w:szCs w:val="20"/>
                </w:rPr>
                <w:delText>0.</w:delText>
              </w:r>
            </w:del>
            <w:del w:id="578" w:author="Kris.Wild" w:date="2023-04-21T21:01:00Z">
              <w:r w:rsidRPr="003E42DC" w:rsidDel="005F6FC4">
                <w:rPr>
                  <w:color w:val="000000"/>
                  <w:sz w:val="20"/>
                  <w:szCs w:val="20"/>
                </w:rPr>
                <w:delText>01</w:delText>
              </w:r>
            </w:del>
            <w:ins w:id="579"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580" w:author="Kris.Wild" w:date="2023-04-21T21:01:00Z">
              <w:r>
                <w:rPr>
                  <w:color w:val="000000"/>
                  <w:sz w:val="20"/>
                  <w:szCs w:val="20"/>
                </w:rPr>
                <w:t>-</w:t>
              </w:r>
            </w:ins>
            <w:del w:id="581" w:author="Kris.Wild" w:date="2023-04-21T21:23:00Z">
              <w:r w:rsidR="005106C6" w:rsidRPr="003E42DC" w:rsidDel="00B35B8E">
                <w:rPr>
                  <w:color w:val="000000"/>
                  <w:sz w:val="20"/>
                  <w:szCs w:val="20"/>
                </w:rPr>
                <w:delText>0.</w:delText>
              </w:r>
            </w:del>
            <w:del w:id="582" w:author="Kris.Wild" w:date="2023-04-21T21:01:00Z">
              <w:r w:rsidR="005106C6" w:rsidRPr="003E42DC" w:rsidDel="003A390B">
                <w:rPr>
                  <w:color w:val="000000"/>
                  <w:sz w:val="20"/>
                  <w:szCs w:val="20"/>
                </w:rPr>
                <w:delText>00</w:delText>
              </w:r>
            </w:del>
            <w:ins w:id="583"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584" w:author="Kris.Wild" w:date="2023-04-21T21:23:00Z">
              <w:r w:rsidRPr="003E42DC" w:rsidDel="00B35B8E">
                <w:rPr>
                  <w:color w:val="000000"/>
                  <w:sz w:val="20"/>
                  <w:szCs w:val="20"/>
                </w:rPr>
                <w:delText>0.</w:delText>
              </w:r>
            </w:del>
            <w:del w:id="585" w:author="Kris.Wild" w:date="2023-04-21T21:01:00Z">
              <w:r w:rsidRPr="003E42DC" w:rsidDel="003A390B">
                <w:rPr>
                  <w:color w:val="000000"/>
                  <w:sz w:val="20"/>
                  <w:szCs w:val="20"/>
                </w:rPr>
                <w:delText>02</w:delText>
              </w:r>
            </w:del>
            <w:ins w:id="586"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587" w:author="Kris.Wild" w:date="2023-04-21T21:01:00Z">
              <w:r w:rsidRPr="003E42DC" w:rsidDel="003A390B">
                <w:rPr>
                  <w:color w:val="000000"/>
                  <w:sz w:val="20"/>
                  <w:szCs w:val="20"/>
                </w:rPr>
                <w:delText>29</w:delText>
              </w:r>
            </w:del>
            <w:ins w:id="588" w:author="Kris.Wild" w:date="2023-04-21T21:01:00Z">
              <w:r w:rsidR="003A390B">
                <w:rPr>
                  <w:color w:val="000000"/>
                  <w:sz w:val="20"/>
                  <w:szCs w:val="20"/>
                </w:rPr>
                <w:t>5</w:t>
              </w:r>
            </w:ins>
            <w:ins w:id="589"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590" w:author="Kris.Wild" w:date="2023-04-21T21:09:00Z">
              <w:r>
                <w:rPr>
                  <w:color w:val="000000"/>
                  <w:sz w:val="20"/>
                  <w:szCs w:val="20"/>
                </w:rPr>
                <w:t>-</w:t>
              </w:r>
            </w:ins>
            <w:del w:id="591" w:author="Kris.Wild" w:date="2023-04-21T21:23:00Z">
              <w:r w:rsidR="005106C6" w:rsidRPr="003E42DC" w:rsidDel="00B35B8E">
                <w:rPr>
                  <w:color w:val="000000"/>
                  <w:sz w:val="20"/>
                  <w:szCs w:val="20"/>
                </w:rPr>
                <w:delText>0.</w:delText>
              </w:r>
            </w:del>
            <w:del w:id="592" w:author="Kris.Wild" w:date="2023-04-21T21:09:00Z">
              <w:r w:rsidR="005106C6" w:rsidRPr="003E42DC" w:rsidDel="003A390B">
                <w:rPr>
                  <w:color w:val="000000"/>
                  <w:sz w:val="20"/>
                  <w:szCs w:val="20"/>
                </w:rPr>
                <w:delText>00</w:delText>
              </w:r>
            </w:del>
            <w:ins w:id="593"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594" w:author="Kris.Wild" w:date="2023-04-21T21:23:00Z">
              <w:r>
                <w:rPr>
                  <w:color w:val="000000"/>
                  <w:sz w:val="20"/>
                  <w:szCs w:val="20"/>
                </w:rPr>
                <w:t>-</w:t>
              </w:r>
            </w:ins>
            <w:del w:id="595" w:author="Kris.Wild" w:date="2023-04-21T21:23:00Z">
              <w:r w:rsidR="005106C6" w:rsidRPr="003E42DC" w:rsidDel="00B35B8E">
                <w:rPr>
                  <w:color w:val="000000"/>
                  <w:sz w:val="20"/>
                  <w:szCs w:val="20"/>
                </w:rPr>
                <w:delText>-0.</w:delText>
              </w:r>
            </w:del>
            <w:del w:id="596" w:author="Kris.Wild" w:date="2023-04-21T21:02:00Z">
              <w:r w:rsidR="005106C6" w:rsidRPr="003E42DC" w:rsidDel="003A390B">
                <w:rPr>
                  <w:color w:val="000000"/>
                  <w:sz w:val="20"/>
                  <w:szCs w:val="20"/>
                </w:rPr>
                <w:delText>01</w:delText>
              </w:r>
            </w:del>
            <w:ins w:id="597"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598" w:author="Kris.Wild" w:date="2023-04-21T21:23:00Z">
              <w:r w:rsidRPr="003E42DC" w:rsidDel="00B35B8E">
                <w:rPr>
                  <w:color w:val="000000"/>
                  <w:sz w:val="20"/>
                  <w:szCs w:val="20"/>
                </w:rPr>
                <w:delText>0.</w:delText>
              </w:r>
            </w:del>
            <w:del w:id="599" w:author="Kris.Wild" w:date="2023-04-21T21:02:00Z">
              <w:r w:rsidRPr="003E42DC" w:rsidDel="003A390B">
                <w:rPr>
                  <w:color w:val="000000"/>
                  <w:sz w:val="20"/>
                  <w:szCs w:val="20"/>
                </w:rPr>
                <w:delText>02</w:delText>
              </w:r>
            </w:del>
            <w:ins w:id="600"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01" w:author="Kris.Wild" w:date="2023-04-21T21:08:00Z">
              <w:r w:rsidRPr="003E42DC" w:rsidDel="003A390B">
                <w:rPr>
                  <w:color w:val="000000"/>
                  <w:sz w:val="20"/>
                  <w:szCs w:val="20"/>
                </w:rPr>
                <w:delText>39</w:delText>
              </w:r>
            </w:del>
            <w:ins w:id="602"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603" w:author="Kris.Wild" w:date="2023-04-21T21:10:00Z">
              <w:r>
                <w:rPr>
                  <w:color w:val="000000"/>
                  <w:sz w:val="20"/>
                  <w:szCs w:val="20"/>
                </w:rPr>
                <w:t>-</w:t>
              </w:r>
            </w:ins>
            <w:r w:rsidR="005106C6" w:rsidRPr="003E42DC">
              <w:rPr>
                <w:color w:val="000000"/>
                <w:sz w:val="20"/>
                <w:szCs w:val="20"/>
              </w:rPr>
              <w:t>0.</w:t>
            </w:r>
            <w:del w:id="604" w:author="Kris.Wild" w:date="2023-04-21T21:10:00Z">
              <w:r w:rsidR="005106C6" w:rsidRPr="003E42DC" w:rsidDel="003A390B">
                <w:rPr>
                  <w:color w:val="000000"/>
                  <w:sz w:val="20"/>
                  <w:szCs w:val="20"/>
                </w:rPr>
                <w:delText>00</w:delText>
              </w:r>
            </w:del>
            <w:ins w:id="605"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06" w:author="Kris.Wild" w:date="2023-04-21T21:27:00Z">
              <w:r w:rsidRPr="003E42DC" w:rsidDel="00B35B8E">
                <w:rPr>
                  <w:color w:val="000000"/>
                  <w:sz w:val="20"/>
                  <w:szCs w:val="20"/>
                </w:rPr>
                <w:delText>0</w:delText>
              </w:r>
            </w:del>
            <w:ins w:id="607" w:author="Kris.Wild" w:date="2023-04-21T21:27:00Z">
              <w:r w:rsidR="00B35B8E">
                <w:rPr>
                  <w:color w:val="000000"/>
                  <w:sz w:val="20"/>
                  <w:szCs w:val="20"/>
                </w:rPr>
                <w:t>4</w:t>
              </w:r>
            </w:ins>
            <w:r w:rsidRPr="003E42DC">
              <w:rPr>
                <w:color w:val="000000"/>
                <w:sz w:val="20"/>
                <w:szCs w:val="20"/>
              </w:rPr>
              <w:t>.</w:t>
            </w:r>
            <w:del w:id="608" w:author="Kris.Wild" w:date="2023-04-21T21:10:00Z">
              <w:r w:rsidRPr="003E42DC" w:rsidDel="003A390B">
                <w:rPr>
                  <w:color w:val="000000"/>
                  <w:sz w:val="20"/>
                  <w:szCs w:val="20"/>
                </w:rPr>
                <w:delText>02</w:delText>
              </w:r>
            </w:del>
            <w:ins w:id="609"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610" w:author="Kris.Wild" w:date="2023-04-21T21:27:00Z">
              <w:r w:rsidRPr="003E42DC" w:rsidDel="00B35B8E">
                <w:rPr>
                  <w:color w:val="000000"/>
                  <w:sz w:val="20"/>
                  <w:szCs w:val="20"/>
                </w:rPr>
                <w:delText>0.</w:delText>
              </w:r>
            </w:del>
            <w:del w:id="611" w:author="Kris.Wild" w:date="2023-04-21T21:10:00Z">
              <w:r w:rsidRPr="003E42DC" w:rsidDel="003A390B">
                <w:rPr>
                  <w:color w:val="000000"/>
                  <w:sz w:val="20"/>
                  <w:szCs w:val="20"/>
                </w:rPr>
                <w:delText>01</w:delText>
              </w:r>
            </w:del>
            <w:ins w:id="612"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13" w:author="Kris.Wild" w:date="2023-04-21T21:07:00Z">
              <w:r w:rsidRPr="003E42DC" w:rsidDel="003A390B">
                <w:rPr>
                  <w:color w:val="000000"/>
                  <w:sz w:val="20"/>
                  <w:szCs w:val="20"/>
                </w:rPr>
                <w:delText>73</w:delText>
              </w:r>
            </w:del>
            <w:ins w:id="614"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15" w:author="Kris.Wild" w:date="2023-04-21T21:27:00Z">
              <w:r w:rsidRPr="003E42DC" w:rsidDel="00B35B8E">
                <w:rPr>
                  <w:color w:val="000000"/>
                  <w:sz w:val="20"/>
                  <w:szCs w:val="20"/>
                </w:rPr>
                <w:delText>0.</w:delText>
              </w:r>
            </w:del>
            <w:del w:id="616" w:author="Kris.Wild" w:date="2023-04-21T21:10:00Z">
              <w:r w:rsidRPr="003E42DC" w:rsidDel="003A390B">
                <w:rPr>
                  <w:color w:val="000000"/>
                  <w:sz w:val="20"/>
                  <w:szCs w:val="20"/>
                </w:rPr>
                <w:delText>01</w:delText>
              </w:r>
            </w:del>
            <w:ins w:id="617"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18" w:author="Kris.Wild" w:date="2023-04-21T21:27:00Z">
              <w:r w:rsidRPr="003E42DC" w:rsidDel="00B35B8E">
                <w:rPr>
                  <w:color w:val="000000"/>
                  <w:sz w:val="20"/>
                  <w:szCs w:val="20"/>
                </w:rPr>
                <w:delText>0.</w:delText>
              </w:r>
            </w:del>
            <w:del w:id="619" w:author="Kris.Wild" w:date="2023-04-21T21:10:00Z">
              <w:r w:rsidRPr="003E42DC" w:rsidDel="003A390B">
                <w:rPr>
                  <w:color w:val="000000"/>
                  <w:sz w:val="20"/>
                  <w:szCs w:val="20"/>
                </w:rPr>
                <w:delText>02</w:delText>
              </w:r>
            </w:del>
            <w:ins w:id="620"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621" w:author="Kris.Wild" w:date="2023-04-21T21:27:00Z">
              <w:r w:rsidRPr="003E42DC" w:rsidDel="00B35B8E">
                <w:rPr>
                  <w:color w:val="000000"/>
                  <w:sz w:val="20"/>
                  <w:szCs w:val="20"/>
                </w:rPr>
                <w:delText>0.</w:delText>
              </w:r>
            </w:del>
            <w:del w:id="622" w:author="Kris.Wild" w:date="2023-04-21T21:10:00Z">
              <w:r w:rsidRPr="003E42DC" w:rsidDel="003A390B">
                <w:rPr>
                  <w:color w:val="000000"/>
                  <w:sz w:val="20"/>
                  <w:szCs w:val="20"/>
                </w:rPr>
                <w:delText>01</w:delText>
              </w:r>
            </w:del>
            <w:ins w:id="623"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24" w:author="Kris.Wild" w:date="2023-04-21T21:09:00Z">
              <w:r w:rsidRPr="003E42DC" w:rsidDel="003A390B">
                <w:rPr>
                  <w:color w:val="000000"/>
                  <w:sz w:val="20"/>
                  <w:szCs w:val="20"/>
                </w:rPr>
                <w:delText>24</w:delText>
              </w:r>
            </w:del>
            <w:ins w:id="625"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626" w:author="Kris.Wild" w:date="2023-04-21T21:31:00Z">
              <w:r w:rsidR="00B35B8E">
                <w:rPr>
                  <w:color w:val="000000"/>
                  <w:sz w:val="20"/>
                  <w:szCs w:val="20"/>
                </w:rPr>
                <w:t>1.50</w:t>
              </w:r>
            </w:ins>
            <w:del w:id="627"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28" w:author="Kris.Wild" w:date="2023-04-21T21:31:00Z">
              <w:r w:rsidRPr="003E42DC" w:rsidDel="00B35B8E">
                <w:rPr>
                  <w:color w:val="000000"/>
                  <w:sz w:val="20"/>
                  <w:szCs w:val="20"/>
                </w:rPr>
                <w:delText>0.12</w:delText>
              </w:r>
            </w:del>
            <w:ins w:id="629"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630" w:author="Kris.Wild" w:date="2023-04-21T21:31:00Z">
              <w:r w:rsidRPr="003E42DC" w:rsidDel="00B35B8E">
                <w:rPr>
                  <w:color w:val="000000"/>
                  <w:sz w:val="20"/>
                  <w:szCs w:val="20"/>
                </w:rPr>
                <w:delText>0.0</w:delText>
              </w:r>
            </w:del>
            <w:ins w:id="631" w:author="Kris.Wild" w:date="2023-04-21T21:31:00Z">
              <w:r w:rsidR="00B35B8E">
                <w:rPr>
                  <w:color w:val="000000"/>
                  <w:sz w:val="20"/>
                  <w:szCs w:val="20"/>
                </w:rPr>
                <w:t>1.78</w:t>
              </w:r>
            </w:ins>
            <w:del w:id="632"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33" w:author="Kris.Wild" w:date="2023-04-21T21:31:00Z">
              <w:r w:rsidRPr="003E42DC" w:rsidDel="00B35B8E">
                <w:rPr>
                  <w:color w:val="000000"/>
                  <w:sz w:val="20"/>
                  <w:szCs w:val="20"/>
                </w:rPr>
                <w:delText>40</w:delText>
              </w:r>
            </w:del>
            <w:ins w:id="634"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35" w:author="Kris.Wild" w:date="2023-04-21T21:31:00Z">
              <w:r w:rsidRPr="003E42DC" w:rsidDel="00B35B8E">
                <w:rPr>
                  <w:color w:val="000000"/>
                  <w:sz w:val="20"/>
                  <w:szCs w:val="20"/>
                </w:rPr>
                <w:delText>0.08</w:delText>
              </w:r>
            </w:del>
            <w:ins w:id="636"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37" w:author="Kris.Wild" w:date="2023-04-21T21:31:00Z">
              <w:r w:rsidRPr="003E42DC" w:rsidDel="00B35B8E">
                <w:rPr>
                  <w:color w:val="000000"/>
                  <w:sz w:val="20"/>
                  <w:szCs w:val="20"/>
                </w:rPr>
                <w:delText>0.18</w:delText>
              </w:r>
            </w:del>
            <w:ins w:id="638"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639" w:author="Kris.Wild" w:date="2023-04-21T21:31:00Z">
              <w:r w:rsidRPr="003E42DC" w:rsidDel="00B35B8E">
                <w:rPr>
                  <w:color w:val="000000"/>
                  <w:sz w:val="20"/>
                  <w:szCs w:val="20"/>
                </w:rPr>
                <w:delText>0.00</w:delText>
              </w:r>
            </w:del>
            <w:ins w:id="640"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41" w:author="Kris.Wild" w:date="2023-04-21T21:31:00Z">
              <w:r w:rsidRPr="003E42DC" w:rsidDel="00B35B8E">
                <w:rPr>
                  <w:color w:val="000000"/>
                  <w:sz w:val="20"/>
                  <w:szCs w:val="20"/>
                </w:rPr>
                <w:delText>06</w:delText>
              </w:r>
            </w:del>
            <w:ins w:id="642"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88A3A" w14:textId="77777777" w:rsidR="00CA4E33" w:rsidRDefault="00CA4E33" w:rsidP="00075259">
      <w:r>
        <w:separator/>
      </w:r>
    </w:p>
  </w:endnote>
  <w:endnote w:type="continuationSeparator" w:id="0">
    <w:p w14:paraId="7148A51E" w14:textId="77777777" w:rsidR="00CA4E33" w:rsidRDefault="00CA4E33"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AA7A" w14:textId="77777777" w:rsidR="00CA4E33" w:rsidRDefault="00CA4E33" w:rsidP="00075259">
      <w:r>
        <w:separator/>
      </w:r>
    </w:p>
  </w:footnote>
  <w:footnote w:type="continuationSeparator" w:id="0">
    <w:p w14:paraId="595CA967" w14:textId="77777777" w:rsidR="00CA4E33" w:rsidRDefault="00CA4E33"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4"/>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4E33"/>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697"/>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jpe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207ED8"/>
    <w:rsid w:val="002372D3"/>
    <w:rsid w:val="00253EA2"/>
    <w:rsid w:val="002677B8"/>
    <w:rsid w:val="00283113"/>
    <w:rsid w:val="00297DD8"/>
    <w:rsid w:val="002A3BE3"/>
    <w:rsid w:val="00305FE5"/>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B10"/>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20</Pages>
  <Words>8781</Words>
  <Characters>50052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39</cp:revision>
  <cp:lastPrinted>2022-09-27T00:45:00Z</cp:lastPrinted>
  <dcterms:created xsi:type="dcterms:W3CDTF">2023-04-06T01:06:00Z</dcterms:created>
  <dcterms:modified xsi:type="dcterms:W3CDTF">2023-04-21T11:32:00Z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