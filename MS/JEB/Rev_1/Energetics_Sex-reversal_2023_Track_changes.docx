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4" w:author="Kris.Wild" w:date="2023-04-06T14:05:00Z">
        <w:r w:rsidDel="00CB58C4">
          <w:rPr>
            <w:color w:val="000000" w:themeColor="text1"/>
          </w:rPr>
          <w:delText>fitness</w:delText>
        </w:r>
      </w:del>
      <w:ins w:id="5" w:author="Kris.Wild" w:date="2023-04-06T14:05:00Z">
        <w:r w:rsidR="00CB58C4">
          <w:rPr>
            <w:color w:val="000000" w:themeColor="text1"/>
          </w:rPr>
          <w:t>phenotypes</w:t>
        </w:r>
      </w:ins>
      <w:r w:rsidRPr="00512CDA">
        <w:rPr>
          <w:color w:val="000000" w:themeColor="text1"/>
        </w:rPr>
        <w:t xml:space="preserve">, we measured two energy-driven traits </w:t>
      </w:r>
      <w:del w:id="6"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7"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8" w:author="Kris.Wild" w:date="2023-04-06T14:06:00Z">
        <w:r w:rsidR="00CB58C4" w:rsidRPr="001A01C8">
          <w:rPr>
            <w:color w:val="000000" w:themeColor="text1"/>
          </w:rPr>
          <w:t xml:space="preserve">n energetic </w:t>
        </w:r>
      </w:ins>
      <w:del w:id="9"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C52DE7E"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10"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11"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(Holleley et al., 2015; Quinn et al., 2009; Radder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12"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13" w:author="Kris.Wild" w:date="2023-04-06T14:07:00Z">
        <w:r w:rsidR="00A146D7" w:rsidDel="00CB58C4">
          <w:rPr>
            <w:color w:val="000000" w:themeColor="text1"/>
          </w:rPr>
          <w:delText>loose</w:delText>
        </w:r>
      </w:del>
      <w:ins w:id="14"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15" w:author="Daniel Noble" w:date="2023-04-27T09:40:00Z">
        <w:r w:rsidR="00CB0BA5">
          <w:rPr>
            <w:color w:val="000000"/>
          </w:rPr>
          <w:t xml:space="preserve">evenly </w:t>
        </w:r>
      </w:ins>
      <w:r w:rsidRPr="00962809">
        <w:rPr>
          <w:color w:val="000000"/>
        </w:rPr>
        <w:t>across ecotypes in natural systems</w:t>
      </w:r>
      <w:del w:id="16" w:author="Daniel Noble" w:date="2023-04-27T09:29:00Z">
        <w:r w:rsidRPr="00962809" w:rsidDel="00B679AF">
          <w:rPr>
            <w:color w:val="000000"/>
          </w:rPr>
          <w:delText xml:space="preserve"> as would be</w:delText>
        </w:r>
      </w:del>
      <w:r>
        <w:rPr>
          <w:color w:val="000000"/>
        </w:rPr>
        <w:t xml:space="preserve">, suggesting </w:t>
      </w:r>
      <w:del w:id="17" w:author="Daniel Noble" w:date="2023-04-27T09:41:00Z">
        <w:r w:rsidDel="00CB0BA5">
          <w:rPr>
            <w:color w:val="000000"/>
          </w:rPr>
          <w:delText xml:space="preserve">that </w:delText>
        </w:r>
      </w:del>
      <w:r>
        <w:rPr>
          <w:color w:val="000000"/>
        </w:rPr>
        <w:t xml:space="preserve">free-living animals </w:t>
      </w:r>
      <w:ins w:id="18"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1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ins w:id="20" w:author="Kris.Wild" w:date="2023-04-22T08:08:00Z">
            <w:r w:rsidR="004B59F5" w:rsidRPr="004B59F5">
              <w:rPr>
                <w:color w:val="000000"/>
              </w:rPr>
              <w:t>Bókony</w:t>
            </w:r>
            <w:r w:rsidR="004B59F5">
              <w:rPr>
                <w:color w:val="000000"/>
              </w:rPr>
              <w:t xml:space="preserve"> et al., 2021; </w:t>
            </w:r>
          </w:ins>
          <w:r w:rsidR="0019556D" w:rsidRPr="00EB4892">
            <w:rPr>
              <w:color w:val="000000"/>
            </w:rPr>
            <w:t>Castelli et al., 2021; Wild et al., 2022)</w:t>
          </w:r>
        </w:sdtContent>
      </w:sdt>
      <w:r>
        <w:rPr>
          <w:color w:val="000000"/>
        </w:rPr>
        <w:t xml:space="preserve">. </w:t>
      </w:r>
      <w:del w:id="21" w:author="Daniel Noble" w:date="2023-04-27T09:41:00Z">
        <w:r w:rsidDel="00CB0BA5">
          <w:rPr>
            <w:color w:val="000000"/>
          </w:rPr>
          <w:delText xml:space="preserve">Therefore, </w:delText>
        </w:r>
        <w:r w:rsidDel="00CB0BA5">
          <w:rPr>
            <w:color w:val="000000" w:themeColor="text1"/>
          </w:rPr>
          <w:delText>q</w:delText>
        </w:r>
      </w:del>
      <w:ins w:id="22" w:author="Daniel Noble" w:date="2023-04-27T09:41:00Z">
        <w:r w:rsidR="00CB0BA5">
          <w:rPr>
            <w:color w:val="000000"/>
          </w:rPr>
          <w:t>Q</w:t>
        </w:r>
      </w:ins>
      <w:r>
        <w:rPr>
          <w:color w:val="000000" w:themeColor="text1"/>
        </w:rPr>
        <w:t xml:space="preserve">uantifying </w:t>
      </w:r>
      <w:del w:id="23"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24"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702E1CD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25"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2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27" w:author="Kris.Wild" w:date="2023-04-06T14:13:00Z">
        <w:r w:rsidR="00CB58C4">
          <w:rPr>
            <w:color w:val="000000" w:themeColor="text1"/>
          </w:rPr>
          <w:t xml:space="preserve">In both empirical and theoretical studies, estimates for metabolism </w:t>
        </w:r>
      </w:ins>
      <w:del w:id="28" w:author="Kris.Wild" w:date="2023-04-06T14:13:00Z">
        <w:r w:rsidR="001A626A" w:rsidDel="00CB58C4">
          <w:rPr>
            <w:color w:val="000000" w:themeColor="text1"/>
          </w:rPr>
          <w:delText>is</w:delText>
        </w:r>
        <w:r w:rsidR="00865CAF" w:rsidDel="00CB58C4">
          <w:rPr>
            <w:color w:val="000000" w:themeColor="text1"/>
          </w:rPr>
          <w:delText xml:space="preserve"> </w:delText>
        </w:r>
      </w:del>
      <w:ins w:id="29" w:author="Kris.Wild" w:date="2023-04-06T14:13:00Z">
        <w:r w:rsidR="00CB58C4">
          <w:rPr>
            <w:color w:val="000000" w:themeColor="text1"/>
          </w:rPr>
          <w:t xml:space="preserve">have shown to be </w:t>
        </w:r>
      </w:ins>
      <w:del w:id="30"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31"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32" w:author="Kris.Wild" w:date="2023-04-06T14:25:00Z">
        <w:r w:rsidR="002756C0" w:rsidRPr="007F3667" w:rsidDel="00EB2D84">
          <w:rPr>
            <w:color w:val="000000" w:themeColor="text1"/>
          </w:rPr>
          <w:delText>across individuals</w:delText>
        </w:r>
      </w:del>
      <w:del w:id="33"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34"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del w:id="35"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36" w:author="Daniel Noble" w:date="2023-04-27T09:43:00Z">
        <w:r w:rsidR="00CB0BA5">
          <w:rPr>
            <w:color w:val="000000" w:themeColor="text1"/>
          </w:rPr>
          <w:t>Metabolism (and associated energy expenditure) th</w:t>
        </w:r>
      </w:ins>
      <w:ins w:id="37" w:author="Daniel Noble" w:date="2023-04-27T09:44:00Z">
        <w:r w:rsidR="00CB0BA5">
          <w:rPr>
            <w:color w:val="000000" w:themeColor="text1"/>
          </w:rPr>
          <w:t>u</w:t>
        </w:r>
      </w:ins>
      <w:ins w:id="38" w:author="Daniel Noble" w:date="2023-04-27T09:43:00Z">
        <w:r w:rsidR="00CB0BA5">
          <w:rPr>
            <w:color w:val="000000" w:themeColor="text1"/>
          </w:rPr>
          <w:t>s</w:t>
        </w:r>
      </w:ins>
      <w:r w:rsidR="002756C0" w:rsidRPr="007F3667">
        <w:rPr>
          <w:color w:val="000000" w:themeColor="text1"/>
        </w:rPr>
        <w:t xml:space="preserve"> provide</w:t>
      </w:r>
      <w:ins w:id="39"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40" w:author="Daniel Noble" w:date="2023-04-27T09:43:00Z">
        <w:r w:rsidR="00CB0BA5">
          <w:rPr>
            <w:color w:val="000000" w:themeColor="text1"/>
          </w:rPr>
          <w:t xml:space="preserve">somatic </w:t>
        </w:r>
      </w:ins>
      <w:r w:rsidR="00403E05">
        <w:rPr>
          <w:color w:val="000000" w:themeColor="text1"/>
        </w:rPr>
        <w:t>growth</w:t>
      </w:r>
      <w:del w:id="41"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42" w:author="Daniel Noble" w:date="2023-04-27T09:44:00Z">
        <w:r w:rsidR="00CB0BA5">
          <w:rPr>
            <w:color w:val="000000" w:themeColor="text1"/>
          </w:rPr>
          <w:t xml:space="preserve">population </w:t>
        </w:r>
      </w:ins>
      <w:r w:rsidR="003546BF">
        <w:rPr>
          <w:color w:val="000000" w:themeColor="text1"/>
        </w:rPr>
        <w:t>growth</w:t>
      </w:r>
      <w:del w:id="43"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44"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(Arnqvist et al., 2022; Boratyński et al., 2010; Codding et al., 2011; Geffroy, 2022)</w:t>
          </w:r>
        </w:sdtContent>
      </w:sdt>
      <w:r w:rsidR="00222893">
        <w:rPr>
          <w:color w:val="000000" w:themeColor="text1"/>
        </w:rPr>
        <w:t xml:space="preserve"> and may </w:t>
      </w:r>
      <w:del w:id="45" w:author="Daniel Noble" w:date="2023-04-27T09:46:00Z">
        <w:r w:rsidR="0081602B" w:rsidDel="00CB0BA5">
          <w:rPr>
            <w:color w:val="000000" w:themeColor="text1"/>
          </w:rPr>
          <w:delText>play a driving role in</w:delText>
        </w:r>
      </w:del>
      <w:ins w:id="46" w:author="Daniel Noble" w:date="2023-04-27T09:46:00Z">
        <w:r w:rsidR="00CB0BA5">
          <w:rPr>
            <w:color w:val="000000" w:themeColor="text1"/>
          </w:rPr>
          <w:t xml:space="preserve">contribute to </w:t>
        </w:r>
      </w:ins>
      <w:del w:id="47" w:author="Daniel Noble" w:date="2023-04-27T09:46:00Z">
        <w:r w:rsidR="0081602B" w:rsidDel="00CB0BA5">
          <w:rPr>
            <w:color w:val="000000" w:themeColor="text1"/>
          </w:rPr>
          <w:delText xml:space="preserve"> establishing </w:delText>
        </w:r>
      </w:del>
      <w:del w:id="48" w:author="Kris.Wild" w:date="2023-04-06T14:32:00Z">
        <w:r w:rsidR="0081602B" w:rsidDel="00CB3FB4">
          <w:rPr>
            <w:color w:val="000000" w:themeColor="text1"/>
          </w:rPr>
          <w:delText xml:space="preserve">fitness </w:delText>
        </w:r>
      </w:del>
      <w:ins w:id="49"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50"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51" w:author="Kris.Wild" w:date="2023-04-11T10:19:00Z">
        <w:r w:rsidR="00237310" w:rsidDel="0080145A">
          <w:rPr>
            <w:color w:val="000000" w:themeColor="text1"/>
          </w:rPr>
          <w:delText>into</w:delText>
        </w:r>
        <w:r w:rsidR="00C704C4" w:rsidDel="0080145A">
          <w:rPr>
            <w:color w:val="000000" w:themeColor="text1"/>
          </w:rPr>
          <w:delText xml:space="preserve"> </w:delText>
        </w:r>
      </w:del>
      <w:del w:id="52"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53" w:author="Daniel Noble" w:date="2023-04-27T09:47:00Z">
        <w:r w:rsidR="00CB0BA5">
          <w:rPr>
            <w:color w:val="000000" w:themeColor="text1"/>
          </w:rPr>
          <w:t>on observed patterns of sex-reversal in natural populations</w:t>
        </w:r>
      </w:ins>
      <w:ins w:id="54" w:author="Kris.Wild" w:date="2023-04-11T10:18:00Z">
        <w:del w:id="55" w:author="Daniel Noble" w:date="2023-04-27T09:47:00Z">
          <w:r w:rsidR="0080145A" w:rsidDel="00CB0BA5">
            <w:rPr>
              <w:color w:val="000000" w:themeColor="text1"/>
            </w:rPr>
            <w:delText xml:space="preserve">if costs </w:delText>
          </w:r>
        </w:del>
      </w:ins>
      <w:ins w:id="56" w:author="Kris.Wild" w:date="2023-04-11T10:19:00Z">
        <w:del w:id="57" w:author="Daniel Noble" w:date="2023-04-27T09:47:00Z">
          <w:r w:rsidR="0080145A" w:rsidDel="00CB0BA5">
            <w:rPr>
              <w:color w:val="000000" w:themeColor="text1"/>
            </w:rPr>
            <w:delText>or</w:delText>
          </w:r>
        </w:del>
      </w:ins>
      <w:ins w:id="58" w:author="Kris.Wild" w:date="2023-04-11T10:18:00Z">
        <w:del w:id="59" w:author="Daniel Noble" w:date="2023-04-27T09:47:00Z">
          <w:r w:rsidR="0080145A" w:rsidDel="00CB0BA5">
            <w:rPr>
              <w:color w:val="000000" w:themeColor="text1"/>
            </w:rPr>
            <w:delText xml:space="preserve"> benefits exist</w:delText>
          </w:r>
        </w:del>
      </w:ins>
      <w:del w:id="60" w:author="Daniel Noble" w:date="2023-04-27T09:47:00Z">
        <w:r w:rsidR="00237310" w:rsidDel="00CB0BA5">
          <w:rPr>
            <w:color w:val="000000" w:themeColor="text1"/>
          </w:rPr>
          <w:delText xml:space="preserve"> </w:delText>
        </w:r>
      </w:del>
      <w:ins w:id="61" w:author="Kris.Wild" w:date="2023-04-11T10:19:00Z">
        <w:del w:id="62" w:author="Daniel Noble" w:date="2023-04-27T09:47:00Z">
          <w:r w:rsidR="0080145A" w:rsidDel="00CB0BA5">
            <w:rPr>
              <w:color w:val="000000" w:themeColor="text1"/>
            </w:rPr>
            <w:delText xml:space="preserve">with sex-reversal and how </w:delText>
          </w:r>
        </w:del>
      </w:ins>
      <w:ins w:id="63" w:author="Kris.Wild" w:date="2023-04-12T09:11:00Z">
        <w:del w:id="64" w:author="Daniel Noble" w:date="2023-04-27T09:47:00Z">
          <w:r w:rsidR="0035255B" w:rsidDel="00CB0BA5">
            <w:rPr>
              <w:color w:val="000000" w:themeColor="text1"/>
            </w:rPr>
            <w:delText>thes</w:delText>
          </w:r>
        </w:del>
      </w:ins>
      <w:ins w:id="65" w:author="Kris.Wild" w:date="2023-04-12T09:12:00Z">
        <w:del w:id="66" w:author="Daniel Noble" w:date="2023-04-27T09:47:00Z">
          <w:r w:rsidR="0035255B" w:rsidDel="00CB0BA5">
            <w:rPr>
              <w:color w:val="000000" w:themeColor="text1"/>
            </w:rPr>
            <w:delText xml:space="preserve">e responses </w:delText>
          </w:r>
        </w:del>
      </w:ins>
      <w:del w:id="67"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68" w:author="Kris.Wild" w:date="2023-04-11T10:20:00Z">
        <w:del w:id="69" w:author="Daniel Noble" w:date="2023-04-27T09:47:00Z">
          <w:r w:rsidR="0080145A" w:rsidDel="00CB0BA5">
            <w:rPr>
              <w:color w:val="000000" w:themeColor="text1"/>
            </w:rPr>
            <w:delText>relate to</w:delText>
          </w:r>
        </w:del>
      </w:ins>
      <w:ins w:id="70" w:author="Kris.Wild" w:date="2023-04-11T10:18:00Z">
        <w:del w:id="71" w:author="Daniel Noble" w:date="2023-04-27T09:47:00Z">
          <w:r w:rsidR="0080145A" w:rsidDel="00CB0BA5">
            <w:rPr>
              <w:color w:val="000000" w:themeColor="text1"/>
            </w:rPr>
            <w:delText xml:space="preserve"> chromosomal or </w:delText>
          </w:r>
        </w:del>
      </w:ins>
      <w:ins w:id="72" w:author="Kris.Wild" w:date="2023-04-11T10:19:00Z">
        <w:del w:id="73" w:author="Daniel Noble" w:date="2023-04-27T09:47:00Z">
          <w:r w:rsidR="0080145A" w:rsidDel="00CB0BA5">
            <w:rPr>
              <w:color w:val="000000" w:themeColor="text1"/>
            </w:rPr>
            <w:delText>phenotypic sex</w:delText>
          </w:r>
        </w:del>
      </w:ins>
      <w:del w:id="74"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75" w:author="Kris.Wild" w:date="2023-04-06T14:34:00Z">
        <w:del w:id="76" w:author="Daniel Noble" w:date="2023-04-27T09:47:00Z">
          <w:r w:rsidR="00CB3FB4" w:rsidDel="00CB0BA5">
            <w:rPr>
              <w:color w:val="000000" w:themeColor="text1"/>
            </w:rPr>
            <w:delText xml:space="preserve">elucidate the </w:delText>
          </w:r>
        </w:del>
      </w:ins>
      <w:del w:id="77"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1FF755EB" w:rsidR="00A3309D" w:rsidRDefault="00B679AF" w:rsidP="00A146D7">
      <w:pPr>
        <w:ind w:right="360" w:firstLine="720"/>
        <w:contextualSpacing/>
        <w:rPr>
          <w:color w:val="000000" w:themeColor="text1"/>
        </w:rPr>
      </w:pPr>
      <w:ins w:id="78"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xml:space="preserve">, that undergo sex-reversal in the wild </w:t>
        </w:r>
        <w:r w:rsidRPr="00EB4892">
          <w:rPr>
            <w:color w:val="000000"/>
          </w:rPr>
          <w:t>(Dissanayake et al., 2020; Holleley et al., 2015; Wild et al., 2022</w:t>
        </w:r>
        <w:r>
          <w:rPr>
            <w:color w:val="000000" w:themeColor="text1"/>
          </w:rPr>
          <w:t>.  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79" w:author="Daniel Noble" w:date="2023-04-27T09:32: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79"/>
          <w:ins w:id="80" w:author="Daniel Noble" w:date="2023-04-27T09:32:00Z">
            <w:r w:rsidRPr="00EB4892">
              <w:rPr>
                <w:color w:val="000000"/>
              </w:rPr>
              <w:t>(Dissanayake, Holleley, Deakin, et al., 2021; Quinn et al., 2009)</w:t>
            </w:r>
          </w:ins>
          <w:customXmlInsRangeStart w:id="81" w:author="Daniel Noble" w:date="2023-04-27T09:32:00Z"/>
        </w:sdtContent>
      </w:sdt>
      <w:customXmlInsRangeEnd w:id="81"/>
      <w:ins w:id="82"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83" w:author="Daniel Noble" w:date="2023-04-27T09:32: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83"/>
          <w:ins w:id="84" w:author="Daniel Noble" w:date="2023-04-27T09:32:00Z">
            <w:r w:rsidRPr="00EB4892">
              <w:rPr>
                <w:color w:val="000000"/>
              </w:rPr>
              <w:t xml:space="preserve">(Holleley et al., 2015; Quinn et al., </w:t>
            </w:r>
            <w:r w:rsidRPr="00EB4892">
              <w:rPr>
                <w:color w:val="000000"/>
              </w:rPr>
              <w:lastRenderedPageBreak/>
              <w:t>2007)</w:t>
            </w:r>
          </w:ins>
          <w:customXmlInsRangeStart w:id="85" w:author="Daniel Noble" w:date="2023-04-27T09:32:00Z"/>
        </w:sdtContent>
      </w:sdt>
      <w:customXmlInsRangeEnd w:id="85"/>
      <w:del w:id="86"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87" w:author="Daniel Noble" w:date="2023-04-27T09:33:00Z">
        <w:r w:rsidR="002756C0" w:rsidRPr="002756C0" w:rsidDel="00B679AF">
          <w:rPr>
            <w:color w:val="000000" w:themeColor="text1"/>
          </w:rPr>
          <w:delText>:</w:delText>
        </w:r>
      </w:del>
      <w:ins w:id="88" w:author="Daniel Noble" w:date="2023-04-27T09:33:00Z">
        <w:r>
          <w:rPr>
            <w:color w:val="000000" w:themeColor="text1"/>
          </w:rPr>
          <w:t>. T</w:t>
        </w:r>
        <w:r w:rsidRPr="002756C0">
          <w:rPr>
            <w:color w:val="000000" w:themeColor="text1"/>
          </w:rPr>
          <w:t xml:space="preserve">hree </w:t>
        </w:r>
        <w:r>
          <w:rPr>
            <w:color w:val="000000" w:themeColor="text1"/>
          </w:rPr>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89"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90" w:author="Daniel Noble" w:date="2023-04-27T09:34:00Z">
        <w:r w:rsidR="007E4E4C">
          <w:rPr>
            <w:color w:val="000000" w:themeColor="text1"/>
          </w:rPr>
          <w:t>, 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91"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92"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93" w:author="Daniel Noble" w:date="2023-04-27T09:33:00Z"/>
          <w:color w:val="000000" w:themeColor="text1"/>
        </w:rPr>
      </w:pPr>
    </w:p>
    <w:p w14:paraId="08302253" w14:textId="43DD2489" w:rsidR="002756C0" w:rsidRPr="00851830" w:rsidRDefault="0028605A" w:rsidP="00A146D7">
      <w:pPr>
        <w:ind w:right="360"/>
        <w:contextualSpacing/>
        <w:rPr>
          <w:color w:val="000000" w:themeColor="text1"/>
        </w:rPr>
      </w:pPr>
      <w:r>
        <w:rPr>
          <w:color w:val="000000" w:themeColor="text1"/>
        </w:rPr>
        <w:t xml:space="preserve">Evidence for the Like Phenotype </w:t>
      </w:r>
      <w:ins w:id="94"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95" w:author="Daniel Noble" w:date="2023-04-27T09:35:00Z">
        <w:r w:rsidDel="008E524B">
          <w:rPr>
            <w:color w:val="000000" w:themeColor="text1"/>
          </w:rPr>
          <w:delText>are driven</w:delText>
        </w:r>
      </w:del>
      <w:ins w:id="96" w:author="Daniel Noble" w:date="2023-04-27T09:35:00Z">
        <w:r w:rsidR="008E524B">
          <w:rPr>
            <w:color w:val="000000" w:themeColor="text1"/>
          </w:rPr>
          <w:t>may be</w:t>
        </w:r>
      </w:ins>
      <w:r>
        <w:rPr>
          <w:color w:val="000000" w:themeColor="text1"/>
        </w:rPr>
        <w:t xml:space="preserve"> </w:t>
      </w:r>
      <w:ins w:id="97" w:author="Daniel Noble" w:date="2023-04-27T09:52:00Z">
        <w:r w:rsidR="00DC35B7">
          <w:rPr>
            <w:color w:val="000000" w:themeColor="text1"/>
          </w:rPr>
          <w:t xml:space="preserve">driven </w:t>
        </w:r>
      </w:ins>
      <w:r>
        <w:rPr>
          <w:color w:val="000000" w:themeColor="text1"/>
        </w:rPr>
        <w:t>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Cox et al., 2017; Eyer et al., 2019; Lipinska et al., 2015; van Doorn &amp; Kirkpatrick, 2010)</w:t>
          </w:r>
        </w:sdtContent>
      </w:sdt>
      <w:r w:rsidR="00E356F2">
        <w:rPr>
          <w:color w:val="000000"/>
        </w:rPr>
        <w:t xml:space="preserve">. </w:t>
      </w:r>
      <w:del w:id="98" w:author="Daniel Noble" w:date="2023-04-27T09:35:00Z">
        <w:r w:rsidR="00E356F2" w:rsidDel="008E524B">
          <w:rPr>
            <w:color w:val="000000" w:themeColor="text1"/>
          </w:rPr>
          <w:delText>Alternatively, s</w:delText>
        </w:r>
      </w:del>
      <w:ins w:id="99" w:author="Daniel Noble" w:date="2023-04-27T09:35:00Z">
        <w:r w:rsidR="008E524B">
          <w:rPr>
            <w:color w:val="000000" w:themeColor="text1"/>
          </w:rPr>
          <w:t>S</w:t>
        </w:r>
      </w:ins>
      <w:r w:rsidR="00E356F2" w:rsidRPr="00851830">
        <w:rPr>
          <w:color w:val="000000" w:themeColor="text1"/>
        </w:rPr>
        <w:t xml:space="preserve">upport for the Like Genotype </w:t>
      </w:r>
      <w:ins w:id="100"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01"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02"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03" w:author="Daniel Noble" w:date="2023-04-27T09:35:00Z">
        <w:r w:rsidR="00E356F2" w:rsidRPr="00851830" w:rsidDel="008E524B">
          <w:rPr>
            <w:color w:val="000000" w:themeColor="text1"/>
          </w:rPr>
          <w:delText xml:space="preserve">linked </w:delText>
        </w:r>
      </w:del>
      <w:ins w:id="104"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moveFromRangeStart w:id="105" w:author="Daniel Noble" w:date="2023-04-27T09:36:00Z" w:name="move133480587"/>
      <w:moveFrom w:id="106"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moveFrom w:id="107" w:author="Daniel Noble" w:date="2023-04-27T09:36:00Z">
            <w:r w:rsidR="00EB4892" w:rsidRPr="00273DB0" w:rsidDel="00CB0BA5">
              <w:rPr>
                <w:color w:val="000000"/>
              </w:rPr>
              <w:t>Grossen et al., 2011; Schwanz et al., 2020)</w:t>
            </w:r>
          </w:moveFrom>
        </w:sdtContent>
      </w:sdt>
      <w:moveFrom w:id="108" w:author="Daniel Noble" w:date="2023-04-27T09:36:00Z">
        <w:r w:rsidR="00202798" w:rsidRPr="00273DB0" w:rsidDel="00CB0BA5">
          <w:rPr>
            <w:color w:val="000000"/>
          </w:rPr>
          <w:t>.</w:t>
        </w:r>
        <w:ins w:id="109" w:author="Kris.Wild" w:date="2023-04-11T11:15:00Z">
          <w:r w:rsidR="00212E9C" w:rsidDel="00CB0BA5">
            <w:rPr>
              <w:color w:val="000000"/>
            </w:rPr>
            <w:t xml:space="preserve"> </w:t>
          </w:r>
        </w:ins>
      </w:moveFrom>
      <w:moveFromRangeEnd w:id="105"/>
      <w:ins w:id="110" w:author="Daniel Noble" w:date="2023-04-19T15:27:00Z">
        <w:r w:rsidR="00233578">
          <w:rPr>
            <w:color w:val="000000"/>
          </w:rPr>
          <w:t xml:space="preserve">To date, </w:t>
        </w:r>
      </w:ins>
      <w:del w:id="11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12" w:author="Kris.Wild" w:date="2023-04-11T11:15:00Z">
        <w:del w:id="113" w:author="Daniel Noble" w:date="2023-04-19T15:27:00Z">
          <w:r w:rsidR="00212E9C" w:rsidDel="00233578">
            <w:rPr>
              <w:color w:val="000000"/>
            </w:rPr>
            <w:delText>N</w:delText>
          </w:r>
        </w:del>
      </w:ins>
      <w:ins w:id="114" w:author="Daniel Noble" w:date="2023-04-19T15:27:00Z">
        <w:r w:rsidR="00233578">
          <w:rPr>
            <w:color w:val="000000"/>
          </w:rPr>
          <w:t>n</w:t>
        </w:r>
      </w:ins>
      <w:r w:rsidR="00CF59C6" w:rsidRPr="00CF59C6">
        <w:rPr>
          <w:color w:val="000000"/>
        </w:rPr>
        <w:t xml:space="preserve">o studies have explored </w:t>
      </w:r>
      <w:del w:id="115" w:author="Kris.Wild" w:date="2023-04-06T14:38:00Z">
        <w:r w:rsidR="00CF59C6" w:rsidRPr="00CF59C6" w:rsidDel="00790AEA">
          <w:rPr>
            <w:color w:val="000000"/>
          </w:rPr>
          <w:delText>the metab</w:delText>
        </w:r>
      </w:del>
      <w:ins w:id="116" w:author="Kris.Wild" w:date="2023-04-06T14:38:00Z">
        <w:del w:id="117" w:author="Daniel Noble" w:date="2023-04-19T15:26:00Z">
          <w:r w:rsidR="00790AEA" w:rsidDel="00233578">
            <w:rPr>
              <w:color w:val="000000"/>
            </w:rPr>
            <w:delText xml:space="preserve">any </w:delText>
          </w:r>
        </w:del>
      </w:ins>
      <w:del w:id="118" w:author="Daniel Noble" w:date="2023-04-19T15:26:00Z">
        <w:r w:rsidR="00CF59C6" w:rsidRPr="00CF59C6" w:rsidDel="00233578">
          <w:rPr>
            <w:color w:val="000000"/>
          </w:rPr>
          <w:delText xml:space="preserve">olic </w:delText>
        </w:r>
      </w:del>
      <w:ins w:id="119" w:author="Kris.Wild" w:date="2023-04-06T14:39:00Z">
        <w:del w:id="120" w:author="Daniel Noble" w:date="2023-04-19T15:26:00Z">
          <w:r w:rsidR="00790AEA" w:rsidDel="00233578">
            <w:rPr>
              <w:color w:val="000000"/>
            </w:rPr>
            <w:delText>components of energetics</w:delText>
          </w:r>
        </w:del>
      </w:ins>
      <w:ins w:id="121" w:author="Daniel Noble" w:date="2023-04-19T15:26:00Z">
        <w:r w:rsidR="00233578">
          <w:rPr>
            <w:color w:val="000000"/>
          </w:rPr>
          <w:t>how energetic components</w:t>
        </w:r>
      </w:ins>
      <w:ins w:id="122" w:author="Kris.Wild" w:date="2023-04-06T14:39:00Z">
        <w:r w:rsidR="00790AEA">
          <w:rPr>
            <w:color w:val="000000"/>
          </w:rPr>
          <w:t xml:space="preserve"> </w:t>
        </w:r>
      </w:ins>
      <w:ins w:id="123" w:author="Daniel Noble" w:date="2023-04-19T15:26:00Z">
        <w:del w:id="124" w:author="Kristoffer Wild" w:date="2023-04-26T11:03:00Z">
          <w:r w:rsidR="00233578" w:rsidDel="00795754">
            <w:rPr>
              <w:color w:val="000000"/>
            </w:rPr>
            <w:delText>are affected</w:delText>
          </w:r>
        </w:del>
        <w:r w:rsidR="00233578">
          <w:rPr>
            <w:color w:val="000000"/>
          </w:rPr>
          <w:t xml:space="preserve"> </w:t>
        </w:r>
      </w:ins>
      <w:ins w:id="125" w:author="Kris.Wild" w:date="2023-04-06T14:41:00Z">
        <w:r w:rsidR="00790AEA">
          <w:rPr>
            <w:color w:val="000000"/>
          </w:rPr>
          <w:t>(</w:t>
        </w:r>
      </w:ins>
      <w:ins w:id="126" w:author="Kris.Wild" w:date="2023-04-06T14:43:00Z">
        <w:r w:rsidR="00790AEA">
          <w:rPr>
            <w:color w:val="000000"/>
          </w:rPr>
          <w:t xml:space="preserve">i.e. </w:t>
        </w:r>
      </w:ins>
      <w:ins w:id="127" w:author="Kris.Wild" w:date="2023-04-06T14:41:00Z">
        <w:r w:rsidR="00790AEA">
          <w:rPr>
            <w:color w:val="000000"/>
          </w:rPr>
          <w:t>metabo</w:t>
        </w:r>
      </w:ins>
      <w:ins w:id="128" w:author="Kris.Wild" w:date="2023-04-06T14:43:00Z">
        <w:r w:rsidR="00790AEA">
          <w:rPr>
            <w:color w:val="000000"/>
          </w:rPr>
          <w:t>lism,</w:t>
        </w:r>
      </w:ins>
      <w:ins w:id="129" w:author="Kris.Wild" w:date="2023-04-06T14:44:00Z">
        <w:r w:rsidR="00790AEA">
          <w:rPr>
            <w:color w:val="000000"/>
          </w:rPr>
          <w:t xml:space="preserve"> growth, maintenance</w:t>
        </w:r>
      </w:ins>
      <w:ins w:id="130" w:author="Kris.Wild" w:date="2023-04-06T14:42:00Z">
        <w:r w:rsidR="00790AEA">
          <w:rPr>
            <w:color w:val="000000"/>
          </w:rPr>
          <w:t xml:space="preserve">) </w:t>
        </w:r>
      </w:ins>
      <w:ins w:id="131" w:author="Kristoffer Wild" w:date="2023-04-26T11:03:00Z">
        <w:r w:rsidR="00795754">
          <w:rPr>
            <w:color w:val="000000"/>
          </w:rPr>
          <w:t xml:space="preserve">are </w:t>
        </w:r>
      </w:ins>
      <w:ins w:id="132" w:author="Kristoffer Wild" w:date="2023-04-26T11:04:00Z">
        <w:r w:rsidR="00795754">
          <w:rPr>
            <w:color w:val="000000"/>
          </w:rPr>
          <w:t xml:space="preserve">affected </w:t>
        </w:r>
      </w:ins>
      <w:ins w:id="133" w:author="Daniel Noble" w:date="2023-04-19T15:26:00Z">
        <w:r w:rsidR="00233578">
          <w:rPr>
            <w:color w:val="000000"/>
          </w:rPr>
          <w:t>by sex-reversal</w:t>
        </w:r>
      </w:ins>
      <w:ins w:id="134" w:author="Kris.Wild" w:date="2023-04-06T14:40:00Z">
        <w:del w:id="135" w:author="Daniel Noble" w:date="2023-04-19T15:26:00Z">
          <w:r w:rsidR="00790AEA" w:rsidDel="00233578">
            <w:rPr>
              <w:color w:val="000000"/>
            </w:rPr>
            <w:delText xml:space="preserve">and </w:delText>
          </w:r>
        </w:del>
      </w:ins>
      <w:ins w:id="136" w:author="Kris.Wild" w:date="2023-04-06T14:44:00Z">
        <w:del w:id="137" w:author="Daniel Noble" w:date="2023-04-19T15:26:00Z">
          <w:r w:rsidR="00790AEA" w:rsidDel="00233578">
            <w:rPr>
              <w:color w:val="000000"/>
            </w:rPr>
            <w:delText xml:space="preserve">if </w:delText>
          </w:r>
        </w:del>
      </w:ins>
      <w:ins w:id="138" w:author="Kris.Wild" w:date="2023-04-10T12:56:00Z">
        <w:del w:id="139" w:author="Daniel Noble" w:date="2023-04-19T15:26:00Z">
          <w:r w:rsidR="000A2256" w:rsidDel="00233578">
            <w:rPr>
              <w:color w:val="000000"/>
            </w:rPr>
            <w:delText xml:space="preserve">such </w:delText>
          </w:r>
        </w:del>
      </w:ins>
      <w:del w:id="140" w:author="Daniel Noble" w:date="2023-04-19T15:26:00Z">
        <w:r w:rsidR="00CF59C6" w:rsidRPr="00CF59C6" w:rsidDel="00233578">
          <w:rPr>
            <w:color w:val="000000"/>
          </w:rPr>
          <w:delText xml:space="preserve">consequences </w:delText>
        </w:r>
      </w:del>
      <w:ins w:id="141" w:author="Kris.Wild" w:date="2023-04-10T12:56:00Z">
        <w:del w:id="142" w:author="Daniel Noble" w:date="2023-04-19T15:26:00Z">
          <w:r w:rsidR="000A2256" w:rsidDel="00233578">
            <w:rPr>
              <w:color w:val="000000"/>
            </w:rPr>
            <w:delText xml:space="preserve">in these traits </w:delText>
          </w:r>
        </w:del>
      </w:ins>
      <w:del w:id="143" w:author="Daniel Noble" w:date="2023-04-19T15:26:00Z">
        <w:r w:rsidR="00CF59C6" w:rsidRPr="00CF59C6" w:rsidDel="00233578">
          <w:rPr>
            <w:color w:val="000000"/>
          </w:rPr>
          <w:delText xml:space="preserve">of </w:delText>
        </w:r>
      </w:del>
      <w:ins w:id="144" w:author="Kris.Wild" w:date="2023-04-06T14:44:00Z">
        <w:del w:id="145"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46" w:author="Daniel Noble" w:date="2023-04-19T15:26:00Z">
        <w:r w:rsidR="00CF59C6" w:rsidRPr="00CF59C6" w:rsidDel="00233578">
          <w:rPr>
            <w:color w:val="000000"/>
          </w:rPr>
          <w:delText>sex-reversal</w:delText>
        </w:r>
      </w:del>
      <w:ins w:id="147" w:author="Kris.Wild" w:date="2023-04-06T14:41:00Z">
        <w:del w:id="148" w:author="Daniel Noble" w:date="2023-04-19T15:26:00Z">
          <w:r w:rsidR="00790AEA" w:rsidDel="00233578">
            <w:rPr>
              <w:color w:val="000000"/>
            </w:rPr>
            <w:delText>sex</w:delText>
          </w:r>
        </w:del>
      </w:ins>
      <w:ins w:id="149" w:author="Kris.Wild" w:date="2023-04-06T14:45:00Z">
        <w:del w:id="150" w:author="Daniel Noble" w:date="2023-04-19T15:26:00Z">
          <w:r w:rsidR="00790AEA" w:rsidDel="00233578">
            <w:rPr>
              <w:color w:val="000000"/>
            </w:rPr>
            <w:delText>-</w:delText>
          </w:r>
        </w:del>
      </w:ins>
      <w:ins w:id="151" w:author="Kris.Wild" w:date="2023-04-06T14:41:00Z">
        <w:del w:id="152" w:author="Daniel Noble" w:date="2023-04-19T15:26:00Z">
          <w:r w:rsidR="00790AEA" w:rsidDel="00233578">
            <w:rPr>
              <w:color w:val="000000"/>
            </w:rPr>
            <w:delText>reversal</w:delText>
          </w:r>
        </w:del>
      </w:ins>
      <w:del w:id="153" w:author="Daniel Noble" w:date="2023-04-19T15:26:00Z">
        <w:r w:rsidR="00CF59C6" w:rsidRPr="00CF59C6" w:rsidDel="00233578">
          <w:rPr>
            <w:color w:val="000000"/>
          </w:rPr>
          <w:delText xml:space="preserve"> </w:delText>
        </w:r>
      </w:del>
      <w:ins w:id="154" w:author="Kris.Wild" w:date="2023-04-10T12:57:00Z">
        <w:del w:id="155" w:author="Daniel Noble" w:date="2023-04-19T15:26:00Z">
          <w:r w:rsidR="000A2256" w:rsidDel="00233578">
            <w:rPr>
              <w:color w:val="000000"/>
            </w:rPr>
            <w:delText xml:space="preserve">exist </w:delText>
          </w:r>
        </w:del>
      </w:ins>
      <w:del w:id="156" w:author="Daniel Noble" w:date="2023-04-19T15:26:00Z">
        <w:r w:rsidR="00CF59C6" w:rsidRPr="00CF59C6" w:rsidDel="00233578">
          <w:rPr>
            <w:color w:val="000000"/>
          </w:rPr>
          <w:delText xml:space="preserve">in any other </w:delText>
        </w:r>
      </w:del>
      <w:ins w:id="157" w:author="Kris.Wild" w:date="2023-04-11T11:17:00Z">
        <w:del w:id="158" w:author="Daniel Noble" w:date="2023-04-19T15:26:00Z">
          <w:r w:rsidR="00212E9C" w:rsidDel="00233578">
            <w:rPr>
              <w:color w:val="000000"/>
            </w:rPr>
            <w:delText xml:space="preserve">terrestrial </w:delText>
          </w:r>
        </w:del>
      </w:ins>
      <w:del w:id="159" w:author="Daniel Noble" w:date="2023-04-19T15:26:00Z">
        <w:r w:rsidR="00CF59C6" w:rsidRPr="00CF59C6" w:rsidDel="00233578">
          <w:rPr>
            <w:color w:val="000000"/>
          </w:rPr>
          <w:delText>vertebrate</w:delText>
        </w:r>
      </w:del>
      <w:ins w:id="160"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161" w:author="Kris.Wild" w:date="2023-04-06T14:48:00Z">
        <w:r w:rsidR="00EE2FAC">
          <w:rPr>
            <w:color w:val="000000"/>
          </w:rPr>
          <w:t>sex-specific</w:t>
        </w:r>
      </w:ins>
      <w:ins w:id="162" w:author="Kris.Wild" w:date="2023-04-06T14:47:00Z">
        <w:r w:rsidR="00EE2FAC">
          <w:rPr>
            <w:color w:val="000000"/>
          </w:rPr>
          <w:t xml:space="preserve"> </w:t>
        </w:r>
      </w:ins>
      <w:ins w:id="163" w:author="Kris.Wild" w:date="2023-04-06T14:46:00Z">
        <w:r w:rsidR="00EE2FAC">
          <w:rPr>
            <w:color w:val="000000"/>
          </w:rPr>
          <w:t xml:space="preserve">strategies of </w:t>
        </w:r>
      </w:ins>
      <w:del w:id="164" w:author="Kris.Wild" w:date="2023-04-06T14:40:00Z">
        <w:r w:rsidR="00E356F2" w:rsidRPr="00E356F2" w:rsidDel="00790AEA">
          <w:rPr>
            <w:color w:val="000000"/>
          </w:rPr>
          <w:delText xml:space="preserve">metabolism </w:delText>
        </w:r>
      </w:del>
      <w:ins w:id="165" w:author="Kris.Wild" w:date="2023-04-06T14:40:00Z">
        <w:r w:rsidR="00790AEA">
          <w:rPr>
            <w:color w:val="000000"/>
          </w:rPr>
          <w:t>energy allocation</w:t>
        </w:r>
      </w:ins>
      <w:ins w:id="166" w:author="Kris.Wild" w:date="2023-04-06T14:48:00Z">
        <w:r w:rsidR="00EE2FAC">
          <w:rPr>
            <w:color w:val="000000"/>
          </w:rPr>
          <w:t xml:space="preserve"> have been documented between males and females</w:t>
        </w:r>
      </w:ins>
      <w:del w:id="167" w:author="Kris.Wild" w:date="2023-04-06T14:41:00Z">
        <w:r w:rsidR="00E356F2" w:rsidRPr="00E356F2" w:rsidDel="00790AEA">
          <w:rPr>
            <w:color w:val="000000"/>
          </w:rPr>
          <w:delText>is</w:delText>
        </w:r>
      </w:del>
      <w:del w:id="16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69" w:author="Kris.Wild" w:date="2023-04-06T14:47:00Z">
        <w:r w:rsidR="00EE2FAC">
          <w:rPr>
            <w:color w:val="000000"/>
          </w:rPr>
          <w:t xml:space="preserve"> </w:t>
        </w:r>
      </w:ins>
      <w:del w:id="170" w:author="Kris.Wild" w:date="2023-04-06T14:46:00Z">
        <w:r w:rsidR="00011099" w:rsidDel="00EE2FAC">
          <w:rPr>
            <w:color w:val="000000"/>
          </w:rPr>
          <w:delText>s</w:delText>
        </w:r>
      </w:del>
      <w:del w:id="171" w:author="Kris.Wild" w:date="2023-04-06T14:47:00Z">
        <w:r w:rsidR="00E356F2" w:rsidRPr="00E356F2" w:rsidDel="00EE2FAC">
          <w:rPr>
            <w:color w:val="000000"/>
          </w:rPr>
          <w:delText xml:space="preserve"> fitness-related aspects </w:delText>
        </w:r>
      </w:del>
      <w:r w:rsidR="00CF59C6" w:rsidRPr="00CF59C6">
        <w:rPr>
          <w:color w:val="000000"/>
        </w:rPr>
        <w:t>(Geffroy, 2022; Somjee et al., 2022).</w:t>
      </w:r>
    </w:p>
    <w:p w14:paraId="4C77B1CA" w14:textId="24906FC8" w:rsidR="00394DCE" w:rsidRPr="007D4D7B" w:rsidDel="00A468E7" w:rsidRDefault="002756C0" w:rsidP="00A146D7">
      <w:pPr>
        <w:ind w:right="360" w:firstLine="720"/>
        <w:contextualSpacing/>
        <w:rPr>
          <w:del w:id="172" w:author="Daniel Noble" w:date="2023-04-27T09:48:00Z"/>
          <w:color w:val="000000" w:themeColor="text1"/>
        </w:rPr>
      </w:pPr>
      <w:del w:id="173"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174" w:author="Daniel Noble" w:date="2023-04-27T09:48: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customXmlDelRangeEnd w:id="174"/>
          <w:del w:id="175" w:author="Daniel Noble" w:date="2023-04-27T09:48:00Z">
            <w:r w:rsidR="00EB4892" w:rsidRPr="00EB4892" w:rsidDel="00A468E7">
              <w:rPr>
                <w:color w:val="000000"/>
              </w:rPr>
              <w:delText>(Dissanayake, Holleley, Deakin, et al., 2021; Quinn et al., 2009)</w:delText>
            </w:r>
          </w:del>
          <w:customXmlDelRangeStart w:id="176" w:author="Daniel Noble" w:date="2023-04-27T09:48:00Z"/>
        </w:sdtContent>
      </w:sdt>
      <w:customXmlDelRangeEnd w:id="176"/>
      <w:del w:id="177"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178" w:author="Daniel Noble" w:date="2023-04-27T09:48: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customXmlDelRangeEnd w:id="178"/>
          <w:del w:id="179" w:author="Daniel Noble" w:date="2023-04-27T09:48:00Z">
            <w:r w:rsidR="00EB4892" w:rsidRPr="00EB4892" w:rsidDel="00A468E7">
              <w:rPr>
                <w:color w:val="000000"/>
              </w:rPr>
              <w:delText>(Holleley et al., 2015; Quinn et al., 2007)</w:delText>
            </w:r>
          </w:del>
          <w:customXmlDelRangeStart w:id="180" w:author="Daniel Noble" w:date="2023-04-27T09:48:00Z"/>
        </w:sdtContent>
      </w:sdt>
      <w:customXmlDelRangeEnd w:id="180"/>
      <w:del w:id="181"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182"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customXmlDelRangeEnd w:id="182"/>
          <w:del w:id="183" w:author="Daniel Noble" w:date="2023-04-27T09:48:00Z">
            <w:r w:rsidR="00EB4892" w:rsidRPr="00EB4892" w:rsidDel="00A468E7">
              <w:rPr>
                <w:color w:val="000000"/>
              </w:rPr>
              <w:delText>(Dissanayake et al., 2020; Holleley et al., 2015; Wild et al., 2022)</w:delText>
            </w:r>
          </w:del>
          <w:customXmlDelRangeStart w:id="184" w:author="Daniel Noble" w:date="2023-04-27T09:48:00Z"/>
        </w:sdtContent>
      </w:sdt>
      <w:customXmlDelRangeEnd w:id="184"/>
      <w:del w:id="185"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186" w:author="Daniel Noble" w:date="2023-04-27T09:48:00Z"/>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186"/>
          <w:del w:id="187" w:author="Daniel Noble" w:date="2023-04-27T09:48:00Z">
            <w:r w:rsidR="00EB4892" w:rsidDel="00A468E7">
              <w:delText>(Dissanayake, Holleley, &amp; Georges, 2021; Holleley et al., 2015; Schwanz et al., 2020)</w:delText>
            </w:r>
          </w:del>
          <w:customXmlDelRangeStart w:id="188" w:author="Daniel Noble" w:date="2023-04-27T09:48:00Z"/>
        </w:sdtContent>
      </w:sdt>
      <w:customXmlDelRangeEnd w:id="188"/>
      <w:del w:id="189"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190" w:author="Kris.Wild" w:date="2023-04-10T10:32:00Z">
        <w:del w:id="191" w:author="Daniel Noble" w:date="2023-04-27T09:48:00Z">
          <w:r w:rsidR="002D0A78" w:rsidDel="00A468E7">
            <w:rPr>
              <w:color w:val="000000" w:themeColor="text1"/>
            </w:rPr>
            <w:delText xml:space="preserve"> in traits</w:delText>
          </w:r>
        </w:del>
      </w:ins>
      <w:del w:id="192"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193" w:author="Kris.Wild" w:date="2023-04-10T10:30:00Z">
        <w:del w:id="194" w:author="Daniel Noble" w:date="2023-04-27T09:48:00Z">
          <w:r w:rsidR="002D0A78" w:rsidDel="00A468E7">
            <w:rPr>
              <w:color w:val="000000" w:themeColor="text1"/>
            </w:rPr>
            <w:delText xml:space="preserve"> </w:delText>
          </w:r>
        </w:del>
      </w:ins>
      <w:del w:id="195"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19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(Harolow,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 xml:space="preserve">and was checked again by hemipene </w:t>
      </w:r>
      <w:r w:rsidR="00A84065">
        <w:rPr>
          <w:color w:val="000000" w:themeColor="text1"/>
        </w:rPr>
        <w:lastRenderedPageBreak/>
        <w:t>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97" w:author="Kris.Wild" w:date="2023-04-06T14:56:00Z">
        <w:r w:rsidR="00D02758" w:rsidDel="00FC6010">
          <w:rPr>
            <w:color w:val="000000" w:themeColor="text1"/>
          </w:rPr>
          <w:delText xml:space="preserve">blood </w:delText>
        </w:r>
      </w:del>
      <w:ins w:id="19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xml:space="preserve">). After passing through the mass flow controller, air was pushed through an airtight cylindrical respirometry chamber, with dimensions </w:t>
      </w:r>
      <w:r w:rsidR="002756C0" w:rsidRPr="002756C0">
        <w:rPr>
          <w:color w:val="000000" w:themeColor="text1"/>
        </w:rPr>
        <w:lastRenderedPageBreak/>
        <w:t>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r w:rsidR="00EB4892" w:rsidRPr="00EB4892">
            <w:rPr>
              <w:color w:val="000000"/>
            </w:rPr>
            <w:t>Lighton,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9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20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01" w:author="Kris.Wild" w:date="2023-04-21T13:03:00Z">
        <w:r w:rsidR="008041D1">
          <w:rPr>
            <w:color w:val="000000" w:themeColor="text1"/>
          </w:rPr>
          <w:t xml:space="preserve"> </w:t>
        </w:r>
      </w:ins>
      <w:del w:id="202" w:author="Kris.Wild" w:date="2023-04-21T13:03:00Z">
        <w:r w:rsidRPr="008F19F9" w:rsidDel="00DF1054">
          <w:rPr>
            <w:color w:val="000000" w:themeColor="text1"/>
          </w:rPr>
          <w:delText xml:space="preserve"> </w:delText>
        </w:r>
      </w:del>
      <w:r w:rsidRPr="008F19F9">
        <w:rPr>
          <w:color w:val="000000" w:themeColor="text1"/>
        </w:rPr>
        <w:t xml:space="preserve">The </w:t>
      </w:r>
      <w:r w:rsidRPr="008F19F9">
        <w:rPr>
          <w:color w:val="000000" w:themeColor="text1"/>
        </w:rPr>
        <w:lastRenderedPageBreak/>
        <w:t xml:space="preserve">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(Bürkner,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03" w:author="Kris.Wild" w:date="2023-04-10T11:35:00Z">
        <w:r w:rsidRPr="007004FA" w:rsidDel="007F15D4">
          <w:rPr>
            <w:color w:val="000000" w:themeColor="text1"/>
          </w:rPr>
          <w:delText>.</w:delText>
        </w:r>
      </w:del>
      <w:ins w:id="204" w:author="Kris.Wild" w:date="2023-04-10T11:32:00Z">
        <w:r w:rsidR="007F15D4" w:rsidRPr="007004FA">
          <w:rPr>
            <w:color w:val="000000" w:themeColor="text1"/>
          </w:rPr>
          <w:t xml:space="preserve">. </w:t>
        </w:r>
      </w:ins>
      <w:ins w:id="205" w:author="Daniel Noble" w:date="2023-04-19T14:44:00Z">
        <w:r w:rsidR="000734D1" w:rsidRPr="007004FA">
          <w:rPr>
            <w:color w:val="000000" w:themeColor="text1"/>
            <w:rPrChange w:id="20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07" w:author="Kris.Wild" w:date="2023-04-10T11:28:00Z">
        <w:r w:rsidRPr="008F19F9" w:rsidDel="007F15D4">
          <w:rPr>
            <w:color w:val="000000" w:themeColor="text1"/>
          </w:rPr>
          <w:delText xml:space="preserve"> </w:delText>
        </w:r>
      </w:del>
      <w:r w:rsidRPr="008F19F9">
        <w:rPr>
          <w:color w:val="000000" w:themeColor="text1"/>
        </w:rPr>
        <w:t xml:space="preserve">Default priors </w:t>
      </w:r>
      <w:ins w:id="208" w:author="Daniel Noble" w:date="2023-04-19T14:51:00Z">
        <w:r w:rsidR="000734D1">
          <w:rPr>
            <w:i/>
            <w:iCs/>
            <w:color w:val="000000" w:themeColor="text1"/>
          </w:rPr>
          <w:t xml:space="preserve">(See Supplementary Material for Details) </w:t>
        </w:r>
      </w:ins>
      <w:ins w:id="20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10" w:author="Kris.Wild" w:date="2023-04-21T21:50:00Z">
        <w:r w:rsidR="00246C9C" w:rsidRPr="0019556D" w:rsidDel="00AF54D9">
          <w:delText xml:space="preserve">S2 </w:delText>
        </w:r>
      </w:del>
      <w:ins w:id="211" w:author="Kris.Wild" w:date="2023-04-21T21:50:00Z">
        <w:r w:rsidR="00AF54D9" w:rsidRPr="0019556D">
          <w:t>S</w:t>
        </w:r>
        <w:r w:rsidR="00AF54D9">
          <w:t>1</w:t>
        </w:r>
        <w:r w:rsidR="00AF54D9" w:rsidRPr="0019556D">
          <w:t xml:space="preserve"> </w:t>
        </w:r>
      </w:ins>
      <w:r w:rsidR="00246C9C" w:rsidRPr="0019556D">
        <w:t xml:space="preserve">&amp; </w:t>
      </w:r>
      <w:del w:id="212" w:author="Kris.Wild" w:date="2023-04-21T21:50:00Z">
        <w:r w:rsidR="00246C9C" w:rsidRPr="0019556D" w:rsidDel="00AF54D9">
          <w:delText xml:space="preserve">S3 </w:delText>
        </w:r>
      </w:del>
      <w:ins w:id="21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14" w:author="Kris.Wild" w:date="2023-04-10T11:36:00Z"/>
          <w:color w:val="000000" w:themeColor="text1"/>
        </w:rPr>
      </w:pPr>
      <w:r w:rsidRPr="008F19F9">
        <w:rPr>
          <w:color w:val="000000" w:themeColor="text1"/>
        </w:rPr>
        <w:t>Differences in growth rates were compared across sex class</w:t>
      </w:r>
      <w:ins w:id="215" w:author="Kris.Wild" w:date="2023-04-21T11:16:00Z">
        <w:r w:rsidR="003114C6">
          <w:rPr>
            <w:color w:val="000000" w:themeColor="text1"/>
          </w:rPr>
          <w:t xml:space="preserve"> </w:t>
        </w:r>
      </w:ins>
      <w:del w:id="21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217" w:author="Kris.Wild" w:date="2023-04-06T15:03:00Z">
        <w:r w:rsidRPr="008F19F9" w:rsidDel="00FC6010">
          <w:rPr>
            <w:color w:val="000000" w:themeColor="text1"/>
          </w:rPr>
          <w:delText xml:space="preserve">mixed effect </w:delText>
        </w:r>
      </w:del>
      <w:r w:rsidRPr="008F19F9">
        <w:rPr>
          <w:color w:val="000000" w:themeColor="text1"/>
        </w:rPr>
        <w:t>models</w:t>
      </w:r>
      <w:ins w:id="218" w:author="Kris.Wild" w:date="2023-04-21T21:37:00Z">
        <w:r w:rsidR="00D70EDA">
          <w:rPr>
            <w:color w:val="000000" w:themeColor="text1"/>
          </w:rPr>
          <w:t xml:space="preserve"> </w:t>
        </w:r>
      </w:ins>
      <w:ins w:id="219" w:author="Kris.Wild" w:date="2023-04-21T21:40:00Z">
        <w:r w:rsidR="00D70EDA">
          <w:rPr>
            <w:color w:val="000000" w:themeColor="text1"/>
          </w:rPr>
          <w:t>while accounting for</w:t>
        </w:r>
      </w:ins>
      <w:ins w:id="220" w:author="Kris.Wild" w:date="2023-04-21T21:37:00Z">
        <w:r w:rsidR="00D70EDA">
          <w:rPr>
            <w:color w:val="000000" w:themeColor="text1"/>
          </w:rPr>
          <w:t xml:space="preserve"> individual mean metabolism</w:t>
        </w:r>
      </w:ins>
      <w:r w:rsidRPr="008F19F9">
        <w:rPr>
          <w:color w:val="000000" w:themeColor="text1"/>
        </w:rPr>
        <w:t xml:space="preserve">. </w:t>
      </w:r>
      <w:del w:id="221" w:author="Kris.Wild" w:date="2023-04-21T21:39:00Z">
        <w:r w:rsidRPr="008F19F9" w:rsidDel="00D70EDA">
          <w:rPr>
            <w:color w:val="000000" w:themeColor="text1"/>
          </w:rPr>
          <w:delText xml:space="preserve">Growth </w:delText>
        </w:r>
      </w:del>
      <w:ins w:id="222" w:author="Kris.Wild" w:date="2023-04-21T21:40:00Z">
        <w:r w:rsidR="00D70EDA">
          <w:rPr>
            <w:color w:val="000000" w:themeColor="text1"/>
          </w:rPr>
          <w:t>This allowed us to test if there was a relationship between metabolism and growth rate</w:t>
        </w:r>
      </w:ins>
      <w:ins w:id="223" w:author="Kris.Wild" w:date="2023-04-22T07:47:00Z">
        <w:r w:rsidR="00282C3C">
          <w:rPr>
            <w:color w:val="000000" w:themeColor="text1"/>
          </w:rPr>
          <w:t xml:space="preserve"> </w:t>
        </w:r>
      </w:ins>
      <w:ins w:id="224" w:author="Kris.Wild" w:date="2023-04-21T21:40:00Z">
        <w:r w:rsidR="00D70EDA">
          <w:rPr>
            <w:color w:val="000000" w:themeColor="text1"/>
          </w:rPr>
          <w:t>(mass or svl) across sex class</w:t>
        </w:r>
      </w:ins>
      <w:del w:id="225" w:author="Kris.Wild" w:date="2023-04-21T21:40:00Z">
        <w:r w:rsidRPr="008F19F9" w:rsidDel="00D70EDA">
          <w:rPr>
            <w:color w:val="000000" w:themeColor="text1"/>
          </w:rPr>
          <w:delText xml:space="preserve">rate of SVL </w:delText>
        </w:r>
      </w:del>
      <w:del w:id="226" w:author="Kris.Wild" w:date="2023-04-21T21:39:00Z">
        <w:r w:rsidRPr="008F19F9" w:rsidDel="00D70EDA">
          <w:rPr>
            <w:color w:val="000000" w:themeColor="text1"/>
          </w:rPr>
          <w:delText xml:space="preserve">and </w:delText>
        </w:r>
      </w:del>
      <w:del w:id="227" w:author="Kris.Wild" w:date="2023-04-21T21:40:00Z">
        <w:r w:rsidRPr="008F19F9" w:rsidDel="00D70EDA">
          <w:rPr>
            <w:color w:val="000000" w:themeColor="text1"/>
          </w:rPr>
          <w:delText>mass</w:delText>
        </w:r>
      </w:del>
      <w:del w:id="228" w:author="Kris.Wild" w:date="2023-04-21T21:39:00Z">
        <w:r w:rsidRPr="008F19F9" w:rsidDel="00D70EDA">
          <w:rPr>
            <w:color w:val="000000" w:themeColor="text1"/>
          </w:rPr>
          <w:delText xml:space="preserve"> </w:delText>
        </w:r>
      </w:del>
      <w:del w:id="229" w:author="Kris.Wild" w:date="2023-04-21T21:40:00Z">
        <w:r w:rsidRPr="008F19F9" w:rsidDel="00D70EDA">
          <w:rPr>
            <w:color w:val="000000" w:themeColor="text1"/>
          </w:rPr>
          <w:delText>were analysed</w:delText>
        </w:r>
      </w:del>
      <w:del w:id="230" w:author="Kris.Wild" w:date="2023-04-21T21:36:00Z">
        <w:r w:rsidRPr="008F19F9" w:rsidDel="00D70EDA">
          <w:rPr>
            <w:color w:val="000000" w:themeColor="text1"/>
          </w:rPr>
          <w:delText xml:space="preserve"> as a function of initial size (or mass) measurements, </w:delText>
        </w:r>
      </w:del>
      <w:del w:id="23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23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233" w:author="Kris.Wild" w:date="2023-04-10T11:36:00Z">
        <w:r w:rsidR="007F15D4">
          <w:rPr>
            <w:color w:val="000000" w:themeColor="text1"/>
          </w:rPr>
          <w:t xml:space="preserve"> </w:t>
        </w:r>
      </w:ins>
      <w:del w:id="23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r w:rsidR="00111EE5" w:rsidRPr="00E41ECD">
        <w:rPr>
          <w:i/>
          <w:iCs/>
          <w:color w:val="000000" w:themeColor="text1"/>
        </w:rPr>
        <w:t>MCMCglm</w:t>
      </w:r>
      <w:r w:rsidR="00111EE5" w:rsidRPr="00AB4841">
        <w:rPr>
          <w:i/>
          <w:iCs/>
          <w:color w:val="000000" w:themeColor="text1"/>
        </w:rPr>
        <w:t>m</w:t>
      </w:r>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23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23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237" w:author="Kris.Wild" w:date="2023-04-06T15:11:00Z">
        <w:r w:rsidR="00697D2E" w:rsidRPr="00EF77E5" w:rsidDel="00E92EC2">
          <w:rPr>
            <w:color w:val="000000" w:themeColor="text1"/>
            <w:shd w:val="clear" w:color="auto" w:fill="FFFFFF"/>
            <w:lang w:val="en-US"/>
          </w:rPr>
          <w:delText xml:space="preserve">that </w:delText>
        </w:r>
      </w:del>
      <w:ins w:id="23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239" w:author="Kris.Wild" w:date="2023-04-06T15:12:00Z">
        <w:r w:rsidR="006F3F30" w:rsidDel="00E92EC2">
          <w:rPr>
            <w:color w:val="000000" w:themeColor="text1"/>
            <w:shd w:val="clear" w:color="auto" w:fill="FFFFFF"/>
            <w:lang w:val="en-US"/>
          </w:rPr>
          <w:delText xml:space="preserve">by </w:delText>
        </w:r>
      </w:del>
      <w:ins w:id="240"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241" w:author="Kris.Wild" w:date="2023-04-06T15:18:00Z">
        <w:r w:rsidR="00040EDC">
          <w:rPr>
            <w:color w:val="000000" w:themeColor="text1"/>
            <w:shd w:val="clear" w:color="auto" w:fill="FFFFFF"/>
            <w:lang w:val="en-US"/>
          </w:rPr>
          <w:t>mass-specific metabolic rate that</w:t>
        </w:r>
      </w:ins>
      <w:del w:id="242" w:author="Kris.Wild" w:date="2023-04-06T15:17:00Z">
        <w:r w:rsidR="00697D2E" w:rsidRPr="00EF77E5" w:rsidDel="00040EDC">
          <w:rPr>
            <w:color w:val="000000" w:themeColor="text1"/>
            <w:shd w:val="clear" w:color="auto" w:fill="FFFFFF"/>
            <w:lang w:val="en-US"/>
          </w:rPr>
          <w:delText xml:space="preserve">scaling </w:delText>
        </w:r>
      </w:del>
      <w:ins w:id="243" w:author="Kris.Wild" w:date="2023-04-06T15:13:00Z">
        <w:r w:rsidR="00E92EC2">
          <w:rPr>
            <w:color w:val="000000" w:themeColor="text1"/>
            <w:shd w:val="clear" w:color="auto" w:fill="FFFFFF"/>
            <w:lang w:val="en-US"/>
          </w:rPr>
          <w:t xml:space="preserve"> </w:t>
        </w:r>
      </w:ins>
      <w:del w:id="24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245" w:author="Kris.Wild" w:date="2023-04-21T21:46:00Z">
        <w:r w:rsidR="00AF54D9">
          <w:rPr>
            <w:color w:val="000000" w:themeColor="text1"/>
            <w:shd w:val="clear" w:color="auto" w:fill="FFFFFF"/>
            <w:lang w:val="en-GB"/>
          </w:rPr>
          <w:t>; Table S</w:t>
        </w:r>
      </w:ins>
      <w:ins w:id="24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24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248" w:author="Kris.Wild" w:date="2023-04-21T21:50:00Z">
        <w:r w:rsidR="00AF54D9" w:rsidRPr="00EF77E5">
          <w:rPr>
            <w:color w:val="000000" w:themeColor="text1"/>
            <w:shd w:val="clear" w:color="auto" w:fill="FFFFFF"/>
            <w:lang w:val="en-US"/>
          </w:rPr>
          <w:t>S</w:t>
        </w:r>
      </w:ins>
      <w:ins w:id="24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25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251" w:author="Kris.Wild" w:date="2023-04-06T15:09:00Z">
        <w:r w:rsidR="006F3F30" w:rsidDel="00E92EC2">
          <w:rPr>
            <w:color w:val="000000" w:themeColor="text1"/>
            <w:shd w:val="clear" w:color="auto" w:fill="FFFFFF"/>
            <w:lang w:val="en-US"/>
          </w:rPr>
          <w:delText xml:space="preserve">that </w:delText>
        </w:r>
      </w:del>
      <w:ins w:id="25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253" w:author="Kris.Wild" w:date="2023-04-06T15:12:00Z">
        <w:r w:rsidR="006F3F30" w:rsidDel="00E92EC2">
          <w:rPr>
            <w:color w:val="000000" w:themeColor="text1"/>
            <w:shd w:val="clear" w:color="auto" w:fill="FFFFFF"/>
            <w:lang w:val="en-US"/>
          </w:rPr>
          <w:delText xml:space="preserve">by </w:delText>
        </w:r>
      </w:del>
      <w:ins w:id="25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255" w:author="Kris.Wild" w:date="2023-04-21T11:26:00Z">
        <w:r w:rsidR="00B56F4B" w:rsidRPr="00B56F4B">
          <w:rPr>
            <w:color w:val="000000" w:themeColor="text1"/>
            <w:shd w:val="clear" w:color="auto" w:fill="FFFFFF"/>
            <w:lang w:val="en-US"/>
            <w:rPrChange w:id="25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25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25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5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26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1" w:author="Kris.Wild" w:date="2023-04-21T11:26:00Z">
              <w:rPr>
                <w:i/>
                <w:iCs/>
                <w:color w:val="000000" w:themeColor="text1"/>
                <w:shd w:val="clear" w:color="auto" w:fill="FFFFFF"/>
                <w:lang w:val="en-US"/>
              </w:rPr>
            </w:rPrChange>
          </w:rPr>
          <w:t xml:space="preserve"> ZZ; pMCMC &lt; 0.01), but lower than their phenotypic counterparts (female ZW - female</w:t>
        </w:r>
        <w:r w:rsidR="00B56F4B" w:rsidRPr="00B56F4B">
          <w:rPr>
            <w:color w:val="000000" w:themeColor="text1"/>
            <w:shd w:val="clear" w:color="auto" w:fill="FFFFFF"/>
            <w:vertAlign w:val="subscript"/>
            <w:lang w:val="en-US"/>
            <w:rPrChange w:id="262"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3" w:author="Kris.Wild" w:date="2023-04-21T11:26:00Z">
              <w:rPr>
                <w:i/>
                <w:iCs/>
                <w:color w:val="000000" w:themeColor="text1"/>
                <w:shd w:val="clear" w:color="auto" w:fill="FFFFFF"/>
                <w:lang w:val="en-US"/>
              </w:rPr>
            </w:rPrChange>
          </w:rPr>
          <w:t xml:space="preserve"> ZZ; pMCMC = 0.04; Table 3). The mass scaling relationship of metabolism was more like ZZmales than ZW females (Fig. 2D</w:t>
        </w:r>
      </w:ins>
      <w:ins w:id="264" w:author="Kris.Wild" w:date="2023-04-21T21:52:00Z">
        <w:r w:rsidR="007D2212">
          <w:rPr>
            <w:color w:val="000000" w:themeColor="text1"/>
            <w:shd w:val="clear" w:color="auto" w:fill="FFFFFF"/>
            <w:lang w:val="en-US"/>
          </w:rPr>
          <w:t>; Table S3</w:t>
        </w:r>
      </w:ins>
      <w:ins w:id="265" w:author="Kris.Wild" w:date="2023-04-21T11:26:00Z">
        <w:r w:rsidR="00B56F4B" w:rsidRPr="00B56F4B">
          <w:rPr>
            <w:color w:val="000000" w:themeColor="text1"/>
            <w:shd w:val="clear" w:color="auto" w:fill="FFFFFF"/>
            <w:lang w:val="en-US"/>
            <w:rPrChange w:id="266" w:author="Kris.Wild" w:date="2023-04-21T11:26:00Z">
              <w:rPr>
                <w:i/>
                <w:iCs/>
                <w:color w:val="000000" w:themeColor="text1"/>
                <w:shd w:val="clear" w:color="auto" w:fill="FFFFFF"/>
                <w:lang w:val="en-US"/>
              </w:rPr>
            </w:rPrChange>
          </w:rPr>
          <w:t>)</w:t>
        </w:r>
        <w:del w:id="267" w:author="Daniel Noble" w:date="2023-04-22T08:29:00Z">
          <w:r w:rsidR="00B56F4B" w:rsidRPr="00B56F4B" w:rsidDel="0071069C">
            <w:rPr>
              <w:color w:val="000000" w:themeColor="text1"/>
              <w:shd w:val="clear" w:color="auto" w:fill="FFFFFF"/>
              <w:lang w:val="en-US"/>
              <w:rPrChange w:id="268" w:author="Kris.Wild" w:date="2023-04-21T11:26:00Z">
                <w:rPr>
                  <w:i/>
                  <w:iCs/>
                  <w:color w:val="000000" w:themeColor="text1"/>
                  <w:shd w:val="clear" w:color="auto" w:fill="FFFFFF"/>
                  <w:lang w:val="en-US"/>
                </w:rPr>
              </w:rPrChange>
            </w:rPr>
            <w:delText xml:space="preserve">, indicating that </w:delText>
          </w:r>
        </w:del>
        <w:del w:id="269" w:author="Daniel Noble" w:date="2023-04-22T08:28:00Z">
          <w:r w:rsidR="00B56F4B" w:rsidRPr="00B56F4B" w:rsidDel="0071069C">
            <w:rPr>
              <w:color w:val="000000" w:themeColor="text1"/>
              <w:shd w:val="clear" w:color="auto" w:fill="FFFFFF"/>
              <w:lang w:val="en-US"/>
              <w:rPrChange w:id="270" w:author="Kris.Wild" w:date="2023-04-21T11:26:00Z">
                <w:rPr>
                  <w:i/>
                  <w:iCs/>
                  <w:color w:val="000000" w:themeColor="text1"/>
                  <w:shd w:val="clear" w:color="auto" w:fill="FFFFFF"/>
                  <w:lang w:val="en-US"/>
                </w:rPr>
              </w:rPrChange>
            </w:rPr>
            <w:delText xml:space="preserve">as </w:delText>
          </w:r>
        </w:del>
      </w:ins>
      <w:ins w:id="271" w:author="Daniel Noble" w:date="2023-04-22T08:29:00Z">
        <w:r w:rsidR="0071069C">
          <w:rPr>
            <w:color w:val="000000" w:themeColor="text1"/>
            <w:shd w:val="clear" w:color="auto" w:fill="FFFFFF"/>
            <w:lang w:val="en-US"/>
          </w:rPr>
          <w:t>. As a consequence, l</w:t>
        </w:r>
      </w:ins>
      <w:ins w:id="272" w:author="Daniel Noble" w:date="2023-04-22T08:28:00Z">
        <w:r w:rsidR="0071069C">
          <w:rPr>
            <w:color w:val="000000" w:themeColor="text1"/>
            <w:shd w:val="clear" w:color="auto" w:fill="FFFFFF"/>
            <w:lang w:val="en-US"/>
          </w:rPr>
          <w:t xml:space="preserve">arge </w:t>
        </w:r>
      </w:ins>
      <w:ins w:id="273" w:author="Kris.Wild" w:date="2023-04-21T11:26:00Z">
        <w:r w:rsidR="00B56F4B" w:rsidRPr="00B56F4B">
          <w:rPr>
            <w:color w:val="000000" w:themeColor="text1"/>
            <w:shd w:val="clear" w:color="auto" w:fill="FFFFFF"/>
            <w:lang w:val="en-US"/>
            <w:rPrChange w:id="274" w:author="Kris.Wild" w:date="2023-04-21T11:26:00Z">
              <w:rPr>
                <w:i/>
                <w:iCs/>
                <w:color w:val="000000" w:themeColor="text1"/>
                <w:shd w:val="clear" w:color="auto" w:fill="FFFFFF"/>
                <w:lang w:val="en-US"/>
              </w:rPr>
            </w:rPrChange>
          </w:rPr>
          <w:t>female</w:t>
        </w:r>
      </w:ins>
      <m:oMath>
        <m:sSub>
          <m:sSubPr>
            <m:ctrlPr>
              <w:ins w:id="275" w:author="Kris.Wild" w:date="2023-04-21T11:26:00Z">
                <w:rPr>
                  <w:rFonts w:ascii="Cambria Math" w:hAnsi="Cambria Math"/>
                  <w:color w:val="000000" w:themeColor="text1"/>
                  <w:shd w:val="clear" w:color="auto" w:fill="FFFFFF"/>
                  <w:lang w:val="en-US"/>
                </w:rPr>
              </w:ins>
            </m:ctrlPr>
          </m:sSubPr>
          <m:e>
            <m:r>
              <w:ins w:id="276" w:author="Kris.Wild" w:date="2023-04-21T11:26:00Z">
                <m:rPr>
                  <m:sty m:val="p"/>
                </m:rPr>
                <w:rPr>
                  <w:rFonts w:ascii="Cambria Math" w:hAnsi="Cambria Math"/>
                  <w:color w:val="000000" w:themeColor="text1"/>
                  <w:shd w:val="clear" w:color="auto" w:fill="FFFFFF"/>
                  <w:lang w:val="en-US"/>
                </w:rPr>
                <m:t>​</m:t>
              </w:ins>
            </m:r>
          </m:e>
          <m:sub>
            <m:r>
              <w:ins w:id="277" w:author="Kris.Wild" w:date="2023-04-21T11:26:00Z">
                <m:rPr>
                  <m:sty m:val="p"/>
                </m:rPr>
                <w:rPr>
                  <w:rFonts w:ascii="Cambria Math" w:hAnsi="Cambria Math"/>
                  <w:color w:val="000000" w:themeColor="text1"/>
                  <w:shd w:val="clear" w:color="auto" w:fill="FFFFFF"/>
                  <w:lang w:val="en-US"/>
                </w:rPr>
                <m:t>SR</m:t>
              </w:ins>
            </m:r>
          </m:sub>
        </m:sSub>
      </m:oMath>
      <w:ins w:id="278" w:author="Kris.Wild" w:date="2023-04-21T11:26:00Z">
        <w:r w:rsidR="00B56F4B" w:rsidRPr="00B56F4B">
          <w:rPr>
            <w:color w:val="000000" w:themeColor="text1"/>
            <w:shd w:val="clear" w:color="auto" w:fill="FFFFFF"/>
            <w:lang w:val="en-US"/>
            <w:rPrChange w:id="279" w:author="Kris.Wild" w:date="2023-04-21T11:26:00Z">
              <w:rPr>
                <w:i/>
                <w:iCs/>
                <w:color w:val="000000" w:themeColor="text1"/>
                <w:shd w:val="clear" w:color="auto" w:fill="FFFFFF"/>
                <w:lang w:val="en-US"/>
              </w:rPr>
            </w:rPrChange>
          </w:rPr>
          <w:t xml:space="preserve"> ZZ </w:t>
        </w:r>
        <w:del w:id="280" w:author="Daniel Noble" w:date="2023-04-22T08:28:00Z">
          <w:r w:rsidR="00B56F4B" w:rsidRPr="00B56F4B" w:rsidDel="0071069C">
            <w:rPr>
              <w:color w:val="000000" w:themeColor="text1"/>
              <w:shd w:val="clear" w:color="auto" w:fill="FFFFFF"/>
              <w:lang w:val="en-US"/>
              <w:rPrChange w:id="281" w:author="Kris.Wild" w:date="2023-04-21T11:26:00Z">
                <w:rPr>
                  <w:i/>
                  <w:iCs/>
                  <w:color w:val="000000" w:themeColor="text1"/>
                  <w:shd w:val="clear" w:color="auto" w:fill="FFFFFF"/>
                  <w:lang w:val="en-US"/>
                </w:rPr>
              </w:rPrChange>
            </w:rPr>
            <w:delText>got larger metabolism was</w:delText>
          </w:r>
        </w:del>
      </w:ins>
      <w:ins w:id="282" w:author="Daniel Noble" w:date="2023-04-22T08:28:00Z">
        <w:r w:rsidR="0071069C">
          <w:rPr>
            <w:color w:val="000000" w:themeColor="text1"/>
            <w:shd w:val="clear" w:color="auto" w:fill="FFFFFF"/>
            <w:lang w:val="en-US"/>
          </w:rPr>
          <w:t xml:space="preserve">have significantly </w:t>
        </w:r>
      </w:ins>
      <w:ins w:id="283" w:author="Daniel Noble" w:date="2023-04-22T08:29:00Z">
        <w:r w:rsidR="0071069C">
          <w:rPr>
            <w:color w:val="000000" w:themeColor="text1"/>
            <w:shd w:val="clear" w:color="auto" w:fill="FFFFFF"/>
            <w:lang w:val="en-US"/>
          </w:rPr>
          <w:t xml:space="preserve">lower </w:t>
        </w:r>
      </w:ins>
      <w:ins w:id="284" w:author="Kris.Wild" w:date="2023-04-21T11:26:00Z">
        <w:del w:id="285" w:author="Daniel Noble" w:date="2023-04-22T08:28:00Z">
          <w:r w:rsidR="00B56F4B" w:rsidRPr="00B56F4B" w:rsidDel="0071069C">
            <w:rPr>
              <w:color w:val="000000" w:themeColor="text1"/>
              <w:shd w:val="clear" w:color="auto" w:fill="FFFFFF"/>
              <w:lang w:val="en-US"/>
              <w:rPrChange w:id="286" w:author="Kris.Wild" w:date="2023-04-21T11:26:00Z">
                <w:rPr>
                  <w:i/>
                  <w:iCs/>
                  <w:color w:val="000000" w:themeColor="text1"/>
                  <w:shd w:val="clear" w:color="auto" w:fill="FFFFFF"/>
                  <w:lang w:val="en-US"/>
                </w:rPr>
              </w:rPrChange>
            </w:rPr>
            <w:delText xml:space="preserve"> much higher</w:delText>
          </w:r>
        </w:del>
      </w:ins>
      <w:ins w:id="287" w:author="Daniel Noble" w:date="2023-04-22T08:28:00Z">
        <w:r w:rsidR="0071069C">
          <w:rPr>
            <w:color w:val="000000" w:themeColor="text1"/>
            <w:shd w:val="clear" w:color="auto" w:fill="FFFFFF"/>
            <w:lang w:val="en-US"/>
          </w:rPr>
          <w:t>metabolism</w:t>
        </w:r>
      </w:ins>
      <w:ins w:id="288" w:author="Kris.Wild" w:date="2023-04-21T11:26:00Z">
        <w:r w:rsidR="00B56F4B" w:rsidRPr="00B56F4B">
          <w:rPr>
            <w:color w:val="000000" w:themeColor="text1"/>
            <w:shd w:val="clear" w:color="auto" w:fill="FFFFFF"/>
            <w:lang w:val="en-US"/>
            <w:rPrChange w:id="289" w:author="Kris.Wild" w:date="2023-04-21T11:26:00Z">
              <w:rPr>
                <w:i/>
                <w:iCs/>
                <w:color w:val="000000" w:themeColor="text1"/>
                <w:shd w:val="clear" w:color="auto" w:fill="FFFFFF"/>
                <w:lang w:val="en-US"/>
              </w:rPr>
            </w:rPrChange>
          </w:rPr>
          <w:t xml:space="preserve"> compared to </w:t>
        </w:r>
        <w:del w:id="290" w:author="Daniel Noble" w:date="2023-04-22T08:30:00Z">
          <w:r w:rsidR="00B56F4B" w:rsidRPr="00B56F4B" w:rsidDel="0071069C">
            <w:rPr>
              <w:color w:val="000000" w:themeColor="text1"/>
              <w:shd w:val="clear" w:color="auto" w:fill="FFFFFF"/>
              <w:lang w:val="en-US"/>
              <w:rPrChange w:id="29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92" w:author="Kris.Wild" w:date="2023-04-21T11:26:00Z">
              <w:rPr>
                <w:i/>
                <w:iCs/>
                <w:color w:val="000000" w:themeColor="text1"/>
                <w:shd w:val="clear" w:color="auto" w:fill="FFFFFF"/>
                <w:lang w:val="en-US"/>
              </w:rPr>
            </w:rPrChange>
          </w:rPr>
          <w:t>female ZW of comparable size</w:t>
        </w:r>
      </w:ins>
      <w:ins w:id="293" w:author="Daniel Noble" w:date="2023-04-22T08:28:00Z">
        <w:r w:rsidR="0071069C">
          <w:rPr>
            <w:color w:val="000000" w:themeColor="text1"/>
            <w:shd w:val="clear" w:color="auto" w:fill="FFFFFF"/>
            <w:lang w:val="en-US"/>
          </w:rPr>
          <w:t xml:space="preserve"> (see Figure 2D</w:t>
        </w:r>
      </w:ins>
      <w:ins w:id="294" w:author="Kris.Wild" w:date="2023-04-22T08:58:00Z">
        <w:r w:rsidR="002E0FA4">
          <w:rPr>
            <w:color w:val="000000" w:themeColor="text1"/>
            <w:shd w:val="clear" w:color="auto" w:fill="FFFFFF"/>
            <w:lang w:val="en-US"/>
          </w:rPr>
          <w:t>; Table S3</w:t>
        </w:r>
      </w:ins>
      <w:ins w:id="295" w:author="Daniel Noble" w:date="2023-04-22T08:28:00Z">
        <w:r w:rsidR="0071069C">
          <w:rPr>
            <w:color w:val="000000" w:themeColor="text1"/>
            <w:shd w:val="clear" w:color="auto" w:fill="FFFFFF"/>
            <w:lang w:val="en-US"/>
          </w:rPr>
          <w:t>)</w:t>
        </w:r>
      </w:ins>
      <w:ins w:id="296" w:author="Kris.Wild" w:date="2023-04-21T11:26:00Z">
        <w:r w:rsidR="00B56F4B" w:rsidRPr="00B56F4B">
          <w:rPr>
            <w:color w:val="000000" w:themeColor="text1"/>
            <w:shd w:val="clear" w:color="auto" w:fill="FFFFFF"/>
            <w:lang w:val="en-US"/>
          </w:rPr>
          <w:t xml:space="preserve">. </w:t>
        </w:r>
      </w:ins>
      <w:ins w:id="297" w:author="Daniel Noble" w:date="2023-04-19T15:36:00Z">
        <w:del w:id="29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99" w:author="Daniel Noble" w:date="2023-04-19T15:36:00Z">
                <w:del w:id="300" w:author="Kris.Wild" w:date="2023-04-21T11:26:00Z">
                  <w:rPr>
                    <w:rFonts w:ascii="Cambria Math" w:hAnsi="Cambria Math" w:cs="Calibri"/>
                    <w:i/>
                    <w:iCs/>
                    <w:color w:val="4472C4" w:themeColor="accent1"/>
                    <w:lang w:val="en-US"/>
                  </w:rPr>
                </w:del>
              </w:ins>
            </m:ctrlPr>
          </m:sSubPr>
          <m:e>
            <m:r>
              <w:ins w:id="301" w:author="Daniel Noble" w:date="2023-04-19T15:36:00Z">
                <w:del w:id="302" w:author="Kris.Wild" w:date="2023-04-21T11:26:00Z">
                  <w:rPr>
                    <w:rFonts w:ascii="Cambria Math" w:hAnsi="Cambria Math" w:cs="Calibri"/>
                    <w:color w:val="4472C4" w:themeColor="accent1"/>
                    <w:lang w:val="en-US"/>
                  </w:rPr>
                  <m:t>​</m:t>
                </w:del>
              </w:ins>
            </m:r>
          </m:e>
          <m:sub>
            <m:r>
              <w:ins w:id="303" w:author="Daniel Noble" w:date="2023-04-19T15:36:00Z">
                <w:del w:id="304" w:author="Kris.Wild" w:date="2023-04-21T11:26:00Z">
                  <w:rPr>
                    <w:rFonts w:ascii="Cambria Math" w:hAnsi="Cambria Math" w:cs="Calibri"/>
                    <w:color w:val="4472C4" w:themeColor="accent1"/>
                    <w:lang w:val="en-US"/>
                  </w:rPr>
                  <m:t>SR</m:t>
                </w:del>
              </w:ins>
            </m:r>
          </m:sub>
        </m:sSub>
      </m:oMath>
      <w:ins w:id="305" w:author="Daniel Noble" w:date="2023-04-19T15:36:00Z">
        <w:del w:id="30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07" w:author="Daniel Noble" w:date="2023-04-19T15:36:00Z">
                <w:del w:id="308" w:author="Kris.Wild" w:date="2023-04-21T11:26:00Z">
                  <w:rPr>
                    <w:rFonts w:ascii="Cambria Math" w:hAnsi="Cambria Math" w:cs="Calibri"/>
                    <w:i/>
                    <w:iCs/>
                    <w:color w:val="4472C4" w:themeColor="accent1"/>
                    <w:lang w:val="en-US"/>
                  </w:rPr>
                </w:del>
              </w:ins>
            </m:ctrlPr>
          </m:sSubPr>
          <m:e>
            <m:r>
              <w:ins w:id="309" w:author="Daniel Noble" w:date="2023-04-19T15:36:00Z">
                <w:del w:id="310" w:author="Kris.Wild" w:date="2023-04-21T11:26:00Z">
                  <w:rPr>
                    <w:rFonts w:ascii="Cambria Math" w:hAnsi="Cambria Math" w:cs="Calibri"/>
                    <w:color w:val="4472C4" w:themeColor="accent1"/>
                    <w:lang w:val="en-US"/>
                  </w:rPr>
                  <m:t>​</m:t>
                </w:del>
              </w:ins>
            </m:r>
          </m:e>
          <m:sub/>
        </m:sSub>
      </m:oMath>
      <w:ins w:id="311" w:author="Daniel Noble" w:date="2023-04-19T15:36:00Z">
        <w:del w:id="31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313" w:author="Kris.Wild" w:date="2023-04-21T11:26:00Z">
                <w:rPr>
                  <w:rFonts w:ascii="Calibri" w:hAnsi="Calibri" w:cs="Calibri"/>
                  <w:i/>
                  <w:iCs/>
                  <w:color w:val="4472C4" w:themeColor="accent1"/>
                  <w:lang w:val="en-US"/>
                </w:rPr>
              </w:rPrChange>
            </w:rPr>
            <w:delText>size</w:delText>
          </w:r>
        </w:del>
      </w:ins>
      <w:del w:id="31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315"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16" w:author="Kris.Wild" w:date="2023-04-21T11:45:00Z">
        <w:r w:rsidR="00F32F19">
          <w:rPr>
            <w:b/>
            <w:bCs/>
            <w:color w:val="000000" w:themeColor="text1"/>
          </w:rPr>
          <w:t>h</w:t>
        </w:r>
      </w:ins>
      <w:del w:id="317"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2AD63C7D"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18"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19"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20" w:author="Kris.Wild" w:date="2023-04-21T21:54:00Z">
        <w:r w:rsidR="007D2212">
          <w:rPr>
            <w:color w:val="000000" w:themeColor="text1"/>
            <w:shd w:val="clear" w:color="auto" w:fill="FFFFFF"/>
            <w:lang w:val="en-US"/>
          </w:rPr>
          <w:t>).</w:t>
        </w:r>
      </w:ins>
      <w:del w:id="321" w:author="Kris.Wild" w:date="2023-04-21T21:54:00Z">
        <w:r w:rsidRPr="00854992" w:rsidDel="007D2212">
          <w:rPr>
            <w:color w:val="000000" w:themeColor="text1"/>
            <w:shd w:val="clear" w:color="auto" w:fill="FFFFFF"/>
            <w:lang w:val="en-US"/>
          </w:rPr>
          <w:delText xml:space="preserve">). </w:delText>
        </w:r>
      </w:del>
      <w:ins w:id="322" w:author="Kris.Wild" w:date="2023-04-21T21:54:00Z">
        <w:r w:rsidR="007D2212">
          <w:rPr>
            <w:color w:val="000000" w:themeColor="text1"/>
            <w:shd w:val="clear" w:color="auto" w:fill="FFFFFF"/>
            <w:lang w:val="en-US"/>
          </w:rPr>
          <w:t xml:space="preserve"> For </w:t>
        </w:r>
        <w:del w:id="323" w:author="Kristoffer Wild" w:date="2023-04-26T11:05:00Z">
          <w:r w:rsidR="007D2212" w:rsidDel="00795754">
            <w:rPr>
              <w:color w:val="000000" w:themeColor="text1"/>
              <w:shd w:val="clear" w:color="auto" w:fill="FFFFFF"/>
              <w:lang w:val="en-US"/>
            </w:rPr>
            <w:delText>neither</w:delText>
          </w:r>
        </w:del>
      </w:ins>
      <w:ins w:id="324" w:author="Kristoffer Wild" w:date="2023-04-26T11:05:00Z">
        <w:r w:rsidR="00795754">
          <w:rPr>
            <w:color w:val="000000" w:themeColor="text1"/>
            <w:shd w:val="clear" w:color="auto" w:fill="FFFFFF"/>
            <w:lang w:val="en-US"/>
          </w:rPr>
          <w:t xml:space="preserve">both </w:t>
        </w:r>
      </w:ins>
      <w:ins w:id="325" w:author="Kris.Wild" w:date="2023-04-21T21:54:00Z">
        <w:r w:rsidR="007D2212">
          <w:rPr>
            <w:color w:val="000000" w:themeColor="text1"/>
            <w:shd w:val="clear" w:color="auto" w:fill="FFFFFF"/>
            <w:lang w:val="en-US"/>
          </w:rPr>
          <w:t xml:space="preserve"> species,</w:t>
        </w:r>
      </w:ins>
      <w:ins w:id="326" w:author="Kris.Wild" w:date="2023-04-21T21:55:00Z">
        <w:r w:rsidR="007D2212">
          <w:rPr>
            <w:color w:val="000000" w:themeColor="text1"/>
            <w:shd w:val="clear" w:color="auto" w:fill="FFFFFF"/>
            <w:lang w:val="en-US"/>
          </w:rPr>
          <w:t xml:space="preserve"> there was no relationship between</w:t>
        </w:r>
      </w:ins>
      <w:ins w:id="327" w:author="Kris.Wild" w:date="2023-04-21T21:54:00Z">
        <w:r w:rsidR="007D2212">
          <w:rPr>
            <w:color w:val="000000" w:themeColor="text1"/>
            <w:shd w:val="clear" w:color="auto" w:fill="FFFFFF"/>
            <w:lang w:val="en-US"/>
          </w:rPr>
          <w:t xml:space="preserve"> individual metabolism </w:t>
        </w:r>
      </w:ins>
      <w:ins w:id="328" w:author="Kris.Wild" w:date="2023-04-21T21:55:00Z">
        <w:r w:rsidR="007D2212">
          <w:rPr>
            <w:color w:val="000000" w:themeColor="text1"/>
            <w:shd w:val="clear" w:color="auto" w:fill="FFFFFF"/>
            <w:lang w:val="en-US"/>
          </w:rPr>
          <w:t>and growth rate estimates (Table S5 &amp; S6).</w:t>
        </w:r>
      </w:ins>
      <w:ins w:id="329"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330"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331" w:author="Kris.Wild" w:date="2023-04-21T11:32:00Z">
        <w:r w:rsidR="00130D47" w:rsidRPr="00854992">
          <w:rPr>
            <w:color w:val="000000" w:themeColor="text1"/>
            <w:shd w:val="clear" w:color="auto" w:fill="FFFFFF"/>
            <w:lang w:val="en-US"/>
          </w:rPr>
          <w:t>S</w:t>
        </w:r>
      </w:ins>
      <w:ins w:id="332"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333" w:author="Daniel Noble" w:date="2023-04-19T13:39:00Z"/>
          <w:b/>
          <w:bCs/>
          <w:color w:val="000000" w:themeColor="text1"/>
        </w:rPr>
      </w:pPr>
    </w:p>
    <w:p w14:paraId="76548759" w14:textId="16E43D4C" w:rsidR="00F42CA4" w:rsidRDefault="00F760DC" w:rsidP="00A146D7">
      <w:pPr>
        <w:keepNext/>
        <w:spacing w:before="240" w:after="120"/>
        <w:contextualSpacing/>
        <w:rPr>
          <w:ins w:id="334" w:author="Daniel Noble" w:date="2023-04-27T09:3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335" w:author="Daniel Noble" w:date="2023-04-27T09:36:00Z"/>
          <w:b/>
          <w:bCs/>
          <w:color w:val="000000" w:themeColor="text1"/>
        </w:rPr>
      </w:pPr>
    </w:p>
    <w:p w14:paraId="29ECBD8A" w14:textId="2CE31358" w:rsidR="00CB0BA5" w:rsidRPr="0069440C" w:rsidDel="003B1294" w:rsidRDefault="00CB0BA5" w:rsidP="00A146D7">
      <w:pPr>
        <w:keepNext/>
        <w:spacing w:before="240" w:after="120"/>
        <w:contextualSpacing/>
        <w:rPr>
          <w:del w:id="336" w:author="Daniel Noble" w:date="2023-04-27T10:06:00Z"/>
          <w:b/>
          <w:bCs/>
          <w:color w:val="000000" w:themeColor="text1"/>
        </w:rPr>
      </w:pPr>
      <w:moveToRangeStart w:id="337" w:author="Daniel Noble" w:date="2023-04-27T09:36:00Z" w:name="move133480587"/>
      <w:moveTo w:id="338" w:author="Daniel Noble" w:date="2023-04-27T09:36:00Z">
        <w:del w:id="339"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340" w:author="Daniel Noble" w:date="2023-04-27T10:06: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332962536"/>
          <w:placeholder>
            <w:docPart w:val="B7987C93B511024289C7E7140BF82DD0"/>
          </w:placeholder>
        </w:sdtPr>
        <w:sdtContent>
          <w:customXmlDelRangeEnd w:id="340"/>
          <w:moveTo w:id="341" w:author="Daniel Noble" w:date="2023-04-27T09:36:00Z">
            <w:del w:id="342" w:author="Daniel Noble" w:date="2023-04-27T10:06:00Z">
              <w:r w:rsidRPr="00273DB0" w:rsidDel="003B1294">
                <w:rPr>
                  <w:color w:val="000000"/>
                </w:rPr>
                <w:delText>Grossen et al., 2011; Schwanz et al., 2020)</w:delText>
              </w:r>
            </w:del>
          </w:moveTo>
          <w:customXmlDelRangeStart w:id="343" w:author="Daniel Noble" w:date="2023-04-27T10:06:00Z"/>
        </w:sdtContent>
      </w:sdt>
      <w:customXmlDelRangeEnd w:id="343"/>
      <w:moveTo w:id="344" w:author="Daniel Noble" w:date="2023-04-27T09:36:00Z">
        <w:del w:id="345" w:author="Daniel Noble" w:date="2023-04-27T10:06:00Z">
          <w:r w:rsidRPr="00273DB0" w:rsidDel="003B1294">
            <w:rPr>
              <w:color w:val="000000"/>
            </w:rPr>
            <w:delText>.</w:delText>
          </w:r>
        </w:del>
      </w:moveTo>
      <w:moveToRangeEnd w:id="337"/>
    </w:p>
    <w:p w14:paraId="0B7AD8EF" w14:textId="4DA682B8" w:rsidR="00944319" w:rsidRPr="00DE27BA" w:rsidRDefault="00AE3565" w:rsidP="00A146D7">
      <w:pPr>
        <w:contextualSpacing/>
        <w:rPr>
          <w:color w:val="000000" w:themeColor="text1"/>
        </w:rPr>
      </w:pPr>
      <w:del w:id="346" w:author="Daniel Noble" w:date="2023-04-27T09:53:00Z">
        <w:r w:rsidRPr="0035255B" w:rsidDel="00DC35B7">
          <w:delText>In this study, w</w:delText>
        </w:r>
      </w:del>
      <w:ins w:id="347" w:author="Daniel Noble" w:date="2023-04-27T09:53:00Z">
        <w:r w:rsidR="00DC35B7">
          <w:t>W</w:t>
        </w:r>
      </w:ins>
      <w:r w:rsidRPr="0035255B">
        <w:t xml:space="preserve">e examined two species with different modes of sex-reversal to test whether </w:t>
      </w:r>
      <w:del w:id="348" w:author="Daniel Noble" w:date="2023-04-27T09:54:00Z">
        <w:r w:rsidRPr="0035255B" w:rsidDel="00DC35B7">
          <w:delText>metabolic</w:delText>
        </w:r>
      </w:del>
      <w:ins w:id="349" w:author="Daniel Noble" w:date="2023-04-27T09:54:00Z">
        <w:r w:rsidR="00DC35B7">
          <w:t>metabolism</w:t>
        </w:r>
      </w:ins>
      <w:r w:rsidRPr="0035255B">
        <w:t xml:space="preserve">, growth, and survival differed </w:t>
      </w:r>
      <w:del w:id="350" w:author="Daniel Noble" w:date="2023-04-27T09:53:00Z">
        <w:r w:rsidRPr="0035255B" w:rsidDel="00DC35B7">
          <w:delText xml:space="preserve">for </w:delText>
        </w:r>
      </w:del>
      <w:ins w:id="351" w:author="Daniel Noble" w:date="2023-04-27T09:53:00Z">
        <w:r w:rsidR="00DC35B7">
          <w:t>between</w:t>
        </w:r>
        <w:r w:rsidR="00DC35B7" w:rsidRPr="0035255B">
          <w:t xml:space="preserve"> </w:t>
        </w:r>
      </w:ins>
      <w:r w:rsidRPr="0035255B">
        <w:t xml:space="preserve">sex-reversed individuals </w:t>
      </w:r>
      <w:ins w:id="352" w:author="Daniel Noble" w:date="2023-04-27T09:54:00Z">
        <w:r w:rsidR="00DC35B7" w:rsidRPr="0035255B">
          <w:t xml:space="preserve">and </w:t>
        </w:r>
        <w:r w:rsidR="00DC35B7">
          <w:t xml:space="preserve">others of the same </w:t>
        </w:r>
        <w:r w:rsidR="00DC35B7" w:rsidRPr="0035255B">
          <w:t xml:space="preserve"> phenotypic </w:t>
        </w:r>
        <w:r w:rsidR="00DC35B7">
          <w:t>and</w:t>
        </w:r>
        <w:r w:rsidR="00DC35B7" w:rsidRPr="0035255B">
          <w:t xml:space="preserve"> genotypic sex</w:t>
        </w:r>
      </w:ins>
      <w:del w:id="353"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354" w:author="Kris.Wild" w:date="2023-04-12T09:18:00Z">
        <w:del w:id="355" w:author="Daniel Noble" w:date="2023-04-27T09:54:00Z">
          <w:r w:rsidR="0035255B" w:rsidDel="00DC35B7">
            <w:delText>H</w:delText>
          </w:r>
        </w:del>
      </w:ins>
      <w:ins w:id="356" w:author="Daniel Noble" w:date="2023-04-27T09:54:00Z">
        <w:r w:rsidR="00DC35B7">
          <w:t>h</w:t>
        </w:r>
      </w:ins>
      <w:ins w:id="357"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358" w:author="Kris.Wild" w:date="2023-04-12T09:18:00Z">
        <w:r w:rsidR="00EB26ED" w:rsidRPr="0035255B" w:rsidDel="0035255B">
          <w:rPr>
            <w:color w:val="000000" w:themeColor="text1"/>
          </w:rPr>
          <w:delText xml:space="preserve">prediction </w:delText>
        </w:r>
      </w:del>
      <w:ins w:id="359"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w:t>
      </w:r>
      <w:ins w:id="360" w:author="Daniel Noble" w:date="2023-04-27T10:08:00Z">
        <w:r w:rsidR="003B1294">
          <w:rPr>
            <w:color w:val="000000" w:themeColor="text1"/>
          </w:rPr>
          <w:t xml:space="preserve">greater </w:t>
        </w:r>
      </w:ins>
      <w:r w:rsidRPr="0035255B">
        <w:rPr>
          <w:color w:val="000000" w:themeColor="text1"/>
        </w:rPr>
        <w:t xml:space="preserve">energy </w:t>
      </w:r>
      <w:commentRangeStart w:id="361"/>
      <w:r w:rsidRPr="0035255B">
        <w:rPr>
          <w:color w:val="000000" w:themeColor="text1"/>
        </w:rPr>
        <w:t xml:space="preserve">allocation towards </w:t>
      </w:r>
      <w:commentRangeEnd w:id="361"/>
      <w:r w:rsidR="003B1294">
        <w:rPr>
          <w:rStyle w:val="CommentReference"/>
        </w:rPr>
        <w:commentReference w:id="361"/>
      </w:r>
      <w:commentRangeStart w:id="362"/>
      <w:ins w:id="363" w:author="Daniel Noble" w:date="2023-04-27T10:10:00Z">
        <w:r w:rsidR="00591F7B">
          <w:rPr>
            <w:color w:val="000000" w:themeColor="text1"/>
          </w:rPr>
          <w:t xml:space="preserve">early </w:t>
        </w:r>
      </w:ins>
      <w:del w:id="364" w:author="Daniel Noble" w:date="2023-04-27T10:08:00Z">
        <w:r w:rsidRPr="0035255B" w:rsidDel="003B1294">
          <w:rPr>
            <w:color w:val="000000" w:themeColor="text1"/>
          </w:rPr>
          <w:delText>reproduction investment</w:delText>
        </w:r>
      </w:del>
      <w:ins w:id="365" w:author="Daniel Noble" w:date="2023-04-27T10:08:00Z">
        <w:r w:rsidR="003B1294">
          <w:rPr>
            <w:color w:val="000000" w:themeColor="text1"/>
          </w:rPr>
          <w:t>growth</w:t>
        </w:r>
      </w:ins>
      <w:r w:rsidRPr="0035255B">
        <w:rPr>
          <w:color w:val="000000" w:themeColor="text1"/>
        </w:rPr>
        <w:t xml:space="preserve"> </w:t>
      </w:r>
      <w:commentRangeEnd w:id="362"/>
      <w:r w:rsidR="00591F7B">
        <w:rPr>
          <w:rStyle w:val="CommentReference"/>
        </w:rPr>
        <w:commentReference w:id="362"/>
      </w:r>
      <w:r w:rsidRPr="0035255B">
        <w:rPr>
          <w:color w:val="000000" w:themeColor="text1"/>
        </w:rPr>
        <w:t xml:space="preserve">(Congdon,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Hayward &amp; Gillooly,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366" w:author="Kris.Wild" w:date="2023-04-11T10:49:00Z">
        <w:r w:rsidR="00CF50C6" w:rsidRPr="0035255B">
          <w:rPr>
            <w:color w:val="000000" w:themeColor="text1"/>
            <w:shd w:val="clear" w:color="auto" w:fill="FFFFFF"/>
          </w:rPr>
          <w:t>Toge</w:t>
        </w:r>
      </w:ins>
      <w:ins w:id="367" w:author="Kris.Wild" w:date="2023-04-11T10:50:00Z">
        <w:r w:rsidR="00CF50C6" w:rsidRPr="0035255B">
          <w:rPr>
            <w:color w:val="000000" w:themeColor="text1"/>
            <w:shd w:val="clear" w:color="auto" w:fill="FFFFFF"/>
          </w:rPr>
          <w:t xml:space="preserve">ther </w:t>
        </w:r>
        <w:del w:id="368" w:author="Daniel Noble" w:date="2023-04-27T10:09:00Z">
          <w:r w:rsidR="00CF50C6" w:rsidRPr="0035255B" w:rsidDel="00F97CDD">
            <w:rPr>
              <w:color w:val="000000" w:themeColor="text1"/>
              <w:shd w:val="clear" w:color="auto" w:fill="FFFFFF"/>
            </w:rPr>
            <w:delText>this</w:delText>
          </w:r>
        </w:del>
      </w:ins>
      <w:ins w:id="369" w:author="Kris.Wild" w:date="2023-04-11T10:48:00Z">
        <w:del w:id="370" w:author="Daniel Noble" w:date="2023-04-27T10:09:00Z">
          <w:r w:rsidR="00CF50C6" w:rsidRPr="0035255B" w:rsidDel="00F97CDD">
            <w:rPr>
              <w:color w:val="000000" w:themeColor="text1"/>
              <w:shd w:val="clear" w:color="auto" w:fill="FFFFFF"/>
            </w:rPr>
            <w:delText xml:space="preserve"> </w:delText>
          </w:r>
        </w:del>
      </w:ins>
      <w:ins w:id="371" w:author="Daniel Noble" w:date="2023-04-27T10:09:00Z">
        <w:r w:rsidR="00F97CDD">
          <w:rPr>
            <w:color w:val="000000" w:themeColor="text1"/>
            <w:shd w:val="clear" w:color="auto" w:fill="FFFFFF"/>
          </w:rPr>
          <w:t xml:space="preserve">our results </w:t>
        </w:r>
      </w:ins>
      <w:ins w:id="372" w:author="Kris.Wild" w:date="2023-04-11T10:48:00Z">
        <w:r w:rsidR="00CF50C6" w:rsidRPr="0035255B">
          <w:rPr>
            <w:color w:val="000000" w:themeColor="text1"/>
            <w:shd w:val="clear" w:color="auto" w:fill="FFFFFF"/>
          </w:rPr>
          <w:t>suggest</w:t>
        </w:r>
      </w:ins>
      <w:ins w:id="373" w:author="Daniel Noble" w:date="2023-04-27T10:09:00Z">
        <w:r w:rsidR="00F97CDD">
          <w:rPr>
            <w:color w:val="000000" w:themeColor="text1"/>
            <w:shd w:val="clear" w:color="auto" w:fill="FFFFFF"/>
          </w:rPr>
          <w:t xml:space="preserve"> that</w:t>
        </w:r>
      </w:ins>
      <w:ins w:id="374" w:author="Kris.Wild" w:date="2023-04-11T10:48:00Z">
        <w:del w:id="375"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376" w:author="Kris.Wild" w:date="2023-04-11T10:47:00Z">
        <w:r w:rsidR="00CF50C6" w:rsidRPr="0035255B">
          <w:rPr>
            <w:color w:val="000000" w:themeColor="text1"/>
            <w:shd w:val="clear" w:color="auto" w:fill="FFFFFF"/>
          </w:rPr>
          <w:t xml:space="preserve">traits </w:t>
        </w:r>
      </w:ins>
      <w:ins w:id="377" w:author="Kris.Wild" w:date="2023-04-11T10:46:00Z">
        <w:r w:rsidR="00CF50C6" w:rsidRPr="0035255B">
          <w:rPr>
            <w:color w:val="000000" w:themeColor="text1"/>
            <w:shd w:val="clear" w:color="auto" w:fill="FFFFFF"/>
          </w:rPr>
          <w:t xml:space="preserve">associated with energy use and growth </w:t>
        </w:r>
      </w:ins>
      <w:ins w:id="378" w:author="Kris.Wild" w:date="2023-04-11T11:06:00Z">
        <w:r w:rsidR="00CB25B1" w:rsidRPr="0035255B">
          <w:rPr>
            <w:color w:val="000000" w:themeColor="text1"/>
            <w:shd w:val="clear" w:color="auto" w:fill="FFFFFF"/>
          </w:rPr>
          <w:t>may</w:t>
        </w:r>
      </w:ins>
      <w:ins w:id="379" w:author="Kris.Wild" w:date="2023-04-11T10:46:00Z">
        <w:r w:rsidR="00CF50C6" w:rsidRPr="0035255B">
          <w:rPr>
            <w:color w:val="000000" w:themeColor="text1"/>
            <w:shd w:val="clear" w:color="auto" w:fill="FFFFFF"/>
          </w:rPr>
          <w:t xml:space="preserve"> not </w:t>
        </w:r>
      </w:ins>
      <w:ins w:id="380" w:author="Kris.Wild" w:date="2023-04-12T09:17:00Z">
        <w:r w:rsidR="0035255B">
          <w:rPr>
            <w:color w:val="000000" w:themeColor="text1"/>
            <w:shd w:val="clear" w:color="auto" w:fill="FFFFFF"/>
          </w:rPr>
          <w:t xml:space="preserve">be </w:t>
        </w:r>
      </w:ins>
      <w:ins w:id="381" w:author="Kris.Wild" w:date="2023-04-11T10:46:00Z">
        <w:del w:id="382"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383" w:author="Daniel Noble" w:date="2023-04-27T10:11:00Z">
        <w:r w:rsidR="00726C43">
          <w:rPr>
            <w:color w:val="000000" w:themeColor="text1"/>
            <w:shd w:val="clear" w:color="auto" w:fill="FFFFFF"/>
          </w:rPr>
          <w:t xml:space="preserve">. </w:t>
        </w:r>
      </w:ins>
      <w:ins w:id="384" w:author="Daniel Noble" w:date="2023-04-27T11:01:00Z">
        <w:r w:rsidR="00977F6C">
          <w:rPr>
            <w:color w:val="000000" w:themeColor="text1"/>
            <w:shd w:val="clear" w:color="auto" w:fill="FFFFFF"/>
          </w:rPr>
          <w:t>O</w:t>
        </w:r>
      </w:ins>
      <w:ins w:id="385" w:author="Kris.Wild" w:date="2023-04-11T11:06:00Z">
        <w:del w:id="386" w:author="Daniel Noble" w:date="2023-04-27T10:11:00Z">
          <w:r w:rsidR="00CB25B1" w:rsidRPr="0035255B" w:rsidDel="00726C43">
            <w:rPr>
              <w:color w:val="000000" w:themeColor="text1"/>
              <w:shd w:val="clear" w:color="auto" w:fill="FFFFFF"/>
            </w:rPr>
            <w:delText>,</w:delText>
          </w:r>
        </w:del>
      </w:ins>
      <w:ins w:id="387" w:author="Kris.Wild" w:date="2023-04-11T10:46:00Z">
        <w:del w:id="388" w:author="Daniel Noble" w:date="2023-04-27T10:11:00Z">
          <w:r w:rsidR="00CF50C6" w:rsidRPr="0035255B" w:rsidDel="00AE4272">
            <w:rPr>
              <w:color w:val="000000" w:themeColor="text1"/>
              <w:shd w:val="clear" w:color="auto" w:fill="FFFFFF"/>
            </w:rPr>
            <w:delText xml:space="preserve"> </w:delText>
          </w:r>
        </w:del>
      </w:ins>
      <w:ins w:id="389" w:author="Kris.Wild" w:date="2023-04-11T10:48:00Z">
        <w:del w:id="390" w:author="Daniel Noble" w:date="2023-04-27T10:11:00Z">
          <w:r w:rsidR="00CF50C6" w:rsidRPr="0035255B" w:rsidDel="00AE4272">
            <w:rPr>
              <w:color w:val="000000" w:themeColor="text1"/>
              <w:shd w:val="clear" w:color="auto" w:fill="FFFFFF"/>
            </w:rPr>
            <w:delText xml:space="preserve">and </w:delText>
          </w:r>
        </w:del>
      </w:ins>
      <w:ins w:id="391" w:author="Kris.Wild" w:date="2023-04-11T11:12:00Z">
        <w:del w:id="392"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393" w:author="Kris.Wild" w:date="2023-04-12T09:17:00Z">
        <w:r w:rsidR="0035255B">
          <w:rPr>
            <w:color w:val="000000" w:themeColor="text1"/>
            <w:shd w:val="clear" w:color="auto" w:fill="FFFFFF"/>
          </w:rPr>
          <w:t>,</w:t>
        </w:r>
      </w:ins>
      <w:ins w:id="394" w:author="Kris.Wild" w:date="2023-04-11T11:12:00Z">
        <w:r w:rsidR="00CB25B1" w:rsidRPr="0035255B">
          <w:rPr>
            <w:color w:val="000000" w:themeColor="text1"/>
            <w:shd w:val="clear" w:color="auto" w:fill="FFFFFF"/>
          </w:rPr>
          <w:t xml:space="preserve"> such as </w:t>
        </w:r>
      </w:ins>
      <w:ins w:id="395" w:author="Kris.Wild" w:date="2023-04-11T10:50:00Z">
        <w:r w:rsidR="00CF50C6" w:rsidRPr="0035255B">
          <w:rPr>
            <w:color w:val="000000" w:themeColor="text1"/>
            <w:shd w:val="clear" w:color="auto" w:fill="FFFFFF"/>
          </w:rPr>
          <w:t xml:space="preserve">hormonal </w:t>
        </w:r>
      </w:ins>
      <w:ins w:id="396" w:author="Kris.Wild" w:date="2023-04-11T10:52:00Z">
        <w:r w:rsidR="00CF50C6" w:rsidRPr="0035255B">
          <w:rPr>
            <w:color w:val="000000" w:themeColor="text1"/>
            <w:shd w:val="clear" w:color="auto" w:fill="FFFFFF"/>
          </w:rPr>
          <w:t>pathways</w:t>
        </w:r>
      </w:ins>
      <w:ins w:id="397" w:author="Kris.Wild" w:date="2023-04-12T09:17:00Z">
        <w:r w:rsidR="0035255B">
          <w:rPr>
            <w:color w:val="000000" w:themeColor="text1"/>
            <w:shd w:val="clear" w:color="auto" w:fill="FFFFFF"/>
          </w:rPr>
          <w:t>,</w:t>
        </w:r>
      </w:ins>
      <w:ins w:id="398" w:author="Kris.Wild" w:date="2023-04-11T10:50:00Z">
        <w:r w:rsidR="00CF50C6" w:rsidRPr="0035255B">
          <w:rPr>
            <w:color w:val="000000" w:themeColor="text1"/>
            <w:shd w:val="clear" w:color="auto" w:fill="FFFFFF"/>
          </w:rPr>
          <w:t xml:space="preserve"> may </w:t>
        </w:r>
      </w:ins>
      <w:ins w:id="399" w:author="Daniel Noble" w:date="2023-04-27T11:01:00Z">
        <w:r w:rsidR="00977F6C">
          <w:rPr>
            <w:color w:val="000000" w:themeColor="text1"/>
            <w:shd w:val="clear" w:color="auto" w:fill="FFFFFF"/>
          </w:rPr>
          <w:t xml:space="preserve">better </w:t>
        </w:r>
      </w:ins>
      <w:ins w:id="400" w:author="Kris.Wild" w:date="2023-04-11T10:50:00Z">
        <w:r w:rsidR="00CF50C6" w:rsidRPr="0035255B">
          <w:rPr>
            <w:color w:val="000000" w:themeColor="text1"/>
            <w:shd w:val="clear" w:color="auto" w:fill="FFFFFF"/>
          </w:rPr>
          <w:t xml:space="preserve">explain </w:t>
        </w:r>
      </w:ins>
      <w:ins w:id="401" w:author="Kris.Wild" w:date="2023-04-11T11:12:00Z">
        <w:r w:rsidR="00212E9C" w:rsidRPr="0035255B">
          <w:rPr>
            <w:color w:val="000000" w:themeColor="text1"/>
            <w:shd w:val="clear" w:color="auto" w:fill="FFFFFF"/>
          </w:rPr>
          <w:t>the</w:t>
        </w:r>
      </w:ins>
      <w:ins w:id="402" w:author="Kris.Wild" w:date="2023-04-11T10:51:00Z">
        <w:r w:rsidR="00CF50C6" w:rsidRPr="0035255B">
          <w:rPr>
            <w:color w:val="000000" w:themeColor="text1"/>
            <w:shd w:val="clear" w:color="auto" w:fill="FFFFFF"/>
          </w:rPr>
          <w:t xml:space="preserve"> stronger signal for </w:t>
        </w:r>
      </w:ins>
      <w:ins w:id="403" w:author="Kris.Wild" w:date="2023-04-11T10:50:00Z">
        <w:r w:rsidR="00CF50C6" w:rsidRPr="0035255B">
          <w:rPr>
            <w:color w:val="000000" w:themeColor="text1"/>
            <w:shd w:val="clear" w:color="auto" w:fill="FFFFFF"/>
          </w:rPr>
          <w:t xml:space="preserve">phenotypic </w:t>
        </w:r>
      </w:ins>
      <w:ins w:id="404" w:author="Kris.Wild" w:date="2023-04-11T10:51:00Z">
        <w:r w:rsidR="00CF50C6" w:rsidRPr="0035255B">
          <w:rPr>
            <w:color w:val="000000" w:themeColor="text1"/>
            <w:shd w:val="clear" w:color="auto" w:fill="FFFFFF"/>
          </w:rPr>
          <w:t>sex differences (</w:t>
        </w:r>
      </w:ins>
      <w:ins w:id="405" w:author="Kris.Wild" w:date="2023-04-11T12:05:00Z">
        <w:r w:rsidR="00416385" w:rsidRPr="0035255B">
          <w:t>van Doorn &amp; Kirkpatrick, 2010</w:t>
        </w:r>
      </w:ins>
      <w:ins w:id="406"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407" w:author="Kris.Wild" w:date="2023-04-11T10:53:00Z">
        <w:r w:rsidR="00406052" w:rsidRPr="0035255B">
          <w:rPr>
            <w:color w:val="000000" w:themeColor="text1"/>
            <w:shd w:val="clear" w:color="auto" w:fill="FFFFFF"/>
          </w:rPr>
          <w:t xml:space="preserve">. </w:t>
        </w:r>
      </w:ins>
      <w:del w:id="408"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09"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09"/>
          <w:del w:id="410" w:author="Kris.Wild" w:date="2023-04-11T10:52:00Z">
            <w:r w:rsidR="00EB4892" w:rsidRPr="0035255B" w:rsidDel="00CF50C6">
              <w:rPr>
                <w:color w:val="000000"/>
                <w:lang w:val="en-GB"/>
              </w:rPr>
              <w:delText>(Geffroy, 2022)</w:delText>
            </w:r>
          </w:del>
          <w:customXmlDelRangeStart w:id="411" w:author="Kris.Wild" w:date="2023-04-11T10:52:00Z"/>
        </w:sdtContent>
      </w:sdt>
      <w:customXmlDelRangeEnd w:id="411"/>
      <w:del w:id="412"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413"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14" w:author="Daniel Noble" w:date="2023-04-27T10:12:00Z">
        <w:r w:rsidR="00AE4272">
          <w:rPr>
            <w:color w:val="000000" w:themeColor="text1"/>
          </w:rPr>
          <w:t>Assuming similar</w:t>
        </w:r>
      </w:ins>
      <w:r w:rsidR="00DE27BA" w:rsidRPr="0035255B">
        <w:rPr>
          <w:color w:val="000000" w:themeColor="text1"/>
        </w:rPr>
        <w:t xml:space="preserve"> patterns occur in </w:t>
      </w:r>
      <w:del w:id="415"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1569B44B"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416" w:author="Daniel Noble" w:date="2023-04-19T13:43:00Z">
        <w:r w:rsidDel="00D27FC1">
          <w:rPr>
            <w:color w:val="000000" w:themeColor="text1"/>
          </w:rPr>
          <w:delText xml:space="preserve">in </w:delText>
        </w:r>
      </w:del>
      <w:ins w:id="417"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418" w:author="Kris.Wild" w:date="2023-04-11T10:53:00Z">
        <w:r w:rsidRPr="005E4AC5" w:rsidDel="00406052">
          <w:rPr>
            <w:color w:val="000000" w:themeColor="text1"/>
            <w:highlight w:val="yellow"/>
            <w:rPrChange w:id="419" w:author="Kris.Wild" w:date="2023-04-12T09:19:00Z">
              <w:rPr>
                <w:color w:val="000000" w:themeColor="text1"/>
              </w:rPr>
            </w:rPrChange>
          </w:rPr>
          <w:delText>I</w:delText>
        </w:r>
        <w:r w:rsidR="00B233F1" w:rsidRPr="005E4AC5" w:rsidDel="00406052">
          <w:rPr>
            <w:color w:val="000000" w:themeColor="text1"/>
            <w:highlight w:val="yellow"/>
            <w:rPrChange w:id="420" w:author="Kris.Wild" w:date="2023-04-12T09:19:00Z">
              <w:rPr>
                <w:color w:val="000000" w:themeColor="text1"/>
              </w:rPr>
            </w:rPrChange>
          </w:rPr>
          <w:delText xml:space="preserve">n </w:delText>
        </w:r>
      </w:del>
      <w:ins w:id="421" w:author="Kris.Wild" w:date="2023-04-12T09:21:00Z">
        <w:r w:rsidR="005E4AC5">
          <w:rPr>
            <w:color w:val="000000" w:themeColor="text1"/>
          </w:rPr>
          <w:t>In</w:t>
        </w:r>
      </w:ins>
      <w:ins w:id="422" w:author="Kris.Wild" w:date="2023-04-11T10:53:00Z">
        <w:r w:rsidR="00406052">
          <w:rPr>
            <w:color w:val="000000" w:themeColor="text1"/>
          </w:rPr>
          <w:t xml:space="preserve"> </w:t>
        </w:r>
      </w:ins>
      <w:r w:rsidR="00B233F1">
        <w:rPr>
          <w:color w:val="000000" w:themeColor="text1"/>
        </w:rPr>
        <w:t>the ZZ/ZW system</w:t>
      </w:r>
      <w:ins w:id="423"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424" w:author="Daniel Noble" w:date="2023-04-27T11:02:00Z">
        <w:r w:rsidR="00977F6C">
          <w:rPr>
            <w:color w:val="000000" w:themeColor="text1"/>
          </w:rPr>
          <w:t xml:space="preserve">of similar size </w:t>
        </w:r>
      </w:ins>
      <w:del w:id="425"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426" w:author="Daniel Noble" w:date="2023-04-27T11:03:00Z">
        <w:r w:rsidR="00B233F1" w:rsidDel="00977F6C">
          <w:rPr>
            <w:color w:val="000000" w:themeColor="text1"/>
          </w:rPr>
          <w:delText xml:space="preserve">male ZZ; </w:delText>
        </w:r>
      </w:del>
      <w:r w:rsidR="00B233F1">
        <w:rPr>
          <w:color w:val="000000" w:themeColor="text1"/>
        </w:rPr>
        <w:t>Fig. 2D</w:t>
      </w:r>
      <w:ins w:id="427" w:author="Kris.Wild" w:date="2023-04-22T07:09:00Z">
        <w:r w:rsidR="005330F2">
          <w:rPr>
            <w:color w:val="000000" w:themeColor="text1"/>
          </w:rPr>
          <w:t>; Table S3</w:t>
        </w:r>
      </w:ins>
      <w:r w:rsidR="00B233F1">
        <w:rPr>
          <w:color w:val="000000" w:themeColor="text1"/>
        </w:rPr>
        <w:t>)</w:t>
      </w:r>
      <w:ins w:id="428" w:author="Daniel Noble" w:date="2023-04-27T10:01:00Z">
        <w:r w:rsidR="005A1F31">
          <w:rPr>
            <w:color w:val="000000" w:themeColor="text1"/>
          </w:rPr>
          <w:t xml:space="preserve">, whereas we observed no </w:t>
        </w:r>
      </w:ins>
      <w:ins w:id="429" w:author="Daniel Noble" w:date="2023-04-27T11:03:00Z">
        <w:r w:rsidR="00977F6C">
          <w:rPr>
            <w:color w:val="000000" w:themeColor="text1"/>
          </w:rPr>
          <w:t xml:space="preserve">such </w:t>
        </w:r>
      </w:ins>
      <w:ins w:id="430"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431" w:author="Kris.Wild" w:date="2023-04-22T07:30:00Z">
        <w:r w:rsidR="00E9400C">
          <w:rPr>
            <w:color w:val="000000" w:themeColor="text1"/>
          </w:rPr>
          <w:t xml:space="preserve"> </w:t>
        </w:r>
      </w:ins>
      <w:ins w:id="432" w:author="Daniel Noble" w:date="2023-04-27T10:02:00Z">
        <w:r w:rsidR="00724BA6">
          <w:rPr>
            <w:color w:val="000000" w:themeColor="text1"/>
          </w:rPr>
          <w:t xml:space="preserve">Given that </w:t>
        </w:r>
      </w:ins>
      <w:ins w:id="433" w:author="Kris.Wild" w:date="2023-04-22T07:30:00Z">
        <w:del w:id="434" w:author="Daniel Noble" w:date="2023-04-27T10:02:00Z">
          <w:r w:rsidR="00E9400C" w:rsidDel="00724BA6">
            <w:delText xml:space="preserve">There is evidence that </w:delText>
          </w:r>
        </w:del>
      </w:ins>
      <w:ins w:id="435" w:author="Kris.Wild" w:date="2023-04-22T07:31:00Z">
        <w:r w:rsidR="00E9400C">
          <w:t>se</w:t>
        </w:r>
      </w:ins>
      <w:ins w:id="436" w:author="Kris.Wild" w:date="2023-04-22T07:32:00Z">
        <w:r w:rsidR="00E9400C">
          <w:t xml:space="preserve">lection </w:t>
        </w:r>
        <w:del w:id="437" w:author="Daniel Noble" w:date="2023-04-27T10:02:00Z">
          <w:r w:rsidR="00E9400C" w:rsidDel="00724BA6">
            <w:delText xml:space="preserve">does occur </w:delText>
          </w:r>
        </w:del>
        <w:r w:rsidR="00E9400C">
          <w:t>for</w:t>
        </w:r>
      </w:ins>
      <w:ins w:id="438" w:author="Kris.Wild" w:date="2023-04-22T07:30:00Z">
        <w:r w:rsidR="00E9400C">
          <w:t xml:space="preserve"> larger hatchling lizards in the wild</w:t>
        </w:r>
        <w:del w:id="439" w:author="Daniel Noble" w:date="2023-04-27T10:03:00Z">
          <w:r w:rsidR="00E9400C" w:rsidDel="005A596C">
            <w:delText>,</w:delText>
          </w:r>
        </w:del>
        <w:del w:id="440" w:author="Daniel Noble" w:date="2023-04-27T10:02:00Z">
          <w:r w:rsidR="00E9400C" w:rsidDel="00724BA6">
            <w:delText xml:space="preserve"> </w:delText>
          </w:r>
        </w:del>
        <w:del w:id="441" w:author="Daniel Noble" w:date="2023-04-27T10:03:00Z">
          <w:r w:rsidR="00E9400C" w:rsidDel="005A596C">
            <w:delText>i.e. ‘bigger is better’ hypothesis (</w:delText>
          </w:r>
        </w:del>
      </w:ins>
      <w:ins w:id="442" w:author="Kris.Wild" w:date="2023-04-22T07:36:00Z">
        <w:del w:id="443" w:author="Daniel Noble" w:date="2023-04-27T10:03:00Z">
          <w:r w:rsidR="00E9400C" w:rsidDel="005A596C">
            <w:delText>Ferguson</w:delText>
          </w:r>
        </w:del>
      </w:ins>
      <w:ins w:id="444" w:author="Kris.Wild" w:date="2023-04-22T07:33:00Z">
        <w:del w:id="445" w:author="Daniel Noble" w:date="2023-04-27T10:03:00Z">
          <w:r w:rsidR="00E9400C" w:rsidDel="005A596C">
            <w:delText xml:space="preserve"> &amp; Fox 1984; </w:delText>
          </w:r>
        </w:del>
      </w:ins>
      <w:ins w:id="446" w:author="Kris.Wild" w:date="2023-04-22T07:30:00Z">
        <w:del w:id="447" w:author="Daniel Noble" w:date="2023-04-27T10:03:00Z">
          <w:r w:rsidR="00E9400C" w:rsidDel="005A596C">
            <w:delText>Sinervo et al.,1992; Warner &amp; Andrews</w:delText>
          </w:r>
        </w:del>
      </w:ins>
      <w:ins w:id="448" w:author="Kris.Wild" w:date="2023-04-22T07:33:00Z">
        <w:del w:id="449" w:author="Daniel Noble" w:date="2023-04-27T10:03:00Z">
          <w:r w:rsidR="00E9400C" w:rsidDel="005A596C">
            <w:delText xml:space="preserve">, </w:delText>
          </w:r>
        </w:del>
      </w:ins>
      <w:ins w:id="450" w:author="Kris.Wild" w:date="2023-04-22T07:30:00Z">
        <w:del w:id="451" w:author="Daniel Noble" w:date="2023-04-27T10:03:00Z">
          <w:r w:rsidR="00E9400C" w:rsidDel="005A596C">
            <w:delText>2002)</w:delText>
          </w:r>
        </w:del>
      </w:ins>
      <w:ins w:id="452" w:author="Daniel Noble" w:date="2023-04-27T10:03:00Z">
        <w:r w:rsidR="005A596C">
          <w:t xml:space="preserve"> </w:t>
        </w:r>
      </w:ins>
      <w:ins w:id="453" w:author="Daniel Noble" w:date="2023-04-27T10:02:00Z">
        <w:r w:rsidR="00724BA6">
          <w:t>is common</w:t>
        </w:r>
      </w:ins>
      <w:ins w:id="454" w:author="Daniel Noble" w:date="2023-04-27T10:03:00Z">
        <w:r w:rsidR="005A596C">
          <w:t xml:space="preserve"> in lizards (i.e. ‘bigger is better’ hypothesis</w:t>
        </w:r>
      </w:ins>
      <w:ins w:id="455" w:author="Daniel Noble" w:date="2023-04-27T11:04:00Z">
        <w:r w:rsidR="002826B1">
          <w:t>;</w:t>
        </w:r>
      </w:ins>
      <w:ins w:id="456" w:author="Daniel Noble" w:date="2023-04-27T10:03:00Z">
        <w:r w:rsidR="005A596C">
          <w:t xml:space="preserve"> Ferguson &amp; Fox 1984; Sinervo et al.,1992; Warner &amp; Andrews, 2002)</w:t>
        </w:r>
      </w:ins>
      <w:ins w:id="457" w:author="Daniel Noble" w:date="2023-04-27T10:02:00Z">
        <w:r w:rsidR="00724BA6">
          <w:t>, this would imply e</w:t>
        </w:r>
      </w:ins>
      <w:ins w:id="458" w:author="Daniel Noble" w:date="2023-04-27T10:03:00Z">
        <w:r w:rsidR="00724BA6">
          <w:t xml:space="preserve">nergetic differences </w:t>
        </w:r>
      </w:ins>
      <w:ins w:id="459" w:author="Daniel Noble" w:date="2023-04-27T11:03:00Z">
        <w:r w:rsidR="00977F6C">
          <w:t>between</w:t>
        </w:r>
      </w:ins>
      <w:ins w:id="460" w:author="Daniel Noble" w:date="2023-04-27T10:03:00Z">
        <w:r w:rsidR="00724BA6">
          <w:t xml:space="preserve"> </w:t>
        </w:r>
      </w:ins>
      <w:ins w:id="461" w:author="Daniel Noble" w:date="2023-04-27T10:04:00Z">
        <w:r w:rsidR="005A596C">
          <w:t xml:space="preserve">adult </w:t>
        </w:r>
      </w:ins>
      <w:ins w:id="462" w:author="Daniel Noble" w:date="2023-04-27T10:03:00Z">
        <w:r w:rsidR="00724BA6">
          <w:t>sex-reversed and concordant females</w:t>
        </w:r>
      </w:ins>
      <w:ins w:id="463" w:author="Kris.Wild" w:date="2023-04-22T07:30:00Z">
        <w:r w:rsidR="00E9400C">
          <w:t>.</w:t>
        </w:r>
      </w:ins>
      <w:r w:rsidR="00B233F1">
        <w:rPr>
          <w:color w:val="000000" w:themeColor="text1"/>
        </w:rPr>
        <w:t xml:space="preserve"> </w:t>
      </w:r>
      <w:ins w:id="464" w:author="Kris.Wild" w:date="2023-04-22T07:32:00Z">
        <w:del w:id="465" w:author="Daniel Noble" w:date="2023-04-27T10:04:00Z">
          <w:r w:rsidR="00E9400C" w:rsidDel="005A596C">
            <w:rPr>
              <w:color w:val="000000" w:themeColor="text1"/>
            </w:rPr>
            <w:delText>Together, when</w:delText>
          </w:r>
        </w:del>
      </w:ins>
      <w:ins w:id="466" w:author="Kris.Wild" w:date="2023-04-22T07:09:00Z">
        <w:del w:id="467" w:author="Daniel Noble" w:date="2023-04-27T10:04:00Z">
          <w:r w:rsidR="005330F2" w:rsidDel="005A596C">
            <w:rPr>
              <w:color w:val="000000" w:themeColor="text1"/>
            </w:rPr>
            <w:delText xml:space="preserve"> investigating</w:delText>
          </w:r>
        </w:del>
      </w:ins>
      <w:ins w:id="468" w:author="Kris.Wild" w:date="2023-04-21T14:24:00Z">
        <w:del w:id="469" w:author="Daniel Noble" w:date="2023-04-27T10:04:00Z">
          <w:r w:rsidR="00D65BEB" w:rsidDel="005A596C">
            <w:rPr>
              <w:color w:val="000000" w:themeColor="text1"/>
            </w:rPr>
            <w:delText xml:space="preserve"> larger </w:delText>
          </w:r>
        </w:del>
      </w:ins>
      <w:ins w:id="470" w:author="Kris.Wild" w:date="2023-04-22T07:34:00Z">
        <w:del w:id="471" w:author="Daniel Noble" w:date="2023-04-27T10:04:00Z">
          <w:r w:rsidR="00E9400C" w:rsidDel="005A596C">
            <w:rPr>
              <w:i/>
              <w:iCs/>
              <w:color w:val="000000" w:themeColor="text1"/>
            </w:rPr>
            <w:delText xml:space="preserve">P. vitticeps </w:delText>
          </w:r>
        </w:del>
      </w:ins>
      <w:ins w:id="472" w:author="Kris.Wild" w:date="2023-04-21T14:24:00Z">
        <w:del w:id="473" w:author="Daniel Noble" w:date="2023-04-27T10:04:00Z">
          <w:r w:rsidR="00D65BEB" w:rsidDel="005A596C">
            <w:rPr>
              <w:color w:val="000000" w:themeColor="text1"/>
            </w:rPr>
            <w:delText xml:space="preserve">individuals within </w:delText>
          </w:r>
        </w:del>
      </w:ins>
      <w:ins w:id="474" w:author="Kris.Wild" w:date="2023-04-22T07:40:00Z">
        <w:del w:id="475" w:author="Daniel Noble" w:date="2023-04-27T10:04:00Z">
          <w:r w:rsidR="00C01F57" w:rsidDel="005A596C">
            <w:rPr>
              <w:color w:val="000000" w:themeColor="text1"/>
            </w:rPr>
            <w:delText>a</w:delText>
          </w:r>
        </w:del>
      </w:ins>
      <w:ins w:id="476" w:author="Kris.Wild" w:date="2023-04-21T14:24:00Z">
        <w:del w:id="477" w:author="Daniel Noble" w:date="2023-04-27T10:04:00Z">
          <w:r w:rsidR="00D65BEB" w:rsidDel="005A596C">
            <w:rPr>
              <w:color w:val="000000" w:themeColor="text1"/>
            </w:rPr>
            <w:delText xml:space="preserve"> population</w:delText>
          </w:r>
        </w:del>
      </w:ins>
      <w:ins w:id="478" w:author="Daniel Noble" w:date="2023-04-27T10:04:00Z">
        <w:r w:rsidR="005A596C">
          <w:rPr>
            <w:color w:val="000000" w:themeColor="text1"/>
          </w:rPr>
          <w:t>As such</w:t>
        </w:r>
      </w:ins>
      <w:ins w:id="479" w:author="Kris.Wild" w:date="2023-04-11T09:35:00Z">
        <w:r w:rsidR="00C604E1" w:rsidRPr="0065490A">
          <w:rPr>
            <w:color w:val="000000" w:themeColor="text1"/>
            <w:rPrChange w:id="480" w:author="Kris.Wild" w:date="2023-04-11T12:09:00Z">
              <w:rPr>
                <w:color w:val="000000" w:themeColor="text1"/>
                <w:highlight w:val="yellow"/>
              </w:rPr>
            </w:rPrChange>
          </w:rPr>
          <w:t xml:space="preserve">, </w:t>
        </w:r>
      </w:ins>
      <w:ins w:id="481" w:author="Daniel Noble" w:date="2023-04-19T13:44:00Z">
        <w:r w:rsidR="00D27FC1">
          <w:rPr>
            <w:color w:val="000000" w:themeColor="text1"/>
          </w:rPr>
          <w:t xml:space="preserve">we predict that </w:t>
        </w:r>
      </w:ins>
      <w:ins w:id="482" w:author="Daniel Noble" w:date="2023-04-27T10:04:00Z">
        <w:r w:rsidR="005A596C">
          <w:rPr>
            <w:color w:val="000000" w:themeColor="text1"/>
          </w:rPr>
          <w:t xml:space="preserve">adult </w:t>
        </w:r>
      </w:ins>
      <w:ins w:id="483" w:author="Kris.Wild" w:date="2023-04-11T09:35:00Z">
        <w:r w:rsidR="00C604E1" w:rsidRPr="0065490A">
          <w:rPr>
            <w:color w:val="000000" w:themeColor="text1"/>
            <w:rPrChange w:id="484" w:author="Kris.Wild" w:date="2023-04-11T12:09:00Z">
              <w:rPr>
                <w:color w:val="000000" w:themeColor="text1"/>
                <w:highlight w:val="yellow"/>
              </w:rPr>
            </w:rPrChange>
          </w:rPr>
          <w:t>female</w:t>
        </w:r>
        <w:r w:rsidR="00C604E1" w:rsidRPr="0065490A">
          <w:rPr>
            <w:color w:val="000000" w:themeColor="text1"/>
            <w:vertAlign w:val="subscript"/>
            <w:rPrChange w:id="485" w:author="Kris.Wild" w:date="2023-04-11T12:09:00Z">
              <w:rPr>
                <w:color w:val="000000" w:themeColor="text1"/>
                <w:highlight w:val="yellow"/>
                <w:vertAlign w:val="subscript"/>
              </w:rPr>
            </w:rPrChange>
          </w:rPr>
          <w:t xml:space="preserve">SR </w:t>
        </w:r>
        <w:r w:rsidR="00C604E1" w:rsidRPr="0065490A">
          <w:rPr>
            <w:color w:val="000000" w:themeColor="text1"/>
            <w:rPrChange w:id="486" w:author="Kris.Wild" w:date="2023-04-11T12:09:00Z">
              <w:rPr>
                <w:color w:val="000000" w:themeColor="text1"/>
                <w:highlight w:val="yellow"/>
              </w:rPr>
            </w:rPrChange>
          </w:rPr>
          <w:t xml:space="preserve">ZZ </w:t>
        </w:r>
        <w:del w:id="487" w:author="Daniel Noble" w:date="2023-04-27T10:04:00Z">
          <w:r w:rsidR="00C604E1" w:rsidRPr="0065490A" w:rsidDel="005A596C">
            <w:rPr>
              <w:color w:val="000000" w:themeColor="text1"/>
              <w:rPrChange w:id="488" w:author="Kris.Wild" w:date="2023-04-11T12:09:00Z">
                <w:rPr>
                  <w:color w:val="000000" w:themeColor="text1"/>
                  <w:highlight w:val="yellow"/>
                </w:rPr>
              </w:rPrChange>
            </w:rPr>
            <w:delText>would</w:delText>
          </w:r>
        </w:del>
      </w:ins>
      <w:ins w:id="489" w:author="Daniel Noble" w:date="2023-04-27T10:04:00Z">
        <w:r w:rsidR="005A596C">
          <w:rPr>
            <w:color w:val="000000" w:themeColor="text1"/>
          </w:rPr>
          <w:t>may</w:t>
        </w:r>
      </w:ins>
      <w:ins w:id="490" w:author="Kris.Wild" w:date="2023-04-11T09:35:00Z">
        <w:r w:rsidR="00C604E1" w:rsidRPr="0065490A">
          <w:rPr>
            <w:color w:val="000000" w:themeColor="text1"/>
            <w:rPrChange w:id="491" w:author="Kris.Wild" w:date="2023-04-11T12:09:00Z">
              <w:rPr>
                <w:color w:val="000000" w:themeColor="text1"/>
                <w:highlight w:val="yellow"/>
              </w:rPr>
            </w:rPrChange>
          </w:rPr>
          <w:t xml:space="preserve"> have more residual energy than female ZW to allocate to</w:t>
        </w:r>
      </w:ins>
      <w:ins w:id="492" w:author="Kris.Wild" w:date="2023-04-11T09:38:00Z">
        <w:r w:rsidR="00C604E1" w:rsidRPr="0065490A">
          <w:rPr>
            <w:color w:val="000000" w:themeColor="text1"/>
            <w:rPrChange w:id="493" w:author="Kris.Wild" w:date="2023-04-11T12:09:00Z">
              <w:rPr>
                <w:color w:val="000000" w:themeColor="text1"/>
                <w:highlight w:val="yellow"/>
              </w:rPr>
            </w:rPrChange>
          </w:rPr>
          <w:t>wards</w:t>
        </w:r>
      </w:ins>
      <w:ins w:id="494" w:author="Kris.Wild" w:date="2023-04-11T09:35:00Z">
        <w:r w:rsidR="00C604E1" w:rsidRPr="0065490A">
          <w:rPr>
            <w:color w:val="000000" w:themeColor="text1"/>
            <w:rPrChange w:id="495" w:author="Kris.Wild" w:date="2023-04-11T12:09:00Z">
              <w:rPr>
                <w:color w:val="000000" w:themeColor="text1"/>
                <w:highlight w:val="yellow"/>
              </w:rPr>
            </w:rPrChange>
          </w:rPr>
          <w:t xml:space="preserve"> </w:t>
        </w:r>
      </w:ins>
      <w:ins w:id="496" w:author="Daniel Noble" w:date="2023-04-27T11:11:00Z">
        <w:r w:rsidR="000040E6">
          <w:rPr>
            <w:color w:val="000000" w:themeColor="text1"/>
          </w:rPr>
          <w:t>storage, production, or activity</w:t>
        </w:r>
      </w:ins>
      <w:ins w:id="497" w:author="Kris.Wild" w:date="2023-04-11T09:35:00Z">
        <w:del w:id="498" w:author="Daniel Noble" w:date="2023-04-27T11:11:00Z">
          <w:r w:rsidR="00C604E1" w:rsidRPr="0065490A" w:rsidDel="000040E6">
            <w:rPr>
              <w:color w:val="000000" w:themeColor="text1"/>
              <w:rPrChange w:id="499" w:author="Kris.Wild" w:date="2023-04-11T12:09:00Z">
                <w:rPr>
                  <w:color w:val="000000" w:themeColor="text1"/>
                  <w:highlight w:val="yellow"/>
                </w:rPr>
              </w:rPrChange>
            </w:rPr>
            <w:delText>maintenance</w:delText>
          </w:r>
        </w:del>
      </w:ins>
      <w:ins w:id="500" w:author="Kris.Wild" w:date="2023-04-19T16:16:00Z">
        <w:del w:id="501" w:author="Daniel Noble" w:date="2023-04-27T11:11:00Z">
          <w:r w:rsidR="003469AB" w:rsidDel="000040E6">
            <w:rPr>
              <w:color w:val="000000" w:themeColor="text1"/>
            </w:rPr>
            <w:delText>,</w:delText>
          </w:r>
        </w:del>
      </w:ins>
      <w:ins w:id="502" w:author="Kris.Wild" w:date="2023-04-11T09:35:00Z">
        <w:del w:id="503" w:author="Daniel Noble" w:date="2023-04-27T11:11:00Z">
          <w:r w:rsidR="00C604E1" w:rsidRPr="0065490A" w:rsidDel="000040E6">
            <w:rPr>
              <w:color w:val="000000" w:themeColor="text1"/>
              <w:rPrChange w:id="504" w:author="Kris.Wild" w:date="2023-04-11T12:09:00Z">
                <w:rPr>
                  <w:color w:val="000000" w:themeColor="text1"/>
                  <w:highlight w:val="yellow"/>
                </w:rPr>
              </w:rPrChange>
            </w:rPr>
            <w:delText xml:space="preserve"> </w:delText>
          </w:r>
        </w:del>
      </w:ins>
      <w:ins w:id="505" w:author="Kris.Wild" w:date="2023-04-19T16:19:00Z">
        <w:del w:id="506" w:author="Daniel Noble" w:date="2023-04-27T11:11:00Z">
          <w:r w:rsidR="003469AB" w:rsidRPr="003469AB" w:rsidDel="000040E6">
            <w:rPr>
              <w:color w:val="000000" w:themeColor="text1"/>
            </w:rPr>
            <w:delText>growth,</w:delText>
          </w:r>
        </w:del>
      </w:ins>
      <w:ins w:id="507" w:author="Kris.Wild" w:date="2023-04-19T16:17:00Z">
        <w:del w:id="508" w:author="Daniel Noble" w:date="2023-04-27T11:11:00Z">
          <w:r w:rsidR="003469AB" w:rsidDel="000040E6">
            <w:rPr>
              <w:color w:val="000000" w:themeColor="text1"/>
            </w:rPr>
            <w:delText xml:space="preserve"> or behaviours</w:delText>
          </w:r>
        </w:del>
      </w:ins>
      <w:ins w:id="509" w:author="Kris.Wild" w:date="2023-04-11T09:35:00Z">
        <w:r w:rsidR="00C604E1" w:rsidRPr="0065490A">
          <w:rPr>
            <w:color w:val="000000" w:themeColor="text1"/>
            <w:rPrChange w:id="510" w:author="Kris.Wild" w:date="2023-04-11T12:09:00Z">
              <w:rPr>
                <w:color w:val="000000" w:themeColor="text1"/>
                <w:highlight w:val="yellow"/>
              </w:rPr>
            </w:rPrChange>
          </w:rPr>
          <w:t xml:space="preserve"> after resting metabolic costs have been paid. </w:t>
        </w:r>
      </w:ins>
      <w:del w:id="511" w:author="Daniel Noble" w:date="2023-04-27T11:09:00Z">
        <w:r w:rsidR="00B233F1" w:rsidRPr="0065490A" w:rsidDel="000040E6">
          <w:rPr>
            <w:color w:val="000000" w:themeColor="text1"/>
          </w:rPr>
          <w:delText xml:space="preserve">This </w:delText>
        </w:r>
      </w:del>
      <w:ins w:id="512"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  behaviour and morphology,  including higher activity, levels of aggression, and larger body size in captivity</w:t>
        </w:r>
      </w:ins>
      <w:del w:id="513"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514" w:author="Kris.Wild" w:date="2023-04-19T16:15:00Z">
        <w:del w:id="515" w:author="Daniel Noble" w:date="2023-04-27T11:09:00Z">
          <w:r w:rsidR="003469AB" w:rsidDel="000040E6">
            <w:rPr>
              <w:color w:val="000000" w:themeColor="text1"/>
            </w:rPr>
            <w:delText>sub-adult (&lt;1year) and adult</w:delText>
          </w:r>
        </w:del>
      </w:ins>
      <w:ins w:id="516" w:author="Kris.Wild" w:date="2023-04-19T16:16:00Z">
        <w:del w:id="517" w:author="Daniel Noble" w:date="2023-04-27T11:09:00Z">
          <w:r w:rsidR="003469AB" w:rsidDel="000040E6">
            <w:rPr>
              <w:color w:val="000000" w:themeColor="text1"/>
            </w:rPr>
            <w:delText xml:space="preserve"> </w:delText>
          </w:r>
        </w:del>
      </w:ins>
      <w:del w:id="518"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519" w:author="Kris.Wild" w:date="2023-04-19T16:16:00Z">
        <w:del w:id="520"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521" w:author="Kris.Wild" w:date="2023-04-19T16:17:00Z">
        <w:del w:id="522"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523" w:author="Kris.Wild" w:date="2023-04-19T16:16:00Z">
        <w:r w:rsidR="00B233F1" w:rsidRPr="0065490A" w:rsidDel="003469AB">
          <w:rPr>
            <w:color w:val="000000" w:themeColor="text1"/>
          </w:rPr>
          <w:delText xml:space="preserve">are </w:delText>
        </w:r>
      </w:del>
      <w:del w:id="524" w:author="Kris.Wild" w:date="2023-04-11T09:34:00Z">
        <w:r w:rsidR="00B233F1" w:rsidRPr="0065490A" w:rsidDel="00C604E1">
          <w:rPr>
            <w:color w:val="000000" w:themeColor="text1"/>
          </w:rPr>
          <w:delText xml:space="preserve">more </w:delText>
        </w:r>
      </w:del>
      <w:del w:id="525" w:author="Kris.Wild" w:date="2023-04-11T09:32:00Z">
        <w:r w:rsidR="00B233F1" w:rsidRPr="0065490A" w:rsidDel="00C604E1">
          <w:rPr>
            <w:color w:val="000000" w:themeColor="text1"/>
          </w:rPr>
          <w:delText xml:space="preserve">active, aggressive, and </w:delText>
        </w:r>
      </w:del>
      <w:del w:id="526" w:author="Kris.Wild" w:date="2023-04-19T16:16:00Z">
        <w:r w:rsidR="00B233F1" w:rsidRPr="0065490A" w:rsidDel="003469AB">
          <w:rPr>
            <w:color w:val="000000" w:themeColor="text1"/>
          </w:rPr>
          <w:delText xml:space="preserve">larger </w:delText>
        </w:r>
      </w:del>
      <w:del w:id="527"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528" w:author="Kris.Wild" w:date="2023-04-11T12:09:00Z">
                <w:rPr/>
              </w:rPrChange>
            </w:rPr>
            <w:t>(Holleley et al., 2015</w:t>
          </w:r>
          <w:ins w:id="529" w:author="Kris.Wild" w:date="2023-04-19T16:17:00Z">
            <w:r w:rsidR="003469AB">
              <w:rPr>
                <w:color w:val="000000"/>
              </w:rPr>
              <w:t>; Li et al., 2015</w:t>
            </w:r>
          </w:ins>
          <w:del w:id="530" w:author="Kris.Wild" w:date="2023-04-11T09:32:00Z">
            <w:r w:rsidR="00EB4892" w:rsidRPr="0065490A" w:rsidDel="00C604E1">
              <w:rPr>
                <w:color w:val="000000"/>
              </w:rPr>
              <w:delText>; Li et al., 2016</w:delText>
            </w:r>
          </w:del>
          <w:r w:rsidR="00EB4892" w:rsidRPr="0065490A">
            <w:rPr>
              <w:color w:val="000000"/>
            </w:rPr>
            <w:t>)</w:t>
          </w:r>
        </w:sdtContent>
      </w:sdt>
      <w:del w:id="531" w:author="Kris.Wild" w:date="2023-04-11T09:35:00Z">
        <w:r w:rsidR="00B233F1" w:rsidRPr="0065490A" w:rsidDel="00C604E1">
          <w:rPr>
            <w:color w:val="000000" w:themeColor="text1"/>
          </w:rPr>
          <w:delText xml:space="preserve">. </w:delText>
        </w:r>
      </w:del>
      <w:del w:id="532" w:author="Kris.Wild" w:date="2023-04-11T09:34:00Z">
        <w:r w:rsidR="00B233F1" w:rsidRPr="0065490A" w:rsidDel="00C604E1">
          <w:rPr>
            <w:color w:val="000000" w:themeColor="text1"/>
          </w:rPr>
          <w:delText xml:space="preserve">For example, </w:delText>
        </w:r>
      </w:del>
      <w:del w:id="533"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534"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535" w:author="Kris.Wild" w:date="2023-04-11T09:32:00Z">
        <w:r w:rsidR="00B233F1" w:rsidRPr="0065490A" w:rsidDel="00C604E1">
          <w:rPr>
            <w:color w:val="000000" w:themeColor="text1"/>
          </w:rPr>
          <w:delText xml:space="preserve">production </w:delText>
        </w:r>
      </w:del>
      <w:del w:id="536" w:author="Kris.Wild" w:date="2023-04-11T09:35:00Z">
        <w:r w:rsidR="00B233F1" w:rsidRPr="0065490A" w:rsidDel="00C604E1">
          <w:rPr>
            <w:color w:val="000000" w:themeColor="text1"/>
          </w:rPr>
          <w:delText xml:space="preserve">and </w:delText>
        </w:r>
      </w:del>
      <w:del w:id="537" w:author="Kris.Wild" w:date="2023-04-11T09:33:00Z">
        <w:r w:rsidR="00B233F1" w:rsidRPr="0065490A" w:rsidDel="00C604E1">
          <w:rPr>
            <w:color w:val="000000" w:themeColor="text1"/>
          </w:rPr>
          <w:delText xml:space="preserve">activity </w:delText>
        </w:r>
      </w:del>
      <w:del w:id="538"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539" w:author="Kris.Wild" w:date="2023-04-11T10:41:00Z">
        <w:r w:rsidR="00B233F1" w:rsidRPr="0065490A" w:rsidDel="005333B4">
          <w:rPr>
            <w:color w:val="000000" w:themeColor="text1"/>
          </w:rPr>
          <w:delText xml:space="preserve"> However,</w:delText>
        </w:r>
      </w:del>
      <w:ins w:id="540" w:author="Kris.Wild" w:date="2023-04-11T09:43:00Z">
        <w:r w:rsidR="006706A4" w:rsidRPr="0065490A">
          <w:rPr>
            <w:color w:val="000000" w:themeColor="text1"/>
            <w:rPrChange w:id="541" w:author="Kris.Wild" w:date="2023-04-11T12:09:00Z">
              <w:rPr>
                <w:color w:val="000000" w:themeColor="text1"/>
                <w:highlight w:val="yellow"/>
              </w:rPr>
            </w:rPrChange>
          </w:rPr>
          <w:t xml:space="preserve"> </w:t>
        </w:r>
      </w:ins>
      <w:del w:id="542" w:author="Kris.Wild" w:date="2023-04-11T09:43:00Z">
        <w:r w:rsidR="00B233F1" w:rsidRPr="0065490A" w:rsidDel="006706A4">
          <w:rPr>
            <w:color w:val="000000" w:themeColor="text1"/>
          </w:rPr>
          <w:delText xml:space="preserve"> these</w:delText>
        </w:r>
      </w:del>
      <w:del w:id="543" w:author="Kris.Wild" w:date="2023-04-11T12:07:00Z">
        <w:r w:rsidR="00B233F1" w:rsidRPr="0065490A" w:rsidDel="0065490A">
          <w:rPr>
            <w:color w:val="000000" w:themeColor="text1"/>
          </w:rPr>
          <w:delText xml:space="preserve"> “male-like” </w:delText>
        </w:r>
      </w:del>
      <w:del w:id="544" w:author="Kris.Wild" w:date="2023-04-11T16:22:00Z">
        <w:r w:rsidR="00B233F1" w:rsidRPr="0065490A" w:rsidDel="00BC1987">
          <w:rPr>
            <w:color w:val="000000" w:themeColor="text1"/>
          </w:rPr>
          <w:delText>phenotypes</w:delText>
        </w:r>
      </w:del>
      <w:del w:id="545" w:author="Kris.Wild" w:date="2023-04-19T16:18:00Z">
        <w:r w:rsidR="00B233F1" w:rsidRPr="0065490A" w:rsidDel="003469AB">
          <w:rPr>
            <w:color w:val="000000" w:themeColor="text1"/>
          </w:rPr>
          <w:delText xml:space="preserve"> may also </w:delText>
        </w:r>
      </w:del>
      <w:del w:id="546" w:author="Kris.Wild" w:date="2023-04-12T09:20:00Z">
        <w:r w:rsidR="00B233F1" w:rsidRPr="0065490A" w:rsidDel="005E4AC5">
          <w:rPr>
            <w:color w:val="000000" w:themeColor="text1"/>
          </w:rPr>
          <w:delText xml:space="preserve">be </w:delText>
        </w:r>
      </w:del>
      <w:del w:id="547" w:author="Kris.Wild" w:date="2023-04-11T09:44:00Z">
        <w:r w:rsidR="00B233F1" w:rsidRPr="0065490A" w:rsidDel="006706A4">
          <w:rPr>
            <w:color w:val="000000" w:themeColor="text1"/>
          </w:rPr>
          <w:delText>a selective disadvantage</w:delText>
        </w:r>
      </w:del>
      <w:del w:id="548"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549" w:author="Kris.Wild" w:date="2023-04-11T09:45:00Z">
        <w:r w:rsidR="00B233F1" w:rsidRPr="0065490A" w:rsidDel="006706A4">
          <w:rPr>
            <w:color w:val="000000" w:themeColor="text1"/>
          </w:rPr>
          <w:delText xml:space="preserve">are known to have high mortality and </w:delText>
        </w:r>
      </w:del>
      <w:del w:id="550" w:author="Kris.Wild" w:date="2023-04-19T16:18:00Z">
        <w:r w:rsidR="00B233F1" w:rsidRPr="0065490A" w:rsidDel="003469AB">
          <w:rPr>
            <w:color w:val="000000" w:themeColor="text1"/>
          </w:rPr>
          <w:delText xml:space="preserve">lower fecundity rates </w:delText>
        </w:r>
      </w:del>
      <w:del w:id="551" w:author="Kris.Wild" w:date="2023-04-11T12:08:00Z">
        <w:r w:rsidR="00B233F1" w:rsidRPr="0065490A" w:rsidDel="0065490A">
          <w:rPr>
            <w:color w:val="000000" w:themeColor="text1"/>
          </w:rPr>
          <w:delText>than female ZW</w:delText>
        </w:r>
      </w:del>
      <w:ins w:id="552" w:author="Daniel Noble" w:date="2023-04-19T13:44:00Z">
        <w:del w:id="553" w:author="Kris.Wild" w:date="2023-04-19T16:18:00Z">
          <w:r w:rsidR="00D27FC1" w:rsidDel="003469AB">
            <w:rPr>
              <w:color w:val="000000" w:themeColor="text1"/>
            </w:rPr>
            <w:delText xml:space="preserve">compared </w:delText>
          </w:r>
        </w:del>
      </w:ins>
      <w:del w:id="554" w:author="Kris.Wild" w:date="2023-04-19T16:18:00Z">
        <w:r w:rsidR="00B233F1" w:rsidRPr="0065490A" w:rsidDel="003469AB">
          <w:rPr>
            <w:color w:val="000000" w:themeColor="text1"/>
          </w:rPr>
          <w:delText xml:space="preserve"> </w:delText>
        </w:r>
      </w:del>
      <w:customXmlDelRangeStart w:id="555"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555"/>
          <w:del w:id="556" w:author="Kris.Wild" w:date="2023-04-19T16:18:00Z">
            <w:r w:rsidR="00EB4892" w:rsidRPr="0065490A" w:rsidDel="003469AB">
              <w:rPr>
                <w:color w:val="000000"/>
                <w:rPrChange w:id="557" w:author="Kris.Wild" w:date="2023-04-11T12:09:00Z">
                  <w:rPr/>
                </w:rPrChange>
              </w:rPr>
              <w:delText>(Wild et al., 2022)</w:delText>
            </w:r>
          </w:del>
          <w:customXmlDelRangeStart w:id="558" w:author="Kris.Wild" w:date="2023-04-19T16:18:00Z"/>
        </w:sdtContent>
      </w:sdt>
      <w:customXmlDelRangeEnd w:id="558"/>
      <w:del w:id="559"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560" w:author="Kris.Wild" w:date="2023-04-22T07:09:00Z">
        <w:del w:id="561" w:author="Daniel Noble" w:date="2023-04-27T11:10:00Z">
          <w:r w:rsidR="005330F2" w:rsidDel="000040E6">
            <w:delText>throughout</w:delText>
          </w:r>
        </w:del>
      </w:ins>
      <w:ins w:id="562" w:author="Kris.Wild" w:date="2023-04-19T16:18:00Z">
        <w:del w:id="563" w:author="Daniel Noble" w:date="2023-04-27T11:10:00Z">
          <w:r w:rsidR="003469AB" w:rsidDel="000040E6">
            <w:delText xml:space="preserve"> onto</w:delText>
          </w:r>
        </w:del>
      </w:ins>
      <w:ins w:id="564" w:author="Kris.Wild" w:date="2023-04-19T16:19:00Z">
        <w:del w:id="565" w:author="Daniel Noble" w:date="2023-04-27T11:10:00Z">
          <w:r w:rsidR="003469AB" w:rsidDel="000040E6">
            <w:delText xml:space="preserve">geny </w:delText>
          </w:r>
        </w:del>
      </w:ins>
      <w:del w:id="566"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567" w:author="Kris.Wild" w:date="2023-04-11T11:08:00Z">
        <w:r w:rsidR="00B233F1" w:rsidDel="00CB25B1">
          <w:delText>across ontogeny</w:delText>
        </w:r>
        <w:r w:rsidR="00B233F1" w:rsidRPr="00FF16AF" w:rsidDel="00CB25B1">
          <w:delText xml:space="preserve"> </w:delText>
        </w:r>
      </w:del>
      <w:r w:rsidR="00B233F1" w:rsidRPr="00FF16AF">
        <w:t xml:space="preserve">may </w:t>
      </w:r>
      <w:ins w:id="568" w:author="Daniel Noble" w:date="2023-04-27T11:10:00Z">
        <w:r w:rsidR="000040E6">
          <w:t xml:space="preserve">also </w:t>
        </w:r>
      </w:ins>
      <w:r w:rsidR="00B233F1" w:rsidRPr="00FF16AF">
        <w:t xml:space="preserve">explain previously observed differences in </w:t>
      </w:r>
      <w:r w:rsidR="00B233F1" w:rsidRPr="00722C71">
        <w:rPr>
          <w:color w:val="000000" w:themeColor="text1"/>
        </w:rPr>
        <w:t>morphology</w:t>
      </w:r>
      <w:ins w:id="569" w:author="Kris.Wild" w:date="2023-04-19T16:19:00Z">
        <w:r w:rsidR="003469AB">
          <w:rPr>
            <w:color w:val="000000" w:themeColor="text1"/>
          </w:rPr>
          <w:t xml:space="preserve">, behaviour, and </w:t>
        </w:r>
      </w:ins>
      <w:del w:id="570"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571" w:author="Kris.Wild" w:date="2023-04-11T09:47:00Z">
        <w:r w:rsidR="00B233F1" w:rsidRPr="00722C71" w:rsidDel="006706A4">
          <w:rPr>
            <w:color w:val="000000" w:themeColor="text1"/>
          </w:rPr>
          <w:delText xml:space="preserve">behaviours </w:delText>
        </w:r>
      </w:del>
      <w:ins w:id="572"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573" w:author="Kris.Wild" w:date="2023-04-21T13:09:00Z">
        <w:r w:rsidR="00DF1054">
          <w:rPr>
            <w:color w:val="000000" w:themeColor="text1"/>
          </w:rPr>
          <w:t xml:space="preserve">sub-adults </w:t>
        </w:r>
        <w:del w:id="574" w:author="Daniel Noble" w:date="2023-04-27T11:10:00Z">
          <w:r w:rsidR="00DF1054" w:rsidDel="000040E6">
            <w:rPr>
              <w:color w:val="000000" w:themeColor="text1"/>
            </w:rPr>
            <w:delText>or</w:delText>
          </w:r>
        </w:del>
      </w:ins>
      <w:ins w:id="575" w:author="Daniel Noble" w:date="2023-04-27T11:10:00Z">
        <w:r w:rsidR="000040E6">
          <w:rPr>
            <w:color w:val="000000" w:themeColor="text1"/>
          </w:rPr>
          <w:t xml:space="preserve">and </w:t>
        </w:r>
      </w:ins>
      <w:ins w:id="576" w:author="Kris.Wild" w:date="2023-04-21T13:09:00Z">
        <w:del w:id="577" w:author="Daniel Noble" w:date="2023-04-27T11:10:00Z">
          <w:r w:rsidR="00DF1054" w:rsidDel="000040E6">
            <w:rPr>
              <w:color w:val="000000" w:themeColor="text1"/>
            </w:rPr>
            <w:delText xml:space="preserve"> </w:delText>
          </w:r>
        </w:del>
      </w:ins>
      <w:r w:rsidR="00B233F1">
        <w:rPr>
          <w:color w:val="000000" w:themeColor="text1"/>
        </w:rPr>
        <w:t>adults</w:t>
      </w:r>
      <w:ins w:id="578" w:author="Daniel Noble" w:date="2023-04-27T11:10:00Z">
        <w:r w:rsidR="000040E6">
          <w:rPr>
            <w:color w:val="000000" w:themeColor="text1"/>
          </w:rPr>
          <w:t xml:space="preserve"> in the wild</w:t>
        </w:r>
      </w:ins>
      <w:r w:rsidR="00B233F1">
        <w:rPr>
          <w:color w:val="000000" w:themeColor="text1"/>
        </w:rPr>
        <w:t>.</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579" w:author="Kris.Wild" w:date="2023-04-11T12:18:00Z">
        <w:r w:rsidDel="0041102C">
          <w:rPr>
            <w:color w:val="000000" w:themeColor="text1"/>
          </w:rPr>
          <w:delText xml:space="preserve">The </w:delText>
        </w:r>
      </w:del>
      <w:ins w:id="580"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581"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582" w:author="Kris.Wild" w:date="2023-04-11T12:18:00Z">
        <w:r w:rsidDel="0041102C">
          <w:rPr>
            <w:color w:val="000000" w:themeColor="text1"/>
          </w:rPr>
          <w:delText>suggests that</w:delText>
        </w:r>
      </w:del>
      <w:ins w:id="583" w:author="Kris.Wild" w:date="2023-04-11T12:18:00Z">
        <w:r w:rsidR="0041102C">
          <w:rPr>
            <w:color w:val="000000" w:themeColor="text1"/>
          </w:rPr>
          <w:t>is</w:t>
        </w:r>
      </w:ins>
      <w:r>
        <w:rPr>
          <w:color w:val="000000" w:themeColor="text1"/>
        </w:rPr>
        <w:t xml:space="preserve"> </w:t>
      </w:r>
      <w:ins w:id="584" w:author="Kris.Wild" w:date="2023-04-11T12:19:00Z">
        <w:r w:rsidR="0041102C">
          <w:rPr>
            <w:color w:val="000000" w:themeColor="text1"/>
          </w:rPr>
          <w:t xml:space="preserve">there </w:t>
        </w:r>
        <w:del w:id="585" w:author="Daniel Noble" w:date="2023-04-19T15:45:00Z">
          <w:r w:rsidR="0041102C" w:rsidDel="00E955A3">
            <w:rPr>
              <w:color w:val="000000" w:themeColor="text1"/>
            </w:rPr>
            <w:delText>is</w:delText>
          </w:r>
        </w:del>
      </w:ins>
      <w:ins w:id="586" w:author="Daniel Noble" w:date="2023-04-19T15:45:00Z">
        <w:r w:rsidR="00E955A3">
          <w:rPr>
            <w:color w:val="000000" w:themeColor="text1"/>
          </w:rPr>
          <w:t>being</w:t>
        </w:r>
      </w:ins>
      <w:ins w:id="587" w:author="Kris.Wild" w:date="2023-04-11T12:19:00Z">
        <w:r w:rsidR="0041102C">
          <w:rPr>
            <w:color w:val="000000" w:themeColor="text1"/>
          </w:rPr>
          <w:t xml:space="preserve"> </w:t>
        </w:r>
      </w:ins>
      <w:del w:id="588" w:author="Kris.Wild" w:date="2023-04-11T12:19:00Z">
        <w:r w:rsidR="005B228F" w:rsidDel="0041102C">
          <w:rPr>
            <w:color w:val="000000" w:themeColor="text1"/>
          </w:rPr>
          <w:delText xml:space="preserve">this </w:delText>
        </w:r>
      </w:del>
      <w:del w:id="589"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590" w:author="Daniel Noble" w:date="2023-04-19T15:39:00Z">
        <w:r w:rsidR="005B228F" w:rsidDel="00F15204">
          <w:rPr>
            <w:color w:val="000000" w:themeColor="text1"/>
          </w:rPr>
          <w:delText xml:space="preserve">for </w:delText>
        </w:r>
      </w:del>
      <w:ins w:id="591" w:author="Daniel Noble" w:date="2023-04-19T15:39:00Z">
        <w:r w:rsidR="00F15204">
          <w:rPr>
            <w:color w:val="000000" w:themeColor="text1"/>
          </w:rPr>
          <w:t xml:space="preserve">on </w:t>
        </w:r>
      </w:ins>
      <w:r w:rsidR="005B228F">
        <w:rPr>
          <w:color w:val="000000" w:themeColor="text1"/>
        </w:rPr>
        <w:t xml:space="preserve">sex-reversal </w:t>
      </w:r>
      <w:del w:id="592" w:author="Daniel Noble" w:date="2023-04-19T15:45:00Z">
        <w:r w:rsidDel="00E955A3">
          <w:rPr>
            <w:color w:val="000000" w:themeColor="text1"/>
          </w:rPr>
          <w:delText>during early development</w:delText>
        </w:r>
      </w:del>
      <w:ins w:id="593" w:author="Kris.Wild" w:date="2023-04-11T12:19:00Z">
        <w:del w:id="594" w:author="Daniel Noble" w:date="2023-04-19T15:45:00Z">
          <w:r w:rsidR="0041102C" w:rsidDel="00E955A3">
            <w:rPr>
              <w:color w:val="000000" w:themeColor="text1"/>
            </w:rPr>
            <w:delText xml:space="preserve"> for</w:delText>
          </w:r>
        </w:del>
      </w:ins>
      <w:ins w:id="595" w:author="Daniel Noble" w:date="2023-04-19T15:45:00Z">
        <w:r w:rsidR="00E955A3">
          <w:rPr>
            <w:color w:val="000000" w:themeColor="text1"/>
          </w:rPr>
          <w:t>in</w:t>
        </w:r>
      </w:ins>
      <w:ins w:id="596"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597"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598"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598"/>
          <w:del w:id="599" w:author="Kris.Wild" w:date="2023-04-11T12:19:00Z">
            <w:r w:rsidR="00EB4892" w:rsidRPr="00EB4892" w:rsidDel="0041102C">
              <w:rPr>
                <w:color w:val="000000"/>
              </w:rPr>
              <w:delText>(Angilletta, 2001; Sears, 2005)</w:delText>
            </w:r>
          </w:del>
          <w:customXmlDelRangeStart w:id="600" w:author="Kris.Wild" w:date="2023-04-11T12:19:00Z"/>
        </w:sdtContent>
      </w:sdt>
      <w:customXmlDelRangeEnd w:id="600"/>
      <w:del w:id="601" w:author="Kris.Wild" w:date="2023-04-11T12:19:00Z">
        <w:r w:rsidDel="0041102C">
          <w:rPr>
            <w:color w:val="000000" w:themeColor="text1"/>
          </w:rPr>
          <w:delText>. S</w:delText>
        </w:r>
      </w:del>
      <w:ins w:id="602"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(Amiel &amp; Shine, 2012; Flatt et al., 2001; Shine et al., 1997; Shine &amp; Harlow, 1996)</w:t>
          </w:r>
        </w:sdtContent>
      </w:sdt>
      <w:r>
        <w:rPr>
          <w:color w:val="000000" w:themeColor="text1"/>
        </w:rPr>
        <w:t>.</w:t>
      </w:r>
      <w:r w:rsidRPr="00DF747A">
        <w:rPr>
          <w:color w:val="000000" w:themeColor="text1"/>
        </w:rPr>
        <w:t xml:space="preserve"> </w:t>
      </w:r>
      <w:ins w:id="603" w:author="Kris.Wild" w:date="2023-04-11T12:20:00Z">
        <w:r w:rsidR="0041102C">
          <w:rPr>
            <w:color w:val="000000" w:themeColor="text1"/>
          </w:rPr>
          <w:t>G</w:t>
        </w:r>
      </w:ins>
      <w:ins w:id="604"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60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605"/>
          <w:ins w:id="606" w:author="Kris.Wild" w:date="2023-04-11T12:19:00Z">
            <w:r w:rsidR="0041102C" w:rsidRPr="00EB4892">
              <w:rPr>
                <w:color w:val="000000"/>
              </w:rPr>
              <w:t>(Angilletta, 2001; Sears, 2005)</w:t>
            </w:r>
          </w:ins>
          <w:customXmlInsRangeStart w:id="607" w:author="Kris.Wild" w:date="2023-04-11T12:19:00Z"/>
        </w:sdtContent>
      </w:sdt>
      <w:customXmlInsRangeEnd w:id="607"/>
      <w:ins w:id="608"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609"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610"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611"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612" w:author="Kris.Wild" w:date="2023-04-11T12:31:00Z">
        <w:r w:rsidDel="00873ED5">
          <w:rPr>
            <w:color w:val="000000" w:themeColor="text1"/>
          </w:rPr>
          <w:delText>2001</w:delText>
        </w:r>
      </w:del>
      <w:ins w:id="613"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614" w:author="Kris.Wild" w:date="2023-04-10T12:53:00Z">
        <w:r w:rsidR="000A2256">
          <w:rPr>
            <w:color w:val="000000" w:themeColor="text1"/>
            <w:lang w:val="en-GB"/>
          </w:rPr>
          <w:t xml:space="preserve">sex-specific </w:t>
        </w:r>
      </w:ins>
      <w:r>
        <w:rPr>
          <w:color w:val="000000" w:themeColor="text1"/>
          <w:lang w:val="en-GB"/>
        </w:rPr>
        <w:t xml:space="preserve">selection processes </w:t>
      </w:r>
      <w:del w:id="615"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6D843999"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616" w:author="Kris.Wild" w:date="2023-04-11T15:25:00Z">
        <w:r w:rsidR="00F054CD">
          <w:rPr>
            <w:color w:val="000000" w:themeColor="text1"/>
          </w:rPr>
          <w:t xml:space="preserve">, </w:t>
        </w:r>
      </w:ins>
      <w:del w:id="617" w:author="Kris.Wild" w:date="2023-04-11T15:25:00Z">
        <w:r w:rsidRPr="00EB151A" w:rsidDel="00F054CD">
          <w:rPr>
            <w:color w:val="000000" w:themeColor="text1"/>
          </w:rPr>
          <w:delText xml:space="preserve"> nor </w:delText>
        </w:r>
      </w:del>
      <w:r w:rsidRPr="00EB151A">
        <w:rPr>
          <w:color w:val="000000" w:themeColor="text1"/>
        </w:rPr>
        <w:t>climate</w:t>
      </w:r>
      <w:ins w:id="618" w:author="Kris.Wild" w:date="2023-04-11T15:25:00Z">
        <w:r w:rsidR="00F054CD">
          <w:rPr>
            <w:color w:val="000000" w:themeColor="text1"/>
          </w:rPr>
          <w:t xml:space="preserve">, </w:t>
        </w:r>
        <w:del w:id="619" w:author="Daniel Noble" w:date="2023-04-22T08:31:00Z">
          <w:r w:rsidR="00F054CD" w:rsidDel="0071069C">
            <w:rPr>
              <w:color w:val="000000" w:themeColor="text1"/>
            </w:rPr>
            <w:delText>n</w:delText>
          </w:r>
        </w:del>
        <w:r w:rsidR="00F054CD">
          <w:rPr>
            <w:color w:val="000000" w:themeColor="text1"/>
          </w:rPr>
          <w:t>or behaviour</w:t>
        </w:r>
        <w:del w:id="620"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621"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622"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commentRangeStart w:id="623"/>
      <w:ins w:id="624" w:author="Daniel Noble" w:date="2023-04-22T08:32:00Z">
        <w:r w:rsidR="0071069C">
          <w:rPr>
            <w:color w:val="000000" w:themeColor="text1"/>
          </w:rPr>
          <w:t xml:space="preserve">Interestingly, we also found little evidence that </w:t>
        </w:r>
      </w:ins>
      <w:ins w:id="625" w:author="Daniel Noble" w:date="2023-04-22T08:33:00Z">
        <w:r w:rsidR="0071069C">
          <w:rPr>
            <w:color w:val="000000" w:themeColor="text1"/>
          </w:rPr>
          <w:t>in early life stages metabolic rate differed between sex concordant and sex-</w:t>
        </w:r>
      </w:ins>
      <w:ins w:id="626" w:author="Daniel Noble" w:date="2023-04-22T08:34:00Z">
        <w:r w:rsidR="0071069C">
          <w:rPr>
            <w:color w:val="000000" w:themeColor="text1"/>
          </w:rPr>
          <w:t>reversed</w:t>
        </w:r>
      </w:ins>
      <w:ins w:id="627" w:author="Daniel Noble" w:date="2023-04-22T08:33:00Z">
        <w:r w:rsidR="0071069C">
          <w:rPr>
            <w:color w:val="000000" w:themeColor="text1"/>
          </w:rPr>
          <w:t xml:space="preserve"> </w:t>
        </w:r>
        <w:r w:rsidR="0071069C" w:rsidRPr="0071069C">
          <w:rPr>
            <w:i/>
            <w:iCs/>
            <w:color w:val="000000" w:themeColor="text1"/>
            <w:rPrChange w:id="628" w:author="Daniel Noble" w:date="2023-04-22T08:34:00Z">
              <w:rPr>
                <w:color w:val="000000" w:themeColor="text1"/>
              </w:rPr>
            </w:rPrChange>
          </w:rPr>
          <w:t>Pogona</w:t>
        </w:r>
        <w:r w:rsidR="0071069C">
          <w:rPr>
            <w:color w:val="000000" w:themeColor="text1"/>
          </w:rPr>
          <w:t>, ex</w:t>
        </w:r>
      </w:ins>
      <w:ins w:id="629" w:author="Daniel Noble" w:date="2023-04-27T13:19:00Z">
        <w:r w:rsidR="00BE4B85">
          <w:rPr>
            <w:color w:val="000000" w:themeColor="text1"/>
          </w:rPr>
          <w:t>cept</w:t>
        </w:r>
      </w:ins>
      <w:ins w:id="630" w:author="Daniel Noble" w:date="2023-04-22T08:33:00Z">
        <w:r w:rsidR="0071069C">
          <w:rPr>
            <w:color w:val="000000" w:themeColor="text1"/>
          </w:rPr>
          <w:t xml:space="preserve"> when comparing the largest individuals born</w:t>
        </w:r>
      </w:ins>
      <w:ins w:id="631" w:author="Daniel Noble" w:date="2023-04-22T08:37:00Z">
        <w:r w:rsidR="0071069C">
          <w:rPr>
            <w:color w:val="000000" w:themeColor="text1"/>
          </w:rPr>
          <w:t>.</w:t>
        </w:r>
      </w:ins>
      <w:ins w:id="632" w:author="Daniel Noble" w:date="2023-04-22T08:36:00Z">
        <w:r w:rsidR="0071069C">
          <w:rPr>
            <w:color w:val="000000" w:themeColor="text1"/>
          </w:rPr>
          <w:t xml:space="preserve"> </w:t>
        </w:r>
      </w:ins>
      <w:ins w:id="633" w:author="Daniel Noble" w:date="2023-04-22T08:37:00Z">
        <w:r w:rsidR="0071069C">
          <w:rPr>
            <w:color w:val="000000" w:themeColor="text1"/>
          </w:rPr>
          <w:t>Among the largest hatchlings</w:t>
        </w:r>
      </w:ins>
      <w:ins w:id="634" w:author="Daniel Noble" w:date="2023-04-22T08:39:00Z">
        <w:r w:rsidR="0002573E">
          <w:rPr>
            <w:color w:val="000000" w:themeColor="text1"/>
          </w:rPr>
          <w:t>,</w:t>
        </w:r>
      </w:ins>
      <w:ins w:id="635" w:author="Daniel Noble" w:date="2023-04-22T08:36:00Z">
        <w:r w:rsidR="0071069C">
          <w:rPr>
            <w:color w:val="000000" w:themeColor="text1"/>
          </w:rPr>
          <w:t xml:space="preserve"> sex reversed animals had lower metabolic rate compared to concordant sex lizards</w:t>
        </w:r>
      </w:ins>
      <w:ins w:id="636" w:author="Daniel Noble" w:date="2023-04-22T08:34:00Z">
        <w:r w:rsidR="0071069C">
          <w:rPr>
            <w:color w:val="000000" w:themeColor="text1"/>
          </w:rPr>
          <w:t xml:space="preserve"> </w:t>
        </w:r>
      </w:ins>
      <w:ins w:id="637" w:author="Daniel Noble" w:date="2023-04-22T08:39:00Z">
        <w:r w:rsidR="0002573E">
          <w:rPr>
            <w:color w:val="000000" w:themeColor="text1"/>
          </w:rPr>
          <w:t xml:space="preserve">of comparable size </w:t>
        </w:r>
      </w:ins>
      <w:ins w:id="638" w:author="Daniel Noble" w:date="2023-04-22T08:34:00Z">
        <w:r w:rsidR="0071069C">
          <w:rPr>
            <w:color w:val="000000" w:themeColor="text1"/>
          </w:rPr>
          <w:t>(Figure 2D)</w:t>
        </w:r>
      </w:ins>
      <w:ins w:id="639" w:author="Daniel Noble" w:date="2023-04-22T08:33:00Z">
        <w:r w:rsidR="0071069C">
          <w:rPr>
            <w:color w:val="000000" w:themeColor="text1"/>
          </w:rPr>
          <w:t>.</w:t>
        </w:r>
      </w:ins>
      <w:ins w:id="640" w:author="Daniel Noble" w:date="2023-04-22T08:34:00Z">
        <w:r w:rsidR="0071069C">
          <w:rPr>
            <w:color w:val="000000" w:themeColor="text1"/>
          </w:rPr>
          <w:t xml:space="preserve"> Given that mortality and selection on body size is </w:t>
        </w:r>
      </w:ins>
      <w:ins w:id="641" w:author="Daniel Noble" w:date="2023-04-22T08:35:00Z">
        <w:r w:rsidR="0071069C">
          <w:rPr>
            <w:color w:val="000000" w:themeColor="text1"/>
          </w:rPr>
          <w:t xml:space="preserve">often </w:t>
        </w:r>
      </w:ins>
      <w:ins w:id="642" w:author="Daniel Noble" w:date="2023-04-22T08:34:00Z">
        <w:r w:rsidR="0071069C">
          <w:rPr>
            <w:color w:val="000000" w:themeColor="text1"/>
          </w:rPr>
          <w:t xml:space="preserve">strongest </w:t>
        </w:r>
      </w:ins>
      <w:ins w:id="643" w:author="Daniel Noble" w:date="2023-04-22T08:35:00Z">
        <w:r w:rsidR="0071069C">
          <w:rPr>
            <w:color w:val="000000" w:themeColor="text1"/>
          </w:rPr>
          <w:t>early in life for many reptiles (</w:t>
        </w:r>
      </w:ins>
      <w:ins w:id="644" w:author="Kris.Wild" w:date="2023-04-22T08:56:00Z">
        <w:r w:rsidR="002E0FA4">
          <w:t>Sinervo et al.,1992; Warner &amp; Andrews, 2002</w:t>
        </w:r>
      </w:ins>
      <w:ins w:id="645" w:author="Daniel Noble" w:date="2023-04-22T08:35:00Z">
        <w:del w:id="646" w:author="Kris.Wild" w:date="2023-04-22T08:56:00Z">
          <w:r w:rsidR="0071069C" w:rsidDel="002E0FA4">
            <w:rPr>
              <w:color w:val="000000" w:themeColor="text1"/>
            </w:rPr>
            <w:delText>CITE, CITE</w:delText>
          </w:r>
        </w:del>
        <w:r w:rsidR="0071069C">
          <w:rPr>
            <w:color w:val="000000" w:themeColor="text1"/>
          </w:rPr>
          <w:t>)</w:t>
        </w:r>
      </w:ins>
      <w:ins w:id="647" w:author="Kris.Wild" w:date="2023-04-22T09:05:00Z">
        <w:r w:rsidR="0063411B">
          <w:rPr>
            <w:color w:val="000000" w:themeColor="text1"/>
          </w:rPr>
          <w:t>,</w:t>
        </w:r>
      </w:ins>
      <w:ins w:id="648" w:author="Daniel Noble" w:date="2023-04-22T08:35:00Z">
        <w:r w:rsidR="0071069C">
          <w:rPr>
            <w:color w:val="000000" w:themeColor="text1"/>
          </w:rPr>
          <w:t xml:space="preserve"> energetic </w:t>
        </w:r>
      </w:ins>
      <w:ins w:id="649" w:author="Daniel Noble" w:date="2023-04-22T08:36:00Z">
        <w:r w:rsidR="0071069C">
          <w:rPr>
            <w:color w:val="000000" w:themeColor="text1"/>
          </w:rPr>
          <w:t xml:space="preserve">differences could </w:t>
        </w:r>
      </w:ins>
      <w:ins w:id="650" w:author="Daniel Noble" w:date="2023-04-22T08:37:00Z">
        <w:r w:rsidR="0071069C">
          <w:rPr>
            <w:color w:val="000000" w:themeColor="text1"/>
          </w:rPr>
          <w:t xml:space="preserve">help to explain the </w:t>
        </w:r>
      </w:ins>
      <w:ins w:id="651" w:author="Daniel Noble" w:date="2023-04-22T08:38:00Z">
        <w:r w:rsidR="0002573E">
          <w:rPr>
            <w:color w:val="000000" w:themeColor="text1"/>
          </w:rPr>
          <w:t xml:space="preserve">changes in the frequency of sex-reversal in </w:t>
        </w:r>
        <w:r w:rsidR="0002573E" w:rsidRPr="0002573E">
          <w:rPr>
            <w:i/>
            <w:iCs/>
            <w:color w:val="000000" w:themeColor="text1"/>
            <w:rPrChange w:id="652" w:author="Daniel Noble" w:date="2023-04-22T08:38:00Z">
              <w:rPr>
                <w:color w:val="000000" w:themeColor="text1"/>
              </w:rPr>
            </w:rPrChange>
          </w:rPr>
          <w:t>Pogona</w:t>
        </w:r>
        <w:r w:rsidR="0002573E">
          <w:rPr>
            <w:color w:val="000000" w:themeColor="text1"/>
          </w:rPr>
          <w:t xml:space="preserve">. </w:t>
        </w:r>
      </w:ins>
      <w:ins w:id="653" w:author="Daniel Noble" w:date="2023-04-22T08:45:00Z">
        <w:r w:rsidR="00642B9E">
          <w:rPr>
            <w:color w:val="000000" w:themeColor="text1"/>
          </w:rPr>
          <w:t>The higher survival of larger hatchlings</w:t>
        </w:r>
      </w:ins>
      <w:ins w:id="654" w:author="Daniel Noble" w:date="2023-04-22T08:46:00Z">
        <w:r w:rsidR="00642B9E">
          <w:rPr>
            <w:color w:val="000000" w:themeColor="text1"/>
          </w:rPr>
          <w:t>,</w:t>
        </w:r>
      </w:ins>
      <w:ins w:id="655" w:author="Daniel Noble" w:date="2023-04-22T08:45:00Z">
        <w:r w:rsidR="00642B9E">
          <w:rPr>
            <w:color w:val="000000" w:themeColor="text1"/>
          </w:rPr>
          <w:t xml:space="preserve"> combined with l</w:t>
        </w:r>
      </w:ins>
      <w:ins w:id="656" w:author="Daniel Noble" w:date="2023-04-22T08:38:00Z">
        <w:r w:rsidR="0002573E">
          <w:rPr>
            <w:color w:val="000000" w:themeColor="text1"/>
          </w:rPr>
          <w:t>ower meta</w:t>
        </w:r>
      </w:ins>
      <w:ins w:id="657" w:author="Daniel Noble" w:date="2023-04-22T08:40:00Z">
        <w:r w:rsidR="0002573E">
          <w:rPr>
            <w:color w:val="000000" w:themeColor="text1"/>
          </w:rPr>
          <w:t>bolism of sex-reversed females</w:t>
        </w:r>
      </w:ins>
      <w:ins w:id="658" w:author="Daniel Noble" w:date="2023-04-22T08:46:00Z">
        <w:r w:rsidR="00642B9E">
          <w:rPr>
            <w:color w:val="000000" w:themeColor="text1"/>
          </w:rPr>
          <w:t>,</w:t>
        </w:r>
      </w:ins>
      <w:ins w:id="659" w:author="Daniel Noble" w:date="2023-04-22T08:40:00Z">
        <w:r w:rsidR="0002573E">
          <w:rPr>
            <w:color w:val="000000" w:themeColor="text1"/>
          </w:rPr>
          <w:t xml:space="preserve"> may impact </w:t>
        </w:r>
      </w:ins>
      <w:ins w:id="660" w:author="Daniel Noble" w:date="2023-04-22T08:46:00Z">
        <w:r w:rsidR="00642B9E">
          <w:rPr>
            <w:color w:val="000000" w:themeColor="text1"/>
          </w:rPr>
          <w:t xml:space="preserve">differences in </w:t>
        </w:r>
      </w:ins>
      <w:ins w:id="661" w:author="Daniel Noble" w:date="2023-04-22T08:40:00Z">
        <w:r w:rsidR="0002573E">
          <w:rPr>
            <w:color w:val="000000" w:themeColor="text1"/>
          </w:rPr>
          <w:t xml:space="preserve">energy allocation to reproduction or survival </w:t>
        </w:r>
      </w:ins>
      <w:ins w:id="662" w:author="Daniel Noble" w:date="2023-04-22T08:46:00Z">
        <w:r w:rsidR="00642B9E">
          <w:rPr>
            <w:color w:val="000000" w:themeColor="text1"/>
          </w:rPr>
          <w:t xml:space="preserve">of these individuals </w:t>
        </w:r>
      </w:ins>
      <w:ins w:id="663" w:author="Daniel Noble" w:date="2023-04-22T08:40:00Z">
        <w:r w:rsidR="0002573E">
          <w:rPr>
            <w:color w:val="000000" w:themeColor="text1"/>
          </w:rPr>
          <w:t>in the wil</w:t>
        </w:r>
      </w:ins>
      <w:ins w:id="664" w:author="Daniel Noble" w:date="2023-04-22T08:41:00Z">
        <w:r w:rsidR="0002573E">
          <w:rPr>
            <w:color w:val="000000" w:themeColor="text1"/>
          </w:rPr>
          <w:t>d</w:t>
        </w:r>
      </w:ins>
      <w:ins w:id="665" w:author="Daniel Noble" w:date="2023-04-22T08:43:00Z">
        <w:r w:rsidR="0002573E">
          <w:rPr>
            <w:color w:val="000000" w:themeColor="text1"/>
          </w:rPr>
          <w:t>. Such differences may be magnified by the</w:t>
        </w:r>
      </w:ins>
      <w:ins w:id="666"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667" w:author="Daniel Noble" w:date="2023-04-22T08:47:00Z">
        <w:r w:rsidR="00642B9E">
          <w:rPr>
            <w:color w:val="000000" w:themeColor="text1"/>
          </w:rPr>
          <w:t xml:space="preserve">that are known to </w:t>
        </w:r>
      </w:ins>
      <w:ins w:id="668"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66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669"/>
          <w:ins w:id="670" w:author="Daniel Noble" w:date="2023-04-22T08:42:00Z">
            <w:r w:rsidR="0002573E">
              <w:t xml:space="preserve">(Kwok et al., 2016; Letnic &amp; Dickman, 2010; </w:t>
            </w:r>
          </w:ins>
          <w:ins w:id="671" w:author="Kris.Wild" w:date="2023-04-22T09:04:00Z">
            <w:r w:rsidR="008B5799">
              <w:t>Kearney &amp; Porter, 2004; Congdon, 1989</w:t>
            </w:r>
          </w:ins>
          <w:ins w:id="672" w:author="Daniel Noble" w:date="2023-04-22T08:42:00Z">
            <w:del w:id="673" w:author="Kris.Wild" w:date="2023-04-22T09:04:00Z">
              <w:r w:rsidR="0002573E" w:rsidDel="008B5799">
                <w:delText>Noy-Meir, 1973</w:delText>
              </w:r>
            </w:del>
            <w:r w:rsidR="0002573E">
              <w:t>)</w:t>
            </w:r>
          </w:ins>
          <w:ins w:id="674" w:author="Daniel Noble" w:date="2023-04-22T08:47:00Z">
            <w:del w:id="675" w:author="Kris.Wild" w:date="2023-04-22T09:04:00Z">
              <w:r w:rsidR="00642B9E" w:rsidRPr="00642B9E" w:rsidDel="008B5799">
                <w:rPr>
                  <w:color w:val="000000"/>
                  <w:vertAlign w:val="superscript"/>
                </w:rPr>
                <w:delText xml:space="preserve"> </w:delText>
              </w:r>
            </w:del>
          </w:ins>
          <w:customXmlInsRangeStart w:id="676" w:author="Daniel Noble" w:date="2023-04-22T08:47:00Z"/>
          <w:customXmlDelRangeStart w:id="677"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676"/>
              <w:customXmlDelRangeEnd w:id="677"/>
              <w:ins w:id="678" w:author="Daniel Noble" w:date="2023-04-22T08:47:00Z">
                <w:del w:id="679" w:author="Kris.Wild" w:date="2023-04-22T09:04:00Z">
                  <w:r w:rsidR="00642B9E" w:rsidDel="008B5799">
                    <w:delText>(Bradshaw, 1997; Congdon, 1989; Kearney &amp; Porter, 2004)</w:delText>
                  </w:r>
                </w:del>
              </w:ins>
              <w:customXmlInsRangeStart w:id="680" w:author="Daniel Noble" w:date="2023-04-22T08:47:00Z"/>
              <w:customXmlDelRangeStart w:id="681" w:author="Kris.Wild" w:date="2023-04-22T09:04:00Z"/>
            </w:sdtContent>
          </w:sdt>
          <w:customXmlInsRangeEnd w:id="680"/>
          <w:customXmlDelRangeEnd w:id="681"/>
          <w:customXmlInsRangeStart w:id="682" w:author="Daniel Noble" w:date="2023-04-22T08:42:00Z"/>
        </w:sdtContent>
      </w:sdt>
      <w:customXmlInsRangeEnd w:id="682"/>
      <w:commentRangeEnd w:id="623"/>
      <w:ins w:id="683" w:author="Daniel Noble" w:date="2023-04-27T13:20:00Z">
        <w:r w:rsidR="00BE4B85">
          <w:rPr>
            <w:rStyle w:val="CommentReference"/>
          </w:rPr>
          <w:commentReference w:id="623"/>
        </w:r>
      </w:ins>
      <w:ins w:id="684"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685"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685"/>
          <w:ins w:id="686" w:author="Daniel Noble" w:date="2023-04-22T08:42:00Z">
            <w:r w:rsidR="0002573E">
              <w:t>(Burton et al., 2011; Ricklefs &amp; Wikelski, 2002)</w:t>
            </w:r>
          </w:ins>
          <w:customXmlInsRangeStart w:id="687" w:author="Daniel Noble" w:date="2023-04-22T08:42:00Z"/>
        </w:sdtContent>
      </w:sdt>
      <w:customXmlInsRangeEnd w:id="687"/>
      <w:ins w:id="688" w:author="Daniel Noble" w:date="2023-04-22T08:42:00Z">
        <w:r w:rsidR="0002573E">
          <w:rPr>
            <w:color w:val="000000" w:themeColor="text1"/>
          </w:rPr>
          <w:t xml:space="preserve">. </w:t>
        </w:r>
      </w:ins>
      <w:del w:id="689"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690"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690"/>
          <w:del w:id="691" w:author="Daniel Noble" w:date="2023-04-22T08:47:00Z">
            <w:r w:rsidR="00EB4892" w:rsidDel="00642B9E">
              <w:delText>(Bradshaw, 1997; Congdon, 1989; Kearney &amp; Porter, 2004)</w:delText>
            </w:r>
          </w:del>
          <w:customXmlDelRangeStart w:id="692" w:author="Daniel Noble" w:date="2023-04-22T08:47:00Z"/>
        </w:sdtContent>
      </w:sdt>
      <w:customXmlDelRangeEnd w:id="692"/>
      <w:del w:id="693"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694"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694"/>
          <w:del w:id="695" w:author="Daniel Noble" w:date="2023-04-22T08:48:00Z">
            <w:r w:rsidR="00EB4892" w:rsidRPr="00EB4892" w:rsidDel="00887E8C">
              <w:rPr>
                <w:color w:val="000000"/>
              </w:rPr>
              <w:delText>(Greer, 1989)</w:delText>
            </w:r>
          </w:del>
          <w:customXmlDelRangeStart w:id="696" w:author="Daniel Noble" w:date="2023-04-22T08:48:00Z"/>
        </w:sdtContent>
      </w:sdt>
      <w:customXmlDelRangeEnd w:id="696"/>
      <w:del w:id="697"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698" w:author="Kris.Wild" w:date="2023-04-11T15:34:00Z">
        <w:del w:id="699" w:author="Daniel Noble" w:date="2023-04-22T08:48:00Z">
          <w:r w:rsidR="00AD6792" w:rsidDel="00887E8C">
            <w:rPr>
              <w:color w:val="000000" w:themeColor="text1"/>
              <w:lang w:val="en-GB"/>
            </w:rPr>
            <w:delText>fluctuating</w:delText>
          </w:r>
        </w:del>
      </w:ins>
      <w:del w:id="700"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701" w:author="Kris.Wild" w:date="2023-04-11T15:35:00Z">
        <w:del w:id="702" w:author="Daniel Noble" w:date="2023-04-22T08:48:00Z">
          <w:r w:rsidR="00AD6792" w:rsidDel="00887E8C">
            <w:rPr>
              <w:color w:val="000000" w:themeColor="text1"/>
              <w:lang w:val="en-GB"/>
            </w:rPr>
            <w:delText xml:space="preserve"> systems </w:delText>
          </w:r>
        </w:del>
      </w:ins>
      <w:del w:id="703" w:author="Daniel Noble" w:date="2023-04-22T08:48:00Z">
        <w:r w:rsidRPr="00EB151A" w:rsidDel="00887E8C">
          <w:rPr>
            <w:color w:val="000000" w:themeColor="text1"/>
            <w:lang w:val="en-GB"/>
          </w:rPr>
          <w:delText>has</w:delText>
        </w:r>
      </w:del>
      <w:ins w:id="704" w:author="Kris.Wild" w:date="2023-04-11T15:36:00Z">
        <w:del w:id="705" w:author="Daniel Noble" w:date="2023-04-22T08:48:00Z">
          <w:r w:rsidR="00AD6792" w:rsidDel="00887E8C">
            <w:rPr>
              <w:color w:val="000000" w:themeColor="text1"/>
              <w:lang w:val="en-GB"/>
            </w:rPr>
            <w:delText>have</w:delText>
          </w:r>
        </w:del>
      </w:ins>
      <w:del w:id="706"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707"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707"/>
          <w:del w:id="708" w:author="Daniel Noble" w:date="2023-04-22T08:48:00Z">
            <w:r w:rsidR="00EB4892" w:rsidDel="00887E8C">
              <w:delText>(Arnqvist et al., 2022; Mueller &amp; Diamond, 2001)</w:delText>
            </w:r>
          </w:del>
          <w:customXmlDelRangeStart w:id="709" w:author="Daniel Noble" w:date="2023-04-22T08:48:00Z"/>
        </w:sdtContent>
      </w:sdt>
      <w:customXmlDelRangeEnd w:id="709"/>
      <w:ins w:id="710" w:author="Kris.Wild" w:date="2023-04-11T15:36:00Z">
        <w:del w:id="711" w:author="Daniel Noble" w:date="2023-04-22T08:48:00Z">
          <w:r w:rsidR="00AD6792" w:rsidDel="00887E8C">
            <w:rPr>
              <w:color w:val="000000" w:themeColor="text1"/>
              <w:lang w:val="en-GB"/>
            </w:rPr>
            <w:delText>.</w:delText>
          </w:r>
        </w:del>
      </w:ins>
      <w:del w:id="712" w:author="Daniel Noble" w:date="2023-04-22T08:48:00Z">
        <w:r w:rsidRPr="00EB151A" w:rsidDel="00887E8C">
          <w:rPr>
            <w:color w:val="000000" w:themeColor="text1"/>
            <w:lang w:val="en-GB"/>
          </w:rPr>
          <w:delText xml:space="preserve">. </w:delText>
        </w:r>
      </w:del>
      <w:del w:id="713"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714" w:author="Kris.Wild" w:date="2023-04-11T15:36:00Z">
        <w:del w:id="715" w:author="Daniel Noble" w:date="2023-04-22T08:42:00Z">
          <w:r w:rsidR="00AD6792" w:rsidDel="0002573E">
            <w:rPr>
              <w:color w:val="000000" w:themeColor="text1"/>
            </w:rPr>
            <w:delText xml:space="preserve">in </w:delText>
          </w:r>
        </w:del>
      </w:ins>
      <w:ins w:id="716" w:author="Kris.Wild" w:date="2023-04-11T15:37:00Z">
        <w:del w:id="717" w:author="Daniel Noble" w:date="2023-04-22T08:42:00Z">
          <w:r w:rsidR="00AD6792" w:rsidDel="0002573E">
            <w:rPr>
              <w:color w:val="000000" w:themeColor="text1"/>
            </w:rPr>
            <w:delText xml:space="preserve">arid or </w:delText>
          </w:r>
        </w:del>
      </w:ins>
      <w:ins w:id="718" w:author="Kris.Wild" w:date="2023-04-11T15:36:00Z">
        <w:del w:id="719"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720" w:author="Kris.Wild" w:date="2023-04-11T14:53:00Z">
        <w:del w:id="721" w:author="Daniel Noble" w:date="2023-04-22T08:42:00Z">
          <w:r w:rsidR="0043781E" w:rsidDel="0002573E">
            <w:rPr>
              <w:color w:val="000000" w:themeColor="text1"/>
            </w:rPr>
            <w:delText xml:space="preserve"> many</w:delText>
          </w:r>
        </w:del>
      </w:ins>
      <w:del w:id="722" w:author="Daniel Noble" w:date="2023-04-22T08:42:00Z">
        <w:r w:rsidRPr="00EB151A" w:rsidDel="0002573E">
          <w:rPr>
            <w:color w:val="000000" w:themeColor="text1"/>
          </w:rPr>
          <w:delText xml:space="preserve"> demographic processes for other species </w:delText>
        </w:r>
      </w:del>
      <w:customXmlDelRangeStart w:id="723"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723"/>
          <w:del w:id="724" w:author="Daniel Noble" w:date="2023-04-22T08:42:00Z">
            <w:r w:rsidR="00EB4892" w:rsidDel="0002573E">
              <w:delText>(Kwok et al., 2016; Letnic &amp; Dickman, 2010; Noy-Meir, 1973)</w:delText>
            </w:r>
          </w:del>
          <w:customXmlDelRangeStart w:id="725" w:author="Daniel Noble" w:date="2023-04-22T08:42:00Z"/>
        </w:sdtContent>
      </w:sdt>
      <w:customXmlDelRangeEnd w:id="725"/>
      <w:del w:id="726" w:author="Daniel Noble" w:date="2023-04-22T08:42:00Z">
        <w:r w:rsidDel="0002573E">
          <w:rPr>
            <w:color w:val="000000" w:themeColor="text1"/>
          </w:rPr>
          <w:delText>.</w:delText>
        </w:r>
      </w:del>
      <w:ins w:id="727" w:author="Kris.Wild" w:date="2023-04-22T07:28:00Z">
        <w:del w:id="728" w:author="Daniel Noble" w:date="2023-04-22T08:42:00Z">
          <w:r w:rsidR="00D848D9" w:rsidDel="0002573E">
            <w:delText xml:space="preserve"> </w:delText>
          </w:r>
        </w:del>
      </w:ins>
      <w:del w:id="729"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730" w:author="Kris.Wild" w:date="2023-04-22T07:42:00Z">
        <w:del w:id="731" w:author="Daniel Noble" w:date="2023-04-22T08:42:00Z">
          <w:r w:rsidR="00C01F57" w:rsidDel="0002573E">
            <w:rPr>
              <w:color w:val="000000" w:themeColor="text1"/>
            </w:rPr>
            <w:delText>L</w:delText>
          </w:r>
        </w:del>
      </w:ins>
      <w:ins w:id="732" w:author="Kris.Wild" w:date="2023-04-11T15:00:00Z">
        <w:del w:id="733" w:author="Daniel Noble" w:date="2023-04-22T08:42:00Z">
          <w:r w:rsidR="0043781E" w:rsidDel="0002573E">
            <w:rPr>
              <w:color w:val="000000" w:themeColor="text1"/>
            </w:rPr>
            <w:delText>ocations</w:delText>
          </w:r>
        </w:del>
      </w:ins>
      <w:ins w:id="734" w:author="Kris.Wild" w:date="2023-04-11T15:03:00Z">
        <w:del w:id="735" w:author="Daniel Noble" w:date="2023-04-22T08:42:00Z">
          <w:r w:rsidR="00B444C9" w:rsidDel="0002573E">
            <w:rPr>
              <w:color w:val="000000" w:themeColor="text1"/>
            </w:rPr>
            <w:delText xml:space="preserve"> </w:delText>
          </w:r>
        </w:del>
      </w:ins>
      <w:ins w:id="736" w:author="Kris.Wild" w:date="2023-04-11T15:05:00Z">
        <w:del w:id="737" w:author="Daniel Noble" w:date="2023-04-22T08:42:00Z">
          <w:r w:rsidR="00B444C9" w:rsidDel="0002573E">
            <w:rPr>
              <w:color w:val="000000" w:themeColor="text1"/>
            </w:rPr>
            <w:delText xml:space="preserve">that experience </w:delText>
          </w:r>
        </w:del>
      </w:ins>
      <w:ins w:id="738" w:author="Kris.Wild" w:date="2023-04-11T15:26:00Z">
        <w:del w:id="739" w:author="Daniel Noble" w:date="2023-04-22T08:42:00Z">
          <w:r w:rsidR="00F054CD" w:rsidDel="0002573E">
            <w:rPr>
              <w:color w:val="000000" w:themeColor="text1"/>
            </w:rPr>
            <w:delText>stochastic</w:delText>
          </w:r>
        </w:del>
      </w:ins>
      <w:ins w:id="740" w:author="Kris.Wild" w:date="2023-04-11T15:05:00Z">
        <w:del w:id="741" w:author="Daniel Noble" w:date="2023-04-22T08:42:00Z">
          <w:r w:rsidR="00B444C9" w:rsidDel="0002573E">
            <w:rPr>
              <w:color w:val="000000" w:themeColor="text1"/>
            </w:rPr>
            <w:delText xml:space="preserve"> </w:delText>
          </w:r>
        </w:del>
      </w:ins>
      <w:ins w:id="742" w:author="Kris.Wild" w:date="2023-04-11T15:24:00Z">
        <w:del w:id="743" w:author="Daniel Noble" w:date="2023-04-22T08:42:00Z">
          <w:r w:rsidR="00F054CD" w:rsidDel="0002573E">
            <w:rPr>
              <w:color w:val="000000" w:themeColor="text1"/>
            </w:rPr>
            <w:delText>fluctuations</w:delText>
          </w:r>
        </w:del>
      </w:ins>
      <w:ins w:id="744" w:author="Kris.Wild" w:date="2023-04-11T15:05:00Z">
        <w:del w:id="745" w:author="Daniel Noble" w:date="2023-04-22T08:42:00Z">
          <w:r w:rsidR="00B444C9" w:rsidDel="0002573E">
            <w:rPr>
              <w:color w:val="000000" w:themeColor="text1"/>
            </w:rPr>
            <w:delText xml:space="preserve"> in </w:delText>
          </w:r>
        </w:del>
      </w:ins>
      <w:ins w:id="746" w:author="Kris.Wild" w:date="2023-04-11T15:23:00Z">
        <w:del w:id="747" w:author="Daniel Noble" w:date="2023-04-22T08:42:00Z">
          <w:r w:rsidR="00F054CD" w:rsidDel="0002573E">
            <w:rPr>
              <w:color w:val="000000" w:themeColor="text1"/>
            </w:rPr>
            <w:delText xml:space="preserve">resource </w:delText>
          </w:r>
        </w:del>
      </w:ins>
      <w:ins w:id="748" w:author="Kris.Wild" w:date="2023-04-11T15:26:00Z">
        <w:del w:id="749" w:author="Daniel Noble" w:date="2023-04-22T08:42:00Z">
          <w:r w:rsidR="00F054CD" w:rsidDel="0002573E">
            <w:rPr>
              <w:color w:val="000000" w:themeColor="text1"/>
            </w:rPr>
            <w:delText>availability</w:delText>
          </w:r>
        </w:del>
      </w:ins>
      <w:ins w:id="750" w:author="Kris.Wild" w:date="2023-04-11T15:05:00Z">
        <w:del w:id="751" w:author="Daniel Noble" w:date="2023-04-22T08:42:00Z">
          <w:r w:rsidR="00B444C9" w:rsidDel="0002573E">
            <w:rPr>
              <w:color w:val="000000" w:themeColor="text1"/>
            </w:rPr>
            <w:delText xml:space="preserve"> </w:delText>
          </w:r>
        </w:del>
      </w:ins>
      <w:ins w:id="752" w:author="Kris.Wild" w:date="2023-04-11T15:00:00Z">
        <w:del w:id="753" w:author="Daniel Noble" w:date="2023-04-22T08:42:00Z">
          <w:r w:rsidR="0043781E" w:rsidDel="0002573E">
            <w:rPr>
              <w:color w:val="000000" w:themeColor="text1"/>
            </w:rPr>
            <w:delText xml:space="preserve">may allow </w:delText>
          </w:r>
        </w:del>
      </w:ins>
      <w:ins w:id="754" w:author="Kris.Wild" w:date="2023-04-19T16:09:00Z">
        <w:del w:id="755"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756" w:author="Kris.Wild" w:date="2023-04-11T15:00:00Z">
        <w:del w:id="757" w:author="Daniel Noble" w:date="2023-04-22T08:42:00Z">
          <w:r w:rsidR="0043781E" w:rsidDel="0002573E">
            <w:rPr>
              <w:color w:val="000000" w:themeColor="text1"/>
            </w:rPr>
            <w:delText>to persist</w:delText>
          </w:r>
        </w:del>
      </w:ins>
      <w:ins w:id="758" w:author="Kris.Wild" w:date="2023-04-11T15:24:00Z">
        <w:del w:id="759" w:author="Daniel Noble" w:date="2023-04-22T08:42:00Z">
          <w:r w:rsidR="00F054CD" w:rsidDel="0002573E">
            <w:rPr>
              <w:color w:val="000000" w:themeColor="text1"/>
            </w:rPr>
            <w:delText xml:space="preserve"> in low but subtle </w:delText>
          </w:r>
        </w:del>
      </w:ins>
      <w:ins w:id="760" w:author="Kris.Wild" w:date="2023-04-11T15:26:00Z">
        <w:del w:id="761" w:author="Daniel Noble" w:date="2023-04-22T08:42:00Z">
          <w:r w:rsidR="00F054CD" w:rsidDel="0002573E">
            <w:rPr>
              <w:color w:val="000000" w:themeColor="text1"/>
            </w:rPr>
            <w:delText>frequencies</w:delText>
          </w:r>
        </w:del>
      </w:ins>
      <w:ins w:id="762" w:author="Kris.Wild" w:date="2023-04-11T15:00:00Z">
        <w:del w:id="763" w:author="Daniel Noble" w:date="2023-04-22T08:42:00Z">
          <w:r w:rsidR="0043781E" w:rsidDel="0002573E">
            <w:rPr>
              <w:color w:val="000000" w:themeColor="text1"/>
            </w:rPr>
            <w:delText xml:space="preserve"> </w:delText>
          </w:r>
        </w:del>
      </w:ins>
      <w:del w:id="764"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765"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765"/>
          <w:del w:id="766" w:author="Daniel Noble" w:date="2023-04-22T08:42:00Z">
            <w:r w:rsidR="00EB4892" w:rsidDel="0002573E">
              <w:delText>(Burton et al., 2011; Ricklefs &amp; Wikelski, 2002)</w:delText>
            </w:r>
          </w:del>
          <w:customXmlDelRangeStart w:id="767" w:author="Daniel Noble" w:date="2023-04-22T08:42:00Z"/>
        </w:sdtContent>
      </w:sdt>
      <w:customXmlDelRangeEnd w:id="767"/>
      <w:del w:id="768"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769" w:author="Kris.Wild" w:date="2023-04-22T07:42:00Z">
        <w:del w:id="770" w:author="Daniel Noble" w:date="2023-04-22T08:42:00Z">
          <w:r w:rsidR="00C01F57" w:rsidDel="0002573E">
            <w:rPr>
              <w:color w:val="000000" w:themeColor="text1"/>
            </w:rPr>
            <w:delText xml:space="preserve"> if the mass-specific metabolic rate </w:delText>
          </w:r>
        </w:del>
      </w:ins>
      <w:ins w:id="771" w:author="Kris.Wild" w:date="2023-04-22T07:43:00Z">
        <w:del w:id="772" w:author="Daniel Noble" w:date="2023-04-22T08:42:00Z">
          <w:r w:rsidR="00C01F57" w:rsidDel="0002573E">
            <w:rPr>
              <w:color w:val="000000" w:themeColor="text1"/>
            </w:rPr>
            <w:delText>patterns continue between</w:delText>
          </w:r>
        </w:del>
      </w:ins>
      <w:ins w:id="773" w:author="Kris.Wild" w:date="2023-04-22T07:42:00Z">
        <w:del w:id="774"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775" w:author="Kris.Wild" w:date="2023-04-22T07:44:00Z">
        <w:del w:id="776" w:author="Daniel Noble" w:date="2023-04-22T08:42:00Z">
          <w:r w:rsidR="00C01F57" w:rsidDel="0002573E">
            <w:rPr>
              <w:color w:val="000000" w:themeColor="text1"/>
            </w:rPr>
            <w:delText xml:space="preserve">as they grow larger </w:delText>
          </w:r>
        </w:del>
      </w:ins>
      <w:ins w:id="777" w:author="Kris.Wild" w:date="2023-04-22T07:42:00Z">
        <w:del w:id="778" w:author="Daniel Noble" w:date="2023-04-22T08:42:00Z">
          <w:r w:rsidR="00C01F57" w:rsidDel="0002573E">
            <w:rPr>
              <w:color w:val="000000" w:themeColor="text1"/>
            </w:rPr>
            <w:delText>(Figure 2D</w:delText>
          </w:r>
        </w:del>
      </w:ins>
      <w:ins w:id="779" w:author="Kris.Wild" w:date="2023-04-22T07:44:00Z">
        <w:del w:id="780" w:author="Daniel Noble" w:date="2023-04-22T08:42:00Z">
          <w:r w:rsidR="00C01F57" w:rsidDel="0002573E">
            <w:rPr>
              <w:color w:val="000000" w:themeColor="text1"/>
            </w:rPr>
            <w:delText>; Table S3</w:delText>
          </w:r>
        </w:del>
      </w:ins>
      <w:ins w:id="781" w:author="Kris.Wild" w:date="2023-04-22T07:42:00Z">
        <w:del w:id="782" w:author="Daniel Noble" w:date="2023-04-22T08:42:00Z">
          <w:r w:rsidR="00C01F57" w:rsidDel="0002573E">
            <w:rPr>
              <w:color w:val="000000" w:themeColor="text1"/>
            </w:rPr>
            <w:delText>)</w:delText>
          </w:r>
        </w:del>
      </w:ins>
      <w:ins w:id="783" w:author="Kris.Wild" w:date="2023-04-22T07:44:00Z">
        <w:del w:id="784" w:author="Daniel Noble" w:date="2023-04-22T08:42:00Z">
          <w:r w:rsidR="00C01F57" w:rsidDel="0002573E">
            <w:rPr>
              <w:color w:val="000000" w:themeColor="text1"/>
            </w:rPr>
            <w:delText>.</w:delText>
          </w:r>
        </w:del>
      </w:ins>
      <w:del w:id="785" w:author="Daniel Noble" w:date="2023-04-22T08:42:00Z">
        <w:r w:rsidDel="0002573E">
          <w:rPr>
            <w:color w:val="000000" w:themeColor="text1"/>
          </w:rPr>
          <w:delText xml:space="preserve">. </w:delText>
        </w:r>
      </w:del>
      <w:del w:id="786" w:author="Daniel Noble" w:date="2023-04-22T08:48:00Z">
        <w:r w:rsidRPr="00EB151A" w:rsidDel="00887E8C">
          <w:rPr>
            <w:color w:val="000000" w:themeColor="text1"/>
          </w:rPr>
          <w:delText xml:space="preserve">The </w:delText>
        </w:r>
      </w:del>
      <w:ins w:id="787" w:author="Kris.Wild" w:date="2023-04-11T15:06:00Z">
        <w:del w:id="788" w:author="Daniel Noble" w:date="2023-04-22T08:48:00Z">
          <w:r w:rsidR="00B444C9" w:rsidDel="00887E8C">
            <w:rPr>
              <w:color w:val="000000" w:themeColor="text1"/>
            </w:rPr>
            <w:delText>Further attention is needed to invest</w:delText>
          </w:r>
        </w:del>
      </w:ins>
      <w:ins w:id="789" w:author="Kris.Wild" w:date="2023-04-11T15:07:00Z">
        <w:del w:id="790" w:author="Daniel Noble" w:date="2023-04-22T08:48:00Z">
          <w:r w:rsidR="00B444C9" w:rsidDel="00887E8C">
            <w:rPr>
              <w:color w:val="000000" w:themeColor="text1"/>
            </w:rPr>
            <w:delText xml:space="preserve">igate </w:delText>
          </w:r>
        </w:del>
      </w:ins>
      <w:ins w:id="791" w:author="Kris.Wild" w:date="2023-04-11T15:38:00Z">
        <w:del w:id="792" w:author="Daniel Noble" w:date="2023-04-22T08:48:00Z">
          <w:r w:rsidR="00AD6792" w:rsidDel="00887E8C">
            <w:rPr>
              <w:color w:val="000000" w:themeColor="text1"/>
            </w:rPr>
            <w:delText>how the</w:delText>
          </w:r>
        </w:del>
      </w:ins>
      <w:ins w:id="793" w:author="Kris.Wild" w:date="2023-04-11T15:30:00Z">
        <w:del w:id="794"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795"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796"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797" w:author="Daniel Noble" w:date="2023-04-22T08:48:00Z">
              <w:rPr>
                <w:color w:val="000000" w:themeColor="text1"/>
              </w:rPr>
            </w:rPrChange>
          </w:rPr>
          <w:t>Pogona</w:t>
        </w:r>
        <w:r w:rsidR="00887E8C">
          <w:rPr>
            <w:color w:val="000000" w:themeColor="text1"/>
          </w:rPr>
          <w:t>.</w:t>
        </w:r>
      </w:ins>
    </w:p>
    <w:p w14:paraId="26DE68D4" w14:textId="225B7A28"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798" w:author="Kris.Wild" w:date="2023-04-11T15:12:00Z">
        <w:r w:rsidRPr="00A976A6" w:rsidDel="0026591D">
          <w:rPr>
            <w:color w:val="000000" w:themeColor="text1"/>
          </w:rPr>
          <w:delText xml:space="preserve">fitness </w:delText>
        </w:r>
      </w:del>
      <w:ins w:id="799" w:author="Kris.Wild" w:date="2023-04-11T15:12:00Z">
        <w:r w:rsidR="0026591D">
          <w:rPr>
            <w:color w:val="000000" w:themeColor="text1"/>
          </w:rPr>
          <w:t>survival</w:t>
        </w:r>
        <w:r w:rsidR="0026591D" w:rsidRPr="00A976A6">
          <w:rPr>
            <w:color w:val="000000" w:themeColor="text1"/>
          </w:rPr>
          <w:t xml:space="preserve"> </w:t>
        </w:r>
      </w:ins>
      <w:ins w:id="800" w:author="Kris.Wild" w:date="2023-04-11T15:13:00Z">
        <w:r w:rsidR="0026591D">
          <w:rPr>
            <w:color w:val="000000" w:themeColor="text1"/>
          </w:rPr>
          <w:t>consequences</w:t>
        </w:r>
      </w:ins>
      <w:ins w:id="801" w:author="Kris.Wild" w:date="2023-04-11T15:12:00Z">
        <w:r w:rsidR="0026591D">
          <w:rPr>
            <w:color w:val="000000" w:themeColor="text1"/>
          </w:rPr>
          <w:t xml:space="preserve"> </w:t>
        </w:r>
      </w:ins>
      <w:del w:id="802"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803" w:author="Kris.Wild" w:date="2023-04-12T09:27:00Z">
        <w:r w:rsidR="005E4AC5">
          <w:rPr>
            <w:color w:val="000000" w:themeColor="text1"/>
          </w:rPr>
          <w:t>,</w:t>
        </w:r>
      </w:ins>
      <w:r w:rsidR="00212C00">
        <w:rPr>
          <w:color w:val="000000" w:themeColor="text1"/>
        </w:rPr>
        <w:t xml:space="preserve"> </w:t>
      </w:r>
      <w:del w:id="804" w:author="Kris.Wild" w:date="2023-04-11T15:39:00Z">
        <w:r w:rsidR="00212C00" w:rsidDel="00AD6792">
          <w:rPr>
            <w:color w:val="000000" w:themeColor="text1"/>
          </w:rPr>
          <w:delText xml:space="preserve">and </w:delText>
        </w:r>
      </w:del>
      <w:ins w:id="805" w:author="Kris.Wild" w:date="2023-04-11T15:39:00Z">
        <w:r w:rsidR="00AD6792">
          <w:rPr>
            <w:color w:val="000000" w:themeColor="text1"/>
          </w:rPr>
          <w:t>growth</w:t>
        </w:r>
      </w:ins>
      <w:ins w:id="806" w:author="Kris.Wild" w:date="2023-04-12T09:27:00Z">
        <w:r w:rsidR="005E4AC5">
          <w:rPr>
            <w:color w:val="000000" w:themeColor="text1"/>
          </w:rPr>
          <w:t>,</w:t>
        </w:r>
      </w:ins>
      <w:ins w:id="807" w:author="Kris.Wild" w:date="2023-04-11T15:39:00Z">
        <w:r w:rsidR="00AD6792">
          <w:rPr>
            <w:color w:val="000000" w:themeColor="text1"/>
          </w:rPr>
          <w:t xml:space="preserve"> and survival</w:t>
        </w:r>
      </w:ins>
      <w:del w:id="808"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809" w:author="Kris.Wild" w:date="2023-04-11T15:41:00Z">
        <w:r w:rsidRPr="00A976A6" w:rsidDel="00AD6792">
          <w:rPr>
            <w:color w:val="000000" w:themeColor="text1"/>
          </w:rPr>
          <w:delText>vary</w:delText>
        </w:r>
      </w:del>
      <w:ins w:id="810" w:author="Kris.Wild" w:date="2023-04-11T15:41:00Z">
        <w:r w:rsidR="00AD6792">
          <w:rPr>
            <w:color w:val="000000" w:themeColor="text1"/>
          </w:rPr>
          <w:t>varies</w:t>
        </w:r>
      </w:ins>
      <w:r w:rsidRPr="00A976A6">
        <w:rPr>
          <w:color w:val="000000" w:themeColor="text1"/>
        </w:rPr>
        <w:t xml:space="preserve"> across sexes as individuals get larger (Fig. 2</w:t>
      </w:r>
      <w:ins w:id="811" w:author="Kris.Wild" w:date="2023-04-11T15:42:00Z">
        <w:r w:rsidR="0046202E">
          <w:rPr>
            <w:color w:val="000000" w:themeColor="text1"/>
          </w:rPr>
          <w:t>)</w:t>
        </w:r>
      </w:ins>
      <w:del w:id="812" w:author="Kris.Wild" w:date="2023-04-11T15:42:00Z">
        <w:r w:rsidRPr="00A976A6" w:rsidDel="0046202E">
          <w:rPr>
            <w:color w:val="000000" w:themeColor="text1"/>
          </w:rPr>
          <w:delText xml:space="preserve">), </w:delText>
        </w:r>
      </w:del>
      <w:del w:id="813" w:author="Kris.Wild" w:date="2023-04-11T15:41:00Z">
        <w:r w:rsidRPr="00A976A6" w:rsidDel="00AD6792">
          <w:rPr>
            <w:color w:val="000000" w:themeColor="text1"/>
          </w:rPr>
          <w:delText xml:space="preserve">possibly affecting the </w:delText>
        </w:r>
      </w:del>
      <w:del w:id="814" w:author="Kris.Wild" w:date="2023-04-11T15:40:00Z">
        <w:r w:rsidRPr="00A976A6" w:rsidDel="00AD6792">
          <w:rPr>
            <w:color w:val="000000" w:themeColor="text1"/>
          </w:rPr>
          <w:delText xml:space="preserve">fitness </w:delText>
        </w:r>
      </w:del>
      <w:del w:id="815"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816"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817" w:author="Kris.Wild" w:date="2023-04-11T15:42:00Z">
        <w:r w:rsidR="00223937" w:rsidRPr="00A976A6" w:rsidDel="0046202E">
          <w:rPr>
            <w:color w:val="000000" w:themeColor="text1"/>
          </w:rPr>
          <w:delText xml:space="preserve">of </w:delText>
        </w:r>
      </w:del>
      <w:ins w:id="818"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819"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820"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(Mikó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(Cotton &amp; Wedekind, 2009)</w:t>
          </w:r>
        </w:sdtContent>
      </w:sdt>
      <w:r w:rsidRPr="00A976A6">
        <w:rPr>
          <w:color w:val="000000" w:themeColor="text1"/>
        </w:rPr>
        <w:t xml:space="preserve">. Overall, the lack of explicit support in our data for the Like Genotype </w:t>
      </w:r>
      <w:ins w:id="821"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822" w:author="Kris.Wild" w:date="2023-04-22T08:09:00Z">
        <w:r w:rsidR="004B59F5">
          <w:rPr>
            <w:color w:val="000000" w:themeColor="text1"/>
          </w:rPr>
          <w:t>.</w:t>
        </w:r>
      </w:ins>
    </w:p>
    <w:p w14:paraId="0D797DA4" w14:textId="3C6CB2AD" w:rsidR="001C6646" w:rsidDel="00CB25B1" w:rsidRDefault="001C6646" w:rsidP="00A146D7">
      <w:pPr>
        <w:contextualSpacing/>
        <w:rPr>
          <w:del w:id="823" w:author="Kris.Wild" w:date="2023-04-11T11:10:00Z"/>
          <w:color w:val="000000" w:themeColor="text1"/>
        </w:rPr>
      </w:pPr>
    </w:p>
    <w:p w14:paraId="3ADB2530" w14:textId="77777777" w:rsidR="00652BCE" w:rsidRDefault="00652BCE" w:rsidP="00A146D7">
      <w:pPr>
        <w:contextualSpacing/>
        <w:rPr>
          <w:color w:val="000000" w:themeColor="text1"/>
        </w:rPr>
      </w:pPr>
    </w:p>
    <w:p w14:paraId="396B2439" w14:textId="77777777" w:rsidR="00596359" w:rsidRDefault="00596359" w:rsidP="00A146D7">
      <w:pPr>
        <w:contextualSpacing/>
        <w:rPr>
          <w:ins w:id="824" w:author="Daniel Noble" w:date="2023-04-27T10:09:00Z"/>
          <w:color w:val="000000" w:themeColor="text1"/>
        </w:rPr>
      </w:pPr>
    </w:p>
    <w:p w14:paraId="4C4EA49A" w14:textId="77777777" w:rsidR="00F97CDD" w:rsidRDefault="00F97CDD" w:rsidP="00A146D7">
      <w:pPr>
        <w:contextualSpacing/>
        <w:rPr>
          <w:ins w:id="825" w:author="Daniel Noble" w:date="2023-04-27T10:09:00Z"/>
          <w:color w:val="000000" w:themeColor="text1"/>
        </w:rPr>
      </w:pPr>
    </w:p>
    <w:p w14:paraId="4F80E145" w14:textId="77777777" w:rsidR="00F97CDD" w:rsidRPr="0069440C" w:rsidRDefault="00F97CDD" w:rsidP="00F97CDD">
      <w:pPr>
        <w:keepNext/>
        <w:spacing w:before="240" w:after="120"/>
        <w:contextualSpacing/>
        <w:rPr>
          <w:ins w:id="826" w:author="Daniel Noble" w:date="2023-04-27T10:09:00Z"/>
          <w:b/>
          <w:bCs/>
          <w:color w:val="000000" w:themeColor="text1"/>
        </w:rPr>
      </w:pPr>
      <w:ins w:id="827" w:author="Daniel Noble" w:date="2023-04-27T10:09:00Z">
        <w:r>
          <w:rPr>
            <w:color w:val="000000" w:themeColor="text1"/>
          </w:rPr>
          <w:t xml:space="preserve">Under the scenario where selection for the Like Genotype is </w:t>
        </w:r>
        <w:commentRangeStart w:id="828"/>
        <w:r>
          <w:rPr>
            <w:color w:val="000000" w:themeColor="text1"/>
          </w:rPr>
          <w:t xml:space="preserve">favoured, an increase in the </w:t>
        </w:r>
        <w:commentRangeEnd w:id="828"/>
        <w:r>
          <w:rPr>
            <w:rStyle w:val="CommentReference"/>
          </w:rPr>
          <w:commentReference w:id="828"/>
        </w:r>
        <w:r>
          <w:rPr>
            <w:color w:val="000000" w:themeColor="text1"/>
          </w:rPr>
          <w:t>frequency of XX or ZZ individuals within a population would occur and would rapidly increase the chances of a transition from GSD to TSD (</w:t>
        </w:r>
      </w:ins>
      <w:customXmlInsRangeStart w:id="829" w:author="Daniel Noble" w:date="2023-04-27T10:09: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1927257028"/>
          <w:placeholder>
            <w:docPart w:val="7E7BDEE92DD6CB478C08A2838EA0173B"/>
          </w:placeholder>
        </w:sdtPr>
        <w:sdtContent>
          <w:customXmlInsRangeEnd w:id="829"/>
          <w:ins w:id="830" w:author="Daniel Noble" w:date="2023-04-27T10:09:00Z">
            <w:r w:rsidRPr="00273DB0">
              <w:rPr>
                <w:color w:val="000000"/>
              </w:rPr>
              <w:t>Grossen et al., 2011; Schwanz et al., 2020)</w:t>
            </w:r>
          </w:ins>
          <w:customXmlInsRangeStart w:id="831" w:author="Daniel Noble" w:date="2023-04-27T10:09:00Z"/>
        </w:sdtContent>
      </w:sdt>
      <w:customXmlInsRangeEnd w:id="831"/>
      <w:ins w:id="832" w:author="Daniel Noble" w:date="2023-04-27T10:09:00Z">
        <w:r w:rsidRPr="00273DB0">
          <w:rPr>
            <w:color w:val="000000"/>
          </w:rPr>
          <w:t>.</w:t>
        </w:r>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r>
        <w:t>Amiel,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r>
        <w:t>Arnqvist, G., Rönn, J., Watson, C., Goenaga, J., &amp; Immonen,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Bachtrog, D., Mank, J. E., Peichel, C. L., Kirkpatrick, M., Otto, S. P., Ashman, T.-L., Hahn, M. W., Kitano, J., Mayrose, I., &amp; Ming, R. (2014). Sex determination: why so many ways of doing it? PLoS Biology, 12(7), e1001899.</w:t>
      </w:r>
    </w:p>
    <w:p w14:paraId="6CD559C9" w14:textId="77777777" w:rsidR="00DE64F5" w:rsidRDefault="00DE64F5" w:rsidP="00A146D7">
      <w:pPr>
        <w:ind w:left="426" w:hanging="426"/>
        <w:contextualSpacing/>
      </w:pPr>
      <w:r>
        <w:t>Bókony, V., Ujhegyi, N., Mikó, Z., Erös, R., Hettyey, A., Vili, N., Gál, Z., Hoffmann, O. I., &amp; Nemesházi,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r>
        <w:t>Boratyński, Z., Koskela, E., Mappes,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833" w:author="Kris.Wild" w:date="2023-04-22T09:05:00Z"/>
        </w:rPr>
      </w:pPr>
      <w:del w:id="834"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Brown, J. H., Gillooly,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r>
        <w:t>Bürkner,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Castelli, M. A., Georges, A., Cherryh, C., Rosauer,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Wedekind, C. (2009). Population consequences of environmental sex reversal. Conservation Biology, 23(1), 196–206. </w:t>
      </w:r>
    </w:p>
    <w:p w14:paraId="6F502644" w14:textId="77777777" w:rsidR="00DE64F5" w:rsidRDefault="00DE64F5" w:rsidP="00A146D7">
      <w:pPr>
        <w:ind w:left="426" w:hanging="426"/>
        <w:contextualSpacing/>
      </w:pPr>
      <w:r>
        <w:t>Cox, R. M., Cox, C. L., McGlothlin, J. W., Card, D. C., Andrew, A. L., &amp; Castoe,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Dissanayake, D. S. B., Holleley, C. E., Hill, L. K., O’Meally,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835" w:author="Kris.Wild" w:date="2023-04-11T09:08:00Z"/>
        </w:rPr>
      </w:pPr>
      <w:r>
        <w:t>Du, W.-G., Elphick, M., &amp; Shine, R. (2010). Thermal regimes during incubation do not affect mean selected temperatures of hatchling lizards (</w:t>
      </w:r>
      <w:r w:rsidRPr="00321D9B">
        <w:rPr>
          <w:i/>
          <w:iCs/>
          <w:rPrChange w:id="836" w:author="Kris.Wild" w:date="2023-04-11T09:08:00Z">
            <w:rPr/>
          </w:rPrChange>
        </w:rPr>
        <w:t>Bassiana duperreyi</w:t>
      </w:r>
      <w:r>
        <w:t>, Scincidae). Journal of Thermal Biology, 35(1), 47–51.</w:t>
      </w:r>
    </w:p>
    <w:p w14:paraId="44BC5B5F" w14:textId="4FFD182B" w:rsidR="00321D9B" w:rsidRDefault="00321D9B" w:rsidP="00321D9B">
      <w:pPr>
        <w:ind w:left="426" w:hanging="426"/>
        <w:contextualSpacing/>
      </w:pPr>
      <w:ins w:id="837" w:author="Kris.Wild" w:date="2023-04-11T09:08:00Z">
        <w:r w:rsidRPr="00321D9B">
          <w:t>Ellison, A. M. (2004). Bayesian inference in ecology. </w:t>
        </w:r>
        <w:r w:rsidRPr="00321D9B">
          <w:rPr>
            <w:rPrChange w:id="838"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Elphick, M. J., &amp; Shine, R. (1998). Longterm effects of incubation temperatures on the morphology and locomotor performance of hatchling lizards (Bassiana duperreyi, Scincidae). Biological Journal of the Linnean Society, 63(3), 429–447.</w:t>
      </w:r>
    </w:p>
    <w:p w14:paraId="38471A61" w14:textId="77777777" w:rsidR="00DE64F5" w:rsidRDefault="00DE64F5" w:rsidP="00A146D7">
      <w:pPr>
        <w:ind w:left="426" w:hanging="426"/>
        <w:contextualSpacing/>
      </w:pPr>
      <w:r>
        <w:t>Ernest, S. K. M., Enquist, B. J., Brown, J. H., Charnov, E. L., Gillooly, J. F., Savage, V. M., White, E. P., Smith, F. A., Hadly,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839"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840" w:author="Kris.Wild" w:date="2023-04-22T07:40:00Z">
        <w:r w:rsidRPr="00C01F57">
          <w:t>Ferguson, G. W., &amp; Fox, S. F. (1984). Annual variation of survival advantage of large juvenile side-blotched lizards, Uta stansburiana: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Borges-Landaez,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Friesen, C. R., Johansson, R., &amp; Olsson, M. (2017). Morph‐specific metabolic rate and the timing of reproductive senescence in a color polymorphic dragon. Journal of Experimental Zoology Part A: Ecological and Integrative Physiology, 327(7), 433–443.</w:t>
      </w:r>
    </w:p>
    <w:p w14:paraId="406E3799" w14:textId="77777777" w:rsidR="00DE64F5" w:rsidRDefault="00DE64F5" w:rsidP="00A146D7">
      <w:pPr>
        <w:ind w:left="426" w:hanging="426"/>
        <w:contextualSpacing/>
      </w:pPr>
      <w:r>
        <w:t>Geffroy,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Hadfield, J. D. (2010). MCMC methods for multi-response generalized linear mixed models: the MCMCglmm R package. Journal of Statistical Software, 33, 1–22.</w:t>
      </w:r>
    </w:p>
    <w:p w14:paraId="5E0EDCDC" w14:textId="77777777" w:rsidR="00DE64F5" w:rsidRDefault="00DE64F5" w:rsidP="00A146D7">
      <w:pPr>
        <w:ind w:left="426" w:hanging="426"/>
        <w:contextualSpacing/>
      </w:pPr>
      <w:r>
        <w:t>Harolow, P. S. (1996). A harmless technique for sexing hatchiling lizards. Herpetological Review, 27(2), 71.</w:t>
      </w:r>
    </w:p>
    <w:p w14:paraId="7B3BD7FC" w14:textId="77777777" w:rsidR="00DE64F5" w:rsidRDefault="00DE64F5" w:rsidP="00A146D7">
      <w:pPr>
        <w:ind w:left="426" w:hanging="426"/>
        <w:contextualSpacing/>
      </w:pPr>
      <w:r>
        <w:t>Harrison, P. W., Wright, A. E., Zimmer, F., Dean, R., Montgomery, S. H., Pointer, M. A., &amp; Mank,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Hayward, A., &amp; Gillooly, J. F. (2011). The cost of sex: quantifying energetic investment in gamete production by males and females. PLoS One, 6(1), e16557.</w:t>
      </w:r>
    </w:p>
    <w:p w14:paraId="5A9747B6" w14:textId="77777777" w:rsidR="00DE64F5" w:rsidRDefault="00DE64F5" w:rsidP="00A146D7">
      <w:pPr>
        <w:ind w:left="426" w:hanging="426"/>
        <w:contextualSpacing/>
      </w:pPr>
      <w:r>
        <w:t>Holleley, C. E., O’Meally, D., Sarre, S. D., Marshall Graves, J. A., Ezaz,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Jameson Jr, E. W., Heusner,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r>
        <w:t>Letnic,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r>
        <w:t>Lighton, J. R. B. (2008). Measuring metabolic rates: a manual for scientists. New York, NY, USA: Oxford University Press.</w:t>
      </w:r>
    </w:p>
    <w:p w14:paraId="7CEC95C3" w14:textId="77777777" w:rsidR="00DE64F5" w:rsidRDefault="00DE64F5" w:rsidP="00A146D7">
      <w:pPr>
        <w:ind w:left="426" w:hanging="426"/>
        <w:contextualSpacing/>
      </w:pPr>
      <w:r>
        <w:t>Lipinska, A., Cormier, A., Luthringer, R., Peters, A. F., Corre, E., Gachon, C. M. M., Cock, J. M., &amp; Coelho, S. M. (2015). Sexual dimorphism and the evolution of sex-biased gene expression in the brown alga Ectocarpus. Molecular Biology and Evolution, 32(6), 1581–1597.</w:t>
      </w:r>
    </w:p>
    <w:p w14:paraId="1B3A46F0" w14:textId="3C7CBD92" w:rsidR="00DE64F5" w:rsidRDefault="00DE64F5" w:rsidP="00A146D7">
      <w:pPr>
        <w:ind w:left="426" w:hanging="426"/>
        <w:contextualSpacing/>
      </w:pPr>
      <w:r>
        <w:t>Mikó, Z., Nemesházi, E., Ujhegyi, N., Verebélyi, V., Ujszegi, J., Kásler, A., Bertalan, R., Vili, N., Gál, Z., Hoffmann, O. I.</w:t>
      </w:r>
      <w:ins w:id="841" w:author="Kris.Wild" w:date="2023-04-22T08:11:00Z">
        <w:r w:rsidR="004B59F5">
          <w:t>, Hettyey</w:t>
        </w:r>
      </w:ins>
      <w:ins w:id="842" w:author="Kris.Wild" w:date="2023-04-22T08:12:00Z">
        <w:r w:rsidR="004B59F5">
          <w:t>., H., &amp; Bókony,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843" w:author="Kris.Wild" w:date="2023-04-22T09:05:00Z"/>
        </w:rPr>
      </w:pPr>
      <w:del w:id="844"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Quinn, A. E., Georges, A., Sarre, S. D., Guarino, F., Ezaz, T., &amp; Graves, J. A. M. (2007). Temperature sex reversal implies sex gene dosage in a reptile. Science, 316(5823), 411.</w:t>
      </w:r>
    </w:p>
    <w:p w14:paraId="2800C6E6" w14:textId="77777777" w:rsidR="00DE64F5" w:rsidRDefault="00DE64F5" w:rsidP="00A146D7">
      <w:pPr>
        <w:ind w:left="426" w:hanging="426"/>
        <w:contextualSpacing/>
      </w:pPr>
      <w:r>
        <w:t>Quinn, A. E., Radder, R. S., Sarre, S. D., Georges, A., Ezaz,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r>
        <w:t>Radder, R. S., Pike, D. A., Quinn, A. E., &amp; Shine, R. (2009). Offspring sex in a lizard depends on egg size. Current Biology, 19(13), 1102–1105.</w:t>
      </w:r>
    </w:p>
    <w:p w14:paraId="1AEA380A" w14:textId="77777777" w:rsidR="00DE64F5" w:rsidRDefault="00DE64F5" w:rsidP="00A146D7">
      <w:pPr>
        <w:ind w:left="426" w:hanging="426"/>
        <w:contextualSpacing/>
      </w:pPr>
      <w:r>
        <w:lastRenderedPageBreak/>
        <w:t>Ricklefs, R. E., &amp; Wikelski,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BioEssays, 639–645. </w:t>
      </w:r>
    </w:p>
    <w:p w14:paraId="63841832" w14:textId="77777777" w:rsidR="00DE64F5" w:rsidRDefault="00DE64F5" w:rsidP="00A146D7">
      <w:pPr>
        <w:ind w:left="426" w:hanging="426"/>
        <w:contextualSpacing/>
      </w:pPr>
      <w:r>
        <w:t>Savage, V. M., Gillooly, J. F., Brown, J. H., West, G. B., &amp; Charnov,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845"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ins w:id="846" w:author="Kris.Wild" w:date="2023-04-22T07:26:00Z">
        <w:r w:rsidRPr="00D848D9">
          <w:t>Sinervo,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r>
        <w:t>Somjee,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847" w:author="Kris.Wild" w:date="2023-04-22T07:27:00Z"/>
        </w:rPr>
      </w:pPr>
      <w:r>
        <w:t>van Doorn,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848"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3AD409AC" w:rsidR="00EC345C" w:rsidRDefault="00765C20" w:rsidP="00A146D7">
      <w:pPr>
        <w:contextualSpacing/>
        <w:jc w:val="center"/>
      </w:pPr>
      <w:ins w:id="849" w:author="Kristoffer Wild" w:date="2023-04-26T21:40:00Z">
        <w:r>
          <w:rPr>
            <w:noProof/>
          </w:rPr>
          <w:lastRenderedPageBreak/>
          <w:drawing>
            <wp:inline distT="0" distB="0" distL="0" distR="0" wp14:anchorId="7383EC5D" wp14:editId="0132DBF4">
              <wp:extent cx="8218800" cy="565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8218800" cy="5652000"/>
                      </a:xfrm>
                      <a:prstGeom prst="rect">
                        <a:avLst/>
                      </a:prstGeom>
                    </pic:spPr>
                  </pic:pic>
                </a:graphicData>
              </a:graphic>
            </wp:inline>
          </w:drawing>
        </w:r>
      </w:ins>
      <w:del w:id="850"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71CFC23D">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851" w:author="Kris.Wild" w:date="2023-04-21T19:17:00Z"/>
                                  <w:i/>
                                  <w:iCs/>
                                  <w:sz w:val="16"/>
                                  <w:szCs w:val="16"/>
                                </w:rPr>
                              </w:pPr>
                              <w:ins w:id="852" w:author="Kris.Wild" w:date="2023-04-21T19:17:00Z">
                                <w:r>
                                  <w:rPr>
                                    <w:i/>
                                    <w:iCs/>
                                    <w:sz w:val="16"/>
                                    <w:szCs w:val="16"/>
                                  </w:rPr>
                                  <w:t>LP p</w:t>
                                </w:r>
                                <w:r w:rsidRPr="0089243F">
                                  <w:rPr>
                                    <w:i/>
                                    <w:iCs/>
                                    <w:sz w:val="16"/>
                                    <w:szCs w:val="16"/>
                                  </w:rPr>
                                  <w:t>MCMC = 0.</w:t>
                                </w:r>
                              </w:ins>
                              <w:ins w:id="853" w:author="Kris.Wild" w:date="2023-04-21T19:18:00Z">
                                <w:r>
                                  <w:rPr>
                                    <w:i/>
                                    <w:iCs/>
                                    <w:sz w:val="16"/>
                                    <w:szCs w:val="16"/>
                                  </w:rPr>
                                  <w:t>45</w:t>
                                </w:r>
                              </w:ins>
                            </w:p>
                            <w:p w14:paraId="67F84D9B" w14:textId="702CD976" w:rsidR="00822CE9" w:rsidRPr="00577197" w:rsidRDefault="00822CE9" w:rsidP="00107DD2">
                              <w:pPr>
                                <w:rPr>
                                  <w:i/>
                                  <w:iCs/>
                                  <w:sz w:val="16"/>
                                  <w:szCs w:val="16"/>
                                  <w:rPrChange w:id="854" w:author="Kris.Wild" w:date="2023-04-21T15:27:00Z">
                                    <w:rPr/>
                                  </w:rPrChange>
                                </w:rPr>
                              </w:pPr>
                              <w:ins w:id="855" w:author="Kris.Wild" w:date="2023-04-21T19:17:00Z">
                                <w:r>
                                  <w:rPr>
                                    <w:i/>
                                    <w:iCs/>
                                    <w:sz w:val="16"/>
                                    <w:szCs w:val="16"/>
                                  </w:rPr>
                                  <w:t>LG pMCMC =  0.</w:t>
                                </w:r>
                              </w:ins>
                              <w:ins w:id="856"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48" w:author="Kris.Wild" w:date="2023-04-21T19:17:00Z"/>
                            <w:i/>
                            <w:iCs/>
                            <w:sz w:val="16"/>
                            <w:szCs w:val="16"/>
                          </w:rPr>
                        </w:pPr>
                        <w:ins w:id="649" w:author="Kris.Wild" w:date="2023-04-21T19:17:00Z">
                          <w:r>
                            <w:rPr>
                              <w:i/>
                              <w:iCs/>
                              <w:sz w:val="16"/>
                              <w:szCs w:val="16"/>
                            </w:rPr>
                            <w:t>LP p</w:t>
                          </w:r>
                          <w:r w:rsidRPr="0089243F">
                            <w:rPr>
                              <w:i/>
                              <w:iCs/>
                              <w:sz w:val="16"/>
                              <w:szCs w:val="16"/>
                            </w:rPr>
                            <w:t>MCMC = 0.</w:t>
                          </w:r>
                        </w:ins>
                        <w:ins w:id="650" w:author="Kris.Wild" w:date="2023-04-21T19:18:00Z">
                          <w:r>
                            <w:rPr>
                              <w:i/>
                              <w:iCs/>
                              <w:sz w:val="16"/>
                              <w:szCs w:val="16"/>
                            </w:rPr>
                            <w:t>45</w:t>
                          </w:r>
                        </w:ins>
                      </w:p>
                      <w:p w14:paraId="67F84D9B" w14:textId="702CD976" w:rsidR="00822CE9" w:rsidRPr="00577197" w:rsidRDefault="00822CE9" w:rsidP="00107DD2">
                        <w:pPr>
                          <w:rPr>
                            <w:i/>
                            <w:iCs/>
                            <w:sz w:val="16"/>
                            <w:szCs w:val="16"/>
                            <w:rPrChange w:id="651" w:author="Kris.Wild" w:date="2023-04-21T15:27:00Z">
                              <w:rPr/>
                            </w:rPrChange>
                          </w:rPr>
                        </w:pPr>
                        <w:ins w:id="652" w:author="Kris.Wild" w:date="2023-04-21T19:17:00Z">
                          <w:r>
                            <w:rPr>
                              <w:i/>
                              <w:iCs/>
                              <w:sz w:val="16"/>
                              <w:szCs w:val="16"/>
                            </w:rPr>
                            <w:t>LG pMCMC =  0.</w:t>
                          </w:r>
                        </w:ins>
                        <w:ins w:id="653"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857" w:author="Kris.Wild" w:date="2023-04-21T19:16:00Z"/>
                                  <w:i/>
                                  <w:iCs/>
                                  <w:sz w:val="16"/>
                                  <w:szCs w:val="16"/>
                                </w:rPr>
                              </w:pPr>
                              <w:ins w:id="858" w:author="Kris.Wild" w:date="2023-04-21T19:16:00Z">
                                <w:r>
                                  <w:rPr>
                                    <w:i/>
                                    <w:iCs/>
                                    <w:sz w:val="16"/>
                                    <w:szCs w:val="16"/>
                                  </w:rPr>
                                  <w:t>LP p</w:t>
                                </w:r>
                                <w:r w:rsidRPr="0089243F">
                                  <w:rPr>
                                    <w:i/>
                                    <w:iCs/>
                                    <w:sz w:val="16"/>
                                    <w:szCs w:val="16"/>
                                  </w:rPr>
                                  <w:t>MCMC = 0.</w:t>
                                </w:r>
                              </w:ins>
                              <w:ins w:id="859" w:author="Kris.Wild" w:date="2023-04-21T19:17:00Z">
                                <w:r>
                                  <w:rPr>
                                    <w:i/>
                                    <w:iCs/>
                                    <w:sz w:val="16"/>
                                    <w:szCs w:val="16"/>
                                  </w:rPr>
                                  <w:t>74</w:t>
                                </w:r>
                              </w:ins>
                            </w:p>
                            <w:p w14:paraId="20C35809" w14:textId="517434D3" w:rsidR="00822CE9" w:rsidRPr="00577197" w:rsidRDefault="00822CE9" w:rsidP="00107DD2">
                              <w:pPr>
                                <w:rPr>
                                  <w:i/>
                                  <w:iCs/>
                                  <w:sz w:val="16"/>
                                  <w:szCs w:val="16"/>
                                  <w:rPrChange w:id="860" w:author="Kris.Wild" w:date="2023-04-21T15:27:00Z">
                                    <w:rPr/>
                                  </w:rPrChange>
                                </w:rPr>
                              </w:pPr>
                              <w:ins w:id="861" w:author="Kris.Wild" w:date="2023-04-21T19:16:00Z">
                                <w:r>
                                  <w:rPr>
                                    <w:i/>
                                    <w:iCs/>
                                    <w:sz w:val="16"/>
                                    <w:szCs w:val="16"/>
                                  </w:rPr>
                                  <w:t>LG pMCMC =  0.</w:t>
                                </w:r>
                              </w:ins>
                              <w:ins w:id="862"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60" w:author="Kris.Wild" w:date="2023-04-21T19:16:00Z"/>
                            <w:i/>
                            <w:iCs/>
                            <w:sz w:val="16"/>
                            <w:szCs w:val="16"/>
                          </w:rPr>
                        </w:pPr>
                        <w:ins w:id="661" w:author="Kris.Wild" w:date="2023-04-21T19:16:00Z">
                          <w:r>
                            <w:rPr>
                              <w:i/>
                              <w:iCs/>
                              <w:sz w:val="16"/>
                              <w:szCs w:val="16"/>
                            </w:rPr>
                            <w:t>LP p</w:t>
                          </w:r>
                          <w:r w:rsidRPr="0089243F">
                            <w:rPr>
                              <w:i/>
                              <w:iCs/>
                              <w:sz w:val="16"/>
                              <w:szCs w:val="16"/>
                            </w:rPr>
                            <w:t>MCMC = 0.</w:t>
                          </w:r>
                        </w:ins>
                        <w:ins w:id="662" w:author="Kris.Wild" w:date="2023-04-21T19:17:00Z">
                          <w:r>
                            <w:rPr>
                              <w:i/>
                              <w:iCs/>
                              <w:sz w:val="16"/>
                              <w:szCs w:val="16"/>
                            </w:rPr>
                            <w:t>74</w:t>
                          </w:r>
                        </w:ins>
                      </w:p>
                      <w:p w14:paraId="20C35809" w14:textId="517434D3" w:rsidR="00822CE9" w:rsidRPr="00577197" w:rsidRDefault="00822CE9" w:rsidP="00107DD2">
                        <w:pPr>
                          <w:rPr>
                            <w:i/>
                            <w:iCs/>
                            <w:sz w:val="16"/>
                            <w:szCs w:val="16"/>
                            <w:rPrChange w:id="663" w:author="Kris.Wild" w:date="2023-04-21T15:27:00Z">
                              <w:rPr/>
                            </w:rPrChange>
                          </w:rPr>
                        </w:pPr>
                        <w:ins w:id="664" w:author="Kris.Wild" w:date="2023-04-21T19:16:00Z">
                          <w:r>
                            <w:rPr>
                              <w:i/>
                              <w:iCs/>
                              <w:sz w:val="16"/>
                              <w:szCs w:val="16"/>
                            </w:rPr>
                            <w:t>LG pMCMC =  0.</w:t>
                          </w:r>
                        </w:ins>
                        <w:ins w:id="665" w:author="Kris.Wild" w:date="2023-04-21T19:20:00Z">
                          <w:r>
                            <w:rPr>
                              <w:i/>
                              <w:iCs/>
                              <w:sz w:val="16"/>
                              <w:szCs w:val="16"/>
                            </w:rPr>
                            <w:t>10</w:t>
                          </w:r>
                        </w:ins>
                      </w:p>
                    </w:txbxContent>
                  </v:textbox>
                </v:shape>
              </w:pict>
            </mc:Fallback>
          </mc:AlternateContent>
        </w:r>
      </w:del>
      <w:del w:id="863"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864" w:author="Kris.Wild" w:date="2023-04-21T15:26:00Z">
                                    <w:rPr/>
                                  </w:rPrChange>
                                </w:rPr>
                              </w:pPr>
                              <w:ins w:id="865" w:author="Kris.Wild" w:date="2023-04-21T15:18:00Z">
                                <w:r w:rsidRPr="00577197">
                                  <w:rPr>
                                    <w:i/>
                                    <w:iCs/>
                                    <w:sz w:val="16"/>
                                    <w:szCs w:val="16"/>
                                    <w:rPrChange w:id="866" w:author="Kris.Wild" w:date="2023-04-21T15:26:00Z">
                                      <w:rPr>
                                        <w:sz w:val="20"/>
                                        <w:szCs w:val="20"/>
                                      </w:rPr>
                                    </w:rPrChange>
                                  </w:rPr>
                                  <w:t xml:space="preserve">pMCMC = </w:t>
                                </w:r>
                              </w:ins>
                              <w:ins w:id="867" w:author="Kris.Wild" w:date="2023-04-21T15:26:00Z">
                                <w:r w:rsidR="00577197" w:rsidRPr="00577197">
                                  <w:rPr>
                                    <w:i/>
                                    <w:iCs/>
                                    <w:sz w:val="16"/>
                                    <w:szCs w:val="16"/>
                                    <w:rPrChange w:id="868" w:author="Kris.Wild" w:date="2023-04-21T15:26:00Z">
                                      <w:rPr>
                                        <w:b/>
                                        <w:bCs/>
                                        <w:i/>
                                        <w:iCs/>
                                        <w:sz w:val="16"/>
                                        <w:szCs w:val="16"/>
                                      </w:rPr>
                                    </w:rPrChange>
                                  </w:rPr>
                                  <w:t>0.</w:t>
                                </w:r>
                              </w:ins>
                              <w:ins w:id="869"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73" w:author="Kris.Wild" w:date="2023-04-21T15:26:00Z">
                              <w:rPr/>
                            </w:rPrChange>
                          </w:rPr>
                        </w:pPr>
                        <w:ins w:id="674" w:author="Kris.Wild" w:date="2023-04-21T15:18:00Z">
                          <w:r w:rsidRPr="00577197">
                            <w:rPr>
                              <w:i/>
                              <w:iCs/>
                              <w:sz w:val="16"/>
                              <w:szCs w:val="16"/>
                              <w:rPrChange w:id="675" w:author="Kris.Wild" w:date="2023-04-21T15:26:00Z">
                                <w:rPr>
                                  <w:sz w:val="20"/>
                                  <w:szCs w:val="20"/>
                                </w:rPr>
                              </w:rPrChange>
                            </w:rPr>
                            <w:t xml:space="preserve">pMCMC = </w:t>
                          </w:r>
                        </w:ins>
                        <w:ins w:id="676" w:author="Kris.Wild" w:date="2023-04-21T15:26:00Z">
                          <w:r w:rsidR="00577197" w:rsidRPr="00577197">
                            <w:rPr>
                              <w:i/>
                              <w:iCs/>
                              <w:sz w:val="16"/>
                              <w:szCs w:val="16"/>
                              <w:rPrChange w:id="677" w:author="Kris.Wild" w:date="2023-04-21T15:26:00Z">
                                <w:rPr>
                                  <w:b/>
                                  <w:bCs/>
                                  <w:i/>
                                  <w:iCs/>
                                  <w:sz w:val="16"/>
                                  <w:szCs w:val="16"/>
                                </w:rPr>
                              </w:rPrChange>
                            </w:rPr>
                            <w:t>0.</w:t>
                          </w:r>
                        </w:ins>
                        <w:ins w:id="678"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870" w:author="Kris.Wild" w:date="2023-04-21T15:36:00Z">
                                    <w:rPr/>
                                  </w:rPrChange>
                                </w:rPr>
                              </w:pPr>
                              <w:ins w:id="871" w:author="Kris.Wild" w:date="2023-04-21T15:18:00Z">
                                <w:r w:rsidRPr="00E442E3">
                                  <w:rPr>
                                    <w:b/>
                                    <w:bCs/>
                                    <w:i/>
                                    <w:iCs/>
                                    <w:sz w:val="16"/>
                                    <w:szCs w:val="16"/>
                                    <w:rPrChange w:id="872" w:author="Kris.Wild" w:date="2023-04-21T15:36:00Z">
                                      <w:rPr>
                                        <w:sz w:val="20"/>
                                        <w:szCs w:val="20"/>
                                      </w:rPr>
                                    </w:rPrChange>
                                  </w:rPr>
                                  <w:t>pMCMC = 0.</w:t>
                                </w:r>
                              </w:ins>
                              <w:ins w:id="873" w:author="Kris.Wild" w:date="2023-04-21T15:36:00Z">
                                <w:r w:rsidR="00E442E3" w:rsidRPr="00E442E3">
                                  <w:rPr>
                                    <w:b/>
                                    <w:bCs/>
                                    <w:i/>
                                    <w:iCs/>
                                    <w:sz w:val="16"/>
                                    <w:szCs w:val="16"/>
                                    <w:rPrChange w:id="874"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84" w:author="Kris.Wild" w:date="2023-04-21T15:36:00Z">
                              <w:rPr/>
                            </w:rPrChange>
                          </w:rPr>
                        </w:pPr>
                        <w:ins w:id="685" w:author="Kris.Wild" w:date="2023-04-21T15:18:00Z">
                          <w:r w:rsidRPr="00E442E3">
                            <w:rPr>
                              <w:b/>
                              <w:bCs/>
                              <w:i/>
                              <w:iCs/>
                              <w:sz w:val="16"/>
                              <w:szCs w:val="16"/>
                              <w:rPrChange w:id="686" w:author="Kris.Wild" w:date="2023-04-21T15:36:00Z">
                                <w:rPr>
                                  <w:sz w:val="20"/>
                                  <w:szCs w:val="20"/>
                                </w:rPr>
                              </w:rPrChange>
                            </w:rPr>
                            <w:t>pMCMC = 0.</w:t>
                          </w:r>
                        </w:ins>
                        <w:ins w:id="687" w:author="Kris.Wild" w:date="2023-04-21T15:36:00Z">
                          <w:r w:rsidR="00E442E3" w:rsidRPr="00E442E3">
                            <w:rPr>
                              <w:b/>
                              <w:bCs/>
                              <w:i/>
                              <w:iCs/>
                              <w:sz w:val="16"/>
                              <w:szCs w:val="16"/>
                              <w:rPrChange w:id="688"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875" w:author="Kris.Wild" w:date="2023-04-21T15:26:00Z">
                                    <w:rPr/>
                                  </w:rPrChange>
                                </w:rPr>
                              </w:pPr>
                              <w:ins w:id="876" w:author="Kris.Wild" w:date="2023-04-21T15:18:00Z">
                                <w:r w:rsidRPr="00577197">
                                  <w:rPr>
                                    <w:i/>
                                    <w:iCs/>
                                    <w:sz w:val="16"/>
                                    <w:szCs w:val="16"/>
                                    <w:rPrChange w:id="877" w:author="Kris.Wild" w:date="2023-04-21T15:26:00Z">
                                      <w:rPr>
                                        <w:sz w:val="20"/>
                                        <w:szCs w:val="20"/>
                                      </w:rPr>
                                    </w:rPrChange>
                                  </w:rPr>
                                  <w:t xml:space="preserve">pMCMC = </w:t>
                                </w:r>
                              </w:ins>
                              <w:ins w:id="878" w:author="Kris.Wild" w:date="2023-04-21T15:34:00Z">
                                <w:r w:rsidR="00577197">
                                  <w:rPr>
                                    <w:i/>
                                    <w:iCs/>
                                    <w:sz w:val="16"/>
                                    <w:szCs w:val="16"/>
                                  </w:rPr>
                                  <w:t>0.</w:t>
                                </w:r>
                              </w:ins>
                              <w:ins w:id="879"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94" w:author="Kris.Wild" w:date="2023-04-21T15:26:00Z">
                              <w:rPr/>
                            </w:rPrChange>
                          </w:rPr>
                        </w:pPr>
                        <w:ins w:id="695" w:author="Kris.Wild" w:date="2023-04-21T15:18:00Z">
                          <w:r w:rsidRPr="00577197">
                            <w:rPr>
                              <w:i/>
                              <w:iCs/>
                              <w:sz w:val="16"/>
                              <w:szCs w:val="16"/>
                              <w:rPrChange w:id="696" w:author="Kris.Wild" w:date="2023-04-21T15:26:00Z">
                                <w:rPr>
                                  <w:sz w:val="20"/>
                                  <w:szCs w:val="20"/>
                                </w:rPr>
                              </w:rPrChange>
                            </w:rPr>
                            <w:t xml:space="preserve">pMCMC = </w:t>
                          </w:r>
                        </w:ins>
                        <w:ins w:id="697" w:author="Kris.Wild" w:date="2023-04-21T15:34:00Z">
                          <w:r w:rsidR="00577197">
                            <w:rPr>
                              <w:i/>
                              <w:iCs/>
                              <w:sz w:val="16"/>
                              <w:szCs w:val="16"/>
                            </w:rPr>
                            <w:t>0.</w:t>
                          </w:r>
                        </w:ins>
                        <w:ins w:id="698" w:author="Kris.Wild" w:date="2023-04-21T15:36:00Z">
                          <w:r w:rsidR="00E442E3">
                            <w:rPr>
                              <w:i/>
                              <w:iCs/>
                              <w:sz w:val="16"/>
                              <w:szCs w:val="16"/>
                            </w:rPr>
                            <w:t>10</w:t>
                          </w:r>
                        </w:ins>
                      </w:p>
                    </w:txbxContent>
                  </v:textbox>
                </v:shape>
              </w:pict>
            </mc:Fallback>
          </mc:AlternateContent>
        </w:r>
      </w:del>
      <w:del w:id="880"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881" w:author="Kris.Wild" w:date="2023-04-21T15:53:00Z"/>
                                  <w:i/>
                                  <w:iCs/>
                                  <w:sz w:val="16"/>
                                  <w:szCs w:val="16"/>
                                </w:rPr>
                              </w:pPr>
                              <w:ins w:id="882" w:author="Kris.Wild" w:date="2023-04-21T15:53:00Z">
                                <w:r>
                                  <w:rPr>
                                    <w:i/>
                                    <w:iCs/>
                                    <w:sz w:val="16"/>
                                    <w:szCs w:val="16"/>
                                  </w:rPr>
                                  <w:t>LP p</w:t>
                                </w:r>
                              </w:ins>
                              <w:ins w:id="883" w:author="Kris.Wild" w:date="2023-04-21T15:18:00Z">
                                <w:r w:rsidR="00107DD2" w:rsidRPr="00E442E3">
                                  <w:rPr>
                                    <w:i/>
                                    <w:iCs/>
                                    <w:sz w:val="16"/>
                                    <w:szCs w:val="16"/>
                                    <w:rPrChange w:id="884" w:author="Kris.Wild" w:date="2023-04-21T15:37:00Z">
                                      <w:rPr>
                                        <w:sz w:val="20"/>
                                        <w:szCs w:val="20"/>
                                      </w:rPr>
                                    </w:rPrChange>
                                  </w:rPr>
                                  <w:t>MCMC = 0.</w:t>
                                </w:r>
                              </w:ins>
                              <w:ins w:id="885" w:author="Kris.Wild" w:date="2023-04-21T19:17:00Z">
                                <w:r w:rsidR="00822CE9">
                                  <w:rPr>
                                    <w:i/>
                                    <w:iCs/>
                                    <w:sz w:val="16"/>
                                    <w:szCs w:val="16"/>
                                  </w:rPr>
                                  <w:t>89</w:t>
                                </w:r>
                              </w:ins>
                            </w:p>
                            <w:p w14:paraId="2493FAF9" w14:textId="6E8C4CA0" w:rsidR="00EC1AB5" w:rsidRPr="00822CE9" w:rsidRDefault="00EC1AB5">
                              <w:pPr>
                                <w:rPr>
                                  <w:b/>
                                  <w:bCs/>
                                  <w:i/>
                                  <w:iCs/>
                                  <w:sz w:val="16"/>
                                  <w:szCs w:val="16"/>
                                  <w:rPrChange w:id="886" w:author="Kris.Wild" w:date="2023-04-21T19:19:00Z">
                                    <w:rPr/>
                                  </w:rPrChange>
                                </w:rPr>
                              </w:pPr>
                              <w:ins w:id="887" w:author="Kris.Wild" w:date="2023-04-21T15:53:00Z">
                                <w:r w:rsidRPr="00822CE9">
                                  <w:rPr>
                                    <w:b/>
                                    <w:bCs/>
                                    <w:i/>
                                    <w:iCs/>
                                    <w:sz w:val="16"/>
                                    <w:szCs w:val="16"/>
                                    <w:rPrChange w:id="888" w:author="Kris.Wild" w:date="2023-04-21T19:19:00Z">
                                      <w:rPr>
                                        <w:i/>
                                        <w:iCs/>
                                        <w:sz w:val="16"/>
                                        <w:szCs w:val="16"/>
                                      </w:rPr>
                                    </w:rPrChange>
                                  </w:rPr>
                                  <w:t>LG</w:t>
                                </w:r>
                              </w:ins>
                              <w:ins w:id="889" w:author="Kris.Wild" w:date="2023-04-21T15:54:00Z">
                                <w:r w:rsidRPr="00822CE9">
                                  <w:rPr>
                                    <w:b/>
                                    <w:bCs/>
                                    <w:i/>
                                    <w:iCs/>
                                    <w:sz w:val="16"/>
                                    <w:szCs w:val="16"/>
                                    <w:rPrChange w:id="890" w:author="Kris.Wild" w:date="2023-04-21T19:19:00Z">
                                      <w:rPr>
                                        <w:i/>
                                        <w:iCs/>
                                        <w:sz w:val="16"/>
                                        <w:szCs w:val="16"/>
                                      </w:rPr>
                                    </w:rPrChange>
                                  </w:rPr>
                                  <w:t xml:space="preserve"> pMCMC </w:t>
                                </w:r>
                              </w:ins>
                              <w:ins w:id="891" w:author="Kris.Wild" w:date="2023-04-21T19:19:00Z">
                                <w:r w:rsidR="00822CE9">
                                  <w:rPr>
                                    <w:b/>
                                    <w:bCs/>
                                    <w:i/>
                                    <w:iCs/>
                                    <w:sz w:val="16"/>
                                    <w:szCs w:val="16"/>
                                  </w:rPr>
                                  <w:t>&lt;</w:t>
                                </w:r>
                              </w:ins>
                              <w:ins w:id="892" w:author="Kris.Wild" w:date="2023-04-21T19:12:00Z">
                                <w:r w:rsidR="00D25EE7" w:rsidRPr="00822CE9">
                                  <w:rPr>
                                    <w:b/>
                                    <w:bCs/>
                                    <w:i/>
                                    <w:iCs/>
                                    <w:sz w:val="16"/>
                                    <w:szCs w:val="16"/>
                                    <w:rPrChange w:id="893" w:author="Kris.Wild" w:date="2023-04-21T19:19:00Z">
                                      <w:rPr>
                                        <w:i/>
                                        <w:iCs/>
                                        <w:sz w:val="16"/>
                                        <w:szCs w:val="16"/>
                                      </w:rPr>
                                    </w:rPrChange>
                                  </w:rPr>
                                  <w:t xml:space="preserve"> </w:t>
                                </w:r>
                              </w:ins>
                              <w:ins w:id="894" w:author="Kris.Wild" w:date="2023-04-21T15:54:00Z">
                                <w:r w:rsidRPr="00822CE9">
                                  <w:rPr>
                                    <w:b/>
                                    <w:bCs/>
                                    <w:i/>
                                    <w:iCs/>
                                    <w:sz w:val="16"/>
                                    <w:szCs w:val="16"/>
                                    <w:rPrChange w:id="895" w:author="Kris.Wild" w:date="2023-04-21T19:19:00Z">
                                      <w:rPr>
                                        <w:i/>
                                        <w:iCs/>
                                        <w:sz w:val="16"/>
                                        <w:szCs w:val="16"/>
                                      </w:rPr>
                                    </w:rPrChange>
                                  </w:rPr>
                                  <w:t xml:space="preserve"> </w:t>
                                </w:r>
                              </w:ins>
                              <w:ins w:id="896" w:author="Kris.Wild" w:date="2023-04-21T19:15:00Z">
                                <w:r w:rsidR="00822CE9" w:rsidRPr="00822CE9">
                                  <w:rPr>
                                    <w:b/>
                                    <w:bCs/>
                                    <w:i/>
                                    <w:iCs/>
                                    <w:sz w:val="16"/>
                                    <w:szCs w:val="16"/>
                                    <w:rPrChange w:id="897" w:author="Kris.Wild" w:date="2023-04-21T19:19:00Z">
                                      <w:rPr>
                                        <w:i/>
                                        <w:iCs/>
                                        <w:sz w:val="16"/>
                                        <w:szCs w:val="16"/>
                                      </w:rPr>
                                    </w:rPrChange>
                                  </w:rPr>
                                  <w:t>0.</w:t>
                                </w:r>
                              </w:ins>
                              <w:ins w:id="898" w:author="Kris.Wild" w:date="2023-04-21T19:19:00Z">
                                <w:r w:rsidR="00822CE9" w:rsidRPr="00822CE9">
                                  <w:rPr>
                                    <w:b/>
                                    <w:bCs/>
                                    <w:i/>
                                    <w:iCs/>
                                    <w:sz w:val="16"/>
                                    <w:szCs w:val="16"/>
                                    <w:rPrChange w:id="899"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19" w:author="Kris.Wild" w:date="2023-04-21T15:53:00Z"/>
                            <w:i/>
                            <w:iCs/>
                            <w:sz w:val="16"/>
                            <w:szCs w:val="16"/>
                          </w:rPr>
                        </w:pPr>
                        <w:ins w:id="720" w:author="Kris.Wild" w:date="2023-04-21T15:53:00Z">
                          <w:r>
                            <w:rPr>
                              <w:i/>
                              <w:iCs/>
                              <w:sz w:val="16"/>
                              <w:szCs w:val="16"/>
                            </w:rPr>
                            <w:t>LP p</w:t>
                          </w:r>
                        </w:ins>
                        <w:ins w:id="721" w:author="Kris.Wild" w:date="2023-04-21T15:18:00Z">
                          <w:r w:rsidR="00107DD2" w:rsidRPr="00E442E3">
                            <w:rPr>
                              <w:i/>
                              <w:iCs/>
                              <w:sz w:val="16"/>
                              <w:szCs w:val="16"/>
                              <w:rPrChange w:id="722" w:author="Kris.Wild" w:date="2023-04-21T15:37:00Z">
                                <w:rPr>
                                  <w:sz w:val="20"/>
                                  <w:szCs w:val="20"/>
                                </w:rPr>
                              </w:rPrChange>
                            </w:rPr>
                            <w:t>MCMC = 0.</w:t>
                          </w:r>
                        </w:ins>
                        <w:ins w:id="723" w:author="Kris.Wild" w:date="2023-04-21T19:17:00Z">
                          <w:r w:rsidR="00822CE9">
                            <w:rPr>
                              <w:i/>
                              <w:iCs/>
                              <w:sz w:val="16"/>
                              <w:szCs w:val="16"/>
                            </w:rPr>
                            <w:t>89</w:t>
                          </w:r>
                        </w:ins>
                      </w:p>
                      <w:p w14:paraId="2493FAF9" w14:textId="6E8C4CA0" w:rsidR="00EC1AB5" w:rsidRPr="00822CE9" w:rsidRDefault="00EC1AB5">
                        <w:pPr>
                          <w:rPr>
                            <w:b/>
                            <w:bCs/>
                            <w:i/>
                            <w:iCs/>
                            <w:sz w:val="16"/>
                            <w:szCs w:val="16"/>
                            <w:rPrChange w:id="724" w:author="Kris.Wild" w:date="2023-04-21T19:19:00Z">
                              <w:rPr/>
                            </w:rPrChange>
                          </w:rPr>
                        </w:pPr>
                        <w:ins w:id="725" w:author="Kris.Wild" w:date="2023-04-21T15:53:00Z">
                          <w:r w:rsidRPr="00822CE9">
                            <w:rPr>
                              <w:b/>
                              <w:bCs/>
                              <w:i/>
                              <w:iCs/>
                              <w:sz w:val="16"/>
                              <w:szCs w:val="16"/>
                              <w:rPrChange w:id="726" w:author="Kris.Wild" w:date="2023-04-21T19:19:00Z">
                                <w:rPr>
                                  <w:i/>
                                  <w:iCs/>
                                  <w:sz w:val="16"/>
                                  <w:szCs w:val="16"/>
                                </w:rPr>
                              </w:rPrChange>
                            </w:rPr>
                            <w:t>LG</w:t>
                          </w:r>
                        </w:ins>
                        <w:ins w:id="727" w:author="Kris.Wild" w:date="2023-04-21T15:54:00Z">
                          <w:r w:rsidRPr="00822CE9">
                            <w:rPr>
                              <w:b/>
                              <w:bCs/>
                              <w:i/>
                              <w:iCs/>
                              <w:sz w:val="16"/>
                              <w:szCs w:val="16"/>
                              <w:rPrChange w:id="728" w:author="Kris.Wild" w:date="2023-04-21T19:19:00Z">
                                <w:rPr>
                                  <w:i/>
                                  <w:iCs/>
                                  <w:sz w:val="16"/>
                                  <w:szCs w:val="16"/>
                                </w:rPr>
                              </w:rPrChange>
                            </w:rPr>
                            <w:t xml:space="preserve"> pMCMC </w:t>
                          </w:r>
                        </w:ins>
                        <w:ins w:id="729" w:author="Kris.Wild" w:date="2023-04-21T19:19:00Z">
                          <w:r w:rsidR="00822CE9">
                            <w:rPr>
                              <w:b/>
                              <w:bCs/>
                              <w:i/>
                              <w:iCs/>
                              <w:sz w:val="16"/>
                              <w:szCs w:val="16"/>
                            </w:rPr>
                            <w:t>&lt;</w:t>
                          </w:r>
                        </w:ins>
                        <w:ins w:id="730" w:author="Kris.Wild" w:date="2023-04-21T19:12:00Z">
                          <w:r w:rsidR="00D25EE7" w:rsidRPr="00822CE9">
                            <w:rPr>
                              <w:b/>
                              <w:bCs/>
                              <w:i/>
                              <w:iCs/>
                              <w:sz w:val="16"/>
                              <w:szCs w:val="16"/>
                              <w:rPrChange w:id="731" w:author="Kris.Wild" w:date="2023-04-21T19:19:00Z">
                                <w:rPr>
                                  <w:i/>
                                  <w:iCs/>
                                  <w:sz w:val="16"/>
                                  <w:szCs w:val="16"/>
                                </w:rPr>
                              </w:rPrChange>
                            </w:rPr>
                            <w:t xml:space="preserve"> </w:t>
                          </w:r>
                        </w:ins>
                        <w:ins w:id="732" w:author="Kris.Wild" w:date="2023-04-21T15:54:00Z">
                          <w:r w:rsidRPr="00822CE9">
                            <w:rPr>
                              <w:b/>
                              <w:bCs/>
                              <w:i/>
                              <w:iCs/>
                              <w:sz w:val="16"/>
                              <w:szCs w:val="16"/>
                              <w:rPrChange w:id="733" w:author="Kris.Wild" w:date="2023-04-21T19:19:00Z">
                                <w:rPr>
                                  <w:i/>
                                  <w:iCs/>
                                  <w:sz w:val="16"/>
                                  <w:szCs w:val="16"/>
                                </w:rPr>
                              </w:rPrChange>
                            </w:rPr>
                            <w:t xml:space="preserve"> </w:t>
                          </w:r>
                        </w:ins>
                        <w:ins w:id="734" w:author="Kris.Wild" w:date="2023-04-21T19:15:00Z">
                          <w:r w:rsidR="00822CE9" w:rsidRPr="00822CE9">
                            <w:rPr>
                              <w:b/>
                              <w:bCs/>
                              <w:i/>
                              <w:iCs/>
                              <w:sz w:val="16"/>
                              <w:szCs w:val="16"/>
                              <w:rPrChange w:id="735" w:author="Kris.Wild" w:date="2023-04-21T19:19:00Z">
                                <w:rPr>
                                  <w:i/>
                                  <w:iCs/>
                                  <w:sz w:val="16"/>
                                  <w:szCs w:val="16"/>
                                </w:rPr>
                              </w:rPrChange>
                            </w:rPr>
                            <w:t>0.</w:t>
                          </w:r>
                        </w:ins>
                        <w:ins w:id="736" w:author="Kris.Wild" w:date="2023-04-21T19:19:00Z">
                          <w:r w:rsidR="00822CE9" w:rsidRPr="00822CE9">
                            <w:rPr>
                              <w:b/>
                              <w:bCs/>
                              <w:i/>
                              <w:iCs/>
                              <w:sz w:val="16"/>
                              <w:szCs w:val="16"/>
                              <w:rPrChange w:id="737"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900" w:author="Kris.Wild" w:date="2023-04-22T07:51:00Z">
        <w:del w:id="901"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902" w:author="Kris.Wild" w:date="2023-04-21T15:04:00Z">
        <w:r w:rsidR="00F42697">
          <w:t xml:space="preserve">. </w:t>
        </w:r>
      </w:ins>
      <w:ins w:id="903" w:author="Kris.Wild" w:date="2023-04-21T15:38:00Z">
        <w:r w:rsidR="00131D89">
          <w:t xml:space="preserve">In panels A and C pMCMC </w:t>
        </w:r>
      </w:ins>
      <w:ins w:id="904" w:author="Kris.Wild" w:date="2023-04-21T20:31:00Z">
        <w:r w:rsidR="003B0C28">
          <w:t>indicate</w:t>
        </w:r>
      </w:ins>
      <w:ins w:id="905" w:author="Kris.Wild" w:date="2023-04-21T19:30:00Z">
        <w:r w:rsidR="00454748">
          <w:t xml:space="preserve"> contrast differences between</w:t>
        </w:r>
      </w:ins>
      <w:ins w:id="906" w:author="Kris.Wild" w:date="2023-04-21T15:38:00Z">
        <w:r w:rsidR="00131D89">
          <w:t xml:space="preserve"> Like Phenotype</w:t>
        </w:r>
      </w:ins>
      <w:ins w:id="907" w:author="Kris.Wild" w:date="2023-04-21T20:31:00Z">
        <w:r w:rsidR="003B0C28">
          <w:t xml:space="preserve"> (LP</w:t>
        </w:r>
      </w:ins>
      <w:ins w:id="908" w:author="Kris.Wild" w:date="2023-04-21T20:32:00Z">
        <w:r w:rsidR="003B0C28">
          <w:t>)</w:t>
        </w:r>
      </w:ins>
      <w:ins w:id="909" w:author="Kris.Wild" w:date="2023-04-21T15:38:00Z">
        <w:r w:rsidR="00131D89">
          <w:t xml:space="preserve"> </w:t>
        </w:r>
      </w:ins>
      <w:ins w:id="910" w:author="Kris.Wild" w:date="2023-04-21T19:29:00Z">
        <w:r w:rsidR="00454748">
          <w:t>or L</w:t>
        </w:r>
      </w:ins>
      <w:ins w:id="911" w:author="Kris.Wild" w:date="2023-04-21T19:30:00Z">
        <w:r w:rsidR="00454748">
          <w:t>ike Genotype</w:t>
        </w:r>
      </w:ins>
      <w:ins w:id="912" w:author="Kris.Wild" w:date="2023-04-21T20:32:00Z">
        <w:r w:rsidR="003B0C28">
          <w:t xml:space="preserve"> (LG)</w:t>
        </w:r>
      </w:ins>
      <w:ins w:id="913" w:author="Kris.Wild" w:date="2023-04-21T19:30:00Z">
        <w:r w:rsidR="00454748">
          <w:t xml:space="preserve"> </w:t>
        </w:r>
      </w:ins>
      <w:ins w:id="914"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915"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916" w:author="Kris.Wild" w:date="2023-04-21T21:23:00Z">
              <w:r w:rsidRPr="003E42DC" w:rsidDel="00B35B8E">
                <w:rPr>
                  <w:color w:val="000000"/>
                  <w:sz w:val="20"/>
                  <w:szCs w:val="20"/>
                </w:rPr>
                <w:delText>0.</w:delText>
              </w:r>
            </w:del>
            <w:del w:id="917" w:author="Kris.Wild" w:date="2023-04-21T21:01:00Z">
              <w:r w:rsidRPr="003E42DC" w:rsidDel="005F6FC4">
                <w:rPr>
                  <w:color w:val="000000"/>
                  <w:sz w:val="20"/>
                  <w:szCs w:val="20"/>
                </w:rPr>
                <w:delText>01</w:delText>
              </w:r>
            </w:del>
            <w:ins w:id="918"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919" w:author="Kris.Wild" w:date="2023-04-21T21:01:00Z">
              <w:r>
                <w:rPr>
                  <w:color w:val="000000"/>
                  <w:sz w:val="20"/>
                  <w:szCs w:val="20"/>
                </w:rPr>
                <w:t>-</w:t>
              </w:r>
            </w:ins>
            <w:del w:id="920" w:author="Kris.Wild" w:date="2023-04-21T21:23:00Z">
              <w:r w:rsidR="005106C6" w:rsidRPr="003E42DC" w:rsidDel="00B35B8E">
                <w:rPr>
                  <w:color w:val="000000"/>
                  <w:sz w:val="20"/>
                  <w:szCs w:val="20"/>
                </w:rPr>
                <w:delText>0.</w:delText>
              </w:r>
            </w:del>
            <w:del w:id="921" w:author="Kris.Wild" w:date="2023-04-21T21:01:00Z">
              <w:r w:rsidR="005106C6" w:rsidRPr="003E42DC" w:rsidDel="003A390B">
                <w:rPr>
                  <w:color w:val="000000"/>
                  <w:sz w:val="20"/>
                  <w:szCs w:val="20"/>
                </w:rPr>
                <w:delText>00</w:delText>
              </w:r>
            </w:del>
            <w:ins w:id="922"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923" w:author="Kris.Wild" w:date="2023-04-21T21:23:00Z">
              <w:r w:rsidRPr="003E42DC" w:rsidDel="00B35B8E">
                <w:rPr>
                  <w:color w:val="000000"/>
                  <w:sz w:val="20"/>
                  <w:szCs w:val="20"/>
                </w:rPr>
                <w:delText>0.</w:delText>
              </w:r>
            </w:del>
            <w:del w:id="924" w:author="Kris.Wild" w:date="2023-04-21T21:01:00Z">
              <w:r w:rsidRPr="003E42DC" w:rsidDel="003A390B">
                <w:rPr>
                  <w:color w:val="000000"/>
                  <w:sz w:val="20"/>
                  <w:szCs w:val="20"/>
                </w:rPr>
                <w:delText>02</w:delText>
              </w:r>
            </w:del>
            <w:ins w:id="925"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26" w:author="Kris.Wild" w:date="2023-04-21T21:01:00Z">
              <w:r w:rsidRPr="003E42DC" w:rsidDel="003A390B">
                <w:rPr>
                  <w:color w:val="000000"/>
                  <w:sz w:val="20"/>
                  <w:szCs w:val="20"/>
                </w:rPr>
                <w:delText>29</w:delText>
              </w:r>
            </w:del>
            <w:ins w:id="927" w:author="Kris.Wild" w:date="2023-04-21T21:01:00Z">
              <w:r w:rsidR="003A390B">
                <w:rPr>
                  <w:color w:val="000000"/>
                  <w:sz w:val="20"/>
                  <w:szCs w:val="20"/>
                </w:rPr>
                <w:t>5</w:t>
              </w:r>
            </w:ins>
            <w:ins w:id="928"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929" w:author="Kris.Wild" w:date="2023-04-21T21:09:00Z">
              <w:r>
                <w:rPr>
                  <w:color w:val="000000"/>
                  <w:sz w:val="20"/>
                  <w:szCs w:val="20"/>
                </w:rPr>
                <w:t>-</w:t>
              </w:r>
            </w:ins>
            <w:del w:id="930" w:author="Kris.Wild" w:date="2023-04-21T21:23:00Z">
              <w:r w:rsidR="005106C6" w:rsidRPr="003E42DC" w:rsidDel="00B35B8E">
                <w:rPr>
                  <w:color w:val="000000"/>
                  <w:sz w:val="20"/>
                  <w:szCs w:val="20"/>
                </w:rPr>
                <w:delText>0.</w:delText>
              </w:r>
            </w:del>
            <w:del w:id="931" w:author="Kris.Wild" w:date="2023-04-21T21:09:00Z">
              <w:r w:rsidR="005106C6" w:rsidRPr="003E42DC" w:rsidDel="003A390B">
                <w:rPr>
                  <w:color w:val="000000"/>
                  <w:sz w:val="20"/>
                  <w:szCs w:val="20"/>
                </w:rPr>
                <w:delText>00</w:delText>
              </w:r>
            </w:del>
            <w:ins w:id="932"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933" w:author="Kris.Wild" w:date="2023-04-21T21:23:00Z">
              <w:r>
                <w:rPr>
                  <w:color w:val="000000"/>
                  <w:sz w:val="20"/>
                  <w:szCs w:val="20"/>
                </w:rPr>
                <w:t>-</w:t>
              </w:r>
            </w:ins>
            <w:del w:id="934" w:author="Kris.Wild" w:date="2023-04-21T21:23:00Z">
              <w:r w:rsidR="005106C6" w:rsidRPr="003E42DC" w:rsidDel="00B35B8E">
                <w:rPr>
                  <w:color w:val="000000"/>
                  <w:sz w:val="20"/>
                  <w:szCs w:val="20"/>
                </w:rPr>
                <w:delText>-0.</w:delText>
              </w:r>
            </w:del>
            <w:del w:id="935" w:author="Kris.Wild" w:date="2023-04-21T21:02:00Z">
              <w:r w:rsidR="005106C6" w:rsidRPr="003E42DC" w:rsidDel="003A390B">
                <w:rPr>
                  <w:color w:val="000000"/>
                  <w:sz w:val="20"/>
                  <w:szCs w:val="20"/>
                </w:rPr>
                <w:delText>01</w:delText>
              </w:r>
            </w:del>
            <w:ins w:id="936"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937" w:author="Kris.Wild" w:date="2023-04-21T21:23:00Z">
              <w:r w:rsidRPr="003E42DC" w:rsidDel="00B35B8E">
                <w:rPr>
                  <w:color w:val="000000"/>
                  <w:sz w:val="20"/>
                  <w:szCs w:val="20"/>
                </w:rPr>
                <w:delText>0.</w:delText>
              </w:r>
            </w:del>
            <w:del w:id="938" w:author="Kris.Wild" w:date="2023-04-21T21:02:00Z">
              <w:r w:rsidRPr="003E42DC" w:rsidDel="003A390B">
                <w:rPr>
                  <w:color w:val="000000"/>
                  <w:sz w:val="20"/>
                  <w:szCs w:val="20"/>
                </w:rPr>
                <w:delText>02</w:delText>
              </w:r>
            </w:del>
            <w:ins w:id="939"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40" w:author="Kris.Wild" w:date="2023-04-21T21:08:00Z">
              <w:r w:rsidRPr="003E42DC" w:rsidDel="003A390B">
                <w:rPr>
                  <w:color w:val="000000"/>
                  <w:sz w:val="20"/>
                  <w:szCs w:val="20"/>
                </w:rPr>
                <w:delText>39</w:delText>
              </w:r>
            </w:del>
            <w:ins w:id="941"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942" w:author="Kris.Wild" w:date="2023-04-21T21:10:00Z">
              <w:r>
                <w:rPr>
                  <w:color w:val="000000"/>
                  <w:sz w:val="20"/>
                  <w:szCs w:val="20"/>
                </w:rPr>
                <w:t>-</w:t>
              </w:r>
            </w:ins>
            <w:r w:rsidR="005106C6" w:rsidRPr="003E42DC">
              <w:rPr>
                <w:color w:val="000000"/>
                <w:sz w:val="20"/>
                <w:szCs w:val="20"/>
              </w:rPr>
              <w:t>0.</w:t>
            </w:r>
            <w:del w:id="943" w:author="Kris.Wild" w:date="2023-04-21T21:10:00Z">
              <w:r w:rsidR="005106C6" w:rsidRPr="003E42DC" w:rsidDel="003A390B">
                <w:rPr>
                  <w:color w:val="000000"/>
                  <w:sz w:val="20"/>
                  <w:szCs w:val="20"/>
                </w:rPr>
                <w:delText>00</w:delText>
              </w:r>
            </w:del>
            <w:ins w:id="944"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45" w:author="Kris.Wild" w:date="2023-04-21T21:27:00Z">
              <w:r w:rsidRPr="003E42DC" w:rsidDel="00B35B8E">
                <w:rPr>
                  <w:color w:val="000000"/>
                  <w:sz w:val="20"/>
                  <w:szCs w:val="20"/>
                </w:rPr>
                <w:delText>0</w:delText>
              </w:r>
            </w:del>
            <w:ins w:id="946" w:author="Kris.Wild" w:date="2023-04-21T21:27:00Z">
              <w:r w:rsidR="00B35B8E">
                <w:rPr>
                  <w:color w:val="000000"/>
                  <w:sz w:val="20"/>
                  <w:szCs w:val="20"/>
                </w:rPr>
                <w:t>4</w:t>
              </w:r>
            </w:ins>
            <w:r w:rsidRPr="003E42DC">
              <w:rPr>
                <w:color w:val="000000"/>
                <w:sz w:val="20"/>
                <w:szCs w:val="20"/>
              </w:rPr>
              <w:t>.</w:t>
            </w:r>
            <w:del w:id="947" w:author="Kris.Wild" w:date="2023-04-21T21:10:00Z">
              <w:r w:rsidRPr="003E42DC" w:rsidDel="003A390B">
                <w:rPr>
                  <w:color w:val="000000"/>
                  <w:sz w:val="20"/>
                  <w:szCs w:val="20"/>
                </w:rPr>
                <w:delText>02</w:delText>
              </w:r>
            </w:del>
            <w:ins w:id="948"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949" w:author="Kris.Wild" w:date="2023-04-21T21:27:00Z">
              <w:r w:rsidRPr="003E42DC" w:rsidDel="00B35B8E">
                <w:rPr>
                  <w:color w:val="000000"/>
                  <w:sz w:val="20"/>
                  <w:szCs w:val="20"/>
                </w:rPr>
                <w:delText>0.</w:delText>
              </w:r>
            </w:del>
            <w:del w:id="950" w:author="Kris.Wild" w:date="2023-04-21T21:10:00Z">
              <w:r w:rsidRPr="003E42DC" w:rsidDel="003A390B">
                <w:rPr>
                  <w:color w:val="000000"/>
                  <w:sz w:val="20"/>
                  <w:szCs w:val="20"/>
                </w:rPr>
                <w:delText>01</w:delText>
              </w:r>
            </w:del>
            <w:ins w:id="951"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52" w:author="Kris.Wild" w:date="2023-04-21T21:07:00Z">
              <w:r w:rsidRPr="003E42DC" w:rsidDel="003A390B">
                <w:rPr>
                  <w:color w:val="000000"/>
                  <w:sz w:val="20"/>
                  <w:szCs w:val="20"/>
                </w:rPr>
                <w:delText>73</w:delText>
              </w:r>
            </w:del>
            <w:ins w:id="953"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54" w:author="Kris.Wild" w:date="2023-04-21T21:27:00Z">
              <w:r w:rsidRPr="003E42DC" w:rsidDel="00B35B8E">
                <w:rPr>
                  <w:color w:val="000000"/>
                  <w:sz w:val="20"/>
                  <w:szCs w:val="20"/>
                </w:rPr>
                <w:delText>0.</w:delText>
              </w:r>
            </w:del>
            <w:del w:id="955" w:author="Kris.Wild" w:date="2023-04-21T21:10:00Z">
              <w:r w:rsidRPr="003E42DC" w:rsidDel="003A390B">
                <w:rPr>
                  <w:color w:val="000000"/>
                  <w:sz w:val="20"/>
                  <w:szCs w:val="20"/>
                </w:rPr>
                <w:delText>01</w:delText>
              </w:r>
            </w:del>
            <w:ins w:id="956"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57" w:author="Kris.Wild" w:date="2023-04-21T21:27:00Z">
              <w:r w:rsidRPr="003E42DC" w:rsidDel="00B35B8E">
                <w:rPr>
                  <w:color w:val="000000"/>
                  <w:sz w:val="20"/>
                  <w:szCs w:val="20"/>
                </w:rPr>
                <w:delText>0.</w:delText>
              </w:r>
            </w:del>
            <w:del w:id="958" w:author="Kris.Wild" w:date="2023-04-21T21:10:00Z">
              <w:r w:rsidRPr="003E42DC" w:rsidDel="003A390B">
                <w:rPr>
                  <w:color w:val="000000"/>
                  <w:sz w:val="20"/>
                  <w:szCs w:val="20"/>
                </w:rPr>
                <w:delText>02</w:delText>
              </w:r>
            </w:del>
            <w:ins w:id="959"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960" w:author="Kris.Wild" w:date="2023-04-21T21:27:00Z">
              <w:r w:rsidRPr="003E42DC" w:rsidDel="00B35B8E">
                <w:rPr>
                  <w:color w:val="000000"/>
                  <w:sz w:val="20"/>
                  <w:szCs w:val="20"/>
                </w:rPr>
                <w:delText>0.</w:delText>
              </w:r>
            </w:del>
            <w:del w:id="961" w:author="Kris.Wild" w:date="2023-04-21T21:10:00Z">
              <w:r w:rsidRPr="003E42DC" w:rsidDel="003A390B">
                <w:rPr>
                  <w:color w:val="000000"/>
                  <w:sz w:val="20"/>
                  <w:szCs w:val="20"/>
                </w:rPr>
                <w:delText>01</w:delText>
              </w:r>
            </w:del>
            <w:ins w:id="962"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63" w:author="Kris.Wild" w:date="2023-04-21T21:09:00Z">
              <w:r w:rsidRPr="003E42DC" w:rsidDel="003A390B">
                <w:rPr>
                  <w:color w:val="000000"/>
                  <w:sz w:val="20"/>
                  <w:szCs w:val="20"/>
                </w:rPr>
                <w:delText>24</w:delText>
              </w:r>
            </w:del>
            <w:ins w:id="964"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965" w:author="Kris.Wild" w:date="2023-04-21T21:31:00Z">
              <w:r w:rsidR="00B35B8E">
                <w:rPr>
                  <w:color w:val="000000"/>
                  <w:sz w:val="20"/>
                  <w:szCs w:val="20"/>
                </w:rPr>
                <w:t>1.50</w:t>
              </w:r>
            </w:ins>
            <w:del w:id="966"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67" w:author="Kris.Wild" w:date="2023-04-21T21:31:00Z">
              <w:r w:rsidRPr="003E42DC" w:rsidDel="00B35B8E">
                <w:rPr>
                  <w:color w:val="000000"/>
                  <w:sz w:val="20"/>
                  <w:szCs w:val="20"/>
                </w:rPr>
                <w:delText>0.12</w:delText>
              </w:r>
            </w:del>
            <w:ins w:id="968"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969" w:author="Kris.Wild" w:date="2023-04-21T21:31:00Z">
              <w:r w:rsidRPr="003E42DC" w:rsidDel="00B35B8E">
                <w:rPr>
                  <w:color w:val="000000"/>
                  <w:sz w:val="20"/>
                  <w:szCs w:val="20"/>
                </w:rPr>
                <w:delText>0.0</w:delText>
              </w:r>
            </w:del>
            <w:ins w:id="970" w:author="Kris.Wild" w:date="2023-04-21T21:31:00Z">
              <w:r w:rsidR="00B35B8E">
                <w:rPr>
                  <w:color w:val="000000"/>
                  <w:sz w:val="20"/>
                  <w:szCs w:val="20"/>
                </w:rPr>
                <w:t>1.78</w:t>
              </w:r>
            </w:ins>
            <w:del w:id="971"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72" w:author="Kris.Wild" w:date="2023-04-21T21:31:00Z">
              <w:r w:rsidRPr="003E42DC" w:rsidDel="00B35B8E">
                <w:rPr>
                  <w:color w:val="000000"/>
                  <w:sz w:val="20"/>
                  <w:szCs w:val="20"/>
                </w:rPr>
                <w:delText>40</w:delText>
              </w:r>
            </w:del>
            <w:ins w:id="973"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74" w:author="Kris.Wild" w:date="2023-04-21T21:31:00Z">
              <w:r w:rsidRPr="003E42DC" w:rsidDel="00B35B8E">
                <w:rPr>
                  <w:color w:val="000000"/>
                  <w:sz w:val="20"/>
                  <w:szCs w:val="20"/>
                </w:rPr>
                <w:delText>0.08</w:delText>
              </w:r>
            </w:del>
            <w:ins w:id="975"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76" w:author="Kris.Wild" w:date="2023-04-21T21:31:00Z">
              <w:r w:rsidRPr="003E42DC" w:rsidDel="00B35B8E">
                <w:rPr>
                  <w:color w:val="000000"/>
                  <w:sz w:val="20"/>
                  <w:szCs w:val="20"/>
                </w:rPr>
                <w:delText>0.18</w:delText>
              </w:r>
            </w:del>
            <w:ins w:id="977"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978" w:author="Kris.Wild" w:date="2023-04-21T21:31:00Z">
              <w:r w:rsidRPr="003E42DC" w:rsidDel="00B35B8E">
                <w:rPr>
                  <w:color w:val="000000"/>
                  <w:sz w:val="20"/>
                  <w:szCs w:val="20"/>
                </w:rPr>
                <w:delText>0.00</w:delText>
              </w:r>
            </w:del>
            <w:ins w:id="979"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80" w:author="Kris.Wild" w:date="2023-04-21T21:31:00Z">
              <w:r w:rsidRPr="003E42DC" w:rsidDel="00B35B8E">
                <w:rPr>
                  <w:color w:val="000000"/>
                  <w:sz w:val="20"/>
                  <w:szCs w:val="20"/>
                </w:rPr>
                <w:delText>06</w:delText>
              </w:r>
            </w:del>
            <w:ins w:id="981"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1" w:author="Daniel Noble" w:date="2023-04-27T10:08:00Z" w:initials="DN">
    <w:p w14:paraId="7DA7F36E" w14:textId="39CA89AD" w:rsidR="003B1294" w:rsidRDefault="003B1294">
      <w:pPr>
        <w:pStyle w:val="CommentText"/>
      </w:pPr>
      <w:r>
        <w:rPr>
          <w:rStyle w:val="CommentReference"/>
        </w:rPr>
        <w:annotationRef/>
      </w:r>
      <w:r>
        <w:t xml:space="preserve">Kris, what you had before doesn’t make sense as they are not reproductively active animals. Only thing is maintence and growth happening here…..You may want to check this. </w:t>
      </w:r>
    </w:p>
  </w:comment>
  <w:comment w:id="362" w:author="Daniel Noble" w:date="2023-04-27T10:10:00Z" w:initials="DN">
    <w:p w14:paraId="1957E2D0" w14:textId="02341740" w:rsidR="00591F7B" w:rsidRDefault="00591F7B">
      <w:pPr>
        <w:pStyle w:val="CommentText"/>
      </w:pPr>
      <w:r>
        <w:rPr>
          <w:rStyle w:val="CommentReference"/>
        </w:rPr>
        <w:annotationRef/>
      </w:r>
      <w:r>
        <w:t xml:space="preserve">Would then be testable by seeing if growth </w:t>
      </w:r>
      <w:r>
        <w:rPr>
          <w:noProof/>
        </w:rPr>
        <w:t>rate varied by sex? Can you run this analysis?</w:t>
      </w:r>
    </w:p>
  </w:comment>
  <w:comment w:id="623" w:author="Daniel Noble" w:date="2023-04-27T13:20:00Z" w:initials="DN">
    <w:p w14:paraId="6E924755" w14:textId="21240A23" w:rsidR="00BE4B85" w:rsidRDefault="00BE4B85">
      <w:pPr>
        <w:pStyle w:val="CommentText"/>
      </w:pPr>
      <w:r>
        <w:rPr>
          <w:rStyle w:val="CommentReference"/>
        </w:rPr>
        <w:annotationRef/>
      </w:r>
      <w:r>
        <w:t>Well, looking at this and what you said above now there is some redundancy that should be removed. I think what you said above is now talking about similar things to what is stated here</w:t>
      </w:r>
    </w:p>
  </w:comment>
  <w:comment w:id="828" w:author="Daniel Noble" w:date="2023-04-27T10:09:00Z" w:initials="DN">
    <w:p w14:paraId="706B4763" w14:textId="6522EE57" w:rsidR="00F97CDD" w:rsidRDefault="00F97CDD">
      <w:pPr>
        <w:pStyle w:val="CommentText"/>
      </w:pPr>
      <w:r>
        <w:rPr>
          <w:rStyle w:val="CommentReference"/>
        </w:rPr>
        <w:annotationRef/>
      </w:r>
      <w:r>
        <w:t>Left here as John wanted down in discussion. 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7F36E" w15:done="0"/>
  <w15:commentEx w15:paraId="1957E2D0" w15:done="0"/>
  <w15:commentEx w15:paraId="6E924755" w15:done="0"/>
  <w15:commentEx w15:paraId="706B47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C81B" w16cex:dateUtc="2023-04-27T00:08:00Z"/>
  <w16cex:commentExtensible w16cex:durableId="27F4C8AE" w16cex:dateUtc="2023-04-27T00:10:00Z"/>
  <w16cex:commentExtensible w16cex:durableId="27F4F510" w16cex:dateUtc="2023-04-27T03:20:00Z"/>
  <w16cex:commentExtensible w16cex:durableId="27F4C86D" w16cex:dateUtc="2023-04-27T0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7F36E" w16cid:durableId="27F4C81B"/>
  <w16cid:commentId w16cid:paraId="1957E2D0" w16cid:durableId="27F4C8AE"/>
  <w16cid:commentId w16cid:paraId="6E924755" w16cid:durableId="27F4F510"/>
  <w16cid:commentId w16cid:paraId="706B4763" w16cid:durableId="27F4C8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BD75C" w14:textId="77777777" w:rsidR="00450E8F" w:rsidRDefault="00450E8F" w:rsidP="00075259">
      <w:r>
        <w:separator/>
      </w:r>
    </w:p>
  </w:endnote>
  <w:endnote w:type="continuationSeparator" w:id="0">
    <w:p w14:paraId="0BFD6AB2" w14:textId="77777777" w:rsidR="00450E8F" w:rsidRDefault="00450E8F"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AB010" w14:textId="77777777" w:rsidR="00450E8F" w:rsidRDefault="00450E8F" w:rsidP="00075259">
      <w:r>
        <w:separator/>
      </w:r>
    </w:p>
  </w:footnote>
  <w:footnote w:type="continuationSeparator" w:id="0">
    <w:p w14:paraId="546E9DA1" w14:textId="77777777" w:rsidR="00450E8F" w:rsidRDefault="00450E8F"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2B37"/>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0E8F"/>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468E7"/>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4B85"/>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E450BE"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E450BE"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E450BE" w:rsidRDefault="00B769B6" w:rsidP="00B769B6">
          <w:pPr>
            <w:pStyle w:val="7E7BDEE92DD6CB478C08A2838EA0173B"/>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549A4"/>
    <w:rsid w:val="000A3804"/>
    <w:rsid w:val="000C51EB"/>
    <w:rsid w:val="00104B93"/>
    <w:rsid w:val="001068D1"/>
    <w:rsid w:val="001163EB"/>
    <w:rsid w:val="0013316C"/>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69B6"/>
    <w:rsid w:val="00B77EE1"/>
    <w:rsid w:val="00BA33A6"/>
    <w:rsid w:val="00BB12C7"/>
    <w:rsid w:val="00BB4147"/>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450BE"/>
    <w:rsid w:val="00E80466"/>
    <w:rsid w:val="00EB4463"/>
    <w:rsid w:val="00ED15CB"/>
    <w:rsid w:val="00ED49A8"/>
    <w:rsid w:val="00EE2E35"/>
    <w:rsid w:val="00F17A74"/>
    <w:rsid w:val="00F36D1C"/>
    <w:rsid w:val="00F52C34"/>
    <w:rsid w:val="00F55AA6"/>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9B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21</Pages>
  <Words>9491</Words>
  <Characters>54102</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87</cp:revision>
  <cp:lastPrinted>2022-09-27T00:45:00Z</cp:lastPrinted>
  <dcterms:created xsi:type="dcterms:W3CDTF">2023-04-06T01:06:00Z</dcterms:created>
  <dcterms:modified xsi:type="dcterms:W3CDTF">2023-04-27T03:21:00Z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